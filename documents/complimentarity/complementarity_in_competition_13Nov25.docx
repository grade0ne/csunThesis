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97F6F" w14:textId="064DA1DB" w:rsidR="004D795F" w:rsidRDefault="004D795F" w:rsidP="004D795F">
      <w:pPr>
        <w:pStyle w:val="Heading1"/>
        <w:rPr>
          <w:color w:val="000000" w:themeColor="text1"/>
        </w:rPr>
      </w:pPr>
      <w:r w:rsidRPr="004D795F">
        <w:rPr>
          <w:color w:val="000000" w:themeColor="text1"/>
        </w:rPr>
        <w:t xml:space="preserve">Does </w:t>
      </w:r>
      <w:commentRangeStart w:id="0"/>
      <w:commentRangeEnd w:id="0"/>
      <w:r w:rsidR="00472DF1">
        <w:rPr>
          <w:rStyle w:val="CommentReference"/>
          <w:rFonts w:asciiTheme="minorHAnsi" w:eastAsiaTheme="minorHAnsi" w:hAnsiTheme="minorHAnsi" w:cstheme="minorBidi"/>
          <w:color w:val="auto"/>
        </w:rPr>
        <w:commentReference w:id="0"/>
      </w:r>
      <w:del w:id="1" w:author="Mendelson, Alex" w:date="2025-11-10T12:53:00Z" w16du:dateUtc="2025-11-10T20:53:00Z">
        <w:r w:rsidRPr="004D795F" w:rsidDel="00472DF1">
          <w:rPr>
            <w:color w:val="000000" w:themeColor="text1"/>
          </w:rPr>
          <w:delText xml:space="preserve"> </w:delText>
        </w:r>
      </w:del>
      <w:r w:rsidRPr="004D795F">
        <w:rPr>
          <w:color w:val="000000" w:themeColor="text1"/>
        </w:rPr>
        <w:t xml:space="preserve">diversity </w:t>
      </w:r>
      <w:r>
        <w:rPr>
          <w:color w:val="000000" w:themeColor="text1"/>
        </w:rPr>
        <w:t>in</w:t>
      </w:r>
      <w:r w:rsidR="002764FA">
        <w:rPr>
          <w:color w:val="000000" w:themeColor="text1"/>
        </w:rPr>
        <w:t xml:space="preserve"> Rotifers e</w:t>
      </w:r>
      <w:r w:rsidRPr="004D795F">
        <w:rPr>
          <w:color w:val="000000" w:themeColor="text1"/>
        </w:rPr>
        <w:t>ffect the outcome of competition?</w:t>
      </w:r>
    </w:p>
    <w:p w14:paraId="25D1438B" w14:textId="7F3F7DBC" w:rsidR="004D795F" w:rsidRDefault="004D795F" w:rsidP="004D795F">
      <w:pPr>
        <w:rPr>
          <w:rFonts w:ascii="Times New Roman" w:hAnsi="Times New Roman" w:cs="Times New Roman"/>
        </w:rPr>
      </w:pPr>
      <w:r>
        <w:tab/>
      </w:r>
      <w:r>
        <w:tab/>
      </w:r>
      <w:r>
        <w:tab/>
      </w:r>
      <w:r>
        <w:tab/>
      </w:r>
      <w:r>
        <w:tab/>
      </w:r>
      <w:r w:rsidRPr="004D795F">
        <w:rPr>
          <w:rFonts w:ascii="Times New Roman" w:hAnsi="Times New Roman" w:cs="Times New Roman"/>
        </w:rPr>
        <w:t>Breana Morales</w:t>
      </w:r>
    </w:p>
    <w:p w14:paraId="2983D011" w14:textId="2E310707" w:rsidR="003C3F72" w:rsidRPr="0054423C" w:rsidRDefault="005149FB" w:rsidP="0054423C">
      <w:pPr>
        <w:rPr>
          <w:rFonts w:ascii="Times New Roman" w:hAnsi="Times New Roman" w:cs="Times New Roman"/>
          <w:color w:val="000000" w:themeColor="text1"/>
        </w:rPr>
      </w:pPr>
      <w:r w:rsidRPr="00E10E98">
        <w:rPr>
          <w:rFonts w:ascii="Times New Roman" w:hAnsi="Times New Roman" w:cs="Times New Roman"/>
          <w:color w:val="000000" w:themeColor="text1"/>
        </w:rPr>
        <w:t>Diversity is what gives natural selection something to act on. The variation in diversified species is what aids in the population success. My goal is to examine how</w:t>
      </w:r>
      <w:r w:rsidR="002764FA" w:rsidRPr="00E10E98">
        <w:rPr>
          <w:rFonts w:ascii="Times New Roman" w:hAnsi="Times New Roman" w:cs="Times New Roman"/>
          <w:color w:val="000000" w:themeColor="text1"/>
        </w:rPr>
        <w:t xml:space="preserve"> a genetic</w:t>
      </w:r>
      <w:r w:rsidRPr="00E10E98">
        <w:rPr>
          <w:rFonts w:ascii="Times New Roman" w:hAnsi="Times New Roman" w:cs="Times New Roman"/>
          <w:color w:val="000000" w:themeColor="text1"/>
        </w:rPr>
        <w:t xml:space="preserve"> </w:t>
      </w:r>
      <w:commentRangeStart w:id="2"/>
      <w:r w:rsidRPr="00E10E98">
        <w:rPr>
          <w:rFonts w:ascii="Times New Roman" w:hAnsi="Times New Roman" w:cs="Times New Roman"/>
          <w:color w:val="000000" w:themeColor="text1"/>
        </w:rPr>
        <w:t>diversity</w:t>
      </w:r>
      <w:commentRangeEnd w:id="2"/>
      <w:r w:rsidR="00094288" w:rsidRPr="00E10E98">
        <w:rPr>
          <w:rStyle w:val="CommentReference"/>
          <w:rFonts w:ascii="Times New Roman" w:hAnsi="Times New Roman" w:cs="Times New Roman"/>
          <w:color w:val="000000" w:themeColor="text1"/>
          <w:sz w:val="24"/>
          <w:szCs w:val="24"/>
        </w:rPr>
        <w:commentReference w:id="2"/>
      </w:r>
      <w:r w:rsidR="002764FA" w:rsidRPr="00E10E98">
        <w:rPr>
          <w:rFonts w:ascii="Times New Roman" w:hAnsi="Times New Roman" w:cs="Times New Roman"/>
          <w:color w:val="000000" w:themeColor="text1"/>
        </w:rPr>
        <w:t xml:space="preserve"> of a population</w:t>
      </w:r>
      <w:r w:rsidRPr="00E10E98">
        <w:rPr>
          <w:rFonts w:ascii="Times New Roman" w:hAnsi="Times New Roman" w:cs="Times New Roman"/>
          <w:color w:val="000000" w:themeColor="text1"/>
        </w:rPr>
        <w:t xml:space="preserve"> </w:t>
      </w:r>
      <w:r w:rsidR="002764FA" w:rsidRPr="00E10E98">
        <w:rPr>
          <w:rFonts w:ascii="Times New Roman" w:hAnsi="Times New Roman" w:cs="Times New Roman"/>
          <w:color w:val="000000" w:themeColor="text1"/>
        </w:rPr>
        <w:t>may p</w:t>
      </w:r>
      <w:commentRangeStart w:id="3"/>
      <w:r w:rsidRPr="00E10E98">
        <w:rPr>
          <w:rFonts w:ascii="Times New Roman" w:hAnsi="Times New Roman" w:cs="Times New Roman"/>
          <w:color w:val="000000" w:themeColor="text1"/>
        </w:rPr>
        <w:t xml:space="preserve">lay an effect </w:t>
      </w:r>
      <w:commentRangeEnd w:id="3"/>
      <w:r w:rsidR="00472DF1" w:rsidRPr="00E10E98">
        <w:rPr>
          <w:rStyle w:val="CommentReference"/>
          <w:rFonts w:ascii="Times New Roman" w:hAnsi="Times New Roman" w:cs="Times New Roman"/>
          <w:color w:val="000000" w:themeColor="text1"/>
          <w:sz w:val="24"/>
          <w:szCs w:val="24"/>
        </w:rPr>
        <w:commentReference w:id="3"/>
      </w:r>
      <w:r w:rsidRPr="00E10E98">
        <w:rPr>
          <w:rFonts w:ascii="Times New Roman" w:hAnsi="Times New Roman" w:cs="Times New Roman"/>
          <w:color w:val="000000" w:themeColor="text1"/>
        </w:rPr>
        <w:t xml:space="preserve">on </w:t>
      </w:r>
      <w:r w:rsidR="002764FA" w:rsidRPr="00E10E98">
        <w:rPr>
          <w:rFonts w:ascii="Times New Roman" w:hAnsi="Times New Roman" w:cs="Times New Roman"/>
          <w:color w:val="000000" w:themeColor="text1"/>
        </w:rPr>
        <w:t xml:space="preserve">interspecific </w:t>
      </w:r>
      <w:commentRangeStart w:id="4"/>
      <w:r w:rsidRPr="00E10E98">
        <w:rPr>
          <w:rFonts w:ascii="Times New Roman" w:hAnsi="Times New Roman" w:cs="Times New Roman"/>
          <w:color w:val="000000" w:themeColor="text1"/>
        </w:rPr>
        <w:t>competition</w:t>
      </w:r>
      <w:commentRangeEnd w:id="4"/>
      <w:r w:rsidR="00094288" w:rsidRPr="00E10E98">
        <w:rPr>
          <w:rStyle w:val="CommentReference"/>
          <w:rFonts w:ascii="Times New Roman" w:hAnsi="Times New Roman" w:cs="Times New Roman"/>
          <w:color w:val="000000" w:themeColor="text1"/>
          <w:sz w:val="24"/>
          <w:szCs w:val="24"/>
        </w:rPr>
        <w:commentReference w:id="4"/>
      </w:r>
      <w:r w:rsidRPr="00E10E98">
        <w:rPr>
          <w:rFonts w:ascii="Times New Roman" w:hAnsi="Times New Roman" w:cs="Times New Roman"/>
          <w:color w:val="000000" w:themeColor="text1"/>
        </w:rPr>
        <w:t xml:space="preserve"> in a </w:t>
      </w:r>
      <w:r w:rsidR="002764FA" w:rsidRPr="00E10E98">
        <w:rPr>
          <w:rFonts w:ascii="Times New Roman" w:hAnsi="Times New Roman" w:cs="Times New Roman"/>
          <w:color w:val="000000" w:themeColor="text1"/>
        </w:rPr>
        <w:t>community.</w:t>
      </w:r>
      <w:r w:rsidR="0079442C" w:rsidRPr="00E10E98">
        <w:rPr>
          <w:rFonts w:ascii="Times New Roman" w:hAnsi="Times New Roman" w:cs="Times New Roman"/>
          <w:i/>
          <w:iCs/>
          <w:color w:val="000000" w:themeColor="text1"/>
        </w:rPr>
        <w:t xml:space="preserve"> Sarracenia purpurea is </w:t>
      </w:r>
      <w:r w:rsidR="0079442C" w:rsidRPr="00E10E98">
        <w:rPr>
          <w:rFonts w:ascii="Times New Roman" w:hAnsi="Times New Roman" w:cs="Times New Roman"/>
          <w:color w:val="000000" w:themeColor="text1"/>
        </w:rPr>
        <w:t>carnivorous pitcher plant that contains</w:t>
      </w:r>
      <w:r w:rsidR="00094288" w:rsidRPr="00E10E98">
        <w:rPr>
          <w:rFonts w:ascii="Times New Roman" w:hAnsi="Times New Roman" w:cs="Times New Roman"/>
          <w:color w:val="000000" w:themeColor="text1"/>
        </w:rPr>
        <w:t xml:space="preserve"> a community of organisms in its leaves, including</w:t>
      </w:r>
      <w:r w:rsidR="0079442C" w:rsidRPr="00E10E98">
        <w:rPr>
          <w:rFonts w:ascii="Times New Roman" w:hAnsi="Times New Roman" w:cs="Times New Roman"/>
          <w:color w:val="000000" w:themeColor="text1"/>
        </w:rPr>
        <w:t xml:space="preserve"> </w:t>
      </w:r>
      <w:r w:rsidR="0079442C" w:rsidRPr="00E10E98">
        <w:rPr>
          <w:rFonts w:ascii="Times New Roman" w:hAnsi="Times New Roman" w:cs="Times New Roman"/>
          <w:i/>
          <w:iCs/>
          <w:color w:val="000000" w:themeColor="text1"/>
        </w:rPr>
        <w:t>Habrotrocha rosa, Tetrahymen</w:t>
      </w:r>
      <w:r w:rsidR="003C3F72">
        <w:rPr>
          <w:rFonts w:ascii="Times New Roman" w:hAnsi="Times New Roman" w:cs="Times New Roman"/>
          <w:i/>
          <w:iCs/>
          <w:color w:val="000000" w:themeColor="text1"/>
        </w:rPr>
        <w:t>a sp.</w:t>
      </w:r>
      <w:r w:rsidR="0079442C" w:rsidRPr="00E10E98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r w:rsidR="002764FA" w:rsidRPr="00E10E98">
        <w:rPr>
          <w:rFonts w:ascii="Times New Roman" w:hAnsi="Times New Roman" w:cs="Times New Roman"/>
          <w:color w:val="000000" w:themeColor="text1"/>
        </w:rPr>
        <w:t>who both consume bacteria</w:t>
      </w:r>
      <w:r w:rsidR="003C3F72">
        <w:rPr>
          <w:rFonts w:ascii="Times New Roman" w:hAnsi="Times New Roman" w:cs="Times New Roman"/>
          <w:color w:val="000000" w:themeColor="text1"/>
        </w:rPr>
        <w:t xml:space="preserve"> and resources</w:t>
      </w:r>
      <w:r w:rsidR="002764FA" w:rsidRPr="00E10E98">
        <w:rPr>
          <w:rFonts w:ascii="Times New Roman" w:hAnsi="Times New Roman" w:cs="Times New Roman"/>
          <w:color w:val="000000" w:themeColor="text1"/>
        </w:rPr>
        <w:t xml:space="preserve">. </w:t>
      </w:r>
      <w:r w:rsidR="003C3F72">
        <w:rPr>
          <w:rFonts w:ascii="Times New Roman" w:hAnsi="Times New Roman" w:cs="Times New Roman"/>
          <w:color w:val="000000" w:themeColor="text1"/>
        </w:rPr>
        <w:t xml:space="preserve">This community is a </w:t>
      </w:r>
      <w:r w:rsidR="00190115" w:rsidRPr="00E10E98">
        <w:rPr>
          <w:rFonts w:ascii="Times New Roman" w:hAnsi="Times New Roman" w:cs="Times New Roman"/>
          <w:color w:val="000000" w:themeColor="text1"/>
        </w:rPr>
        <w:t xml:space="preserve">great </w:t>
      </w:r>
      <w:r w:rsidR="003D4490">
        <w:rPr>
          <w:rFonts w:ascii="Times New Roman" w:hAnsi="Times New Roman" w:cs="Times New Roman"/>
          <w:color w:val="000000" w:themeColor="text1"/>
        </w:rPr>
        <w:t xml:space="preserve">example for an </w:t>
      </w:r>
      <w:r w:rsidR="00190115" w:rsidRPr="00E10E98">
        <w:rPr>
          <w:rFonts w:ascii="Times New Roman" w:hAnsi="Times New Roman" w:cs="Times New Roman"/>
          <w:color w:val="000000" w:themeColor="text1"/>
        </w:rPr>
        <w:t>experiment</w:t>
      </w:r>
      <w:r w:rsidR="003D4490">
        <w:rPr>
          <w:rFonts w:ascii="Times New Roman" w:hAnsi="Times New Roman" w:cs="Times New Roman"/>
          <w:color w:val="000000" w:themeColor="text1"/>
        </w:rPr>
        <w:t xml:space="preserve">al </w:t>
      </w:r>
      <w:r w:rsidR="00190115" w:rsidRPr="00E10E98">
        <w:rPr>
          <w:rFonts w:ascii="Times New Roman" w:hAnsi="Times New Roman" w:cs="Times New Roman"/>
          <w:color w:val="000000" w:themeColor="text1"/>
        </w:rPr>
        <w:t xml:space="preserve">competition. </w:t>
      </w:r>
      <w:r w:rsidR="0079442C" w:rsidRPr="00E10E98">
        <w:rPr>
          <w:rFonts w:ascii="Times New Roman" w:hAnsi="Times New Roman" w:cs="Times New Roman"/>
          <w:color w:val="000000" w:themeColor="text1"/>
        </w:rPr>
        <w:t xml:space="preserve">In </w:t>
      </w:r>
      <w:r w:rsidR="0079442C" w:rsidRPr="00E10E98">
        <w:rPr>
          <w:rFonts w:ascii="Times New Roman" w:hAnsi="Times New Roman" w:cs="Times New Roman"/>
          <w:i/>
          <w:iCs/>
          <w:color w:val="000000" w:themeColor="text1"/>
        </w:rPr>
        <w:t xml:space="preserve">S. purpurea, H. rosa </w:t>
      </w:r>
      <w:commentRangeStart w:id="5"/>
      <w:commentRangeStart w:id="6"/>
      <w:r w:rsidR="0079442C" w:rsidRPr="00E10E98">
        <w:rPr>
          <w:rFonts w:ascii="Times New Roman" w:hAnsi="Times New Roman" w:cs="Times New Roman"/>
          <w:color w:val="000000" w:themeColor="text1"/>
        </w:rPr>
        <w:t>has</w:t>
      </w:r>
      <w:r w:rsidR="00DD2F4F" w:rsidRPr="00E10E98">
        <w:rPr>
          <w:rFonts w:ascii="Times New Roman" w:hAnsi="Times New Roman" w:cs="Times New Roman"/>
          <w:color w:val="000000" w:themeColor="text1"/>
        </w:rPr>
        <w:t xml:space="preserve"> multiple </w:t>
      </w:r>
      <w:r w:rsidR="00B47B36" w:rsidRPr="00E10E98">
        <w:rPr>
          <w:rFonts w:ascii="Times New Roman" w:hAnsi="Times New Roman" w:cs="Times New Roman"/>
          <w:color w:val="000000" w:themeColor="text1"/>
        </w:rPr>
        <w:t xml:space="preserve">individuals </w:t>
      </w:r>
      <w:r w:rsidR="00DD2F4F" w:rsidRPr="00E10E98">
        <w:rPr>
          <w:rFonts w:ascii="Times New Roman" w:hAnsi="Times New Roman" w:cs="Times New Roman"/>
          <w:color w:val="000000" w:themeColor="text1"/>
        </w:rPr>
        <w:t xml:space="preserve">with </w:t>
      </w:r>
      <w:r w:rsidR="0079442C" w:rsidRPr="00E10E98">
        <w:rPr>
          <w:rFonts w:ascii="Times New Roman" w:hAnsi="Times New Roman" w:cs="Times New Roman"/>
          <w:color w:val="000000" w:themeColor="text1"/>
        </w:rPr>
        <w:t xml:space="preserve">different genomes that contributes </w:t>
      </w:r>
      <w:commentRangeEnd w:id="5"/>
      <w:r w:rsidR="0079442C" w:rsidRPr="00E10E98">
        <w:rPr>
          <w:rStyle w:val="CommentReference"/>
          <w:rFonts w:ascii="Times New Roman" w:hAnsi="Times New Roman" w:cs="Times New Roman"/>
          <w:color w:val="000000" w:themeColor="text1"/>
          <w:sz w:val="24"/>
          <w:szCs w:val="24"/>
        </w:rPr>
        <w:commentReference w:id="5"/>
      </w:r>
      <w:commentRangeEnd w:id="6"/>
      <w:r w:rsidR="00F955DE" w:rsidRPr="00E10E98">
        <w:rPr>
          <w:rStyle w:val="CommentReference"/>
          <w:rFonts w:ascii="Times New Roman" w:hAnsi="Times New Roman" w:cs="Times New Roman"/>
          <w:color w:val="000000" w:themeColor="text1"/>
          <w:sz w:val="24"/>
          <w:szCs w:val="24"/>
        </w:rPr>
        <w:commentReference w:id="6"/>
      </w:r>
      <w:r w:rsidR="0079442C" w:rsidRPr="00E10E98">
        <w:rPr>
          <w:rFonts w:ascii="Times New Roman" w:hAnsi="Times New Roman" w:cs="Times New Roman"/>
          <w:color w:val="000000" w:themeColor="text1"/>
        </w:rPr>
        <w:t>to the diversity in the rotifers.</w:t>
      </w:r>
      <w:r w:rsidR="00190115" w:rsidRPr="00E10E98">
        <w:rPr>
          <w:rFonts w:ascii="Times New Roman" w:hAnsi="Times New Roman" w:cs="Times New Roman"/>
          <w:color w:val="000000" w:themeColor="text1"/>
        </w:rPr>
        <w:t xml:space="preserve"> </w:t>
      </w:r>
      <w:r w:rsidR="00E10E98" w:rsidRPr="00E10E98">
        <w:rPr>
          <w:rFonts w:ascii="Times New Roman" w:hAnsi="Times New Roman" w:cs="Times New Roman"/>
          <w:color w:val="000000" w:themeColor="text1"/>
          <w:kern w:val="0"/>
        </w:rPr>
        <w:t>I expect that with different genotypes and increasing levels in diversity</w:t>
      </w:r>
      <w:r w:rsidR="003D4490">
        <w:rPr>
          <w:rFonts w:ascii="Times New Roman" w:hAnsi="Times New Roman" w:cs="Times New Roman"/>
          <w:color w:val="000000" w:themeColor="text1"/>
          <w:kern w:val="0"/>
        </w:rPr>
        <w:t xml:space="preserve"> </w:t>
      </w:r>
      <w:r w:rsidR="00E10E98" w:rsidRPr="00E10E98">
        <w:rPr>
          <w:rFonts w:ascii="Times New Roman" w:hAnsi="Times New Roman" w:cs="Times New Roman"/>
          <w:color w:val="000000" w:themeColor="text1"/>
          <w:kern w:val="0"/>
        </w:rPr>
        <w:t xml:space="preserve">rotifers will out compete the </w:t>
      </w:r>
      <w:r w:rsidR="00E10E98" w:rsidRPr="00E10E98">
        <w:rPr>
          <w:rFonts w:ascii="Times New Roman" w:hAnsi="Times New Roman" w:cs="Times New Roman"/>
          <w:color w:val="000000" w:themeColor="text1"/>
        </w:rPr>
        <w:t>protists</w:t>
      </w:r>
      <w:r w:rsidR="00E10E98" w:rsidRPr="00E10E98">
        <w:rPr>
          <w:rFonts w:ascii="Times New Roman" w:hAnsi="Times New Roman" w:cs="Times New Roman"/>
          <w:color w:val="000000" w:themeColor="text1"/>
          <w:kern w:val="0"/>
        </w:rPr>
        <w:t xml:space="preserve">. </w:t>
      </w:r>
    </w:p>
    <w:p w14:paraId="424E756C" w14:textId="3B34FAE7" w:rsidR="003C3F72" w:rsidRPr="003D4490" w:rsidRDefault="003C3F72" w:rsidP="0002095A">
      <w:pPr>
        <w:tabs>
          <w:tab w:val="left" w:pos="1335"/>
        </w:tabs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/>
        </w:rPr>
        <w:t xml:space="preserve">In total there will be forty-two </w:t>
      </w:r>
      <w:r w:rsidRPr="008632E1">
        <w:rPr>
          <w:rFonts w:ascii="Times New Roman" w:hAnsi="Times New Roman" w:cs="Times New Roman"/>
        </w:rPr>
        <w:t xml:space="preserve">experimental </w:t>
      </w:r>
      <w:commentRangeStart w:id="7"/>
      <w:commentRangeEnd w:id="7"/>
      <w:r>
        <w:rPr>
          <w:rStyle w:val="CommentReference"/>
        </w:rPr>
        <w:commentReference w:id="7"/>
      </w:r>
      <w:r w:rsidRPr="008632E1">
        <w:rPr>
          <w:rFonts w:ascii="Times New Roman" w:hAnsi="Times New Roman" w:cs="Times New Roman"/>
        </w:rPr>
        <w:t>cultures using centrifuge tubes</w:t>
      </w:r>
      <w:r>
        <w:rPr>
          <w:rFonts w:ascii="Times New Roman" w:hAnsi="Times New Roman" w:cs="Times New Roman"/>
        </w:rPr>
        <w:t xml:space="preserve">. There will be six </w:t>
      </w:r>
      <w:r w:rsidR="0054423C">
        <w:rPr>
          <w:rFonts w:ascii="Times New Roman" w:hAnsi="Times New Roman" w:cs="Times New Roman"/>
        </w:rPr>
        <w:t xml:space="preserve">different </w:t>
      </w:r>
      <w:r>
        <w:rPr>
          <w:rFonts w:ascii="Times New Roman" w:hAnsi="Times New Roman" w:cs="Times New Roman"/>
        </w:rPr>
        <w:t xml:space="preserve">clones of </w:t>
      </w:r>
      <w:r>
        <w:rPr>
          <w:rFonts w:ascii="Times New Roman" w:hAnsi="Times New Roman" w:cs="Times New Roman"/>
          <w:i/>
          <w:iCs/>
        </w:rPr>
        <w:t xml:space="preserve">H. </w:t>
      </w:r>
      <w:r w:rsidR="0054423C">
        <w:rPr>
          <w:rFonts w:ascii="Times New Roman" w:hAnsi="Times New Roman" w:cs="Times New Roman"/>
          <w:i/>
          <w:iCs/>
        </w:rPr>
        <w:t xml:space="preserve">rosa, </w:t>
      </w:r>
      <w:r w:rsidR="0054423C" w:rsidRPr="0054423C">
        <w:rPr>
          <w:rFonts w:ascii="Times New Roman" w:hAnsi="Times New Roman" w:cs="Times New Roman"/>
        </w:rPr>
        <w:t>and each clone has its own</w:t>
      </w:r>
      <w:r w:rsidRPr="0054423C">
        <w:rPr>
          <w:rFonts w:ascii="Times New Roman" w:hAnsi="Times New Roman" w:cs="Times New Roman"/>
        </w:rPr>
        <w:t xml:space="preserve"> </w:t>
      </w:r>
      <w:r w:rsidR="0054423C" w:rsidRPr="0054423C">
        <w:rPr>
          <w:rFonts w:ascii="Times New Roman" w:hAnsi="Times New Roman" w:cs="Times New Roman"/>
        </w:rPr>
        <w:t>genomic</w:t>
      </w:r>
      <w:r w:rsidR="0054423C">
        <w:rPr>
          <w:rFonts w:ascii="Times New Roman" w:hAnsi="Times New Roman" w:cs="Times New Roman"/>
        </w:rPr>
        <w:t xml:space="preserve"> variation. </w:t>
      </w:r>
      <w:r w:rsidR="00980344">
        <w:rPr>
          <w:rFonts w:ascii="Times New Roman" w:hAnsi="Times New Roman" w:cs="Times New Roman"/>
        </w:rPr>
        <w:t xml:space="preserve">Having each separate </w:t>
      </w:r>
      <w:r w:rsidR="0054423C">
        <w:rPr>
          <w:rFonts w:ascii="Times New Roman" w:hAnsi="Times New Roman" w:cs="Times New Roman"/>
        </w:rPr>
        <w:t>clone</w:t>
      </w:r>
      <w:r w:rsidR="00980344">
        <w:rPr>
          <w:rFonts w:ascii="Times New Roman" w:hAnsi="Times New Roman" w:cs="Times New Roman"/>
        </w:rPr>
        <w:t xml:space="preserve">s with </w:t>
      </w:r>
      <w:r w:rsidR="0054423C">
        <w:rPr>
          <w:rFonts w:ascii="Times New Roman" w:hAnsi="Times New Roman" w:cs="Times New Roman"/>
        </w:rPr>
        <w:t>three replicates. Our</w:t>
      </w:r>
      <w:r>
        <w:rPr>
          <w:rFonts w:ascii="Times New Roman" w:hAnsi="Times New Roman" w:cs="Times New Roman"/>
        </w:rPr>
        <w:t xml:space="preserve"> controlled </w:t>
      </w:r>
      <w:r w:rsidR="0054423C">
        <w:rPr>
          <w:rFonts w:ascii="Times New Roman" w:hAnsi="Times New Roman" w:cs="Times New Roman"/>
        </w:rPr>
        <w:t xml:space="preserve">is </w:t>
      </w:r>
      <w:r w:rsidR="00980344">
        <w:rPr>
          <w:rFonts w:ascii="Times New Roman" w:hAnsi="Times New Roman" w:cs="Times New Roman"/>
        </w:rPr>
        <w:t xml:space="preserve">each individual </w:t>
      </w:r>
      <w:r>
        <w:rPr>
          <w:rFonts w:ascii="Times New Roman" w:hAnsi="Times New Roman" w:cs="Times New Roman"/>
        </w:rPr>
        <w:t>clone and their</w:t>
      </w:r>
      <w:r w:rsidR="0054423C">
        <w:rPr>
          <w:rFonts w:ascii="Times New Roman" w:hAnsi="Times New Roman" w:cs="Times New Roman"/>
        </w:rPr>
        <w:t xml:space="preserve"> three</w:t>
      </w:r>
      <w:r>
        <w:rPr>
          <w:rFonts w:ascii="Times New Roman" w:hAnsi="Times New Roman" w:cs="Times New Roman"/>
        </w:rPr>
        <w:t xml:space="preserve"> replicates without </w:t>
      </w:r>
      <w:r w:rsidRPr="00E10E98">
        <w:rPr>
          <w:rFonts w:ascii="Times New Roman" w:hAnsi="Times New Roman" w:cs="Times New Roman"/>
          <w:i/>
          <w:iCs/>
          <w:color w:val="000000" w:themeColor="text1"/>
        </w:rPr>
        <w:t>Tetrahymen</w:t>
      </w:r>
      <w:r>
        <w:rPr>
          <w:rFonts w:ascii="Times New Roman" w:hAnsi="Times New Roman" w:cs="Times New Roman"/>
          <w:i/>
          <w:iCs/>
          <w:color w:val="000000" w:themeColor="text1"/>
        </w:rPr>
        <w:t xml:space="preserve">a </w:t>
      </w:r>
      <w:r>
        <w:rPr>
          <w:rFonts w:ascii="Times New Roman" w:hAnsi="Times New Roman" w:cs="Times New Roman"/>
          <w:i/>
          <w:iCs/>
          <w:color w:val="000000" w:themeColor="text1"/>
        </w:rPr>
        <w:t>sp</w:t>
      </w:r>
      <w:r w:rsidR="00980344">
        <w:rPr>
          <w:rFonts w:ascii="Times New Roman" w:hAnsi="Times New Roman" w:cs="Times New Roman"/>
          <w:i/>
          <w:iCs/>
          <w:color w:val="000000" w:themeColor="text1"/>
        </w:rPr>
        <w:t>.</w:t>
      </w:r>
      <w:r w:rsidR="00980344">
        <w:rPr>
          <w:rFonts w:ascii="Times New Roman" w:hAnsi="Times New Roman" w:cs="Times New Roman"/>
          <w:color w:val="000000" w:themeColor="text1"/>
        </w:rPr>
        <w:t xml:space="preserve"> and the other experiment will take place with the protists being present. </w:t>
      </w:r>
      <w:r w:rsidR="0054423C">
        <w:rPr>
          <w:rFonts w:ascii="Times New Roman" w:hAnsi="Times New Roman" w:cs="Times New Roman"/>
          <w:color w:val="000000" w:themeColor="text1"/>
        </w:rPr>
        <w:t xml:space="preserve"> </w:t>
      </w:r>
      <w:r w:rsidR="003D4490">
        <w:rPr>
          <w:rFonts w:ascii="Times New Roman" w:hAnsi="Times New Roman" w:cs="Times New Roman"/>
          <w:color w:val="000000" w:themeColor="text1"/>
        </w:rPr>
        <w:t xml:space="preserve">We will then add clones one through six into a flask having one with </w:t>
      </w:r>
      <w:r w:rsidR="003D4490" w:rsidRPr="00E10E98">
        <w:rPr>
          <w:rFonts w:ascii="Times New Roman" w:hAnsi="Times New Roman" w:cs="Times New Roman"/>
          <w:i/>
          <w:iCs/>
          <w:color w:val="000000" w:themeColor="text1"/>
        </w:rPr>
        <w:t>Tetrahymen</w:t>
      </w:r>
      <w:r w:rsidR="003D4490">
        <w:rPr>
          <w:rFonts w:ascii="Times New Roman" w:hAnsi="Times New Roman" w:cs="Times New Roman"/>
          <w:i/>
          <w:iCs/>
          <w:color w:val="000000" w:themeColor="text1"/>
        </w:rPr>
        <w:t xml:space="preserve">a sp. </w:t>
      </w:r>
      <w:r w:rsidR="003D4490">
        <w:rPr>
          <w:rFonts w:ascii="Times New Roman" w:hAnsi="Times New Roman" w:cs="Times New Roman"/>
          <w:color w:val="000000" w:themeColor="text1"/>
        </w:rPr>
        <w:t xml:space="preserve">and one without. </w:t>
      </w:r>
      <w:r w:rsidR="00980344">
        <w:rPr>
          <w:rFonts w:ascii="Times New Roman" w:hAnsi="Times New Roman" w:cs="Times New Roman"/>
          <w:color w:val="000000" w:themeColor="text1"/>
        </w:rPr>
        <w:t xml:space="preserve"> </w:t>
      </w:r>
      <w:r w:rsidR="00980344">
        <w:rPr>
          <w:rFonts w:ascii="Times New Roman" w:hAnsi="Times New Roman" w:cs="Times New Roman"/>
        </w:rPr>
        <w:t xml:space="preserve">We predict the completive repones of all </w:t>
      </w:r>
      <w:r w:rsidR="00980344">
        <w:rPr>
          <w:rFonts w:ascii="Times New Roman" w:hAnsi="Times New Roman" w:cs="Times New Roman"/>
        </w:rPr>
        <w:t xml:space="preserve">six </w:t>
      </w:r>
      <w:r w:rsidR="00980344">
        <w:rPr>
          <w:rFonts w:ascii="Times New Roman" w:hAnsi="Times New Roman" w:cs="Times New Roman"/>
        </w:rPr>
        <w:t xml:space="preserve">clones grown together will be </w:t>
      </w:r>
      <w:r w:rsidR="00980344">
        <w:rPr>
          <w:rFonts w:ascii="Times New Roman" w:hAnsi="Times New Roman" w:cs="Times New Roman"/>
        </w:rPr>
        <w:t>like</w:t>
      </w:r>
      <w:r w:rsidR="00980344">
        <w:rPr>
          <w:rFonts w:ascii="Times New Roman" w:hAnsi="Times New Roman" w:cs="Times New Roman"/>
        </w:rPr>
        <w:t xml:space="preserve"> that of average competitor repones of each clone grown </w:t>
      </w:r>
      <w:r w:rsidR="00980344">
        <w:rPr>
          <w:rFonts w:ascii="Times New Roman" w:hAnsi="Times New Roman" w:cs="Times New Roman"/>
        </w:rPr>
        <w:t>individually.</w:t>
      </w:r>
      <w:r w:rsidR="00980344">
        <w:rPr>
          <w:rFonts w:ascii="Times New Roman" w:hAnsi="Times New Roman" w:cs="Times New Roman"/>
        </w:rPr>
        <w:t xml:space="preserve"> </w:t>
      </w:r>
      <w:r w:rsidRPr="008632E1">
        <w:rPr>
          <w:rFonts w:ascii="Times New Roman" w:hAnsi="Times New Roman" w:cs="Times New Roman"/>
          <w:color w:val="000000"/>
        </w:rPr>
        <w:t>The goal is to do counts every day for one week then switch off to every two days for the second week</w:t>
      </w:r>
      <w:r>
        <w:rPr>
          <w:rFonts w:ascii="Times New Roman" w:hAnsi="Times New Roman" w:cs="Times New Roman"/>
          <w:color w:val="000000"/>
        </w:rPr>
        <w:t>. T</w:t>
      </w:r>
      <w:r w:rsidRPr="008632E1">
        <w:rPr>
          <w:rFonts w:ascii="Times New Roman" w:hAnsi="Times New Roman" w:cs="Times New Roman"/>
          <w:color w:val="000000"/>
        </w:rPr>
        <w:t xml:space="preserve">hen finally count every three days as the experiment ends during </w:t>
      </w:r>
      <w:commentRangeStart w:id="8"/>
      <w:r w:rsidRPr="008632E1">
        <w:rPr>
          <w:rFonts w:ascii="Times New Roman" w:hAnsi="Times New Roman" w:cs="Times New Roman"/>
          <w:color w:val="000000"/>
        </w:rPr>
        <w:t xml:space="preserve">the last </w:t>
      </w:r>
      <w:commentRangeEnd w:id="8"/>
      <w:r w:rsidR="0054423C">
        <w:rPr>
          <w:rStyle w:val="CommentReference"/>
        </w:rPr>
        <w:commentReference w:id="8"/>
      </w:r>
      <w:r w:rsidRPr="008632E1">
        <w:rPr>
          <w:rFonts w:ascii="Times New Roman" w:hAnsi="Times New Roman" w:cs="Times New Roman"/>
          <w:color w:val="000000"/>
        </w:rPr>
        <w:t>week.</w:t>
      </w:r>
      <w:r w:rsidR="003D4490">
        <w:rPr>
          <w:rFonts w:ascii="Times New Roman" w:hAnsi="Times New Roman" w:cs="Times New Roman"/>
          <w:color w:val="000000" w:themeColor="text1"/>
        </w:rPr>
        <w:t xml:space="preserve"> </w:t>
      </w:r>
    </w:p>
    <w:sectPr w:rsidR="003C3F72" w:rsidRPr="003D44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endelson, Alex" w:date="2025-11-10T12:53:00Z" w:initials="AM">
    <w:p w14:paraId="37B07499" w14:textId="77777777" w:rsidR="00472DF1" w:rsidRDefault="00472DF1" w:rsidP="00472DF1">
      <w:pPr>
        <w:pStyle w:val="CommentText"/>
      </w:pPr>
      <w:r>
        <w:rPr>
          <w:rStyle w:val="CommentReference"/>
        </w:rPr>
        <w:annotationRef/>
      </w:r>
      <w:r>
        <w:t>I think you don’t need to double-up on the ‘effect’ part here.</w:t>
      </w:r>
    </w:p>
  </w:comment>
  <w:comment w:id="2" w:author="Mendelson, Alex" w:date="2025-11-10T13:08:00Z" w:initials="AM">
    <w:p w14:paraId="4B13D858" w14:textId="77777777" w:rsidR="00094288" w:rsidRDefault="00094288" w:rsidP="00094288">
      <w:pPr>
        <w:pStyle w:val="CommentText"/>
      </w:pPr>
      <w:r>
        <w:rPr>
          <w:rStyle w:val="CommentReference"/>
        </w:rPr>
        <w:annotationRef/>
      </w:r>
      <w:r>
        <w:t>This should be more specific. There are a lot of ways to interpret “diversity” on it’s own in ecology (here, someone could misinterpret this as referring to the number of species present, for example). I would say something like:</w:t>
      </w:r>
      <w:r>
        <w:br/>
        <w:t>“the genetic diversity of a population”</w:t>
      </w:r>
    </w:p>
  </w:comment>
  <w:comment w:id="3" w:author="Mendelson, Alex" w:date="2025-11-10T13:01:00Z" w:initials="AM">
    <w:p w14:paraId="616CAEB5" w14:textId="77777777" w:rsidR="00472DF1" w:rsidRDefault="00472DF1" w:rsidP="00472DF1">
      <w:pPr>
        <w:pStyle w:val="CommentText"/>
      </w:pPr>
      <w:r>
        <w:rPr>
          <w:rStyle w:val="CommentReference"/>
        </w:rPr>
        <w:annotationRef/>
      </w:r>
      <w:r>
        <w:t>Go with either “play a role” or “have an effect”. This is kind-of a combo of both.</w:t>
      </w:r>
    </w:p>
  </w:comment>
  <w:comment w:id="4" w:author="Mendelson, Alex" w:date="2025-11-10T13:09:00Z" w:initials="AM">
    <w:p w14:paraId="043355CB" w14:textId="77777777" w:rsidR="00094288" w:rsidRDefault="00094288" w:rsidP="00094288">
      <w:pPr>
        <w:pStyle w:val="CommentText"/>
      </w:pPr>
      <w:r>
        <w:rPr>
          <w:rStyle w:val="CommentReference"/>
        </w:rPr>
        <w:annotationRef/>
      </w:r>
      <w:r>
        <w:t>Let’s be specific here too: “interspecific competition” (so they know we’re not studying rotifers vs rotifers).</w:t>
      </w:r>
    </w:p>
  </w:comment>
  <w:comment w:id="5" w:author="Morales, Breana M" w:date="2025-11-05T16:52:00Z" w:initials="MBM">
    <w:p w14:paraId="0F684951" w14:textId="251B99F5" w:rsidR="0079442C" w:rsidRDefault="0079442C" w:rsidP="0079442C">
      <w:r>
        <w:rPr>
          <w:rStyle w:val="CommentReference"/>
        </w:rPr>
        <w:annotationRef/>
      </w:r>
      <w:r>
        <w:rPr>
          <w:sz w:val="20"/>
          <w:szCs w:val="20"/>
        </w:rPr>
        <w:t>Find research that agrees with this claim</w:t>
      </w:r>
    </w:p>
  </w:comment>
  <w:comment w:id="6" w:author="Mendelson, Alex" w:date="2025-11-10T13:17:00Z" w:initials="AM">
    <w:p w14:paraId="1F42A5BA" w14:textId="77777777" w:rsidR="00F955DE" w:rsidRDefault="00F955DE" w:rsidP="00F955DE">
      <w:pPr>
        <w:pStyle w:val="CommentText"/>
      </w:pPr>
      <w:r>
        <w:rPr>
          <w:rStyle w:val="CommentReference"/>
        </w:rPr>
        <w:annotationRef/>
      </w:r>
      <w:r>
        <w:t>Good luck… because I’m the only one who’s looked at that and those data aren’t published yet! Hah (no citation needed here)</w:t>
      </w:r>
    </w:p>
  </w:comment>
  <w:comment w:id="7" w:author="Mendelson, Alex" w:date="2025-11-10T13:32:00Z" w:initials="AM">
    <w:p w14:paraId="2239CFA8" w14:textId="77777777" w:rsidR="003C3F72" w:rsidRDefault="003C3F72" w:rsidP="003C3F72">
      <w:pPr>
        <w:pStyle w:val="CommentText"/>
      </w:pPr>
      <w:r>
        <w:rPr>
          <w:rStyle w:val="CommentReference"/>
        </w:rPr>
        <w:annotationRef/>
      </w:r>
      <w:r>
        <w:t>Lets talk about this design in person, I have some questions and recommendations. But, this is a good point to start from</w:t>
      </w:r>
    </w:p>
  </w:comment>
  <w:comment w:id="8" w:author="Morales, Breana M" w:date="2025-11-13T11:11:00Z" w:initials="MBM">
    <w:p w14:paraId="79890B6A" w14:textId="77777777" w:rsidR="0054423C" w:rsidRDefault="0054423C" w:rsidP="0054423C">
      <w:r>
        <w:rPr>
          <w:rStyle w:val="CommentReference"/>
        </w:rPr>
        <w:annotationRef/>
      </w:r>
      <w:r>
        <w:rPr>
          <w:sz w:val="20"/>
          <w:szCs w:val="20"/>
        </w:rPr>
        <w:t>Should I make a Sentence on how we will get our actual value? actual value formula using the standard deviation formula correct? ( im not too sure if thats how were getting the value )</w:t>
      </w:r>
    </w:p>
    <w:p w14:paraId="635C17FF" w14:textId="77777777" w:rsidR="0054423C" w:rsidRDefault="0054423C" w:rsidP="0054423C"/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7B07499" w15:done="1"/>
  <w15:commentEx w15:paraId="4B13D858" w15:done="1"/>
  <w15:commentEx w15:paraId="616CAEB5" w15:done="1"/>
  <w15:commentEx w15:paraId="043355CB" w15:done="1"/>
  <w15:commentEx w15:paraId="0F684951" w15:done="1"/>
  <w15:commentEx w15:paraId="1F42A5BA" w15:paraIdParent="0F684951" w15:done="1"/>
  <w15:commentEx w15:paraId="2239CFA8" w15:done="1"/>
  <w15:commentEx w15:paraId="635C17F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F7BD8AD" w16cex:dateUtc="2025-11-10T20:53:00Z"/>
  <w16cex:commentExtensible w16cex:durableId="0CB765C5" w16cex:dateUtc="2025-11-10T21:08:00Z">
    <w16cex:extLst>
      <w16:ext w16:uri="{CE6994B0-6A32-4C9F-8C6B-6E91EDA988CE}">
        <cr:reactions xmlns:cr="http://schemas.microsoft.com/office/comments/2020/reactions">
          <cr:reaction reactionType="1">
            <cr:reactionInfo dateUtc="2025-11-10T21:48:59Z">
              <cr:user userId="S::breana.morales.678@my.csun.edu::edb912c0-9877-4c67-b4c4-a2a123a59b25" userProvider="AD" userName="Morales, Breana M"/>
            </cr:reactionInfo>
          </cr:reaction>
        </cr:reactions>
      </w16:ext>
    </w16cex:extLst>
  </w16cex:commentExtensible>
  <w16cex:commentExtensible w16cex:durableId="05504342" w16cex:dateUtc="2025-11-10T21:01:00Z">
    <w16cex:extLst>
      <w16:ext w16:uri="{CE6994B0-6A32-4C9F-8C6B-6E91EDA988CE}">
        <cr:reactions xmlns:cr="http://schemas.microsoft.com/office/comments/2020/reactions">
          <cr:reaction reactionType="1">
            <cr:reactionInfo dateUtc="2025-11-10T21:48:55Z">
              <cr:user userId="S::breana.morales.678@my.csun.edu::edb912c0-9877-4c67-b4c4-a2a123a59b25" userProvider="AD" userName="Morales, Breana M"/>
            </cr:reactionInfo>
          </cr:reaction>
        </cr:reactions>
      </w16:ext>
    </w16cex:extLst>
  </w16cex:commentExtensible>
  <w16cex:commentExtensible w16cex:durableId="5E5CDDE7" w16cex:dateUtc="2025-11-10T21:09:00Z">
    <w16cex:extLst>
      <w16:ext w16:uri="{CE6994B0-6A32-4C9F-8C6B-6E91EDA988CE}">
        <cr:reactions xmlns:cr="http://schemas.microsoft.com/office/comments/2020/reactions">
          <cr:reaction reactionType="1">
            <cr:reactionInfo dateUtc="2025-11-10T21:48:52Z">
              <cr:user userId="S::breana.morales.678@my.csun.edu::edb912c0-9877-4c67-b4c4-a2a123a59b25" userProvider="AD" userName="Morales, Breana M"/>
            </cr:reactionInfo>
          </cr:reaction>
        </cr:reactions>
      </w16:ext>
    </w16cex:extLst>
  </w16cex:commentExtensible>
  <w16cex:commentExtensible w16cex:durableId="2E742AA2" w16cex:dateUtc="2025-11-06T00:52:00Z"/>
  <w16cex:commentExtensible w16cex:durableId="653C5804" w16cex:dateUtc="2025-11-10T21:17:00Z"/>
  <w16cex:commentExtensible w16cex:durableId="3DF821A2" w16cex:dateUtc="2025-11-10T21:32:00Z">
    <w16cex:extLst>
      <w16:ext w16:uri="{CE6994B0-6A32-4C9F-8C6B-6E91EDA988CE}">
        <cr:reactions xmlns:cr="http://schemas.microsoft.com/office/comments/2020/reactions">
          <cr:reaction reactionType="1">
            <cr:reactionInfo dateUtc="2025-11-10T22:13:24Z">
              <cr:user userId="S::breana.morales.678@my.csun.edu::edb912c0-9877-4c67-b4c4-a2a123a59b25" userProvider="AD" userName="Morales, Breana M"/>
            </cr:reactionInfo>
          </cr:reaction>
        </cr:reactions>
      </w16:ext>
    </w16cex:extLst>
  </w16cex:commentExtensible>
  <w16cex:commentExtensible w16cex:durableId="672D0905" w16cex:dateUtc="2025-11-13T19:1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7B07499" w16cid:durableId="4F7BD8AD"/>
  <w16cid:commentId w16cid:paraId="4B13D858" w16cid:durableId="0CB765C5"/>
  <w16cid:commentId w16cid:paraId="616CAEB5" w16cid:durableId="05504342"/>
  <w16cid:commentId w16cid:paraId="043355CB" w16cid:durableId="5E5CDDE7"/>
  <w16cid:commentId w16cid:paraId="0F684951" w16cid:durableId="2E742AA2"/>
  <w16cid:commentId w16cid:paraId="1F42A5BA" w16cid:durableId="653C5804"/>
  <w16cid:commentId w16cid:paraId="2239CFA8" w16cid:durableId="3DF821A2"/>
  <w16cid:commentId w16cid:paraId="635C17FF" w16cid:durableId="672D090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endelson, Alex">
    <w15:presenceInfo w15:providerId="AD" w15:userId="S::alex.mendelson.698@my.csun.edu::b5197b80-85c3-4871-be06-fccfde9bb34f"/>
  </w15:person>
  <w15:person w15:author="Morales, Breana M">
    <w15:presenceInfo w15:providerId="AD" w15:userId="S::breana.morales.678@my.csun.edu::edb912c0-9877-4c67-b4c4-a2a123a59b2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95F"/>
    <w:rsid w:val="00016A34"/>
    <w:rsid w:val="0002095A"/>
    <w:rsid w:val="00094288"/>
    <w:rsid w:val="000D40AB"/>
    <w:rsid w:val="000E2EB3"/>
    <w:rsid w:val="00190115"/>
    <w:rsid w:val="002764FA"/>
    <w:rsid w:val="002A5F65"/>
    <w:rsid w:val="003C3F72"/>
    <w:rsid w:val="003D4490"/>
    <w:rsid w:val="00472DF1"/>
    <w:rsid w:val="004A5A27"/>
    <w:rsid w:val="004D795F"/>
    <w:rsid w:val="004F545E"/>
    <w:rsid w:val="005149FB"/>
    <w:rsid w:val="0054423C"/>
    <w:rsid w:val="0057085F"/>
    <w:rsid w:val="0079442C"/>
    <w:rsid w:val="008632E1"/>
    <w:rsid w:val="00980344"/>
    <w:rsid w:val="009F2461"/>
    <w:rsid w:val="00AB15D3"/>
    <w:rsid w:val="00B47B36"/>
    <w:rsid w:val="00DC02E4"/>
    <w:rsid w:val="00DC61C3"/>
    <w:rsid w:val="00DD2F4F"/>
    <w:rsid w:val="00E10E98"/>
    <w:rsid w:val="00E700A3"/>
    <w:rsid w:val="00F45BF9"/>
    <w:rsid w:val="00F95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5C62A"/>
  <w15:chartTrackingRefBased/>
  <w15:docId w15:val="{9E987261-FBC3-2D4D-BEC5-A8CA407C8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9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9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9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9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9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9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9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9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9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9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9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9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9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9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9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9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9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9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9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9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9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9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9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9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9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9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9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9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95F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5149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149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149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149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149FB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DC61C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250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Morales, Breana M</dc:creator>
  <cp:keywords/>
  <dc:description/>
  <cp:lastModifiedBy>Morales, Breana M</cp:lastModifiedBy>
  <cp:revision>2</cp:revision>
  <dcterms:created xsi:type="dcterms:W3CDTF">2025-11-13T19:32:00Z</dcterms:created>
  <dcterms:modified xsi:type="dcterms:W3CDTF">2025-11-13T19:32:00Z</dcterms:modified>
</cp:coreProperties>
</file>