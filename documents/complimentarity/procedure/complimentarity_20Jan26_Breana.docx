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CB37971" w:rsidR="004C1D9D" w:rsidRPr="00833E9E" w:rsidRDefault="00000000" w:rsidP="00833E9E">
      <w:r>
        <w:t>PROCEDURES</w:t>
      </w:r>
      <w:r w:rsidRPr="000C532E">
        <w:rPr>
          <w:color w:val="000000" w:themeColor="text1"/>
        </w:rPr>
        <w:t xml:space="preserve"> </w:t>
      </w:r>
    </w:p>
    <w:p w14:paraId="00000003" w14:textId="165B361C" w:rsidR="004C1D9D" w:rsidRPr="000C53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0C532E">
        <w:rPr>
          <w:color w:val="000000" w:themeColor="text1"/>
        </w:rPr>
        <w:t xml:space="preserve">Conduct initial count of </w:t>
      </w:r>
      <w:r w:rsidR="00367C8B">
        <w:rPr>
          <w:color w:val="000000" w:themeColor="text1"/>
        </w:rPr>
        <w:t>r</w:t>
      </w:r>
      <w:r w:rsidRPr="000C532E">
        <w:rPr>
          <w:color w:val="000000" w:themeColor="text1"/>
        </w:rPr>
        <w:t xml:space="preserve">otifer clones and </w:t>
      </w:r>
      <w:r w:rsidR="00833E9E">
        <w:rPr>
          <w:color w:val="000000" w:themeColor="text1"/>
        </w:rPr>
        <w:t>p</w:t>
      </w:r>
      <w:r w:rsidRPr="000C532E">
        <w:rPr>
          <w:color w:val="000000" w:themeColor="text1"/>
        </w:rPr>
        <w:t xml:space="preserve">rotists </w:t>
      </w:r>
    </w:p>
    <w:p w14:paraId="00000004" w14:textId="513D4137" w:rsidR="004C1D9D" w:rsidRPr="000C532E" w:rsidRDefault="006635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>
        <w:rPr>
          <w:color w:val="000000" w:themeColor="text1"/>
        </w:rPr>
        <w:t>Label</w:t>
      </w:r>
      <w:r w:rsidRPr="000C532E">
        <w:rPr>
          <w:color w:val="000000" w:themeColor="text1"/>
        </w:rPr>
        <w:t xml:space="preserve"> thirty-six 50 ml centrifuge tubes </w:t>
      </w:r>
    </w:p>
    <w:p w14:paraId="00000005" w14:textId="14F36433" w:rsidR="004C1D9D" w:rsidRPr="000C53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0C532E">
        <w:rPr>
          <w:color w:val="000000" w:themeColor="text1"/>
        </w:rPr>
        <w:t>Wash tube</w:t>
      </w:r>
      <w:r w:rsidR="006635BA">
        <w:rPr>
          <w:color w:val="000000" w:themeColor="text1"/>
        </w:rPr>
        <w:t>s</w:t>
      </w:r>
      <w:r w:rsidRPr="000C532E">
        <w:rPr>
          <w:color w:val="000000" w:themeColor="text1"/>
        </w:rPr>
        <w:t xml:space="preserve"> with </w:t>
      </w:r>
      <w:r w:rsidR="00367C8B">
        <w:rPr>
          <w:color w:val="000000" w:themeColor="text1"/>
        </w:rPr>
        <w:t xml:space="preserve">sterile </w:t>
      </w:r>
      <w:r w:rsidRPr="000C532E">
        <w:rPr>
          <w:color w:val="000000" w:themeColor="text1"/>
        </w:rPr>
        <w:t xml:space="preserve">DI water to </w:t>
      </w:r>
      <w:r w:rsidR="006635BA">
        <w:rPr>
          <w:color w:val="000000" w:themeColor="text1"/>
        </w:rPr>
        <w:t xml:space="preserve">reduce the </w:t>
      </w:r>
      <w:r w:rsidR="00833E9E">
        <w:rPr>
          <w:color w:val="000000" w:themeColor="text1"/>
        </w:rPr>
        <w:t>off gassing</w:t>
      </w:r>
      <w:r w:rsidR="006635BA">
        <w:rPr>
          <w:color w:val="000000" w:themeColor="text1"/>
        </w:rPr>
        <w:t xml:space="preserve"> of plastic into the experiment</w:t>
      </w:r>
      <w:del w:id="0" w:author="Mendelson, Alex" w:date="2026-01-14T09:58:00Z" w16du:dateUtc="2026-01-14T17:58:00Z">
        <w:r w:rsidRPr="000C532E" w:rsidDel="006635BA">
          <w:rPr>
            <w:color w:val="000000" w:themeColor="text1"/>
          </w:rPr>
          <w:delText xml:space="preserve"> </w:delText>
        </w:r>
      </w:del>
    </w:p>
    <w:p w14:paraId="00000006" w14:textId="77777777" w:rsidR="004C1D9D" w:rsidRPr="000C53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0C532E">
        <w:rPr>
          <w:color w:val="000000" w:themeColor="text1"/>
        </w:rPr>
        <w:t>Add ~20 ml rotifer media to each tube so that the final volume of each tube is 20 ml.</w:t>
      </w:r>
    </w:p>
    <w:p w14:paraId="321E618C" w14:textId="77777777" w:rsidR="00833E9E" w:rsidRDefault="00000000" w:rsidP="00833E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0C532E">
        <w:rPr>
          <w:color w:val="000000" w:themeColor="text1"/>
        </w:rPr>
        <w:t xml:space="preserve">Add 50 ul of natural pitcher plant bacteria to </w:t>
      </w:r>
      <w:r w:rsidR="006635BA">
        <w:rPr>
          <w:color w:val="000000" w:themeColor="text1"/>
        </w:rPr>
        <w:t>each tube</w:t>
      </w:r>
    </w:p>
    <w:p w14:paraId="3AD50846" w14:textId="636E4838" w:rsidR="000C532E" w:rsidRPr="00833E9E" w:rsidRDefault="008408D7" w:rsidP="00833E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833E9E">
        <w:rPr>
          <w:color w:val="000000" w:themeColor="text1"/>
        </w:rPr>
        <w:t>Randomly select five clones, and use their respective stock cultures to establish six cultures each at a final density of 40 rotifers per ml.</w:t>
      </w:r>
      <w:del w:id="1" w:author="Mendelson, Alex" w:date="2026-01-14T11:10:00Z" w16du:dateUtc="2026-01-14T19:10:00Z">
        <w:r w:rsidR="000C532E" w:rsidRPr="00833E9E" w:rsidDel="008408D7">
          <w:rPr>
            <w:color w:val="000000" w:themeColor="text1"/>
          </w:rPr>
          <w:delText xml:space="preserve"> </w:delText>
        </w:r>
      </w:del>
    </w:p>
    <w:p w14:paraId="0000000E" w14:textId="184F71FF" w:rsidR="004C1D9D" w:rsidRPr="000C532E" w:rsidRDefault="00000000" w:rsidP="000C53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0C532E">
        <w:rPr>
          <w:color w:val="000000" w:themeColor="text1"/>
        </w:rPr>
        <w:t>Combine an equal proportion of all five clones in an additional six tubes, so that the total density matches that of the single clone tubes.</w:t>
      </w:r>
    </w:p>
    <w:p w14:paraId="0000000F" w14:textId="77777777" w:rsidR="004C1D9D" w:rsidRPr="000C53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0C532E">
        <w:rPr>
          <w:color w:val="000000" w:themeColor="text1"/>
        </w:rPr>
        <w:t>Add protists to three of the six tubes in each treatment, with a final density of 80 protists per ml.</w:t>
      </w:r>
    </w:p>
    <w:p w14:paraId="127461C4" w14:textId="77777777" w:rsidR="008522B8" w:rsidRDefault="00000000" w:rsidP="00852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sdt>
        <w:sdtPr>
          <w:rPr>
            <w:color w:val="000000" w:themeColor="text1"/>
          </w:rPr>
          <w:tag w:val="goog_rdk_3"/>
          <w:id w:val="-1769904910"/>
        </w:sdtPr>
        <w:sdtContent/>
      </w:sdt>
      <w:r w:rsidRPr="000C532E">
        <w:rPr>
          <w:color w:val="000000" w:themeColor="text1"/>
        </w:rPr>
        <w:t>Add 5 mg of sterile fish food powder dissolved in DI water.</w:t>
      </w:r>
    </w:p>
    <w:p w14:paraId="00000011" w14:textId="1F8C8E12" w:rsidR="004C1D9D" w:rsidRDefault="00000000" w:rsidP="008522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8522B8">
        <w:rPr>
          <w:color w:val="000000" w:themeColor="text1"/>
        </w:rPr>
        <w:t>Count every 2 days for the first seven day than switch to every 3 days until day 14 or 16 whenever the rotifers reach equilibrium</w:t>
      </w:r>
    </w:p>
    <w:p w14:paraId="5FE752E8" w14:textId="77777777" w:rsidR="005845F9" w:rsidRDefault="005845F9" w:rsidP="005845F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</w:p>
    <w:p w14:paraId="518201D6" w14:textId="75F48429" w:rsidR="005845F9" w:rsidRDefault="005845F9" w:rsidP="005845F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>
        <w:rPr>
          <w:color w:val="000000" w:themeColor="text1"/>
        </w:rPr>
        <w:t>Two-factor ANOVA</w:t>
      </w:r>
    </w:p>
    <w:p w14:paraId="0CBB6365" w14:textId="77777777" w:rsidR="005845F9" w:rsidRDefault="005845F9" w:rsidP="005845F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</w:p>
    <w:p w14:paraId="4ABE55B2" w14:textId="637D4DA9" w:rsidR="005845F9" w:rsidRPr="008522B8" w:rsidRDefault="005845F9" w:rsidP="005845F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>
        <w:rPr>
          <w:color w:val="000000" w:themeColor="text1"/>
        </w:rPr>
        <w:t>r ~ competition * diversity</w:t>
      </w:r>
    </w:p>
    <w:p w14:paraId="00000012" w14:textId="77777777" w:rsidR="004C1D9D" w:rsidRDefault="004C1D9D">
      <w:pPr>
        <w:ind w:left="360"/>
      </w:pPr>
    </w:p>
    <w:p w14:paraId="00000013" w14:textId="77777777" w:rsidR="004C1D9D" w:rsidRDefault="00000000">
      <w:pPr>
        <w:ind w:left="360"/>
      </w:pPr>
      <w:r>
        <w:t xml:space="preserve"> </w:t>
      </w:r>
    </w:p>
    <w:sectPr w:rsidR="004C1D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4D1125A-A2DF-455F-BB02-68964B6C5F5D}"/>
    <w:embedItalic r:id="rId2" w:fontKey="{0D5C4C8B-5640-41DA-B4CA-0251F817153B}"/>
  </w:font>
  <w:font w:name="Play">
    <w:charset w:val="00"/>
    <w:family w:val="auto"/>
    <w:pitch w:val="default"/>
    <w:embedRegular r:id="rId3" w:fontKey="{3A201975-EB84-46C7-969A-88983F8E51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67B434F-BDBD-438F-95B7-E6D0BA1D39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34C27F-2450-43A6-914E-91E19CF7C0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783E"/>
    <w:multiLevelType w:val="multilevel"/>
    <w:tmpl w:val="DAE881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6998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D"/>
    <w:rsid w:val="000C532E"/>
    <w:rsid w:val="002B05B2"/>
    <w:rsid w:val="002C7041"/>
    <w:rsid w:val="002D42B5"/>
    <w:rsid w:val="00367C8B"/>
    <w:rsid w:val="003B752D"/>
    <w:rsid w:val="004C1D9D"/>
    <w:rsid w:val="005521CB"/>
    <w:rsid w:val="005845F9"/>
    <w:rsid w:val="006624AD"/>
    <w:rsid w:val="006635BA"/>
    <w:rsid w:val="00717BF7"/>
    <w:rsid w:val="00833E9E"/>
    <w:rsid w:val="00834FD1"/>
    <w:rsid w:val="008408D7"/>
    <w:rsid w:val="008522B8"/>
    <w:rsid w:val="009672BD"/>
    <w:rsid w:val="009C6157"/>
    <w:rsid w:val="00EF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B8C6"/>
  <w15:docId w15:val="{B49682CE-F583-C14D-BEC6-F8C6B678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6635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5UGdCZYoB1WzqXf4lrcICYdtw==">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184</Words>
  <Characters>804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Mendelson, Alex</cp:lastModifiedBy>
  <cp:revision>6</cp:revision>
  <dcterms:created xsi:type="dcterms:W3CDTF">2026-01-21T05:26:00Z</dcterms:created>
  <dcterms:modified xsi:type="dcterms:W3CDTF">2026-02-03T15:52:00Z</dcterms:modified>
</cp:coreProperties>
</file>