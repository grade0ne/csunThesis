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7F6F" w14:textId="62FF96F5" w:rsidR="004D795F" w:rsidRPr="005C068B" w:rsidRDefault="004D795F" w:rsidP="004D795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068B">
        <w:rPr>
          <w:rFonts w:ascii="Times New Roman" w:hAnsi="Times New Roman" w:cs="Times New Roman"/>
          <w:color w:val="000000" w:themeColor="text1"/>
        </w:rPr>
        <w:t xml:space="preserve">Does </w:t>
      </w:r>
      <w:del w:id="0" w:author="Mendelson, Alex" w:date="2025-11-17T12:57:00Z" w16du:dateUtc="2025-11-17T20:57:00Z">
        <w:r w:rsidR="00AA3365" w:rsidDel="00BE212C">
          <w:rPr>
            <w:rFonts w:ascii="Times New Roman" w:hAnsi="Times New Roman" w:cs="Times New Roman"/>
            <w:color w:val="000000" w:themeColor="text1"/>
          </w:rPr>
          <w:delText>-</w:delText>
        </w:r>
      </w:del>
      <w:r w:rsidRPr="005C068B">
        <w:rPr>
          <w:rFonts w:ascii="Times New Roman" w:hAnsi="Times New Roman" w:cs="Times New Roman"/>
          <w:color w:val="000000" w:themeColor="text1"/>
        </w:rPr>
        <w:t>diversity in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4039F2">
        <w:rPr>
          <w:rFonts w:ascii="Times New Roman" w:hAnsi="Times New Roman" w:cs="Times New Roman"/>
          <w:color w:val="000000" w:themeColor="text1"/>
        </w:rPr>
        <w:t>r</w:t>
      </w:r>
      <w:r w:rsidR="004039F2" w:rsidRPr="005C068B">
        <w:rPr>
          <w:rFonts w:ascii="Times New Roman" w:hAnsi="Times New Roman" w:cs="Times New Roman"/>
          <w:color w:val="000000" w:themeColor="text1"/>
        </w:rPr>
        <w:t xml:space="preserve">otifers </w:t>
      </w:r>
      <w:r w:rsidR="007B32C3" w:rsidRPr="005C068B">
        <w:rPr>
          <w:rFonts w:ascii="Times New Roman" w:hAnsi="Times New Roman" w:cs="Times New Roman"/>
          <w:color w:val="000000" w:themeColor="text1"/>
        </w:rPr>
        <w:t>affect</w:t>
      </w:r>
      <w:r w:rsidRPr="005C068B">
        <w:rPr>
          <w:rFonts w:ascii="Times New Roman" w:hAnsi="Times New Roman" w:cs="Times New Roman"/>
          <w:color w:val="000000" w:themeColor="text1"/>
        </w:rPr>
        <w:t xml:space="preserve"> the outcome of competition?</w:t>
      </w:r>
    </w:p>
    <w:p w14:paraId="25D1438B" w14:textId="7F3F7DBC" w:rsidR="004D795F" w:rsidRPr="005C068B" w:rsidRDefault="004D795F" w:rsidP="004D795F">
      <w:pPr>
        <w:rPr>
          <w:rFonts w:ascii="Times New Roman" w:hAnsi="Times New Roman" w:cs="Times New Roman"/>
        </w:rPr>
      </w:pP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  <w:t>Breana Morales</w:t>
      </w:r>
    </w:p>
    <w:p w14:paraId="2983D011" w14:textId="23E6C62B" w:rsidR="003C3F72" w:rsidRPr="005C068B" w:rsidRDefault="005149FB" w:rsidP="0054423C">
      <w:pPr>
        <w:rPr>
          <w:rFonts w:ascii="Times New Roman" w:hAnsi="Times New Roman" w:cs="Times New Roman"/>
          <w:color w:val="000000" w:themeColor="text1"/>
        </w:rPr>
      </w:pPr>
      <w:r w:rsidRPr="005C068B">
        <w:rPr>
          <w:rFonts w:ascii="Times New Roman" w:hAnsi="Times New Roman" w:cs="Times New Roman"/>
          <w:color w:val="000000" w:themeColor="text1"/>
        </w:rPr>
        <w:t xml:space="preserve">Diversity is what gives natural selection something to act on. The variation in diversified species is what aids in </w:t>
      </w:r>
      <w:r w:rsidR="00BF2C5D">
        <w:rPr>
          <w:rFonts w:ascii="Times New Roman" w:hAnsi="Times New Roman" w:cs="Times New Roman"/>
          <w:color w:val="000000" w:themeColor="text1"/>
        </w:rPr>
        <w:t>a</w:t>
      </w:r>
      <w:r w:rsidRPr="005C068B">
        <w:rPr>
          <w:rFonts w:ascii="Times New Roman" w:hAnsi="Times New Roman" w:cs="Times New Roman"/>
          <w:color w:val="000000" w:themeColor="text1"/>
        </w:rPr>
        <w:t xml:space="preserve"> population</w:t>
      </w:r>
      <w:r w:rsidR="00BF2C5D">
        <w:rPr>
          <w:rFonts w:ascii="Times New Roman" w:hAnsi="Times New Roman" w:cs="Times New Roman"/>
          <w:color w:val="000000" w:themeColor="text1"/>
        </w:rPr>
        <w:t>’s</w:t>
      </w:r>
      <w:r w:rsidRPr="005C068B">
        <w:rPr>
          <w:rFonts w:ascii="Times New Roman" w:hAnsi="Times New Roman" w:cs="Times New Roman"/>
          <w:color w:val="000000" w:themeColor="text1"/>
        </w:rPr>
        <w:t xml:space="preserve"> success. My goal is to examine how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>the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genetic</w:t>
      </w:r>
      <w:r w:rsidRPr="005C068B">
        <w:rPr>
          <w:rFonts w:ascii="Times New Roman" w:hAnsi="Times New Roman" w:cs="Times New Roman"/>
          <w:color w:val="000000" w:themeColor="text1"/>
        </w:rPr>
        <w:t xml:space="preserve"> diversity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of a population</w:t>
      </w:r>
      <w:r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2764FA" w:rsidRPr="005C068B">
        <w:rPr>
          <w:rFonts w:ascii="Times New Roman" w:hAnsi="Times New Roman" w:cs="Times New Roman"/>
          <w:color w:val="000000" w:themeColor="text1"/>
        </w:rPr>
        <w:t>may p</w:t>
      </w:r>
      <w:r w:rsidRPr="005C068B">
        <w:rPr>
          <w:rFonts w:ascii="Times New Roman" w:hAnsi="Times New Roman" w:cs="Times New Roman"/>
          <w:color w:val="000000" w:themeColor="text1"/>
        </w:rPr>
        <w:t xml:space="preserve">lay an </w:t>
      </w:r>
      <w:r w:rsidR="00EE5FE9">
        <w:rPr>
          <w:rFonts w:ascii="Times New Roman" w:hAnsi="Times New Roman" w:cs="Times New Roman"/>
          <w:color w:val="000000" w:themeColor="text1"/>
        </w:rPr>
        <w:t>e</w:t>
      </w:r>
      <w:r w:rsidR="00EE5FE9" w:rsidRPr="005C068B">
        <w:rPr>
          <w:rFonts w:ascii="Times New Roman" w:hAnsi="Times New Roman" w:cs="Times New Roman"/>
          <w:color w:val="000000" w:themeColor="text1"/>
        </w:rPr>
        <w:t>ffect</w:t>
      </w:r>
      <w:r w:rsidRPr="005C068B">
        <w:rPr>
          <w:rFonts w:ascii="Times New Roman" w:hAnsi="Times New Roman" w:cs="Times New Roman"/>
          <w:color w:val="000000" w:themeColor="text1"/>
        </w:rPr>
        <w:t xml:space="preserve"> on 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interspecific </w:t>
      </w:r>
      <w:r w:rsidRPr="005C068B">
        <w:rPr>
          <w:rFonts w:ascii="Times New Roman" w:hAnsi="Times New Roman" w:cs="Times New Roman"/>
          <w:color w:val="000000" w:themeColor="text1"/>
        </w:rPr>
        <w:t xml:space="preserve">competition in a </w:t>
      </w:r>
      <w:r w:rsidR="002764FA" w:rsidRPr="005C068B">
        <w:rPr>
          <w:rFonts w:ascii="Times New Roman" w:hAnsi="Times New Roman" w:cs="Times New Roman"/>
          <w:color w:val="000000" w:themeColor="text1"/>
        </w:rPr>
        <w:t>community.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Sarracenia purpurea </w:t>
      </w:r>
      <w:r w:rsidR="0079442C" w:rsidRPr="005C068B">
        <w:rPr>
          <w:rFonts w:ascii="Times New Roman" w:hAnsi="Times New Roman" w:cs="Times New Roman"/>
          <w:color w:val="000000" w:themeColor="text1"/>
          <w:rPrChange w:id="1" w:author="Mendelson, Alex" w:date="2025-11-14T11:53:00Z" w16du:dateUtc="2025-11-14T19:53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is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a </w:t>
      </w:r>
      <w:r w:rsidR="0079442C" w:rsidRPr="005C068B">
        <w:rPr>
          <w:rFonts w:ascii="Times New Roman" w:hAnsi="Times New Roman" w:cs="Times New Roman"/>
          <w:color w:val="000000" w:themeColor="text1"/>
        </w:rPr>
        <w:t xml:space="preserve">carnivorous pitcher plant that </w:t>
      </w:r>
      <w:r w:rsidR="005C068B" w:rsidRPr="005C068B">
        <w:rPr>
          <w:rFonts w:ascii="Times New Roman" w:hAnsi="Times New Roman" w:cs="Times New Roman"/>
          <w:color w:val="000000" w:themeColor="text1"/>
        </w:rPr>
        <w:t xml:space="preserve">host </w:t>
      </w:r>
      <w:r w:rsidR="00094288" w:rsidRPr="005C068B">
        <w:rPr>
          <w:rFonts w:ascii="Times New Roman" w:hAnsi="Times New Roman" w:cs="Times New Roman"/>
          <w:color w:val="000000" w:themeColor="text1"/>
        </w:rPr>
        <w:t>a community of organisms in its leaves, including</w:t>
      </w:r>
      <w:r w:rsidR="0079442C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the Bdelloid </w:t>
      </w:r>
      <w:r w:rsidR="005C068B" w:rsidRPr="005C068B">
        <w:rPr>
          <w:rFonts w:ascii="Times New Roman" w:hAnsi="Times New Roman" w:cs="Times New Roman"/>
          <w:color w:val="000000" w:themeColor="text1"/>
        </w:rPr>
        <w:t>rotifer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>Habrotrocha rosa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 and the ciliate protist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Tetrahymen</w:t>
      </w:r>
      <w:r w:rsidR="003C3F72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a </w:t>
      </w:r>
      <w:r w:rsidR="003C3F72" w:rsidRPr="005C068B">
        <w:rPr>
          <w:rFonts w:ascii="Times New Roman" w:hAnsi="Times New Roman" w:cs="Times New Roman"/>
          <w:color w:val="000000" w:themeColor="text1"/>
          <w:rPrChange w:id="2" w:author="Mendelson, Alex" w:date="2025-11-14T11:54:00Z" w16du:dateUtc="2025-11-14T19:54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sp.</w:t>
      </w:r>
      <w:r w:rsidR="007B32C3" w:rsidRPr="005C068B">
        <w:rPr>
          <w:rFonts w:ascii="Times New Roman" w:hAnsi="Times New Roman" w:cs="Times New Roman"/>
          <w:color w:val="000000" w:themeColor="text1"/>
        </w:rPr>
        <w:t>,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>both of which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consume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and compete for 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bacteria. </w:t>
      </w:r>
      <w:r w:rsidR="003C3F72" w:rsidRPr="005C068B">
        <w:rPr>
          <w:rFonts w:ascii="Times New Roman" w:hAnsi="Times New Roman" w:cs="Times New Roman"/>
          <w:color w:val="000000" w:themeColor="text1"/>
        </w:rPr>
        <w:t xml:space="preserve">This community 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provides </w:t>
      </w:r>
      <w:r w:rsidR="003C3F72" w:rsidRPr="005C068B">
        <w:rPr>
          <w:rFonts w:ascii="Times New Roman" w:hAnsi="Times New Roman" w:cs="Times New Roman"/>
          <w:color w:val="000000" w:themeColor="text1"/>
        </w:rPr>
        <w:t xml:space="preserve">a </w:t>
      </w:r>
      <w:r w:rsidR="00190115" w:rsidRPr="005C068B">
        <w:rPr>
          <w:rFonts w:ascii="Times New Roman" w:hAnsi="Times New Roman" w:cs="Times New Roman"/>
          <w:color w:val="000000" w:themeColor="text1"/>
        </w:rPr>
        <w:t xml:space="preserve">great 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opportunity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for a </w:t>
      </w:r>
      <w:r w:rsidR="00190115" w:rsidRPr="005C068B">
        <w:rPr>
          <w:rFonts w:ascii="Times New Roman" w:hAnsi="Times New Roman" w:cs="Times New Roman"/>
          <w:color w:val="000000" w:themeColor="text1"/>
        </w:rPr>
        <w:t>competition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 experiment</w:t>
      </w:r>
      <w:r w:rsidR="00190115" w:rsidRPr="005C068B">
        <w:rPr>
          <w:rFonts w:ascii="Times New Roman" w:hAnsi="Times New Roman" w:cs="Times New Roman"/>
          <w:color w:val="000000" w:themeColor="text1"/>
        </w:rPr>
        <w:t xml:space="preserve">. </w:t>
      </w:r>
      <w:commentRangeStart w:id="3"/>
      <w:r w:rsidR="005C068B" w:rsidRPr="005C068B">
        <w:rPr>
          <w:rFonts w:ascii="Times New Roman" w:hAnsi="Times New Roman" w:cs="Times New Roman"/>
          <w:kern w:val="0"/>
        </w:rPr>
        <w:t>Rotifer clones respond differently to temperature, and likely will respond differently to competition</w:t>
      </w:r>
      <w:commentRangeEnd w:id="3"/>
      <w:r w:rsidR="005C068B">
        <w:rPr>
          <w:rStyle w:val="CommentReference"/>
        </w:rPr>
        <w:commentReference w:id="3"/>
      </w:r>
      <w:r w:rsidR="005C068B" w:rsidRPr="005C068B">
        <w:rPr>
          <w:rFonts w:ascii="Times New Roman" w:hAnsi="Times New Roman" w:cs="Times New Roman"/>
          <w:kern w:val="0"/>
        </w:rPr>
        <w:t xml:space="preserve">. 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I expect that increasing </w:t>
      </w:r>
      <w:r w:rsidR="00BF2C5D">
        <w:rPr>
          <w:rFonts w:ascii="Times New Roman" w:hAnsi="Times New Roman" w:cs="Times New Roman"/>
          <w:color w:val="000000"/>
          <w:kern w:val="0"/>
        </w:rPr>
        <w:t xml:space="preserve">the 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>level</w:t>
      </w:r>
      <w:r w:rsidR="00BF2C5D">
        <w:rPr>
          <w:rFonts w:ascii="Times New Roman" w:hAnsi="Times New Roman" w:cs="Times New Roman"/>
          <w:color w:val="000000"/>
          <w:kern w:val="0"/>
        </w:rPr>
        <w:t xml:space="preserve"> of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 diversity </w:t>
      </w:r>
      <w:r w:rsidR="00BF2C5D">
        <w:rPr>
          <w:rFonts w:ascii="Times New Roman" w:hAnsi="Times New Roman" w:cs="Times New Roman"/>
          <w:color w:val="000000"/>
          <w:kern w:val="0"/>
        </w:rPr>
        <w:t xml:space="preserve">in cultures of </w:t>
      </w:r>
      <w:r w:rsidR="00BE212C">
        <w:rPr>
          <w:rFonts w:ascii="Times New Roman" w:hAnsi="Times New Roman" w:cs="Times New Roman"/>
          <w:color w:val="000000"/>
          <w:kern w:val="0"/>
        </w:rPr>
        <w:t>r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otifers will </w:t>
      </w:r>
      <w:r w:rsidR="00BE212C">
        <w:rPr>
          <w:rFonts w:ascii="Times New Roman" w:hAnsi="Times New Roman" w:cs="Times New Roman"/>
          <w:color w:val="000000"/>
          <w:kern w:val="0"/>
        </w:rPr>
        <w:t>change their competitive ability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>.</w:t>
      </w:r>
    </w:p>
    <w:p w14:paraId="424E756C" w14:textId="053375CB" w:rsidR="003C3F72" w:rsidRDefault="00AA3365" w:rsidP="0002095A">
      <w:pPr>
        <w:tabs>
          <w:tab w:val="left" w:pos="1335"/>
        </w:tabs>
        <w:rPr>
          <w:rFonts w:ascii="Times New Roman" w:hAnsi="Times New Roman" w:cs="Times New Roman"/>
          <w:color w:val="000000"/>
        </w:rPr>
      </w:pPr>
      <w:r w:rsidRPr="00BF2C5D">
        <w:rPr>
          <w:rFonts w:ascii="Times New Roman" w:hAnsi="Times New Roman" w:cs="Times New Roman"/>
          <w:color w:val="000000"/>
        </w:rPr>
        <w:t xml:space="preserve">To investigate the effects of competition between </w:t>
      </w:r>
      <w:r w:rsidR="00BE212C" w:rsidRPr="00BF2C5D">
        <w:rPr>
          <w:rFonts w:ascii="Times New Roman" w:hAnsi="Times New Roman" w:cs="Times New Roman"/>
          <w:color w:val="000000"/>
        </w:rPr>
        <w:t>r</w:t>
      </w:r>
      <w:r w:rsidRPr="00BF2C5D">
        <w:rPr>
          <w:rFonts w:ascii="Times New Roman" w:hAnsi="Times New Roman" w:cs="Times New Roman"/>
          <w:color w:val="000000"/>
        </w:rPr>
        <w:t xml:space="preserve">otifers and </w:t>
      </w:r>
      <w:r w:rsidR="00BE212C" w:rsidRPr="00BF2C5D">
        <w:rPr>
          <w:rFonts w:ascii="Times New Roman" w:hAnsi="Times New Roman" w:cs="Times New Roman"/>
          <w:color w:val="000000"/>
        </w:rPr>
        <w:t>p</w:t>
      </w:r>
      <w:r w:rsidRPr="00BF2C5D">
        <w:rPr>
          <w:rFonts w:ascii="Times New Roman" w:hAnsi="Times New Roman" w:cs="Times New Roman"/>
          <w:color w:val="000000"/>
        </w:rPr>
        <w:t>rotist</w:t>
      </w:r>
      <w:r w:rsidR="00EE5FE9" w:rsidRPr="00BF2C5D">
        <w:rPr>
          <w:rFonts w:ascii="Times New Roman" w:hAnsi="Times New Roman" w:cs="Times New Roman"/>
          <w:color w:val="000000"/>
        </w:rPr>
        <w:t>,</w:t>
      </w:r>
      <w:r w:rsidRPr="00BF2C5D">
        <w:rPr>
          <w:rFonts w:ascii="Times New Roman" w:hAnsi="Times New Roman" w:cs="Times New Roman"/>
          <w:color w:val="000000"/>
        </w:rPr>
        <w:t xml:space="preserve"> we will grow low and high diversity cultures of </w:t>
      </w:r>
      <w:r w:rsidRPr="00BF2C5D">
        <w:rPr>
          <w:rFonts w:ascii="Times New Roman" w:hAnsi="Times New Roman" w:cs="Times New Roman"/>
          <w:i/>
          <w:iCs/>
          <w:color w:val="000000"/>
        </w:rPr>
        <w:t xml:space="preserve">H. rosa </w:t>
      </w:r>
      <w:r w:rsidRPr="00BF2C5D">
        <w:rPr>
          <w:rFonts w:ascii="Times New Roman" w:hAnsi="Times New Roman" w:cs="Times New Roman"/>
          <w:color w:val="000000"/>
        </w:rPr>
        <w:t xml:space="preserve">with and without the competitor. </w:t>
      </w:r>
      <w:r w:rsidRPr="005C068B">
        <w:rPr>
          <w:rFonts w:ascii="Times New Roman" w:hAnsi="Times New Roman" w:cs="Times New Roman"/>
          <w:color w:val="000000"/>
        </w:rPr>
        <w:t>In</w:t>
      </w:r>
      <w:commentRangeStart w:id="4"/>
      <w:commentRangeEnd w:id="4"/>
      <w:r w:rsidR="00330046" w:rsidRPr="005C068B">
        <w:rPr>
          <w:rStyle w:val="CommentReference"/>
          <w:rFonts w:ascii="Times New Roman" w:hAnsi="Times New Roman" w:cs="Times New Roman"/>
        </w:rPr>
        <w:commentReference w:id="4"/>
      </w:r>
      <w:r w:rsidR="003C3F72" w:rsidRPr="005C068B">
        <w:rPr>
          <w:rFonts w:ascii="Times New Roman" w:hAnsi="Times New Roman" w:cs="Times New Roman"/>
          <w:color w:val="000000"/>
        </w:rPr>
        <w:t xml:space="preserve"> </w:t>
      </w:r>
      <w:commentRangeStart w:id="5"/>
      <w:commentRangeStart w:id="6"/>
      <w:r w:rsidR="003C3F72" w:rsidRPr="005C068B">
        <w:rPr>
          <w:rFonts w:ascii="Times New Roman" w:hAnsi="Times New Roman" w:cs="Times New Roman"/>
          <w:color w:val="000000"/>
        </w:rPr>
        <w:t xml:space="preserve">total there will be </w:t>
      </w:r>
      <w:r w:rsidR="00BF2C5D">
        <w:rPr>
          <w:rFonts w:ascii="Times New Roman" w:hAnsi="Times New Roman" w:cs="Times New Roman"/>
          <w:color w:val="000000"/>
        </w:rPr>
        <w:t>42</w:t>
      </w:r>
      <w:r w:rsidR="003C3F72" w:rsidRPr="005C068B">
        <w:rPr>
          <w:rFonts w:ascii="Times New Roman" w:hAnsi="Times New Roman" w:cs="Times New Roman"/>
          <w:color w:val="000000"/>
        </w:rPr>
        <w:t xml:space="preserve"> </w:t>
      </w:r>
      <w:r w:rsidR="003C3F72" w:rsidRPr="005C068B">
        <w:rPr>
          <w:rFonts w:ascii="Times New Roman" w:hAnsi="Times New Roman" w:cs="Times New Roman"/>
        </w:rPr>
        <w:t xml:space="preserve">experimental cultures </w:t>
      </w:r>
      <w:r w:rsidR="00BF2C5D">
        <w:rPr>
          <w:rFonts w:ascii="Times New Roman" w:hAnsi="Times New Roman" w:cs="Times New Roman"/>
        </w:rPr>
        <w:t>in</w:t>
      </w:r>
      <w:r w:rsidR="003C3F72" w:rsidRPr="005C068B">
        <w:rPr>
          <w:rFonts w:ascii="Times New Roman" w:hAnsi="Times New Roman" w:cs="Times New Roman"/>
        </w:rPr>
        <w:t xml:space="preserve"> centrifuge tubes</w:t>
      </w:r>
      <w:commentRangeEnd w:id="5"/>
      <w:r w:rsidR="00330046" w:rsidRPr="005C068B">
        <w:rPr>
          <w:rStyle w:val="CommentReference"/>
          <w:rFonts w:ascii="Times New Roman" w:hAnsi="Times New Roman" w:cs="Times New Roman"/>
        </w:rPr>
        <w:commentReference w:id="5"/>
      </w:r>
      <w:commentRangeEnd w:id="6"/>
      <w:r>
        <w:rPr>
          <w:rStyle w:val="CommentReference"/>
        </w:rPr>
        <w:commentReference w:id="6"/>
      </w:r>
      <w:r w:rsidR="003C3F72" w:rsidRPr="005C068B">
        <w:rPr>
          <w:rFonts w:ascii="Times New Roman" w:hAnsi="Times New Roman" w:cs="Times New Roman"/>
        </w:rPr>
        <w:t xml:space="preserve">. </w:t>
      </w:r>
      <w:r w:rsidR="00330046" w:rsidRPr="005C068B">
        <w:rPr>
          <w:rFonts w:ascii="Times New Roman" w:hAnsi="Times New Roman" w:cs="Times New Roman"/>
        </w:rPr>
        <w:t>We will grow</w:t>
      </w:r>
      <w:r w:rsidR="003C3F72" w:rsidRPr="005C068B">
        <w:rPr>
          <w:rFonts w:ascii="Times New Roman" w:hAnsi="Times New Roman" w:cs="Times New Roman"/>
        </w:rPr>
        <w:t xml:space="preserve"> six clones of </w:t>
      </w:r>
      <w:r w:rsidR="003C3F72" w:rsidRPr="005C068B">
        <w:rPr>
          <w:rFonts w:ascii="Times New Roman" w:hAnsi="Times New Roman" w:cs="Times New Roman"/>
          <w:i/>
          <w:iCs/>
        </w:rPr>
        <w:t xml:space="preserve">H. </w:t>
      </w:r>
      <w:r w:rsidR="0054423C" w:rsidRPr="005C068B">
        <w:rPr>
          <w:rFonts w:ascii="Times New Roman" w:hAnsi="Times New Roman" w:cs="Times New Roman"/>
          <w:i/>
          <w:iCs/>
        </w:rPr>
        <w:t>rosa</w:t>
      </w:r>
      <w:r w:rsidR="00330046" w:rsidRPr="005C068B">
        <w:rPr>
          <w:rFonts w:ascii="Times New Roman" w:hAnsi="Times New Roman" w:cs="Times New Roman"/>
          <w:i/>
          <w:iCs/>
        </w:rPr>
        <w:t xml:space="preserve"> </w:t>
      </w:r>
      <w:r w:rsidR="00330046" w:rsidRPr="005C068B">
        <w:rPr>
          <w:rFonts w:ascii="Times New Roman" w:hAnsi="Times New Roman" w:cs="Times New Roman"/>
        </w:rPr>
        <w:t xml:space="preserve">(n = 3 each) with and without </w:t>
      </w:r>
      <w:r w:rsidR="00330046" w:rsidRPr="005C068B">
        <w:rPr>
          <w:rFonts w:ascii="Times New Roman" w:hAnsi="Times New Roman" w:cs="Times New Roman"/>
          <w:i/>
          <w:iCs/>
        </w:rPr>
        <w:t xml:space="preserve">Tetrahymena </w:t>
      </w:r>
      <w:r w:rsidR="00330046" w:rsidRPr="005C068B">
        <w:rPr>
          <w:rFonts w:ascii="Times New Roman" w:hAnsi="Times New Roman" w:cs="Times New Roman"/>
        </w:rPr>
        <w:t>sp. as low diversity cultures</w:t>
      </w:r>
      <w:r w:rsidR="0054423C" w:rsidRPr="005C068B">
        <w:rPr>
          <w:rFonts w:ascii="Times New Roman" w:hAnsi="Times New Roman" w:cs="Times New Roman"/>
        </w:rPr>
        <w:t xml:space="preserve">.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We will </w:t>
      </w:r>
      <w:commentRangeStart w:id="7"/>
      <w:commentRangeEnd w:id="7"/>
      <w:r w:rsidR="00330046" w:rsidRPr="005C068B">
        <w:rPr>
          <w:rStyle w:val="CommentReference"/>
          <w:rFonts w:ascii="Times New Roman" w:hAnsi="Times New Roman" w:cs="Times New Roman"/>
        </w:rPr>
        <w:commentReference w:id="7"/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also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add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all six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clones into a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high diversity culture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with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and without </w:t>
      </w:r>
      <w:r w:rsidR="003D4490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Tetrahymena </w:t>
      </w:r>
      <w:r w:rsidR="003D4490" w:rsidRPr="00BE212C">
        <w:rPr>
          <w:rFonts w:ascii="Times New Roman" w:hAnsi="Times New Roman" w:cs="Times New Roman"/>
          <w:color w:val="000000" w:themeColor="text1"/>
          <w:rPrChange w:id="8" w:author="Mendelson, Alex" w:date="2025-11-17T13:02:00Z" w16du:dateUtc="2025-11-17T21:02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sp.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330046" w:rsidRPr="005C068B">
        <w:rPr>
          <w:rFonts w:ascii="Times New Roman" w:hAnsi="Times New Roman" w:cs="Times New Roman"/>
          <w:color w:val="000000"/>
        </w:rPr>
        <w:t xml:space="preserve">To </w:t>
      </w:r>
      <w:r w:rsidR="00BE212C">
        <w:rPr>
          <w:rFonts w:ascii="Times New Roman" w:hAnsi="Times New Roman" w:cs="Times New Roman"/>
          <w:color w:val="000000"/>
        </w:rPr>
        <w:t xml:space="preserve">assess competitive ability, we will model population growth rate by collecting rotifer count data </w:t>
      </w:r>
      <w:r w:rsidR="003C3F72" w:rsidRPr="005C068B">
        <w:rPr>
          <w:rFonts w:ascii="Times New Roman" w:hAnsi="Times New Roman" w:cs="Times New Roman"/>
          <w:color w:val="000000"/>
        </w:rPr>
        <w:t>every day for one week</w:t>
      </w:r>
      <w:r w:rsidR="005C068B" w:rsidRPr="005C068B">
        <w:rPr>
          <w:rFonts w:ascii="Times New Roman" w:hAnsi="Times New Roman" w:cs="Times New Roman"/>
          <w:color w:val="000000"/>
        </w:rPr>
        <w:t>,</w:t>
      </w:r>
      <w:r w:rsidR="003C3F72" w:rsidRPr="005C068B">
        <w:rPr>
          <w:rFonts w:ascii="Times New Roman" w:hAnsi="Times New Roman" w:cs="Times New Roman"/>
          <w:color w:val="000000"/>
        </w:rPr>
        <w:t xml:space="preserve"> then every two days for </w:t>
      </w:r>
      <w:r w:rsidR="00330046" w:rsidRPr="005C068B">
        <w:rPr>
          <w:rFonts w:ascii="Times New Roman" w:hAnsi="Times New Roman" w:cs="Times New Roman"/>
          <w:color w:val="000000"/>
        </w:rPr>
        <w:t xml:space="preserve">an additional </w:t>
      </w:r>
      <w:r w:rsidR="003C3F72" w:rsidRPr="005C068B">
        <w:rPr>
          <w:rFonts w:ascii="Times New Roman" w:hAnsi="Times New Roman" w:cs="Times New Roman"/>
          <w:color w:val="000000"/>
        </w:rPr>
        <w:t>week</w:t>
      </w:r>
      <w:r w:rsidR="00330046" w:rsidRPr="005C068B">
        <w:rPr>
          <w:rFonts w:ascii="Times New Roman" w:hAnsi="Times New Roman" w:cs="Times New Roman"/>
          <w:color w:val="000000"/>
        </w:rPr>
        <w:t xml:space="preserve"> or until carrying capacity has been reached in all cultures.</w:t>
      </w:r>
      <w:r w:rsidR="00BE212C">
        <w:rPr>
          <w:rFonts w:ascii="Times New Roman" w:hAnsi="Times New Roman" w:cs="Times New Roman"/>
          <w:color w:val="000000"/>
        </w:rPr>
        <w:t xml:space="preserve"> </w:t>
      </w:r>
      <w:r w:rsidR="00BE212C" w:rsidRPr="005C068B">
        <w:rPr>
          <w:rFonts w:ascii="Times New Roman" w:hAnsi="Times New Roman" w:cs="Times New Roman"/>
        </w:rPr>
        <w:t xml:space="preserve">We predict the completive response of all six clones grown together will be like that of the average competitive response among all low diversity cultures. </w:t>
      </w:r>
      <w:r w:rsidR="00BE212C">
        <w:rPr>
          <w:rFonts w:ascii="Times New Roman" w:hAnsi="Times New Roman" w:cs="Times New Roman"/>
        </w:rPr>
        <w:t xml:space="preserve">If the high diversity culture performs differently than the average of all six low diversity cultures, that may be evidence </w:t>
      </w:r>
      <w:r w:rsidR="006A6A96">
        <w:rPr>
          <w:rFonts w:ascii="Times New Roman" w:hAnsi="Times New Roman" w:cs="Times New Roman"/>
        </w:rPr>
        <w:t>of</w:t>
      </w:r>
      <w:r w:rsidR="00BE212C">
        <w:rPr>
          <w:rFonts w:ascii="Times New Roman" w:hAnsi="Times New Roman" w:cs="Times New Roman"/>
        </w:rPr>
        <w:t xml:space="preserve"> a complimentary effect of diversity on rotifer competitive ability.</w:t>
      </w:r>
    </w:p>
    <w:p w14:paraId="019B5AB4" w14:textId="7B3C8E9E" w:rsidR="00AA3365" w:rsidRPr="005C068B" w:rsidRDefault="00AA3365" w:rsidP="0002095A">
      <w:pPr>
        <w:tabs>
          <w:tab w:val="left" w:pos="1335"/>
        </w:tabs>
        <w:rPr>
          <w:rFonts w:ascii="Times New Roman" w:hAnsi="Times New Roman" w:cs="Times New Roman"/>
          <w:color w:val="000000" w:themeColor="text1"/>
        </w:rPr>
      </w:pPr>
    </w:p>
    <w:sectPr w:rsidR="00AA3365" w:rsidRPr="005C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rales, Breana M" w:date="2025-11-14T12:53:00Z" w:initials="MBM">
    <w:p w14:paraId="004AAE7A" w14:textId="77777777" w:rsidR="005C068B" w:rsidRDefault="005C068B" w:rsidP="005C068B">
      <w:r>
        <w:rPr>
          <w:rStyle w:val="CommentReference"/>
        </w:rPr>
        <w:annotationRef/>
      </w:r>
      <w:r>
        <w:rPr>
          <w:sz w:val="20"/>
          <w:szCs w:val="20"/>
        </w:rPr>
        <w:t xml:space="preserve">pharase dont copy alex </w:t>
      </w:r>
    </w:p>
    <w:p w14:paraId="268F60DB" w14:textId="77777777" w:rsidR="005C068B" w:rsidRDefault="005C068B" w:rsidP="005C068B"/>
  </w:comment>
  <w:comment w:id="4" w:author="Mendelson, Alex" w:date="2025-11-14T12:08:00Z" w:initials="AM">
    <w:p w14:paraId="315428C1" w14:textId="3E9067BB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 xml:space="preserve">You need a topic sentence here to introduce the design. Something like “To investigate the complementary effects of diversity on competition, we will grow low and high diversity cultures of </w:t>
      </w:r>
      <w:r>
        <w:rPr>
          <w:i/>
          <w:iCs/>
        </w:rPr>
        <w:t>H. rosa</w:t>
      </w:r>
      <w:r>
        <w:t xml:space="preserve"> with and without a competitor.”</w:t>
      </w:r>
    </w:p>
  </w:comment>
  <w:comment w:id="5" w:author="Mendelson, Alex" w:date="2025-11-14T12:10:00Z" w:initials="AM">
    <w:p w14:paraId="1DFDA91D" w14:textId="77777777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>I don’t think you need to have the total number of tubes</w:t>
      </w:r>
    </w:p>
  </w:comment>
  <w:comment w:id="6" w:author="Morales, Breana M" w:date="2025-11-14T12:58:00Z" w:initials="MBM">
    <w:p w14:paraId="4B632ADF" w14:textId="77777777" w:rsidR="00AA3365" w:rsidRDefault="00AA3365" w:rsidP="00AA3365">
      <w:r>
        <w:rPr>
          <w:rStyle w:val="CommentReference"/>
        </w:rPr>
        <w:annotationRef/>
      </w:r>
      <w:r>
        <w:rPr>
          <w:sz w:val="20"/>
          <w:szCs w:val="20"/>
        </w:rPr>
        <w:t xml:space="preserve">I can delete it if you want. I just thought it might be  Beneficial </w:t>
      </w:r>
    </w:p>
    <w:p w14:paraId="21B14B85" w14:textId="77777777" w:rsidR="00AA3365" w:rsidRDefault="00AA3365" w:rsidP="00AA3365">
      <w:r>
        <w:rPr>
          <w:sz w:val="20"/>
          <w:szCs w:val="20"/>
        </w:rPr>
        <w:t xml:space="preserve">  to show how many culture we have in case anyone wanted to know. </w:t>
      </w:r>
    </w:p>
  </w:comment>
  <w:comment w:id="7" w:author="Mendelson, Alex" w:date="2025-11-14T12:12:00Z" w:initials="AM">
    <w:p w14:paraId="51809E23" w14:textId="16E95FBF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>“then” makes it sound like this part is happening at a different time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8F60DB" w15:done="1"/>
  <w15:commentEx w15:paraId="315428C1" w15:done="1"/>
  <w15:commentEx w15:paraId="1DFDA91D" w15:done="1"/>
  <w15:commentEx w15:paraId="21B14B85" w15:paraIdParent="1DFDA91D" w15:done="1"/>
  <w15:commentEx w15:paraId="51809E2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8BA4EF" w16cex:dateUtc="2025-11-14T20:53:00Z"/>
  <w16cex:commentExtensible w16cex:durableId="2DF31CE5" w16cex:dateUtc="2025-11-14T20:08:00Z"/>
  <w16cex:commentExtensible w16cex:durableId="15FE52F3" w16cex:dateUtc="2025-11-14T20:10:00Z"/>
  <w16cex:commentExtensible w16cex:durableId="2818FA4A" w16cex:dateUtc="2025-11-14T20:58:00Z"/>
  <w16cex:commentExtensible w16cex:durableId="65CDE850" w16cex:dateUtc="2025-11-14T20:12:00Z">
    <w16cex:extLst>
      <w16:ext w16:uri="{CE6994B0-6A32-4C9F-8C6B-6E91EDA988CE}">
        <cr:reactions xmlns:cr="http://schemas.microsoft.com/office/comments/2020/reactions">
          <cr:reaction reactionType="1">
            <cr:reactionInfo dateUtc="2025-11-14T20:48:59Z">
              <cr:user userId="S::breana.morales.678@my.csun.edu::edb912c0-9877-4c67-b4c4-a2a123a59b25" userProvider="AD" userName="Morales, Breana M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8F60DB" w16cid:durableId="218BA4EF"/>
  <w16cid:commentId w16cid:paraId="315428C1" w16cid:durableId="2DF31CE5"/>
  <w16cid:commentId w16cid:paraId="1DFDA91D" w16cid:durableId="15FE52F3"/>
  <w16cid:commentId w16cid:paraId="21B14B85" w16cid:durableId="2818FA4A"/>
  <w16cid:commentId w16cid:paraId="51809E23" w16cid:durableId="65CDE8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delson, Alex">
    <w15:presenceInfo w15:providerId="AD" w15:userId="S::alex.mendelson.698@my.csun.edu::b5197b80-85c3-4871-be06-fccfde9bb34f"/>
  </w15:person>
  <w15:person w15:author="Morales, Breana M">
    <w15:presenceInfo w15:providerId="AD" w15:userId="S::breana.morales.678@my.csun.edu::edb912c0-9877-4c67-b4c4-a2a123a59b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5F"/>
    <w:rsid w:val="00016A34"/>
    <w:rsid w:val="0002095A"/>
    <w:rsid w:val="00094288"/>
    <w:rsid w:val="000D40AB"/>
    <w:rsid w:val="000E2EB3"/>
    <w:rsid w:val="00190115"/>
    <w:rsid w:val="0021694B"/>
    <w:rsid w:val="002764FA"/>
    <w:rsid w:val="002A5F65"/>
    <w:rsid w:val="00330046"/>
    <w:rsid w:val="003C3F72"/>
    <w:rsid w:val="003D4490"/>
    <w:rsid w:val="004039F2"/>
    <w:rsid w:val="00431188"/>
    <w:rsid w:val="00472DF1"/>
    <w:rsid w:val="0048609E"/>
    <w:rsid w:val="004A5A27"/>
    <w:rsid w:val="004D795F"/>
    <w:rsid w:val="004F545E"/>
    <w:rsid w:val="00514984"/>
    <w:rsid w:val="005149FB"/>
    <w:rsid w:val="0054423C"/>
    <w:rsid w:val="0057085F"/>
    <w:rsid w:val="005C068B"/>
    <w:rsid w:val="005E04D6"/>
    <w:rsid w:val="006A6A96"/>
    <w:rsid w:val="007850F3"/>
    <w:rsid w:val="0079442C"/>
    <w:rsid w:val="007B32C3"/>
    <w:rsid w:val="008632E1"/>
    <w:rsid w:val="00980344"/>
    <w:rsid w:val="009F2461"/>
    <w:rsid w:val="00AA3365"/>
    <w:rsid w:val="00AB15D3"/>
    <w:rsid w:val="00B47B36"/>
    <w:rsid w:val="00BE212C"/>
    <w:rsid w:val="00BF2C5D"/>
    <w:rsid w:val="00DC02E4"/>
    <w:rsid w:val="00DC61C3"/>
    <w:rsid w:val="00DD2F4F"/>
    <w:rsid w:val="00E10E98"/>
    <w:rsid w:val="00E700A3"/>
    <w:rsid w:val="00EE5FE9"/>
    <w:rsid w:val="00F45BF9"/>
    <w:rsid w:val="00F9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C62A"/>
  <w15:chartTrackingRefBased/>
  <w15:docId w15:val="{9E987261-FBC3-2D4D-BEC5-A8CA407C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5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14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49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49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4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49F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C61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298</Words>
  <Characters>1598</Characters>
  <Application>Microsoft Office Word</Application>
  <DocSecurity>0</DocSecurity>
  <Lines>23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Breana M</dc:creator>
  <cp:keywords/>
  <dc:description/>
  <cp:lastModifiedBy>Mendelson, Alex</cp:lastModifiedBy>
  <cp:revision>3</cp:revision>
  <dcterms:created xsi:type="dcterms:W3CDTF">2025-11-17T21:30:00Z</dcterms:created>
  <dcterms:modified xsi:type="dcterms:W3CDTF">2025-11-18T20:48:00Z</dcterms:modified>
</cp:coreProperties>
</file>