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7F6F" w14:textId="79157058" w:rsidR="004D795F" w:rsidRPr="005C068B" w:rsidRDefault="004D795F" w:rsidP="004D795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 xml:space="preserve">Does </w:t>
      </w:r>
      <w:del w:id="0" w:author="Mendelson, Alex" w:date="2025-11-17T12:57:00Z" w16du:dateUtc="2025-11-17T20:57:00Z">
        <w:r w:rsidR="00AA3365" w:rsidDel="00BE212C">
          <w:rPr>
            <w:rFonts w:ascii="Times New Roman" w:hAnsi="Times New Roman" w:cs="Times New Roman"/>
            <w:color w:val="000000" w:themeColor="text1"/>
          </w:rPr>
          <w:delText>-</w:delText>
        </w:r>
      </w:del>
      <w:r w:rsidRPr="005C068B">
        <w:rPr>
          <w:rFonts w:ascii="Times New Roman" w:hAnsi="Times New Roman" w:cs="Times New Roman"/>
          <w:color w:val="000000" w:themeColor="text1"/>
        </w:rPr>
        <w:t>diversity in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</w:t>
      </w:r>
      <w:del w:id="1" w:author="Mendelson, Alex" w:date="2025-11-17T12:57:00Z" w16du:dateUtc="2025-11-17T20:57:00Z">
        <w:r w:rsidR="002764FA" w:rsidRPr="005C068B" w:rsidDel="004039F2">
          <w:rPr>
            <w:rFonts w:ascii="Times New Roman" w:hAnsi="Times New Roman" w:cs="Times New Roman"/>
            <w:color w:val="000000" w:themeColor="text1"/>
          </w:rPr>
          <w:delText xml:space="preserve">Rotifers </w:delText>
        </w:r>
      </w:del>
      <w:ins w:id="2" w:author="Mendelson, Alex" w:date="2025-11-17T12:57:00Z" w16du:dateUtc="2025-11-17T20:57:00Z">
        <w:r w:rsidR="004039F2">
          <w:rPr>
            <w:rFonts w:ascii="Times New Roman" w:hAnsi="Times New Roman" w:cs="Times New Roman"/>
            <w:color w:val="000000" w:themeColor="text1"/>
          </w:rPr>
          <w:t>r</w:t>
        </w:r>
        <w:r w:rsidR="004039F2" w:rsidRPr="005C068B">
          <w:rPr>
            <w:rFonts w:ascii="Times New Roman" w:hAnsi="Times New Roman" w:cs="Times New Roman"/>
            <w:color w:val="000000" w:themeColor="text1"/>
          </w:rPr>
          <w:t xml:space="preserve">otifers </w:t>
        </w:r>
      </w:ins>
      <w:r w:rsidR="007B32C3" w:rsidRPr="005C068B">
        <w:rPr>
          <w:rFonts w:ascii="Times New Roman" w:hAnsi="Times New Roman" w:cs="Times New Roman"/>
          <w:color w:val="000000" w:themeColor="text1"/>
        </w:rPr>
        <w:t>affect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the outcome of competition?</w:t>
      </w:r>
    </w:p>
    <w:p w14:paraId="25D1438B" w14:textId="7F3F7DBC" w:rsidR="004D795F" w:rsidRPr="005C068B" w:rsidRDefault="004D795F" w:rsidP="004D795F">
      <w:pPr>
        <w:rPr>
          <w:rFonts w:ascii="Times New Roman" w:hAnsi="Times New Roman" w:cs="Times New Roman"/>
        </w:rPr>
      </w:pP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  <w:t>Breana Morales</w:t>
      </w:r>
    </w:p>
    <w:p w14:paraId="2983D011" w14:textId="63D8EB25" w:rsidR="003C3F72" w:rsidRPr="005C068B" w:rsidRDefault="005149FB" w:rsidP="0054423C">
      <w:pPr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>Diversity is what gives natural selection something to act on. The variation in diversified species is what aids in the population success. My goal is to examine how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the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genetic</w:t>
      </w:r>
      <w:r w:rsidRPr="005C068B">
        <w:rPr>
          <w:rFonts w:ascii="Times New Roman" w:hAnsi="Times New Roman" w:cs="Times New Roman"/>
          <w:color w:val="000000" w:themeColor="text1"/>
        </w:rPr>
        <w:t xml:space="preserve"> diversity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of a population</w:t>
      </w:r>
      <w:r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2764FA" w:rsidRPr="005C068B">
        <w:rPr>
          <w:rFonts w:ascii="Times New Roman" w:hAnsi="Times New Roman" w:cs="Times New Roman"/>
          <w:color w:val="000000" w:themeColor="text1"/>
        </w:rPr>
        <w:t>may p</w:t>
      </w:r>
      <w:r w:rsidRPr="005C068B">
        <w:rPr>
          <w:rFonts w:ascii="Times New Roman" w:hAnsi="Times New Roman" w:cs="Times New Roman"/>
          <w:color w:val="000000" w:themeColor="text1"/>
        </w:rPr>
        <w:t xml:space="preserve">lay an </w:t>
      </w:r>
      <w:r w:rsidR="00EE5FE9">
        <w:rPr>
          <w:rFonts w:ascii="Times New Roman" w:hAnsi="Times New Roman" w:cs="Times New Roman"/>
          <w:color w:val="000000" w:themeColor="text1"/>
        </w:rPr>
        <w:t>e</w:t>
      </w:r>
      <w:r w:rsidR="00EE5FE9" w:rsidRPr="005C068B">
        <w:rPr>
          <w:rFonts w:ascii="Times New Roman" w:hAnsi="Times New Roman" w:cs="Times New Roman"/>
          <w:color w:val="000000" w:themeColor="text1"/>
        </w:rPr>
        <w:t>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on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interspecific </w:t>
      </w:r>
      <w:r w:rsidRPr="005C068B">
        <w:rPr>
          <w:rFonts w:ascii="Times New Roman" w:hAnsi="Times New Roman" w:cs="Times New Roman"/>
          <w:color w:val="000000" w:themeColor="text1"/>
        </w:rPr>
        <w:t xml:space="preserve">competition in a </w:t>
      </w:r>
      <w:r w:rsidR="002764FA" w:rsidRPr="005C068B">
        <w:rPr>
          <w:rFonts w:ascii="Times New Roman" w:hAnsi="Times New Roman" w:cs="Times New Roman"/>
          <w:color w:val="000000" w:themeColor="text1"/>
        </w:rPr>
        <w:t>community.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Sarracenia purpurea </w:t>
      </w:r>
      <w:r w:rsidR="0079442C" w:rsidRPr="005C068B">
        <w:rPr>
          <w:rFonts w:ascii="Times New Roman" w:hAnsi="Times New Roman" w:cs="Times New Roman"/>
          <w:color w:val="000000" w:themeColor="text1"/>
          <w:rPrChange w:id="3" w:author="Mendelson, Alex" w:date="2025-11-14T11:53:00Z" w16du:dateUtc="2025-11-14T19:53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is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carnivorous pitcher plant that </w:t>
      </w:r>
      <w:r w:rsidR="005C068B" w:rsidRPr="005C068B">
        <w:rPr>
          <w:rFonts w:ascii="Times New Roman" w:hAnsi="Times New Roman" w:cs="Times New Roman"/>
          <w:color w:val="000000" w:themeColor="text1"/>
        </w:rPr>
        <w:t xml:space="preserve">host </w:t>
      </w:r>
      <w:r w:rsidR="00094288" w:rsidRPr="005C068B">
        <w:rPr>
          <w:rFonts w:ascii="Times New Roman" w:hAnsi="Times New Roman" w:cs="Times New Roman"/>
          <w:color w:val="000000" w:themeColor="text1"/>
        </w:rPr>
        <w:t>a community of organisms in its leaves, including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the Bdelloid </w:t>
      </w:r>
      <w:r w:rsidR="005C068B" w:rsidRPr="005C068B">
        <w:rPr>
          <w:rFonts w:ascii="Times New Roman" w:hAnsi="Times New Roman" w:cs="Times New Roman"/>
          <w:color w:val="000000" w:themeColor="text1"/>
        </w:rPr>
        <w:t>rotifer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>Habrotrocha rosa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and the ciliate protist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Tetrahymen</w:t>
      </w:r>
      <w:r w:rsidR="003C3F72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a </w:t>
      </w:r>
      <w:r w:rsidR="003C3F72" w:rsidRPr="005C068B">
        <w:rPr>
          <w:rFonts w:ascii="Times New Roman" w:hAnsi="Times New Roman" w:cs="Times New Roman"/>
          <w:color w:val="000000" w:themeColor="text1"/>
          <w:rPrChange w:id="4" w:author="Mendelson, Alex" w:date="2025-11-14T11:54:00Z" w16du:dateUtc="2025-11-14T19:54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r w:rsidR="007B32C3" w:rsidRPr="005C068B">
        <w:rPr>
          <w:rFonts w:ascii="Times New Roman" w:hAnsi="Times New Roman" w:cs="Times New Roman"/>
          <w:color w:val="000000" w:themeColor="text1"/>
        </w:rPr>
        <w:t>,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both of which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consume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and compete for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bacteria.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This community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provides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great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opportunity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for a </w:t>
      </w:r>
      <w:r w:rsidR="00190115" w:rsidRPr="005C068B">
        <w:rPr>
          <w:rFonts w:ascii="Times New Roman" w:hAnsi="Times New Roman" w:cs="Times New Roman"/>
          <w:color w:val="000000" w:themeColor="text1"/>
        </w:rPr>
        <w:t>competition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 experiment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. </w:t>
      </w:r>
      <w:commentRangeStart w:id="5"/>
      <w:r w:rsidR="005C068B" w:rsidRPr="005C068B">
        <w:rPr>
          <w:rFonts w:ascii="Times New Roman" w:hAnsi="Times New Roman" w:cs="Times New Roman"/>
          <w:kern w:val="0"/>
        </w:rPr>
        <w:t>Rotifer clones respond differently to temperature, and likely will respond differently to competition</w:t>
      </w:r>
      <w:commentRangeEnd w:id="5"/>
      <w:r w:rsidR="005C068B">
        <w:rPr>
          <w:rStyle w:val="CommentReference"/>
        </w:rPr>
        <w:commentReference w:id="5"/>
      </w:r>
      <w:r w:rsidR="005C068B" w:rsidRPr="005C068B">
        <w:rPr>
          <w:rFonts w:ascii="Times New Roman" w:hAnsi="Times New Roman" w:cs="Times New Roman"/>
          <w:kern w:val="0"/>
        </w:rPr>
        <w:t xml:space="preserve">. 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I expect that </w:t>
      </w:r>
      <w:del w:id="6" w:author="Mendelson, Alex" w:date="2025-11-17T12:59:00Z" w16du:dateUtc="2025-11-17T20:59:00Z">
        <w:r w:rsidR="005C068B" w:rsidRPr="005C068B" w:rsidDel="00BE212C">
          <w:rPr>
            <w:rFonts w:ascii="Times New Roman" w:hAnsi="Times New Roman" w:cs="Times New Roman"/>
            <w:color w:val="000000"/>
            <w:kern w:val="0"/>
          </w:rPr>
          <w:delText xml:space="preserve">with different genotypes and </w:delText>
        </w:r>
      </w:del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increasing levels in diversity </w:t>
      </w:r>
      <w:del w:id="7" w:author="Mendelson, Alex" w:date="2025-11-17T12:59:00Z" w16du:dateUtc="2025-11-17T20:59:00Z">
        <w:r w:rsidR="00EE5FE9" w:rsidDel="00BE212C">
          <w:rPr>
            <w:rFonts w:ascii="Times New Roman" w:hAnsi="Times New Roman" w:cs="Times New Roman"/>
            <w:color w:val="000000"/>
            <w:kern w:val="0"/>
          </w:rPr>
          <w:delText>R</w:delText>
        </w:r>
      </w:del>
      <w:ins w:id="8" w:author="Mendelson, Alex" w:date="2025-11-17T12:59:00Z" w16du:dateUtc="2025-11-17T20:59:00Z">
        <w:r w:rsidR="00BE212C">
          <w:rPr>
            <w:rFonts w:ascii="Times New Roman" w:hAnsi="Times New Roman" w:cs="Times New Roman"/>
            <w:color w:val="000000"/>
            <w:kern w:val="0"/>
          </w:rPr>
          <w:t>r</w:t>
        </w:r>
      </w:ins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otifers will </w:t>
      </w:r>
      <w:del w:id="9" w:author="Mendelson, Alex" w:date="2025-11-17T13:00:00Z" w16du:dateUtc="2025-11-17T21:00:00Z">
        <w:r w:rsidR="005C068B" w:rsidRPr="005C068B" w:rsidDel="00BE212C">
          <w:rPr>
            <w:rFonts w:ascii="Times New Roman" w:hAnsi="Times New Roman" w:cs="Times New Roman"/>
            <w:color w:val="000000"/>
            <w:kern w:val="0"/>
          </w:rPr>
          <w:delText xml:space="preserve">out compete the </w:delText>
        </w:r>
        <w:r w:rsidR="00EE5FE9" w:rsidDel="00BE212C">
          <w:rPr>
            <w:rFonts w:ascii="Times New Roman" w:hAnsi="Times New Roman" w:cs="Times New Roman"/>
            <w:color w:val="000000"/>
            <w:kern w:val="0"/>
          </w:rPr>
          <w:delText>P</w:delText>
        </w:r>
        <w:r w:rsidR="005C068B" w:rsidRPr="005C068B" w:rsidDel="00BE212C">
          <w:rPr>
            <w:rFonts w:ascii="Times New Roman" w:hAnsi="Times New Roman" w:cs="Times New Roman"/>
            <w:color w:val="000000"/>
            <w:kern w:val="0"/>
          </w:rPr>
          <w:delText>rotists</w:delText>
        </w:r>
      </w:del>
      <w:ins w:id="10" w:author="Mendelson, Alex" w:date="2025-11-17T13:00:00Z" w16du:dateUtc="2025-11-17T21:00:00Z">
        <w:r w:rsidR="00BE212C">
          <w:rPr>
            <w:rFonts w:ascii="Times New Roman" w:hAnsi="Times New Roman" w:cs="Times New Roman"/>
            <w:color w:val="000000"/>
            <w:kern w:val="0"/>
          </w:rPr>
          <w:t>change their competitive ability</w:t>
        </w:r>
      </w:ins>
      <w:r w:rsidR="005C068B" w:rsidRPr="005C068B">
        <w:rPr>
          <w:rFonts w:ascii="Times New Roman" w:hAnsi="Times New Roman" w:cs="Times New Roman"/>
          <w:color w:val="000000"/>
          <w:kern w:val="0"/>
        </w:rPr>
        <w:t>.</w:t>
      </w:r>
    </w:p>
    <w:p w14:paraId="424E756C" w14:textId="7FE52B4B" w:rsidR="003C3F72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/>
        </w:rPr>
      </w:pPr>
      <w:r>
        <w:rPr>
          <w:color w:val="000000"/>
        </w:rPr>
        <w:t xml:space="preserve">To </w:t>
      </w:r>
      <w:del w:id="11" w:author="Mendelson, Alex" w:date="2025-11-17T13:01:00Z" w16du:dateUtc="2025-11-17T21:01:00Z">
        <w:r w:rsidDel="00BE212C">
          <w:rPr>
            <w:color w:val="000000"/>
          </w:rPr>
          <w:delText xml:space="preserve">understand and </w:delText>
        </w:r>
      </w:del>
      <w:r>
        <w:rPr>
          <w:color w:val="000000"/>
        </w:rPr>
        <w:t xml:space="preserve">investigate the effects of competition </w:t>
      </w:r>
      <w:del w:id="12" w:author="Mendelson, Alex" w:date="2025-11-17T13:01:00Z" w16du:dateUtc="2025-11-17T21:01:00Z">
        <w:r w:rsidDel="00BE212C">
          <w:rPr>
            <w:color w:val="000000"/>
          </w:rPr>
          <w:delText xml:space="preserve">at a community </w:delText>
        </w:r>
      </w:del>
      <w:del w:id="13" w:author="Mendelson, Alex" w:date="2025-11-17T13:00:00Z" w16du:dateUtc="2025-11-17T21:00:00Z">
        <w:r w:rsidDel="00BE212C">
          <w:rPr>
            <w:color w:val="000000"/>
          </w:rPr>
          <w:delText xml:space="preserve">base </w:delText>
        </w:r>
      </w:del>
      <w:del w:id="14" w:author="Mendelson, Alex" w:date="2025-11-17T13:01:00Z" w16du:dateUtc="2025-11-17T21:01:00Z">
        <w:r w:rsidDel="00BE212C">
          <w:rPr>
            <w:color w:val="000000"/>
          </w:rPr>
          <w:delText xml:space="preserve">level </w:delText>
        </w:r>
      </w:del>
      <w:r>
        <w:rPr>
          <w:color w:val="000000"/>
        </w:rPr>
        <w:t xml:space="preserve">between </w:t>
      </w:r>
      <w:ins w:id="15" w:author="Mendelson, Alex" w:date="2025-11-17T13:00:00Z" w16du:dateUtc="2025-11-17T21:00:00Z">
        <w:r w:rsidR="00BE212C">
          <w:rPr>
            <w:color w:val="000000"/>
          </w:rPr>
          <w:t>r</w:t>
        </w:r>
      </w:ins>
      <w:del w:id="16" w:author="Mendelson, Alex" w:date="2025-11-17T13:00:00Z" w16du:dateUtc="2025-11-17T21:00:00Z">
        <w:r w:rsidDel="00BE212C">
          <w:rPr>
            <w:color w:val="000000"/>
          </w:rPr>
          <w:delText>R</w:delText>
        </w:r>
      </w:del>
      <w:r>
        <w:rPr>
          <w:color w:val="000000"/>
        </w:rPr>
        <w:t xml:space="preserve">otifers and </w:t>
      </w:r>
      <w:del w:id="17" w:author="Mendelson, Alex" w:date="2025-11-17T13:00:00Z" w16du:dateUtc="2025-11-17T21:00:00Z">
        <w:r w:rsidDel="00BE212C">
          <w:rPr>
            <w:color w:val="000000"/>
          </w:rPr>
          <w:delText>P</w:delText>
        </w:r>
      </w:del>
      <w:ins w:id="18" w:author="Mendelson, Alex" w:date="2025-11-17T13:00:00Z" w16du:dateUtc="2025-11-17T21:00:00Z">
        <w:r w:rsidR="00BE212C">
          <w:rPr>
            <w:color w:val="000000"/>
          </w:rPr>
          <w:t>p</w:t>
        </w:r>
      </w:ins>
      <w:r>
        <w:rPr>
          <w:color w:val="000000"/>
        </w:rPr>
        <w:t>rotist</w:t>
      </w:r>
      <w:r w:rsidR="00EE5FE9">
        <w:rPr>
          <w:color w:val="000000"/>
        </w:rPr>
        <w:t>,</w:t>
      </w:r>
      <w:r>
        <w:rPr>
          <w:color w:val="000000"/>
        </w:rPr>
        <w:t xml:space="preserve"> we will grow low and high diversity cultures of </w:t>
      </w:r>
      <w:r>
        <w:rPr>
          <w:i/>
          <w:iCs/>
          <w:color w:val="000000"/>
        </w:rPr>
        <w:t xml:space="preserve">H. rosa </w:t>
      </w:r>
      <w:r>
        <w:rPr>
          <w:color w:val="000000"/>
        </w:rPr>
        <w:t>with and without the competitor.</w:t>
      </w:r>
      <w:r w:rsidRPr="005C068B">
        <w:rPr>
          <w:rFonts w:ascii="Times New Roman" w:hAnsi="Times New Roman" w:cs="Times New Roman"/>
          <w:color w:val="000000"/>
        </w:rPr>
        <w:t xml:space="preserve"> In</w:t>
      </w:r>
      <w:commentRangeStart w:id="19"/>
      <w:commentRangeEnd w:id="19"/>
      <w:r w:rsidR="00330046" w:rsidRPr="005C068B">
        <w:rPr>
          <w:rStyle w:val="CommentReference"/>
          <w:rFonts w:ascii="Times New Roman" w:hAnsi="Times New Roman" w:cs="Times New Roman"/>
        </w:rPr>
        <w:commentReference w:id="19"/>
      </w:r>
      <w:r w:rsidR="003C3F72" w:rsidRPr="005C068B">
        <w:rPr>
          <w:rFonts w:ascii="Times New Roman" w:hAnsi="Times New Roman" w:cs="Times New Roman"/>
          <w:color w:val="000000"/>
        </w:rPr>
        <w:t xml:space="preserve"> </w:t>
      </w:r>
      <w:commentRangeStart w:id="20"/>
      <w:commentRangeStart w:id="21"/>
      <w:r w:rsidR="003C3F72" w:rsidRPr="005C068B">
        <w:rPr>
          <w:rFonts w:ascii="Times New Roman" w:hAnsi="Times New Roman" w:cs="Times New Roman"/>
          <w:color w:val="000000"/>
        </w:rPr>
        <w:t xml:space="preserve">total there will be forty-two </w:t>
      </w:r>
      <w:r w:rsidR="003C3F72" w:rsidRPr="005C068B">
        <w:rPr>
          <w:rFonts w:ascii="Times New Roman" w:hAnsi="Times New Roman" w:cs="Times New Roman"/>
        </w:rPr>
        <w:t>experimental cultures using centrifuge tubes</w:t>
      </w:r>
      <w:commentRangeEnd w:id="20"/>
      <w:r w:rsidR="00330046" w:rsidRPr="005C068B">
        <w:rPr>
          <w:rStyle w:val="CommentReference"/>
          <w:rFonts w:ascii="Times New Roman" w:hAnsi="Times New Roman" w:cs="Times New Roman"/>
        </w:rPr>
        <w:commentReference w:id="20"/>
      </w:r>
      <w:commentRangeEnd w:id="21"/>
      <w:r>
        <w:rPr>
          <w:rStyle w:val="CommentReference"/>
        </w:rPr>
        <w:commentReference w:id="21"/>
      </w:r>
      <w:r w:rsidR="003C3F72" w:rsidRPr="005C068B">
        <w:rPr>
          <w:rFonts w:ascii="Times New Roman" w:hAnsi="Times New Roman" w:cs="Times New Roman"/>
        </w:rPr>
        <w:t xml:space="preserve">. </w:t>
      </w:r>
      <w:r w:rsidR="00330046" w:rsidRPr="005C068B">
        <w:rPr>
          <w:rFonts w:ascii="Times New Roman" w:hAnsi="Times New Roman" w:cs="Times New Roman"/>
        </w:rPr>
        <w:t>We will grow</w:t>
      </w:r>
      <w:r w:rsidR="003C3F72" w:rsidRPr="005C068B">
        <w:rPr>
          <w:rFonts w:ascii="Times New Roman" w:hAnsi="Times New Roman" w:cs="Times New Roman"/>
        </w:rPr>
        <w:t xml:space="preserve"> six clones of </w:t>
      </w:r>
      <w:r w:rsidR="003C3F72" w:rsidRPr="005C068B">
        <w:rPr>
          <w:rFonts w:ascii="Times New Roman" w:hAnsi="Times New Roman" w:cs="Times New Roman"/>
          <w:i/>
          <w:iCs/>
        </w:rPr>
        <w:t xml:space="preserve">H. </w:t>
      </w:r>
      <w:r w:rsidR="0054423C" w:rsidRPr="005C068B">
        <w:rPr>
          <w:rFonts w:ascii="Times New Roman" w:hAnsi="Times New Roman" w:cs="Times New Roman"/>
          <w:i/>
          <w:iCs/>
        </w:rPr>
        <w:t>rosa</w:t>
      </w:r>
      <w:r w:rsidR="00330046" w:rsidRPr="005C068B">
        <w:rPr>
          <w:rFonts w:ascii="Times New Roman" w:hAnsi="Times New Roman" w:cs="Times New Roman"/>
          <w:i/>
          <w:iCs/>
        </w:rPr>
        <w:t xml:space="preserve"> </w:t>
      </w:r>
      <w:r w:rsidR="00330046" w:rsidRPr="005C068B">
        <w:rPr>
          <w:rFonts w:ascii="Times New Roman" w:hAnsi="Times New Roman" w:cs="Times New Roman"/>
        </w:rPr>
        <w:t xml:space="preserve">(n = 3 each) with and without </w:t>
      </w:r>
      <w:r w:rsidR="00330046" w:rsidRPr="005C068B">
        <w:rPr>
          <w:rFonts w:ascii="Times New Roman" w:hAnsi="Times New Roman" w:cs="Times New Roman"/>
          <w:i/>
          <w:iCs/>
        </w:rPr>
        <w:t xml:space="preserve">Tetrahymena </w:t>
      </w:r>
      <w:r w:rsidR="00330046" w:rsidRPr="005C068B">
        <w:rPr>
          <w:rFonts w:ascii="Times New Roman" w:hAnsi="Times New Roman" w:cs="Times New Roman"/>
        </w:rPr>
        <w:t>sp. as low diversity cultures</w:t>
      </w:r>
      <w:r w:rsidR="0054423C" w:rsidRPr="005C068B">
        <w:rPr>
          <w:rFonts w:ascii="Times New Roman" w:hAnsi="Times New Roman" w:cs="Times New Roman"/>
        </w:rPr>
        <w:t xml:space="preserve">. </w:t>
      </w:r>
      <w:del w:id="22" w:author="Mendelson, Alex" w:date="2025-11-17T13:01:00Z" w16du:dateUtc="2025-11-17T21:01:00Z">
        <w:r w:rsidR="00980344" w:rsidRPr="005C068B" w:rsidDel="00BE212C">
          <w:rPr>
            <w:rFonts w:ascii="Times New Roman" w:hAnsi="Times New Roman" w:cs="Times New Roman"/>
            <w:color w:val="000000" w:themeColor="text1"/>
          </w:rPr>
          <w:delText xml:space="preserve"> </w:delText>
        </w:r>
        <w:r w:rsidR="0054423C" w:rsidRPr="005C068B" w:rsidDel="00BE212C">
          <w:rPr>
            <w:rFonts w:ascii="Times New Roman" w:hAnsi="Times New Roman" w:cs="Times New Roman"/>
            <w:color w:val="000000" w:themeColor="text1"/>
          </w:rPr>
          <w:delText xml:space="preserve"> </w:delText>
        </w:r>
      </w:del>
      <w:r w:rsidR="003D4490" w:rsidRPr="005C068B">
        <w:rPr>
          <w:rFonts w:ascii="Times New Roman" w:hAnsi="Times New Roman" w:cs="Times New Roman"/>
          <w:color w:val="000000" w:themeColor="text1"/>
        </w:rPr>
        <w:t xml:space="preserve">We will </w:t>
      </w:r>
      <w:commentRangeStart w:id="23"/>
      <w:commentRangeEnd w:id="23"/>
      <w:r w:rsidR="00330046" w:rsidRPr="005C068B">
        <w:rPr>
          <w:rStyle w:val="CommentReference"/>
          <w:rFonts w:ascii="Times New Roman" w:hAnsi="Times New Roman" w:cs="Times New Roman"/>
        </w:rPr>
        <w:commentReference w:id="23"/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also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add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all six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clones into a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high diversity culture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with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and without </w:t>
      </w:r>
      <w:r w:rsidR="003D4490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Tetrahymena </w:t>
      </w:r>
      <w:r w:rsidR="003D4490" w:rsidRPr="00BE212C">
        <w:rPr>
          <w:rFonts w:ascii="Times New Roman" w:hAnsi="Times New Roman" w:cs="Times New Roman"/>
          <w:color w:val="000000" w:themeColor="text1"/>
          <w:rPrChange w:id="24" w:author="Mendelson, Alex" w:date="2025-11-17T13:02:00Z" w16du:dateUtc="2025-11-17T21:02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del w:id="25" w:author="Mendelson, Alex" w:date="2025-11-17T13:02:00Z" w16du:dateUtc="2025-11-17T21:02:00Z">
        <w:r w:rsidR="003D4490" w:rsidRPr="005C068B" w:rsidDel="00BE212C">
          <w:rPr>
            <w:rFonts w:ascii="Times New Roman" w:hAnsi="Times New Roman" w:cs="Times New Roman"/>
            <w:color w:val="000000" w:themeColor="text1"/>
          </w:rPr>
          <w:delText>.</w:delText>
        </w:r>
      </w:del>
      <w:r w:rsidR="003D4490" w:rsidRPr="005C068B">
        <w:rPr>
          <w:rFonts w:ascii="Times New Roman" w:hAnsi="Times New Roman" w:cs="Times New Roman"/>
          <w:color w:val="000000" w:themeColor="text1"/>
        </w:rPr>
        <w:t xml:space="preserve"> </w:t>
      </w:r>
      <w:del w:id="26" w:author="Mendelson, Alex" w:date="2025-11-17T13:04:00Z" w16du:dateUtc="2025-11-17T21:04:00Z">
        <w:r w:rsidR="00980344" w:rsidRPr="005C068B" w:rsidDel="00BE212C">
          <w:rPr>
            <w:rFonts w:ascii="Times New Roman" w:hAnsi="Times New Roman" w:cs="Times New Roman"/>
          </w:rPr>
          <w:delText xml:space="preserve">We predict the completive </w:delText>
        </w:r>
        <w:r w:rsidR="00330046" w:rsidRPr="005C068B" w:rsidDel="00BE212C">
          <w:rPr>
            <w:rFonts w:ascii="Times New Roman" w:hAnsi="Times New Roman" w:cs="Times New Roman"/>
          </w:rPr>
          <w:delText xml:space="preserve">response </w:delText>
        </w:r>
        <w:r w:rsidR="00980344" w:rsidRPr="005C068B" w:rsidDel="00BE212C">
          <w:rPr>
            <w:rFonts w:ascii="Times New Roman" w:hAnsi="Times New Roman" w:cs="Times New Roman"/>
          </w:rPr>
          <w:delText>of all six clones grown together will be like that of</w:delText>
        </w:r>
        <w:r w:rsidR="00330046" w:rsidRPr="005C068B" w:rsidDel="00BE212C">
          <w:rPr>
            <w:rFonts w:ascii="Times New Roman" w:hAnsi="Times New Roman" w:cs="Times New Roman"/>
          </w:rPr>
          <w:delText xml:space="preserve"> the</w:delText>
        </w:r>
        <w:r w:rsidR="00980344" w:rsidRPr="005C068B" w:rsidDel="00BE212C">
          <w:rPr>
            <w:rFonts w:ascii="Times New Roman" w:hAnsi="Times New Roman" w:cs="Times New Roman"/>
          </w:rPr>
          <w:delText xml:space="preserve"> average </w:delText>
        </w:r>
        <w:r w:rsidR="00330046" w:rsidRPr="005C068B" w:rsidDel="00BE212C">
          <w:rPr>
            <w:rFonts w:ascii="Times New Roman" w:hAnsi="Times New Roman" w:cs="Times New Roman"/>
          </w:rPr>
          <w:delText>competitive response among all low diversity cultures</w:delText>
        </w:r>
        <w:r w:rsidR="00980344" w:rsidRPr="005C068B" w:rsidDel="00BE212C">
          <w:rPr>
            <w:rFonts w:ascii="Times New Roman" w:hAnsi="Times New Roman" w:cs="Times New Roman"/>
          </w:rPr>
          <w:delText xml:space="preserve">. </w:delText>
        </w:r>
      </w:del>
      <w:r w:rsidR="00330046" w:rsidRPr="005C068B">
        <w:rPr>
          <w:rFonts w:ascii="Times New Roman" w:hAnsi="Times New Roman" w:cs="Times New Roman"/>
          <w:color w:val="000000"/>
        </w:rPr>
        <w:t xml:space="preserve">To </w:t>
      </w:r>
      <w:ins w:id="27" w:author="Mendelson, Alex" w:date="2025-11-17T13:05:00Z" w16du:dateUtc="2025-11-17T21:05:00Z">
        <w:r w:rsidR="00BE212C">
          <w:rPr>
            <w:rFonts w:ascii="Times New Roman" w:hAnsi="Times New Roman" w:cs="Times New Roman"/>
            <w:color w:val="000000"/>
          </w:rPr>
          <w:t xml:space="preserve">assess competitive ability, we will model population growth rate by collecting rotifer count data </w:t>
        </w:r>
      </w:ins>
      <w:del w:id="28" w:author="Mendelson, Alex" w:date="2025-11-17T13:05:00Z" w16du:dateUtc="2025-11-17T21:05:00Z">
        <w:r w:rsidR="00330046" w:rsidRPr="005C068B" w:rsidDel="00BE212C">
          <w:rPr>
            <w:rFonts w:ascii="Times New Roman" w:hAnsi="Times New Roman" w:cs="Times New Roman"/>
            <w:color w:val="000000"/>
          </w:rPr>
          <w:delText>collect these data, we will</w:delText>
        </w:r>
        <w:r w:rsidR="003C3F72" w:rsidRPr="005C068B" w:rsidDel="00BE212C">
          <w:rPr>
            <w:rFonts w:ascii="Times New Roman" w:hAnsi="Times New Roman" w:cs="Times New Roman"/>
            <w:color w:val="000000"/>
          </w:rPr>
          <w:delText xml:space="preserve"> count </w:delText>
        </w:r>
        <w:r w:rsidR="00330046" w:rsidRPr="005C068B" w:rsidDel="00BE212C">
          <w:rPr>
            <w:rFonts w:ascii="Times New Roman" w:hAnsi="Times New Roman" w:cs="Times New Roman"/>
            <w:color w:val="000000"/>
          </w:rPr>
          <w:delText xml:space="preserve">rotifers </w:delText>
        </w:r>
      </w:del>
      <w:r w:rsidR="003C3F72" w:rsidRPr="005C068B">
        <w:rPr>
          <w:rFonts w:ascii="Times New Roman" w:hAnsi="Times New Roman" w:cs="Times New Roman"/>
          <w:color w:val="000000"/>
        </w:rPr>
        <w:t>every day for one week</w:t>
      </w:r>
      <w:r w:rsidR="005C068B" w:rsidRPr="005C068B">
        <w:rPr>
          <w:rFonts w:ascii="Times New Roman" w:hAnsi="Times New Roman" w:cs="Times New Roman"/>
          <w:color w:val="000000"/>
        </w:rPr>
        <w:t>,</w:t>
      </w:r>
      <w:r w:rsidR="003C3F72" w:rsidRPr="005C068B">
        <w:rPr>
          <w:rFonts w:ascii="Times New Roman" w:hAnsi="Times New Roman" w:cs="Times New Roman"/>
          <w:color w:val="000000"/>
        </w:rPr>
        <w:t xml:space="preserve"> then every two days for </w:t>
      </w:r>
      <w:r w:rsidR="00330046" w:rsidRPr="005C068B">
        <w:rPr>
          <w:rFonts w:ascii="Times New Roman" w:hAnsi="Times New Roman" w:cs="Times New Roman"/>
          <w:color w:val="000000"/>
        </w:rPr>
        <w:t xml:space="preserve">an additional </w:t>
      </w:r>
      <w:r w:rsidR="003C3F72" w:rsidRPr="005C068B">
        <w:rPr>
          <w:rFonts w:ascii="Times New Roman" w:hAnsi="Times New Roman" w:cs="Times New Roman"/>
          <w:color w:val="000000"/>
        </w:rPr>
        <w:t>week</w:t>
      </w:r>
      <w:r w:rsidR="00330046" w:rsidRPr="005C068B">
        <w:rPr>
          <w:rFonts w:ascii="Times New Roman" w:hAnsi="Times New Roman" w:cs="Times New Roman"/>
          <w:color w:val="000000"/>
        </w:rPr>
        <w:t xml:space="preserve"> or until carrying capacity has been reached in all cultures.</w:t>
      </w:r>
      <w:ins w:id="29" w:author="Mendelson, Alex" w:date="2025-11-17T13:04:00Z" w16du:dateUtc="2025-11-17T21:04:00Z">
        <w:r w:rsidR="00BE212C">
          <w:rPr>
            <w:rFonts w:ascii="Times New Roman" w:hAnsi="Times New Roman" w:cs="Times New Roman"/>
            <w:color w:val="000000"/>
          </w:rPr>
          <w:t xml:space="preserve"> </w:t>
        </w:r>
        <w:r w:rsidR="00BE212C" w:rsidRPr="005C068B">
          <w:rPr>
            <w:rFonts w:ascii="Times New Roman" w:hAnsi="Times New Roman" w:cs="Times New Roman"/>
          </w:rPr>
          <w:t xml:space="preserve">We predict the completive response of all six clones grown together will be like that of the average competitive response among all low diversity cultures. </w:t>
        </w:r>
        <w:r w:rsidR="00BE212C">
          <w:rPr>
            <w:rFonts w:ascii="Times New Roman" w:hAnsi="Times New Roman" w:cs="Times New Roman"/>
          </w:rPr>
          <w:t xml:space="preserve">If the high diversity culture performs differently than the average of all six low diversity cultures, that may be evidence </w:t>
        </w:r>
      </w:ins>
      <w:ins w:id="30" w:author="Mendelson, Alex" w:date="2025-11-17T13:06:00Z" w16du:dateUtc="2025-11-17T21:06:00Z">
        <w:r w:rsidR="006A6A96">
          <w:rPr>
            <w:rFonts w:ascii="Times New Roman" w:hAnsi="Times New Roman" w:cs="Times New Roman"/>
          </w:rPr>
          <w:t>of</w:t>
        </w:r>
      </w:ins>
      <w:ins w:id="31" w:author="Mendelson, Alex" w:date="2025-11-17T13:04:00Z" w16du:dateUtc="2025-11-17T21:04:00Z">
        <w:r w:rsidR="00BE212C">
          <w:rPr>
            <w:rFonts w:ascii="Times New Roman" w:hAnsi="Times New Roman" w:cs="Times New Roman"/>
          </w:rPr>
          <w:t xml:space="preserve"> a complimentary effect of diversity on rotifer competitive ability.</w:t>
        </w:r>
      </w:ins>
    </w:p>
    <w:p w14:paraId="019B5AB4" w14:textId="7B3C8E9E" w:rsidR="00AA3365" w:rsidRPr="005C068B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 w:themeColor="text1"/>
        </w:rPr>
      </w:pPr>
    </w:p>
    <w:sectPr w:rsidR="00AA3365" w:rsidRPr="005C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Morales, Breana M" w:date="2025-11-14T12:53:00Z" w:initials="MBM">
    <w:p w14:paraId="004AAE7A" w14:textId="77777777" w:rsidR="005C068B" w:rsidRDefault="005C068B" w:rsidP="005C068B">
      <w:r>
        <w:rPr>
          <w:rStyle w:val="CommentReference"/>
        </w:rPr>
        <w:annotationRef/>
      </w:r>
      <w:r>
        <w:rPr>
          <w:sz w:val="20"/>
          <w:szCs w:val="20"/>
        </w:rPr>
        <w:t xml:space="preserve">pharase dont copy alex </w:t>
      </w:r>
    </w:p>
    <w:p w14:paraId="268F60DB" w14:textId="77777777" w:rsidR="005C068B" w:rsidRDefault="005C068B" w:rsidP="005C068B"/>
  </w:comment>
  <w:comment w:id="19" w:author="Mendelson, Alex" w:date="2025-11-14T12:08:00Z" w:initials="AM">
    <w:p w14:paraId="315428C1" w14:textId="3E9067BB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 xml:space="preserve">You need a topic sentence here to introduce the design. Something like “To investigate the complementary effects of diversity on competition, we will grow low and high diversity cultures of </w:t>
      </w:r>
      <w:r>
        <w:rPr>
          <w:i/>
          <w:iCs/>
        </w:rPr>
        <w:t>H. rosa</w:t>
      </w:r>
      <w:r>
        <w:t xml:space="preserve"> with and without a competitor.”</w:t>
      </w:r>
    </w:p>
  </w:comment>
  <w:comment w:id="20" w:author="Mendelson, Alex" w:date="2025-11-14T12:10:00Z" w:initials="AM">
    <w:p w14:paraId="1DFDA91D" w14:textId="77777777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I don’t think you need to have the total number of tubes</w:t>
      </w:r>
    </w:p>
  </w:comment>
  <w:comment w:id="21" w:author="Morales, Breana M" w:date="2025-11-14T12:58:00Z" w:initials="MBM">
    <w:p w14:paraId="4B632ADF" w14:textId="77777777" w:rsidR="00AA3365" w:rsidRDefault="00AA3365" w:rsidP="00AA3365">
      <w:r>
        <w:rPr>
          <w:rStyle w:val="CommentReference"/>
        </w:rPr>
        <w:annotationRef/>
      </w:r>
      <w:r>
        <w:rPr>
          <w:sz w:val="20"/>
          <w:szCs w:val="20"/>
        </w:rPr>
        <w:t xml:space="preserve">I can delete it if you want. I just thought it might be  Beneficial </w:t>
      </w:r>
    </w:p>
    <w:p w14:paraId="21B14B85" w14:textId="77777777" w:rsidR="00AA3365" w:rsidRDefault="00AA3365" w:rsidP="00AA3365">
      <w:r>
        <w:rPr>
          <w:sz w:val="20"/>
          <w:szCs w:val="20"/>
        </w:rPr>
        <w:t xml:space="preserve">  to show how many culture we have in case anyone wanted to know. </w:t>
      </w:r>
    </w:p>
  </w:comment>
  <w:comment w:id="23" w:author="Mendelson, Alex" w:date="2025-11-14T12:12:00Z" w:initials="AM">
    <w:p w14:paraId="51809E23" w14:textId="16E95FBF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“then” makes it sound like this part is happening at a different time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8F60DB" w15:done="0"/>
  <w15:commentEx w15:paraId="315428C1" w15:done="0"/>
  <w15:commentEx w15:paraId="1DFDA91D" w15:done="0"/>
  <w15:commentEx w15:paraId="21B14B85" w15:paraIdParent="1DFDA91D" w15:done="0"/>
  <w15:commentEx w15:paraId="51809E2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8BA4EF" w16cex:dateUtc="2025-11-14T20:53:00Z"/>
  <w16cex:commentExtensible w16cex:durableId="2DF31CE5" w16cex:dateUtc="2025-11-14T20:08:00Z"/>
  <w16cex:commentExtensible w16cex:durableId="15FE52F3" w16cex:dateUtc="2025-11-14T20:10:00Z"/>
  <w16cex:commentExtensible w16cex:durableId="2818FA4A" w16cex:dateUtc="2025-11-14T20:58:00Z"/>
  <w16cex:commentExtensible w16cex:durableId="65CDE850" w16cex:dateUtc="2025-11-14T20:12:00Z">
    <w16cex:extLst>
      <w16:ext w16:uri="{CE6994B0-6A32-4C9F-8C6B-6E91EDA988CE}">
        <cr:reactions xmlns:cr="http://schemas.microsoft.com/office/comments/2020/reactions">
          <cr:reaction reactionType="1">
            <cr:reactionInfo dateUtc="2025-11-14T20:48:59Z">
              <cr:user userId="S::breana.morales.678@my.csun.edu::edb912c0-9877-4c67-b4c4-a2a123a59b25" userProvider="AD" userName="Morales, Breana M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8F60DB" w16cid:durableId="218BA4EF"/>
  <w16cid:commentId w16cid:paraId="315428C1" w16cid:durableId="2DF31CE5"/>
  <w16cid:commentId w16cid:paraId="1DFDA91D" w16cid:durableId="15FE52F3"/>
  <w16cid:commentId w16cid:paraId="21B14B85" w16cid:durableId="2818FA4A"/>
  <w16cid:commentId w16cid:paraId="51809E23" w16cid:durableId="65CDE8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  <w15:person w15:author="Morales, Breana M">
    <w15:presenceInfo w15:providerId="AD" w15:userId="S::breana.morales.678@my.csun.edu::edb912c0-9877-4c67-b4c4-a2a123a59b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5F"/>
    <w:rsid w:val="00016A34"/>
    <w:rsid w:val="0002095A"/>
    <w:rsid w:val="00094288"/>
    <w:rsid w:val="000D40AB"/>
    <w:rsid w:val="000E2EB3"/>
    <w:rsid w:val="00190115"/>
    <w:rsid w:val="0021694B"/>
    <w:rsid w:val="002764FA"/>
    <w:rsid w:val="002A5F65"/>
    <w:rsid w:val="00330046"/>
    <w:rsid w:val="003C3F72"/>
    <w:rsid w:val="003D4490"/>
    <w:rsid w:val="004039F2"/>
    <w:rsid w:val="00472DF1"/>
    <w:rsid w:val="004A5A27"/>
    <w:rsid w:val="004D795F"/>
    <w:rsid w:val="004F545E"/>
    <w:rsid w:val="00514984"/>
    <w:rsid w:val="005149FB"/>
    <w:rsid w:val="0054423C"/>
    <w:rsid w:val="0057085F"/>
    <w:rsid w:val="005C068B"/>
    <w:rsid w:val="005E04D6"/>
    <w:rsid w:val="006A6A96"/>
    <w:rsid w:val="007850F3"/>
    <w:rsid w:val="0079442C"/>
    <w:rsid w:val="007B32C3"/>
    <w:rsid w:val="008632E1"/>
    <w:rsid w:val="00980344"/>
    <w:rsid w:val="009F2461"/>
    <w:rsid w:val="00AA3365"/>
    <w:rsid w:val="00AB15D3"/>
    <w:rsid w:val="00B47B36"/>
    <w:rsid w:val="00BE212C"/>
    <w:rsid w:val="00DC02E4"/>
    <w:rsid w:val="00DC61C3"/>
    <w:rsid w:val="00DD2F4F"/>
    <w:rsid w:val="00E10E98"/>
    <w:rsid w:val="00E700A3"/>
    <w:rsid w:val="00EE5FE9"/>
    <w:rsid w:val="00F45BF9"/>
    <w:rsid w:val="00F9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C62A"/>
  <w15:chartTrackingRefBased/>
  <w15:docId w15:val="{9E987261-FBC3-2D4D-BEC5-A8CA407C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5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14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49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49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4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49F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C61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349</Words>
  <Characters>1847</Characters>
  <Application>Microsoft Office Word</Application>
  <DocSecurity>0</DocSecurity>
  <Lines>27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Breana M</dc:creator>
  <cp:keywords/>
  <dc:description/>
  <cp:lastModifiedBy>Mendelson, Alex</cp:lastModifiedBy>
  <cp:revision>4</cp:revision>
  <dcterms:created xsi:type="dcterms:W3CDTF">2025-11-17T04:23:00Z</dcterms:created>
  <dcterms:modified xsi:type="dcterms:W3CDTF">2025-11-17T21:06:00Z</dcterms:modified>
</cp:coreProperties>
</file>