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7F6F" w14:textId="14B924BA" w:rsidR="004D795F" w:rsidRDefault="004D795F" w:rsidP="004D795F">
      <w:pPr>
        <w:pStyle w:val="Heading1"/>
        <w:rPr>
          <w:color w:val="000000" w:themeColor="text1"/>
        </w:rPr>
      </w:pPr>
      <w:r w:rsidRPr="004D795F">
        <w:rPr>
          <w:color w:val="000000" w:themeColor="text1"/>
        </w:rPr>
        <w:t xml:space="preserve">Does </w:t>
      </w:r>
      <w:del w:id="0" w:author="Mendelson, Alex" w:date="2025-11-10T12:53:00Z" w16du:dateUtc="2025-11-10T20:53:00Z">
        <w:r w:rsidRPr="004D795F" w:rsidDel="00472DF1">
          <w:rPr>
            <w:color w:val="000000" w:themeColor="text1"/>
          </w:rPr>
          <w:delText xml:space="preserve"> </w:delText>
        </w:r>
      </w:del>
      <w:r w:rsidRPr="004D795F">
        <w:rPr>
          <w:color w:val="000000" w:themeColor="text1"/>
        </w:rPr>
        <w:t xml:space="preserve">diversity </w:t>
      </w:r>
      <w:r>
        <w:rPr>
          <w:color w:val="000000" w:themeColor="text1"/>
        </w:rPr>
        <w:t>in</w:t>
      </w:r>
      <w:r w:rsidR="002764FA">
        <w:rPr>
          <w:color w:val="000000" w:themeColor="text1"/>
        </w:rPr>
        <w:t xml:space="preserve"> Rotifers </w:t>
      </w:r>
      <w:del w:id="1" w:author="Mendelson, Alex" w:date="2025-11-14T11:49:00Z" w16du:dateUtc="2025-11-14T19:49:00Z">
        <w:r w:rsidR="002764FA" w:rsidDel="007B32C3">
          <w:rPr>
            <w:color w:val="000000" w:themeColor="text1"/>
          </w:rPr>
          <w:delText>e</w:delText>
        </w:r>
        <w:r w:rsidRPr="004D795F" w:rsidDel="007B32C3">
          <w:rPr>
            <w:color w:val="000000" w:themeColor="text1"/>
          </w:rPr>
          <w:delText>ffect</w:delText>
        </w:r>
      </w:del>
      <w:ins w:id="2" w:author="Mendelson, Alex" w:date="2025-11-14T11:49:00Z" w16du:dateUtc="2025-11-14T19:49:00Z">
        <w:r w:rsidR="007B32C3">
          <w:rPr>
            <w:color w:val="000000" w:themeColor="text1"/>
          </w:rPr>
          <w:t>affect</w:t>
        </w:r>
      </w:ins>
      <w:r w:rsidRPr="004D795F">
        <w:rPr>
          <w:color w:val="000000" w:themeColor="text1"/>
        </w:rPr>
        <w:t xml:space="preserve"> the outcome of competition?</w:t>
      </w:r>
    </w:p>
    <w:p w14:paraId="25D1438B" w14:textId="7F3F7DBC" w:rsidR="004D795F" w:rsidRDefault="004D795F" w:rsidP="004D795F">
      <w:pPr>
        <w:rPr>
          <w:rFonts w:ascii="Times New Roman" w:hAnsi="Times New Roman" w:cs="Times New Roman"/>
        </w:rPr>
      </w:pPr>
      <w:r>
        <w:tab/>
      </w:r>
      <w:r>
        <w:tab/>
      </w:r>
      <w:r>
        <w:tab/>
      </w:r>
      <w:r>
        <w:tab/>
      </w:r>
      <w:r>
        <w:tab/>
      </w:r>
      <w:r w:rsidRPr="004D795F">
        <w:rPr>
          <w:rFonts w:ascii="Times New Roman" w:hAnsi="Times New Roman" w:cs="Times New Roman"/>
        </w:rPr>
        <w:t>Breana Morales</w:t>
      </w:r>
    </w:p>
    <w:p w14:paraId="2983D011" w14:textId="70DCD543" w:rsidR="003C3F72" w:rsidRPr="0054423C" w:rsidRDefault="005149FB" w:rsidP="0054423C">
      <w:pPr>
        <w:rPr>
          <w:rFonts w:ascii="Times New Roman" w:hAnsi="Times New Roman" w:cs="Times New Roman"/>
          <w:color w:val="000000" w:themeColor="text1"/>
        </w:rPr>
      </w:pPr>
      <w:r w:rsidRPr="00E10E98">
        <w:rPr>
          <w:rFonts w:ascii="Times New Roman" w:hAnsi="Times New Roman" w:cs="Times New Roman"/>
          <w:color w:val="000000" w:themeColor="text1"/>
        </w:rPr>
        <w:t>Diversity is what gives natural selection something to act on. The variation in diversified species is what aids in the population success. My goal is to examine how</w:t>
      </w:r>
      <w:r w:rsidR="002764FA" w:rsidRPr="00E10E98">
        <w:rPr>
          <w:rFonts w:ascii="Times New Roman" w:hAnsi="Times New Roman" w:cs="Times New Roman"/>
          <w:color w:val="000000" w:themeColor="text1"/>
        </w:rPr>
        <w:t xml:space="preserve"> </w:t>
      </w:r>
      <w:ins w:id="3" w:author="Mendelson, Alex" w:date="2025-11-14T11:53:00Z" w16du:dateUtc="2025-11-14T19:53:00Z">
        <w:r w:rsidR="007B32C3">
          <w:rPr>
            <w:rFonts w:ascii="Times New Roman" w:hAnsi="Times New Roman" w:cs="Times New Roman"/>
            <w:color w:val="000000" w:themeColor="text1"/>
          </w:rPr>
          <w:t>the</w:t>
        </w:r>
      </w:ins>
      <w:del w:id="4" w:author="Mendelson, Alex" w:date="2025-11-14T11:53:00Z" w16du:dateUtc="2025-11-14T19:53:00Z">
        <w:r w:rsidR="002764FA" w:rsidRPr="00E10E98" w:rsidDel="007B32C3">
          <w:rPr>
            <w:rFonts w:ascii="Times New Roman" w:hAnsi="Times New Roman" w:cs="Times New Roman"/>
            <w:color w:val="000000" w:themeColor="text1"/>
          </w:rPr>
          <w:delText>a</w:delText>
        </w:r>
      </w:del>
      <w:r w:rsidR="002764FA" w:rsidRPr="00E10E98">
        <w:rPr>
          <w:rFonts w:ascii="Times New Roman" w:hAnsi="Times New Roman" w:cs="Times New Roman"/>
          <w:color w:val="000000" w:themeColor="text1"/>
        </w:rPr>
        <w:t xml:space="preserve"> genetic</w:t>
      </w:r>
      <w:r w:rsidRPr="00E10E98">
        <w:rPr>
          <w:rFonts w:ascii="Times New Roman" w:hAnsi="Times New Roman" w:cs="Times New Roman"/>
          <w:color w:val="000000" w:themeColor="text1"/>
        </w:rPr>
        <w:t xml:space="preserve"> diversity</w:t>
      </w:r>
      <w:r w:rsidR="002764FA" w:rsidRPr="00E10E98">
        <w:rPr>
          <w:rFonts w:ascii="Times New Roman" w:hAnsi="Times New Roman" w:cs="Times New Roman"/>
          <w:color w:val="000000" w:themeColor="text1"/>
        </w:rPr>
        <w:t xml:space="preserve"> of a population</w:t>
      </w:r>
      <w:r w:rsidRPr="00E10E98">
        <w:rPr>
          <w:rFonts w:ascii="Times New Roman" w:hAnsi="Times New Roman" w:cs="Times New Roman"/>
          <w:color w:val="000000" w:themeColor="text1"/>
        </w:rPr>
        <w:t xml:space="preserve"> </w:t>
      </w:r>
      <w:r w:rsidR="002764FA" w:rsidRPr="00E10E98">
        <w:rPr>
          <w:rFonts w:ascii="Times New Roman" w:hAnsi="Times New Roman" w:cs="Times New Roman"/>
          <w:color w:val="000000" w:themeColor="text1"/>
        </w:rPr>
        <w:t>may p</w:t>
      </w:r>
      <w:r w:rsidRPr="00E10E98">
        <w:rPr>
          <w:rFonts w:ascii="Times New Roman" w:hAnsi="Times New Roman" w:cs="Times New Roman"/>
          <w:color w:val="000000" w:themeColor="text1"/>
        </w:rPr>
        <w:t xml:space="preserve">lay an effect on </w:t>
      </w:r>
      <w:r w:rsidR="002764FA" w:rsidRPr="00E10E98">
        <w:rPr>
          <w:rFonts w:ascii="Times New Roman" w:hAnsi="Times New Roman" w:cs="Times New Roman"/>
          <w:color w:val="000000" w:themeColor="text1"/>
        </w:rPr>
        <w:t xml:space="preserve">interspecific </w:t>
      </w:r>
      <w:r w:rsidRPr="00E10E98">
        <w:rPr>
          <w:rFonts w:ascii="Times New Roman" w:hAnsi="Times New Roman" w:cs="Times New Roman"/>
          <w:color w:val="000000" w:themeColor="text1"/>
        </w:rPr>
        <w:t xml:space="preserve">competition in a </w:t>
      </w:r>
      <w:r w:rsidR="002764FA" w:rsidRPr="00E10E98">
        <w:rPr>
          <w:rFonts w:ascii="Times New Roman" w:hAnsi="Times New Roman" w:cs="Times New Roman"/>
          <w:color w:val="000000" w:themeColor="text1"/>
        </w:rPr>
        <w:t>community.</w:t>
      </w:r>
      <w:r w:rsidR="0079442C" w:rsidRPr="00E10E98">
        <w:rPr>
          <w:rFonts w:ascii="Times New Roman" w:hAnsi="Times New Roman" w:cs="Times New Roman"/>
          <w:i/>
          <w:iCs/>
          <w:color w:val="000000" w:themeColor="text1"/>
        </w:rPr>
        <w:t xml:space="preserve"> Sarracenia purpurea </w:t>
      </w:r>
      <w:r w:rsidR="0079442C" w:rsidRPr="007B32C3">
        <w:rPr>
          <w:rFonts w:ascii="Times New Roman" w:hAnsi="Times New Roman" w:cs="Times New Roman"/>
          <w:color w:val="000000" w:themeColor="text1"/>
          <w:rPrChange w:id="5" w:author="Mendelson, Alex" w:date="2025-11-14T11:53:00Z" w16du:dateUtc="2025-11-14T19:53:00Z">
            <w:rPr>
              <w:rFonts w:ascii="Times New Roman" w:hAnsi="Times New Roman" w:cs="Times New Roman"/>
              <w:i/>
              <w:iCs/>
              <w:color w:val="000000" w:themeColor="text1"/>
            </w:rPr>
          </w:rPrChange>
        </w:rPr>
        <w:t>is</w:t>
      </w:r>
      <w:r w:rsidR="0079442C" w:rsidRPr="00E10E98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ins w:id="6" w:author="Mendelson, Alex" w:date="2025-11-14T11:53:00Z" w16du:dateUtc="2025-11-14T19:53:00Z">
        <w:r w:rsidR="007B32C3">
          <w:rPr>
            <w:rFonts w:ascii="Times New Roman" w:hAnsi="Times New Roman" w:cs="Times New Roman"/>
            <w:color w:val="000000" w:themeColor="text1"/>
          </w:rPr>
          <w:t xml:space="preserve">a </w:t>
        </w:r>
      </w:ins>
      <w:r w:rsidR="0079442C" w:rsidRPr="00E10E98">
        <w:rPr>
          <w:rFonts w:ascii="Times New Roman" w:hAnsi="Times New Roman" w:cs="Times New Roman"/>
          <w:color w:val="000000" w:themeColor="text1"/>
        </w:rPr>
        <w:t xml:space="preserve">carnivorous pitcher plant that </w:t>
      </w:r>
      <w:commentRangeStart w:id="7"/>
      <w:r w:rsidR="0079442C" w:rsidRPr="00E10E98">
        <w:rPr>
          <w:rFonts w:ascii="Times New Roman" w:hAnsi="Times New Roman" w:cs="Times New Roman"/>
          <w:color w:val="000000" w:themeColor="text1"/>
        </w:rPr>
        <w:t>contains</w:t>
      </w:r>
      <w:r w:rsidR="00094288" w:rsidRPr="00E10E98">
        <w:rPr>
          <w:rFonts w:ascii="Times New Roman" w:hAnsi="Times New Roman" w:cs="Times New Roman"/>
          <w:color w:val="000000" w:themeColor="text1"/>
        </w:rPr>
        <w:t xml:space="preserve"> </w:t>
      </w:r>
      <w:commentRangeEnd w:id="7"/>
      <w:r w:rsidR="007B32C3">
        <w:rPr>
          <w:rStyle w:val="CommentReference"/>
        </w:rPr>
        <w:commentReference w:id="7"/>
      </w:r>
      <w:r w:rsidR="00094288" w:rsidRPr="00E10E98">
        <w:rPr>
          <w:rFonts w:ascii="Times New Roman" w:hAnsi="Times New Roman" w:cs="Times New Roman"/>
          <w:color w:val="000000" w:themeColor="text1"/>
        </w:rPr>
        <w:t>a community of organisms in its leaves, including</w:t>
      </w:r>
      <w:r w:rsidR="0079442C" w:rsidRPr="00E10E98">
        <w:rPr>
          <w:rFonts w:ascii="Times New Roman" w:hAnsi="Times New Roman" w:cs="Times New Roman"/>
          <w:color w:val="000000" w:themeColor="text1"/>
        </w:rPr>
        <w:t xml:space="preserve"> </w:t>
      </w:r>
      <w:ins w:id="8" w:author="Mendelson, Alex" w:date="2025-11-14T11:54:00Z" w16du:dateUtc="2025-11-14T19:54:00Z">
        <w:r w:rsidR="007B32C3">
          <w:rPr>
            <w:rFonts w:ascii="Times New Roman" w:hAnsi="Times New Roman" w:cs="Times New Roman"/>
            <w:color w:val="000000" w:themeColor="text1"/>
          </w:rPr>
          <w:t xml:space="preserve">the Bdelloid </w:t>
        </w:r>
        <w:proofErr w:type="spellStart"/>
        <w:r w:rsidR="007B32C3">
          <w:rPr>
            <w:rFonts w:ascii="Times New Roman" w:hAnsi="Times New Roman" w:cs="Times New Roman"/>
            <w:color w:val="000000" w:themeColor="text1"/>
          </w:rPr>
          <w:t>rotfer</w:t>
        </w:r>
        <w:proofErr w:type="spellEnd"/>
        <w:r w:rsidR="007B32C3">
          <w:rPr>
            <w:rFonts w:ascii="Times New Roman" w:hAnsi="Times New Roman" w:cs="Times New Roman"/>
            <w:color w:val="000000" w:themeColor="text1"/>
          </w:rPr>
          <w:t xml:space="preserve"> </w:t>
        </w:r>
      </w:ins>
      <w:proofErr w:type="spellStart"/>
      <w:r w:rsidR="0079442C" w:rsidRPr="00E10E98">
        <w:rPr>
          <w:rFonts w:ascii="Times New Roman" w:hAnsi="Times New Roman" w:cs="Times New Roman"/>
          <w:i/>
          <w:iCs/>
          <w:color w:val="000000" w:themeColor="text1"/>
        </w:rPr>
        <w:t>Habrotrocha</w:t>
      </w:r>
      <w:proofErr w:type="spellEnd"/>
      <w:r w:rsidR="0079442C" w:rsidRPr="00E10E98">
        <w:rPr>
          <w:rFonts w:ascii="Times New Roman" w:hAnsi="Times New Roman" w:cs="Times New Roman"/>
          <w:i/>
          <w:iCs/>
          <w:color w:val="000000" w:themeColor="text1"/>
        </w:rPr>
        <w:t xml:space="preserve"> rosa</w:t>
      </w:r>
      <w:ins w:id="9" w:author="Mendelson, Alex" w:date="2025-11-14T11:54:00Z" w16du:dateUtc="2025-11-14T19:54:00Z">
        <w:r w:rsidR="007B32C3">
          <w:rPr>
            <w:rFonts w:ascii="Times New Roman" w:hAnsi="Times New Roman" w:cs="Times New Roman"/>
            <w:color w:val="000000" w:themeColor="text1"/>
          </w:rPr>
          <w:t xml:space="preserve"> and the ciliate protist</w:t>
        </w:r>
      </w:ins>
      <w:del w:id="10" w:author="Mendelson, Alex" w:date="2025-11-14T11:54:00Z" w16du:dateUtc="2025-11-14T19:54:00Z">
        <w:r w:rsidR="0079442C" w:rsidRPr="00E10E98" w:rsidDel="007B32C3">
          <w:rPr>
            <w:rFonts w:ascii="Times New Roman" w:hAnsi="Times New Roman" w:cs="Times New Roman"/>
            <w:i/>
            <w:iCs/>
            <w:color w:val="000000" w:themeColor="text1"/>
          </w:rPr>
          <w:delText>,</w:delText>
        </w:r>
      </w:del>
      <w:r w:rsidR="0079442C" w:rsidRPr="00E10E98">
        <w:rPr>
          <w:rFonts w:ascii="Times New Roman" w:hAnsi="Times New Roman" w:cs="Times New Roman"/>
          <w:i/>
          <w:iCs/>
          <w:color w:val="000000" w:themeColor="text1"/>
        </w:rPr>
        <w:t xml:space="preserve"> Tetrahymen</w:t>
      </w:r>
      <w:r w:rsidR="003C3F72">
        <w:rPr>
          <w:rFonts w:ascii="Times New Roman" w:hAnsi="Times New Roman" w:cs="Times New Roman"/>
          <w:i/>
          <w:iCs/>
          <w:color w:val="000000" w:themeColor="text1"/>
        </w:rPr>
        <w:t xml:space="preserve">a </w:t>
      </w:r>
      <w:r w:rsidR="003C3F72" w:rsidRPr="007B32C3">
        <w:rPr>
          <w:rFonts w:ascii="Times New Roman" w:hAnsi="Times New Roman" w:cs="Times New Roman"/>
          <w:color w:val="000000" w:themeColor="text1"/>
          <w:rPrChange w:id="11" w:author="Mendelson, Alex" w:date="2025-11-14T11:54:00Z" w16du:dateUtc="2025-11-14T19:54:00Z">
            <w:rPr>
              <w:rFonts w:ascii="Times New Roman" w:hAnsi="Times New Roman" w:cs="Times New Roman"/>
              <w:i/>
              <w:iCs/>
              <w:color w:val="000000" w:themeColor="text1"/>
            </w:rPr>
          </w:rPrChange>
        </w:rPr>
        <w:t>sp.</w:t>
      </w:r>
      <w:ins w:id="12" w:author="Mendelson, Alex" w:date="2025-11-14T11:56:00Z" w16du:dateUtc="2025-11-14T19:56:00Z">
        <w:r w:rsidR="007B32C3">
          <w:rPr>
            <w:rFonts w:ascii="Times New Roman" w:hAnsi="Times New Roman" w:cs="Times New Roman"/>
            <w:color w:val="000000" w:themeColor="text1"/>
          </w:rPr>
          <w:t>,</w:t>
        </w:r>
      </w:ins>
      <w:r w:rsidR="0079442C" w:rsidRPr="00E10E98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del w:id="13" w:author="Mendelson, Alex" w:date="2025-11-14T11:57:00Z" w16du:dateUtc="2025-11-14T19:57:00Z">
        <w:r w:rsidR="002764FA" w:rsidRPr="00E10E98" w:rsidDel="007B32C3">
          <w:rPr>
            <w:rFonts w:ascii="Times New Roman" w:hAnsi="Times New Roman" w:cs="Times New Roman"/>
            <w:color w:val="000000" w:themeColor="text1"/>
          </w:rPr>
          <w:delText>who both</w:delText>
        </w:r>
      </w:del>
      <w:ins w:id="14" w:author="Mendelson, Alex" w:date="2025-11-14T11:57:00Z" w16du:dateUtc="2025-11-14T19:57:00Z">
        <w:r w:rsidR="007B32C3">
          <w:rPr>
            <w:rFonts w:ascii="Times New Roman" w:hAnsi="Times New Roman" w:cs="Times New Roman"/>
            <w:color w:val="000000" w:themeColor="text1"/>
          </w:rPr>
          <w:t>both of which</w:t>
        </w:r>
      </w:ins>
      <w:r w:rsidR="002764FA" w:rsidRPr="00E10E98">
        <w:rPr>
          <w:rFonts w:ascii="Times New Roman" w:hAnsi="Times New Roman" w:cs="Times New Roman"/>
          <w:color w:val="000000" w:themeColor="text1"/>
        </w:rPr>
        <w:t xml:space="preserve"> consume </w:t>
      </w:r>
      <w:ins w:id="15" w:author="Mendelson, Alex" w:date="2025-11-14T11:58:00Z" w16du:dateUtc="2025-11-14T19:58:00Z">
        <w:r w:rsidR="007B32C3">
          <w:rPr>
            <w:rFonts w:ascii="Times New Roman" w:hAnsi="Times New Roman" w:cs="Times New Roman"/>
            <w:color w:val="000000" w:themeColor="text1"/>
          </w:rPr>
          <w:t xml:space="preserve">and compete for </w:t>
        </w:r>
      </w:ins>
      <w:r w:rsidR="002764FA" w:rsidRPr="00E10E98">
        <w:rPr>
          <w:rFonts w:ascii="Times New Roman" w:hAnsi="Times New Roman" w:cs="Times New Roman"/>
          <w:color w:val="000000" w:themeColor="text1"/>
        </w:rPr>
        <w:t>bacteria</w:t>
      </w:r>
      <w:del w:id="16" w:author="Mendelson, Alex" w:date="2025-11-14T11:58:00Z" w16du:dateUtc="2025-11-14T19:58:00Z">
        <w:r w:rsidR="003C3F72" w:rsidDel="007B32C3">
          <w:rPr>
            <w:rFonts w:ascii="Times New Roman" w:hAnsi="Times New Roman" w:cs="Times New Roman"/>
            <w:color w:val="000000" w:themeColor="text1"/>
          </w:rPr>
          <w:delText xml:space="preserve"> and resources</w:delText>
        </w:r>
      </w:del>
      <w:r w:rsidR="002764FA" w:rsidRPr="00E10E98">
        <w:rPr>
          <w:rFonts w:ascii="Times New Roman" w:hAnsi="Times New Roman" w:cs="Times New Roman"/>
          <w:color w:val="000000" w:themeColor="text1"/>
        </w:rPr>
        <w:t xml:space="preserve">. </w:t>
      </w:r>
      <w:r w:rsidR="003C3F72">
        <w:rPr>
          <w:rFonts w:ascii="Times New Roman" w:hAnsi="Times New Roman" w:cs="Times New Roman"/>
          <w:color w:val="000000" w:themeColor="text1"/>
        </w:rPr>
        <w:t xml:space="preserve">This community </w:t>
      </w:r>
      <w:del w:id="17" w:author="Mendelson, Alex" w:date="2025-11-14T11:58:00Z" w16du:dateUtc="2025-11-14T19:58:00Z">
        <w:r w:rsidR="003C3F72" w:rsidDel="005E04D6">
          <w:rPr>
            <w:rFonts w:ascii="Times New Roman" w:hAnsi="Times New Roman" w:cs="Times New Roman"/>
            <w:color w:val="000000" w:themeColor="text1"/>
          </w:rPr>
          <w:delText xml:space="preserve">is </w:delText>
        </w:r>
      </w:del>
      <w:ins w:id="18" w:author="Mendelson, Alex" w:date="2025-11-14T11:58:00Z" w16du:dateUtc="2025-11-14T19:58:00Z">
        <w:r w:rsidR="005E04D6">
          <w:rPr>
            <w:rFonts w:ascii="Times New Roman" w:hAnsi="Times New Roman" w:cs="Times New Roman"/>
            <w:color w:val="000000" w:themeColor="text1"/>
          </w:rPr>
          <w:t>provides</w:t>
        </w:r>
        <w:r w:rsidR="005E04D6">
          <w:rPr>
            <w:rFonts w:ascii="Times New Roman" w:hAnsi="Times New Roman" w:cs="Times New Roman"/>
            <w:color w:val="000000" w:themeColor="text1"/>
          </w:rPr>
          <w:t xml:space="preserve"> </w:t>
        </w:r>
      </w:ins>
      <w:r w:rsidR="003C3F72">
        <w:rPr>
          <w:rFonts w:ascii="Times New Roman" w:hAnsi="Times New Roman" w:cs="Times New Roman"/>
          <w:color w:val="000000" w:themeColor="text1"/>
        </w:rPr>
        <w:t xml:space="preserve">a </w:t>
      </w:r>
      <w:r w:rsidR="00190115" w:rsidRPr="00E10E98">
        <w:rPr>
          <w:rFonts w:ascii="Times New Roman" w:hAnsi="Times New Roman" w:cs="Times New Roman"/>
          <w:color w:val="000000" w:themeColor="text1"/>
        </w:rPr>
        <w:t xml:space="preserve">great </w:t>
      </w:r>
      <w:del w:id="19" w:author="Mendelson, Alex" w:date="2025-11-14T11:59:00Z" w16du:dateUtc="2025-11-14T19:59:00Z">
        <w:r w:rsidR="003D4490" w:rsidDel="005E04D6">
          <w:rPr>
            <w:rFonts w:ascii="Times New Roman" w:hAnsi="Times New Roman" w:cs="Times New Roman"/>
            <w:color w:val="000000" w:themeColor="text1"/>
          </w:rPr>
          <w:delText xml:space="preserve">example </w:delText>
        </w:r>
      </w:del>
      <w:ins w:id="20" w:author="Mendelson, Alex" w:date="2025-11-14T11:59:00Z" w16du:dateUtc="2025-11-14T19:59:00Z">
        <w:r w:rsidR="005E04D6">
          <w:rPr>
            <w:rFonts w:ascii="Times New Roman" w:hAnsi="Times New Roman" w:cs="Times New Roman"/>
            <w:color w:val="000000" w:themeColor="text1"/>
          </w:rPr>
          <w:t>opportunity</w:t>
        </w:r>
        <w:r w:rsidR="005E04D6">
          <w:rPr>
            <w:rFonts w:ascii="Times New Roman" w:hAnsi="Times New Roman" w:cs="Times New Roman"/>
            <w:color w:val="000000" w:themeColor="text1"/>
          </w:rPr>
          <w:t xml:space="preserve"> </w:t>
        </w:r>
      </w:ins>
      <w:r w:rsidR="003D4490">
        <w:rPr>
          <w:rFonts w:ascii="Times New Roman" w:hAnsi="Times New Roman" w:cs="Times New Roman"/>
          <w:color w:val="000000" w:themeColor="text1"/>
        </w:rPr>
        <w:t>for a</w:t>
      </w:r>
      <w:del w:id="21" w:author="Mendelson, Alex" w:date="2025-11-14T11:59:00Z" w16du:dateUtc="2025-11-14T19:59:00Z">
        <w:r w:rsidR="003D4490" w:rsidDel="005E04D6">
          <w:rPr>
            <w:rFonts w:ascii="Times New Roman" w:hAnsi="Times New Roman" w:cs="Times New Roman"/>
            <w:color w:val="000000" w:themeColor="text1"/>
          </w:rPr>
          <w:delText>n</w:delText>
        </w:r>
      </w:del>
      <w:r w:rsidR="003D4490">
        <w:rPr>
          <w:rFonts w:ascii="Times New Roman" w:hAnsi="Times New Roman" w:cs="Times New Roman"/>
          <w:color w:val="000000" w:themeColor="text1"/>
        </w:rPr>
        <w:t xml:space="preserve"> </w:t>
      </w:r>
      <w:del w:id="22" w:author="Mendelson, Alex" w:date="2025-11-14T11:59:00Z" w16du:dateUtc="2025-11-14T19:59:00Z">
        <w:r w:rsidR="00190115" w:rsidRPr="00E10E98" w:rsidDel="005E04D6">
          <w:rPr>
            <w:rFonts w:ascii="Times New Roman" w:hAnsi="Times New Roman" w:cs="Times New Roman"/>
            <w:color w:val="000000" w:themeColor="text1"/>
          </w:rPr>
          <w:delText>experiment</w:delText>
        </w:r>
        <w:r w:rsidR="003D4490" w:rsidDel="005E04D6">
          <w:rPr>
            <w:rFonts w:ascii="Times New Roman" w:hAnsi="Times New Roman" w:cs="Times New Roman"/>
            <w:color w:val="000000" w:themeColor="text1"/>
          </w:rPr>
          <w:delText xml:space="preserve">al </w:delText>
        </w:r>
      </w:del>
      <w:r w:rsidR="00190115" w:rsidRPr="00E10E98">
        <w:rPr>
          <w:rFonts w:ascii="Times New Roman" w:hAnsi="Times New Roman" w:cs="Times New Roman"/>
          <w:color w:val="000000" w:themeColor="text1"/>
        </w:rPr>
        <w:t>competition</w:t>
      </w:r>
      <w:ins w:id="23" w:author="Mendelson, Alex" w:date="2025-11-14T11:59:00Z" w16du:dateUtc="2025-11-14T19:59:00Z">
        <w:r w:rsidR="005E04D6">
          <w:rPr>
            <w:rFonts w:ascii="Times New Roman" w:hAnsi="Times New Roman" w:cs="Times New Roman"/>
            <w:color w:val="000000" w:themeColor="text1"/>
          </w:rPr>
          <w:t xml:space="preserve"> experiment</w:t>
        </w:r>
      </w:ins>
      <w:r w:rsidR="00190115" w:rsidRPr="00E10E98">
        <w:rPr>
          <w:rFonts w:ascii="Times New Roman" w:hAnsi="Times New Roman" w:cs="Times New Roman"/>
          <w:color w:val="000000" w:themeColor="text1"/>
        </w:rPr>
        <w:t xml:space="preserve">. </w:t>
      </w:r>
      <w:commentRangeStart w:id="24"/>
      <w:r w:rsidR="0079442C" w:rsidRPr="00E10E98">
        <w:rPr>
          <w:rFonts w:ascii="Times New Roman" w:hAnsi="Times New Roman" w:cs="Times New Roman"/>
          <w:color w:val="000000" w:themeColor="text1"/>
        </w:rPr>
        <w:t xml:space="preserve">In </w:t>
      </w:r>
      <w:r w:rsidR="0079442C" w:rsidRPr="00E10E98">
        <w:rPr>
          <w:rFonts w:ascii="Times New Roman" w:hAnsi="Times New Roman" w:cs="Times New Roman"/>
          <w:i/>
          <w:iCs/>
          <w:color w:val="000000" w:themeColor="text1"/>
        </w:rPr>
        <w:t xml:space="preserve">S. purpurea, H. rosa </w:t>
      </w:r>
      <w:r w:rsidR="0079442C" w:rsidRPr="00E10E98">
        <w:rPr>
          <w:rFonts w:ascii="Times New Roman" w:hAnsi="Times New Roman" w:cs="Times New Roman"/>
          <w:color w:val="000000" w:themeColor="text1"/>
        </w:rPr>
        <w:t>has</w:t>
      </w:r>
      <w:r w:rsidR="00DD2F4F" w:rsidRPr="00E10E98">
        <w:rPr>
          <w:rFonts w:ascii="Times New Roman" w:hAnsi="Times New Roman" w:cs="Times New Roman"/>
          <w:color w:val="000000" w:themeColor="text1"/>
        </w:rPr>
        <w:t xml:space="preserve"> multiple </w:t>
      </w:r>
      <w:r w:rsidR="00B47B36" w:rsidRPr="00E10E98">
        <w:rPr>
          <w:rFonts w:ascii="Times New Roman" w:hAnsi="Times New Roman" w:cs="Times New Roman"/>
          <w:color w:val="000000" w:themeColor="text1"/>
        </w:rPr>
        <w:t xml:space="preserve">individuals </w:t>
      </w:r>
      <w:r w:rsidR="00DD2F4F" w:rsidRPr="00E10E98">
        <w:rPr>
          <w:rFonts w:ascii="Times New Roman" w:hAnsi="Times New Roman" w:cs="Times New Roman"/>
          <w:color w:val="000000" w:themeColor="text1"/>
        </w:rPr>
        <w:t xml:space="preserve">with </w:t>
      </w:r>
      <w:r w:rsidR="0079442C" w:rsidRPr="00E10E98">
        <w:rPr>
          <w:rFonts w:ascii="Times New Roman" w:hAnsi="Times New Roman" w:cs="Times New Roman"/>
          <w:color w:val="000000" w:themeColor="text1"/>
        </w:rPr>
        <w:t>different genomes that contributes to the diversity in the rotifers</w:t>
      </w:r>
      <w:commentRangeEnd w:id="24"/>
      <w:r w:rsidR="005E04D6">
        <w:rPr>
          <w:rStyle w:val="CommentReference"/>
        </w:rPr>
        <w:commentReference w:id="24"/>
      </w:r>
      <w:r w:rsidR="0079442C" w:rsidRPr="00E10E98">
        <w:rPr>
          <w:rFonts w:ascii="Times New Roman" w:hAnsi="Times New Roman" w:cs="Times New Roman"/>
          <w:color w:val="000000" w:themeColor="text1"/>
        </w:rPr>
        <w:t>.</w:t>
      </w:r>
      <w:r w:rsidR="00190115" w:rsidRPr="00E10E98">
        <w:rPr>
          <w:rFonts w:ascii="Times New Roman" w:hAnsi="Times New Roman" w:cs="Times New Roman"/>
          <w:color w:val="000000" w:themeColor="text1"/>
        </w:rPr>
        <w:t xml:space="preserve"> </w:t>
      </w:r>
      <w:r w:rsidR="00E10E98" w:rsidRPr="00E10E98">
        <w:rPr>
          <w:rFonts w:ascii="Times New Roman" w:hAnsi="Times New Roman" w:cs="Times New Roman"/>
          <w:color w:val="000000" w:themeColor="text1"/>
          <w:kern w:val="0"/>
        </w:rPr>
        <w:t xml:space="preserve">I expect that with different genotypes and increasing levels in </w:t>
      </w:r>
      <w:proofErr w:type="gramStart"/>
      <w:r w:rsidR="00E10E98" w:rsidRPr="00E10E98">
        <w:rPr>
          <w:rFonts w:ascii="Times New Roman" w:hAnsi="Times New Roman" w:cs="Times New Roman"/>
          <w:color w:val="000000" w:themeColor="text1"/>
          <w:kern w:val="0"/>
        </w:rPr>
        <w:t>diversity</w:t>
      </w:r>
      <w:proofErr w:type="gramEnd"/>
      <w:r w:rsidR="003D4490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="00E10E98" w:rsidRPr="00E10E98">
        <w:rPr>
          <w:rFonts w:ascii="Times New Roman" w:hAnsi="Times New Roman" w:cs="Times New Roman"/>
          <w:color w:val="000000" w:themeColor="text1"/>
          <w:kern w:val="0"/>
        </w:rPr>
        <w:t xml:space="preserve">rotifers </w:t>
      </w:r>
      <w:commentRangeStart w:id="25"/>
      <w:proofErr w:type="gramStart"/>
      <w:r w:rsidR="00E10E98" w:rsidRPr="00E10E98">
        <w:rPr>
          <w:rFonts w:ascii="Times New Roman" w:hAnsi="Times New Roman" w:cs="Times New Roman"/>
          <w:color w:val="000000" w:themeColor="text1"/>
          <w:kern w:val="0"/>
        </w:rPr>
        <w:t>will out</w:t>
      </w:r>
      <w:proofErr w:type="gramEnd"/>
      <w:r w:rsidR="00E10E98" w:rsidRPr="00E10E98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proofErr w:type="gramStart"/>
      <w:r w:rsidR="00E10E98" w:rsidRPr="00E10E98">
        <w:rPr>
          <w:rFonts w:ascii="Times New Roman" w:hAnsi="Times New Roman" w:cs="Times New Roman"/>
          <w:color w:val="000000" w:themeColor="text1"/>
          <w:kern w:val="0"/>
        </w:rPr>
        <w:t>compete</w:t>
      </w:r>
      <w:proofErr w:type="gramEnd"/>
      <w:r w:rsidR="00E10E98" w:rsidRPr="00E10E98">
        <w:rPr>
          <w:rFonts w:ascii="Times New Roman" w:hAnsi="Times New Roman" w:cs="Times New Roman"/>
          <w:color w:val="000000" w:themeColor="text1"/>
          <w:kern w:val="0"/>
        </w:rPr>
        <w:t xml:space="preserve"> the </w:t>
      </w:r>
      <w:r w:rsidR="00E10E98" w:rsidRPr="00E10E98">
        <w:rPr>
          <w:rFonts w:ascii="Times New Roman" w:hAnsi="Times New Roman" w:cs="Times New Roman"/>
          <w:color w:val="000000" w:themeColor="text1"/>
        </w:rPr>
        <w:t>protists</w:t>
      </w:r>
      <w:commentRangeEnd w:id="25"/>
      <w:r w:rsidR="005E04D6">
        <w:rPr>
          <w:rStyle w:val="CommentReference"/>
        </w:rPr>
        <w:commentReference w:id="25"/>
      </w:r>
      <w:r w:rsidR="00E10E98" w:rsidRPr="00E10E98">
        <w:rPr>
          <w:rFonts w:ascii="Times New Roman" w:hAnsi="Times New Roman" w:cs="Times New Roman"/>
          <w:color w:val="000000" w:themeColor="text1"/>
          <w:kern w:val="0"/>
        </w:rPr>
        <w:t xml:space="preserve">. </w:t>
      </w:r>
    </w:p>
    <w:p w14:paraId="424E756C" w14:textId="640C9EE0" w:rsidR="003C3F72" w:rsidRPr="003D4490" w:rsidRDefault="003C3F72" w:rsidP="0002095A">
      <w:pPr>
        <w:tabs>
          <w:tab w:val="left" w:pos="1335"/>
        </w:tabs>
        <w:rPr>
          <w:rFonts w:ascii="Times New Roman" w:hAnsi="Times New Roman" w:cs="Times New Roman"/>
          <w:color w:val="000000" w:themeColor="text1"/>
        </w:rPr>
      </w:pPr>
      <w:commentRangeStart w:id="26"/>
      <w:r>
        <w:rPr>
          <w:rFonts w:ascii="Times New Roman" w:hAnsi="Times New Roman" w:cs="Times New Roman"/>
          <w:color w:val="000000"/>
        </w:rPr>
        <w:t>In</w:t>
      </w:r>
      <w:commentRangeEnd w:id="26"/>
      <w:r w:rsidR="00330046">
        <w:rPr>
          <w:rStyle w:val="CommentReference"/>
        </w:rPr>
        <w:commentReference w:id="26"/>
      </w:r>
      <w:r>
        <w:rPr>
          <w:rFonts w:ascii="Times New Roman" w:hAnsi="Times New Roman" w:cs="Times New Roman"/>
          <w:color w:val="000000"/>
        </w:rPr>
        <w:t xml:space="preserve"> </w:t>
      </w:r>
      <w:commentRangeStart w:id="27"/>
      <w:r>
        <w:rPr>
          <w:rFonts w:ascii="Times New Roman" w:hAnsi="Times New Roman" w:cs="Times New Roman"/>
          <w:color w:val="000000"/>
        </w:rPr>
        <w:t xml:space="preserve">total there will be forty-two </w:t>
      </w:r>
      <w:r w:rsidRPr="008632E1">
        <w:rPr>
          <w:rFonts w:ascii="Times New Roman" w:hAnsi="Times New Roman" w:cs="Times New Roman"/>
        </w:rPr>
        <w:t>experimental cultures using centrifuge tubes</w:t>
      </w:r>
      <w:commentRangeEnd w:id="27"/>
      <w:r w:rsidR="00330046">
        <w:rPr>
          <w:rStyle w:val="CommentReference"/>
        </w:rPr>
        <w:commentReference w:id="27"/>
      </w:r>
      <w:r>
        <w:rPr>
          <w:rFonts w:ascii="Times New Roman" w:hAnsi="Times New Roman" w:cs="Times New Roman"/>
        </w:rPr>
        <w:t xml:space="preserve">. </w:t>
      </w:r>
      <w:del w:id="28" w:author="Mendelson, Alex" w:date="2025-11-14T12:10:00Z" w16du:dateUtc="2025-11-14T20:10:00Z">
        <w:r w:rsidDel="00330046">
          <w:rPr>
            <w:rFonts w:ascii="Times New Roman" w:hAnsi="Times New Roman" w:cs="Times New Roman"/>
          </w:rPr>
          <w:delText>There will be</w:delText>
        </w:r>
      </w:del>
      <w:ins w:id="29" w:author="Mendelson, Alex" w:date="2025-11-14T12:10:00Z" w16du:dateUtc="2025-11-14T20:10:00Z">
        <w:r w:rsidR="00330046">
          <w:rPr>
            <w:rFonts w:ascii="Times New Roman" w:hAnsi="Times New Roman" w:cs="Times New Roman"/>
          </w:rPr>
          <w:t>We will grow</w:t>
        </w:r>
      </w:ins>
      <w:r>
        <w:rPr>
          <w:rFonts w:ascii="Times New Roman" w:hAnsi="Times New Roman" w:cs="Times New Roman"/>
        </w:rPr>
        <w:t xml:space="preserve"> six </w:t>
      </w:r>
      <w:del w:id="30" w:author="Mendelson, Alex" w:date="2025-11-14T12:10:00Z" w16du:dateUtc="2025-11-14T20:10:00Z">
        <w:r w:rsidR="0054423C" w:rsidDel="00330046">
          <w:rPr>
            <w:rFonts w:ascii="Times New Roman" w:hAnsi="Times New Roman" w:cs="Times New Roman"/>
          </w:rPr>
          <w:delText xml:space="preserve">different </w:delText>
        </w:r>
      </w:del>
      <w:r>
        <w:rPr>
          <w:rFonts w:ascii="Times New Roman" w:hAnsi="Times New Roman" w:cs="Times New Roman"/>
        </w:rPr>
        <w:t xml:space="preserve">clones of </w:t>
      </w:r>
      <w:r>
        <w:rPr>
          <w:rFonts w:ascii="Times New Roman" w:hAnsi="Times New Roman" w:cs="Times New Roman"/>
          <w:i/>
          <w:iCs/>
        </w:rPr>
        <w:t xml:space="preserve">H. </w:t>
      </w:r>
      <w:r w:rsidR="0054423C">
        <w:rPr>
          <w:rFonts w:ascii="Times New Roman" w:hAnsi="Times New Roman" w:cs="Times New Roman"/>
          <w:i/>
          <w:iCs/>
        </w:rPr>
        <w:t>rosa</w:t>
      </w:r>
      <w:ins w:id="31" w:author="Mendelson, Alex" w:date="2025-11-14T12:11:00Z" w16du:dateUtc="2025-11-14T20:11:00Z">
        <w:r w:rsidR="00330046">
          <w:rPr>
            <w:rFonts w:ascii="Times New Roman" w:hAnsi="Times New Roman" w:cs="Times New Roman"/>
            <w:i/>
            <w:iCs/>
          </w:rPr>
          <w:t xml:space="preserve"> </w:t>
        </w:r>
        <w:r w:rsidR="00330046">
          <w:rPr>
            <w:rFonts w:ascii="Times New Roman" w:hAnsi="Times New Roman" w:cs="Times New Roman"/>
          </w:rPr>
          <w:t xml:space="preserve">(n = 3 each) </w:t>
        </w:r>
      </w:ins>
      <w:del w:id="32" w:author="Mendelson, Alex" w:date="2025-11-14T12:11:00Z" w16du:dateUtc="2025-11-14T20:11:00Z">
        <w:r w:rsidR="0054423C" w:rsidDel="00330046">
          <w:rPr>
            <w:rFonts w:ascii="Times New Roman" w:hAnsi="Times New Roman" w:cs="Times New Roman"/>
            <w:i/>
            <w:iCs/>
          </w:rPr>
          <w:delText xml:space="preserve">, </w:delText>
        </w:r>
        <w:r w:rsidR="0054423C" w:rsidRPr="0054423C" w:rsidDel="00330046">
          <w:rPr>
            <w:rFonts w:ascii="Times New Roman" w:hAnsi="Times New Roman" w:cs="Times New Roman"/>
          </w:rPr>
          <w:delText>and each clone has its own</w:delText>
        </w:r>
        <w:r w:rsidRPr="0054423C" w:rsidDel="00330046">
          <w:rPr>
            <w:rFonts w:ascii="Times New Roman" w:hAnsi="Times New Roman" w:cs="Times New Roman"/>
          </w:rPr>
          <w:delText xml:space="preserve"> </w:delText>
        </w:r>
        <w:r w:rsidR="0054423C" w:rsidRPr="0054423C" w:rsidDel="00330046">
          <w:rPr>
            <w:rFonts w:ascii="Times New Roman" w:hAnsi="Times New Roman" w:cs="Times New Roman"/>
          </w:rPr>
          <w:delText>genomic</w:delText>
        </w:r>
        <w:r w:rsidR="0054423C" w:rsidDel="00330046">
          <w:rPr>
            <w:rFonts w:ascii="Times New Roman" w:hAnsi="Times New Roman" w:cs="Times New Roman"/>
          </w:rPr>
          <w:delText xml:space="preserve"> variation</w:delText>
        </w:r>
      </w:del>
      <w:ins w:id="33" w:author="Mendelson, Alex" w:date="2025-11-14T12:11:00Z" w16du:dateUtc="2025-11-14T20:11:00Z">
        <w:r w:rsidR="00330046">
          <w:rPr>
            <w:rFonts w:ascii="Times New Roman" w:hAnsi="Times New Roman" w:cs="Times New Roman"/>
          </w:rPr>
          <w:t xml:space="preserve">with and without </w:t>
        </w:r>
        <w:r w:rsidR="00330046">
          <w:rPr>
            <w:rFonts w:ascii="Times New Roman" w:hAnsi="Times New Roman" w:cs="Times New Roman"/>
            <w:i/>
            <w:iCs/>
          </w:rPr>
          <w:t xml:space="preserve">Tetrahymena </w:t>
        </w:r>
        <w:r w:rsidR="00330046">
          <w:rPr>
            <w:rFonts w:ascii="Times New Roman" w:hAnsi="Times New Roman" w:cs="Times New Roman"/>
          </w:rPr>
          <w:t>sp. as low diversity cultures</w:t>
        </w:r>
      </w:ins>
      <w:r w:rsidR="0054423C">
        <w:rPr>
          <w:rFonts w:ascii="Times New Roman" w:hAnsi="Times New Roman" w:cs="Times New Roman"/>
        </w:rPr>
        <w:t xml:space="preserve">. </w:t>
      </w:r>
      <w:del w:id="34" w:author="Mendelson, Alex" w:date="2025-11-14T12:12:00Z" w16du:dateUtc="2025-11-14T20:12:00Z">
        <w:r w:rsidR="00980344" w:rsidDel="00330046">
          <w:rPr>
            <w:rFonts w:ascii="Times New Roman" w:hAnsi="Times New Roman" w:cs="Times New Roman"/>
          </w:rPr>
          <w:delText xml:space="preserve">Having each separate </w:delText>
        </w:r>
        <w:r w:rsidR="0054423C" w:rsidDel="00330046">
          <w:rPr>
            <w:rFonts w:ascii="Times New Roman" w:hAnsi="Times New Roman" w:cs="Times New Roman"/>
          </w:rPr>
          <w:delText>clone</w:delText>
        </w:r>
        <w:r w:rsidR="00980344" w:rsidDel="00330046">
          <w:rPr>
            <w:rFonts w:ascii="Times New Roman" w:hAnsi="Times New Roman" w:cs="Times New Roman"/>
          </w:rPr>
          <w:delText xml:space="preserve">s with </w:delText>
        </w:r>
        <w:r w:rsidR="0054423C" w:rsidDel="00330046">
          <w:rPr>
            <w:rFonts w:ascii="Times New Roman" w:hAnsi="Times New Roman" w:cs="Times New Roman"/>
          </w:rPr>
          <w:delText>three replicates. Our</w:delText>
        </w:r>
        <w:r w:rsidDel="00330046">
          <w:rPr>
            <w:rFonts w:ascii="Times New Roman" w:hAnsi="Times New Roman" w:cs="Times New Roman"/>
          </w:rPr>
          <w:delText xml:space="preserve"> controlled </w:delText>
        </w:r>
        <w:r w:rsidR="0054423C" w:rsidDel="00330046">
          <w:rPr>
            <w:rFonts w:ascii="Times New Roman" w:hAnsi="Times New Roman" w:cs="Times New Roman"/>
          </w:rPr>
          <w:delText xml:space="preserve">is </w:delText>
        </w:r>
        <w:r w:rsidR="00980344" w:rsidDel="00330046">
          <w:rPr>
            <w:rFonts w:ascii="Times New Roman" w:hAnsi="Times New Roman" w:cs="Times New Roman"/>
          </w:rPr>
          <w:delText xml:space="preserve">each individual </w:delText>
        </w:r>
        <w:r w:rsidDel="00330046">
          <w:rPr>
            <w:rFonts w:ascii="Times New Roman" w:hAnsi="Times New Roman" w:cs="Times New Roman"/>
          </w:rPr>
          <w:delText>clone and their</w:delText>
        </w:r>
        <w:r w:rsidR="0054423C" w:rsidDel="00330046">
          <w:rPr>
            <w:rFonts w:ascii="Times New Roman" w:hAnsi="Times New Roman" w:cs="Times New Roman"/>
          </w:rPr>
          <w:delText xml:space="preserve"> three</w:delText>
        </w:r>
        <w:r w:rsidDel="00330046">
          <w:rPr>
            <w:rFonts w:ascii="Times New Roman" w:hAnsi="Times New Roman" w:cs="Times New Roman"/>
          </w:rPr>
          <w:delText xml:space="preserve"> replicates without </w:delText>
        </w:r>
        <w:r w:rsidRPr="00E10E98" w:rsidDel="00330046">
          <w:rPr>
            <w:rFonts w:ascii="Times New Roman" w:hAnsi="Times New Roman" w:cs="Times New Roman"/>
            <w:i/>
            <w:iCs/>
            <w:color w:val="000000" w:themeColor="text1"/>
          </w:rPr>
          <w:delText>Tetrahymen</w:delText>
        </w:r>
        <w:r w:rsidDel="00330046">
          <w:rPr>
            <w:rFonts w:ascii="Times New Roman" w:hAnsi="Times New Roman" w:cs="Times New Roman"/>
            <w:i/>
            <w:iCs/>
            <w:color w:val="000000" w:themeColor="text1"/>
          </w:rPr>
          <w:delText>a sp</w:delText>
        </w:r>
        <w:r w:rsidR="00980344" w:rsidDel="00330046">
          <w:rPr>
            <w:rFonts w:ascii="Times New Roman" w:hAnsi="Times New Roman" w:cs="Times New Roman"/>
            <w:i/>
            <w:iCs/>
            <w:color w:val="000000" w:themeColor="text1"/>
          </w:rPr>
          <w:delText>.</w:delText>
        </w:r>
        <w:r w:rsidR="00980344" w:rsidDel="00330046">
          <w:rPr>
            <w:rFonts w:ascii="Times New Roman" w:hAnsi="Times New Roman" w:cs="Times New Roman"/>
            <w:color w:val="000000" w:themeColor="text1"/>
          </w:rPr>
          <w:delText xml:space="preserve"> and the other experiment will take place with the protists being present.</w:delText>
        </w:r>
      </w:del>
      <w:r w:rsidR="00980344">
        <w:rPr>
          <w:rFonts w:ascii="Times New Roman" w:hAnsi="Times New Roman" w:cs="Times New Roman"/>
          <w:color w:val="000000" w:themeColor="text1"/>
        </w:rPr>
        <w:t xml:space="preserve"> </w:t>
      </w:r>
      <w:r w:rsidR="0054423C">
        <w:rPr>
          <w:rFonts w:ascii="Times New Roman" w:hAnsi="Times New Roman" w:cs="Times New Roman"/>
          <w:color w:val="000000" w:themeColor="text1"/>
        </w:rPr>
        <w:t xml:space="preserve"> </w:t>
      </w:r>
      <w:r w:rsidR="003D4490">
        <w:rPr>
          <w:rFonts w:ascii="Times New Roman" w:hAnsi="Times New Roman" w:cs="Times New Roman"/>
          <w:color w:val="000000" w:themeColor="text1"/>
        </w:rPr>
        <w:t xml:space="preserve">We will </w:t>
      </w:r>
      <w:commentRangeStart w:id="35"/>
      <w:del w:id="36" w:author="Mendelson, Alex" w:date="2025-11-14T12:12:00Z" w16du:dateUtc="2025-11-14T20:12:00Z">
        <w:r w:rsidR="003D4490" w:rsidDel="00330046">
          <w:rPr>
            <w:rFonts w:ascii="Times New Roman" w:hAnsi="Times New Roman" w:cs="Times New Roman"/>
            <w:color w:val="000000" w:themeColor="text1"/>
          </w:rPr>
          <w:delText xml:space="preserve">then </w:delText>
        </w:r>
      </w:del>
      <w:commentRangeEnd w:id="35"/>
      <w:r w:rsidR="00330046">
        <w:rPr>
          <w:rStyle w:val="CommentReference"/>
        </w:rPr>
        <w:commentReference w:id="35"/>
      </w:r>
      <w:ins w:id="37" w:author="Mendelson, Alex" w:date="2025-11-14T12:12:00Z" w16du:dateUtc="2025-11-14T20:12:00Z">
        <w:r w:rsidR="00330046">
          <w:rPr>
            <w:rFonts w:ascii="Times New Roman" w:hAnsi="Times New Roman" w:cs="Times New Roman"/>
            <w:color w:val="000000" w:themeColor="text1"/>
          </w:rPr>
          <w:t>also</w:t>
        </w:r>
        <w:r w:rsidR="00330046">
          <w:rPr>
            <w:rFonts w:ascii="Times New Roman" w:hAnsi="Times New Roman" w:cs="Times New Roman"/>
            <w:color w:val="000000" w:themeColor="text1"/>
          </w:rPr>
          <w:t xml:space="preserve"> </w:t>
        </w:r>
      </w:ins>
      <w:r w:rsidR="003D4490">
        <w:rPr>
          <w:rFonts w:ascii="Times New Roman" w:hAnsi="Times New Roman" w:cs="Times New Roman"/>
          <w:color w:val="000000" w:themeColor="text1"/>
        </w:rPr>
        <w:t xml:space="preserve">add </w:t>
      </w:r>
      <w:ins w:id="38" w:author="Mendelson, Alex" w:date="2025-11-14T12:13:00Z" w16du:dateUtc="2025-11-14T20:13:00Z">
        <w:r w:rsidR="00330046">
          <w:rPr>
            <w:rFonts w:ascii="Times New Roman" w:hAnsi="Times New Roman" w:cs="Times New Roman"/>
            <w:color w:val="000000" w:themeColor="text1"/>
          </w:rPr>
          <w:t xml:space="preserve">all six </w:t>
        </w:r>
      </w:ins>
      <w:r w:rsidR="003D4490">
        <w:rPr>
          <w:rFonts w:ascii="Times New Roman" w:hAnsi="Times New Roman" w:cs="Times New Roman"/>
          <w:color w:val="000000" w:themeColor="text1"/>
        </w:rPr>
        <w:t>clones</w:t>
      </w:r>
      <w:del w:id="39" w:author="Mendelson, Alex" w:date="2025-11-14T12:13:00Z" w16du:dateUtc="2025-11-14T20:13:00Z">
        <w:r w:rsidR="003D4490" w:rsidDel="00330046">
          <w:rPr>
            <w:rFonts w:ascii="Times New Roman" w:hAnsi="Times New Roman" w:cs="Times New Roman"/>
            <w:color w:val="000000" w:themeColor="text1"/>
          </w:rPr>
          <w:delText xml:space="preserve"> one through six</w:delText>
        </w:r>
      </w:del>
      <w:r w:rsidR="003D4490">
        <w:rPr>
          <w:rFonts w:ascii="Times New Roman" w:hAnsi="Times New Roman" w:cs="Times New Roman"/>
          <w:color w:val="000000" w:themeColor="text1"/>
        </w:rPr>
        <w:t xml:space="preserve"> into a </w:t>
      </w:r>
      <w:del w:id="40" w:author="Mendelson, Alex" w:date="2025-11-14T12:13:00Z" w16du:dateUtc="2025-11-14T20:13:00Z">
        <w:r w:rsidR="003D4490" w:rsidDel="00330046">
          <w:rPr>
            <w:rFonts w:ascii="Times New Roman" w:hAnsi="Times New Roman" w:cs="Times New Roman"/>
            <w:color w:val="000000" w:themeColor="text1"/>
          </w:rPr>
          <w:delText xml:space="preserve">flask having one </w:delText>
        </w:r>
      </w:del>
      <w:ins w:id="41" w:author="Mendelson, Alex" w:date="2025-11-14T12:13:00Z" w16du:dateUtc="2025-11-14T20:13:00Z">
        <w:r w:rsidR="00330046">
          <w:rPr>
            <w:rFonts w:ascii="Times New Roman" w:hAnsi="Times New Roman" w:cs="Times New Roman"/>
            <w:color w:val="000000" w:themeColor="text1"/>
          </w:rPr>
          <w:t xml:space="preserve">high diversity culture </w:t>
        </w:r>
      </w:ins>
      <w:r w:rsidR="003D4490">
        <w:rPr>
          <w:rFonts w:ascii="Times New Roman" w:hAnsi="Times New Roman" w:cs="Times New Roman"/>
          <w:color w:val="000000" w:themeColor="text1"/>
        </w:rPr>
        <w:t xml:space="preserve">with </w:t>
      </w:r>
      <w:ins w:id="42" w:author="Mendelson, Alex" w:date="2025-11-14T12:13:00Z" w16du:dateUtc="2025-11-14T20:13:00Z">
        <w:r w:rsidR="00330046">
          <w:rPr>
            <w:rFonts w:ascii="Times New Roman" w:hAnsi="Times New Roman" w:cs="Times New Roman"/>
            <w:color w:val="000000" w:themeColor="text1"/>
          </w:rPr>
          <w:t xml:space="preserve">and without </w:t>
        </w:r>
      </w:ins>
      <w:r w:rsidR="003D4490" w:rsidRPr="00E10E98">
        <w:rPr>
          <w:rFonts w:ascii="Times New Roman" w:hAnsi="Times New Roman" w:cs="Times New Roman"/>
          <w:i/>
          <w:iCs/>
          <w:color w:val="000000" w:themeColor="text1"/>
        </w:rPr>
        <w:t>Tetrahymen</w:t>
      </w:r>
      <w:r w:rsidR="003D4490">
        <w:rPr>
          <w:rFonts w:ascii="Times New Roman" w:hAnsi="Times New Roman" w:cs="Times New Roman"/>
          <w:i/>
          <w:iCs/>
          <w:color w:val="000000" w:themeColor="text1"/>
        </w:rPr>
        <w:t>a sp.</w:t>
      </w:r>
      <w:del w:id="43" w:author="Mendelson, Alex" w:date="2025-11-14T12:13:00Z" w16du:dateUtc="2025-11-14T20:13:00Z">
        <w:r w:rsidR="003D4490" w:rsidDel="00330046">
          <w:rPr>
            <w:rFonts w:ascii="Times New Roman" w:hAnsi="Times New Roman" w:cs="Times New Roman"/>
            <w:i/>
            <w:iCs/>
            <w:color w:val="000000" w:themeColor="text1"/>
          </w:rPr>
          <w:delText xml:space="preserve"> </w:delText>
        </w:r>
        <w:r w:rsidR="003D4490" w:rsidDel="00330046">
          <w:rPr>
            <w:rFonts w:ascii="Times New Roman" w:hAnsi="Times New Roman" w:cs="Times New Roman"/>
            <w:color w:val="000000" w:themeColor="text1"/>
          </w:rPr>
          <w:delText>and one without</w:delText>
        </w:r>
      </w:del>
      <w:r w:rsidR="003D4490">
        <w:rPr>
          <w:rFonts w:ascii="Times New Roman" w:hAnsi="Times New Roman" w:cs="Times New Roman"/>
          <w:color w:val="000000" w:themeColor="text1"/>
        </w:rPr>
        <w:t xml:space="preserve">. </w:t>
      </w:r>
      <w:del w:id="44" w:author="Mendelson, Alex" w:date="2025-11-14T12:13:00Z" w16du:dateUtc="2025-11-14T20:13:00Z">
        <w:r w:rsidR="00980344" w:rsidDel="00330046">
          <w:rPr>
            <w:rFonts w:ascii="Times New Roman" w:hAnsi="Times New Roman" w:cs="Times New Roman"/>
            <w:color w:val="000000" w:themeColor="text1"/>
          </w:rPr>
          <w:delText xml:space="preserve"> </w:delText>
        </w:r>
      </w:del>
      <w:r w:rsidR="00980344">
        <w:rPr>
          <w:rFonts w:ascii="Times New Roman" w:hAnsi="Times New Roman" w:cs="Times New Roman"/>
        </w:rPr>
        <w:t xml:space="preserve">We predict the completive </w:t>
      </w:r>
      <w:del w:id="45" w:author="Mendelson, Alex" w:date="2025-11-14T12:14:00Z" w16du:dateUtc="2025-11-14T20:14:00Z">
        <w:r w:rsidR="00980344" w:rsidDel="00330046">
          <w:rPr>
            <w:rFonts w:ascii="Times New Roman" w:hAnsi="Times New Roman" w:cs="Times New Roman"/>
          </w:rPr>
          <w:delText xml:space="preserve">repones </w:delText>
        </w:r>
      </w:del>
      <w:ins w:id="46" w:author="Mendelson, Alex" w:date="2025-11-14T12:14:00Z" w16du:dateUtc="2025-11-14T20:14:00Z">
        <w:r w:rsidR="00330046">
          <w:rPr>
            <w:rFonts w:ascii="Times New Roman" w:hAnsi="Times New Roman" w:cs="Times New Roman"/>
          </w:rPr>
          <w:t>response</w:t>
        </w:r>
        <w:r w:rsidR="00330046">
          <w:rPr>
            <w:rFonts w:ascii="Times New Roman" w:hAnsi="Times New Roman" w:cs="Times New Roman"/>
          </w:rPr>
          <w:t xml:space="preserve"> </w:t>
        </w:r>
      </w:ins>
      <w:r w:rsidR="00980344">
        <w:rPr>
          <w:rFonts w:ascii="Times New Roman" w:hAnsi="Times New Roman" w:cs="Times New Roman"/>
        </w:rPr>
        <w:t>of all six clones grown together will be like that of</w:t>
      </w:r>
      <w:ins w:id="47" w:author="Mendelson, Alex" w:date="2025-11-14T12:14:00Z" w16du:dateUtc="2025-11-14T20:14:00Z">
        <w:r w:rsidR="00330046">
          <w:rPr>
            <w:rFonts w:ascii="Times New Roman" w:hAnsi="Times New Roman" w:cs="Times New Roman"/>
          </w:rPr>
          <w:t xml:space="preserve"> the</w:t>
        </w:r>
      </w:ins>
      <w:r w:rsidR="00980344">
        <w:rPr>
          <w:rFonts w:ascii="Times New Roman" w:hAnsi="Times New Roman" w:cs="Times New Roman"/>
        </w:rPr>
        <w:t xml:space="preserve"> average </w:t>
      </w:r>
      <w:del w:id="48" w:author="Mendelson, Alex" w:date="2025-11-14T12:13:00Z" w16du:dateUtc="2025-11-14T20:13:00Z">
        <w:r w:rsidR="00980344" w:rsidDel="00330046">
          <w:rPr>
            <w:rFonts w:ascii="Times New Roman" w:hAnsi="Times New Roman" w:cs="Times New Roman"/>
          </w:rPr>
          <w:delText xml:space="preserve">competitor </w:delText>
        </w:r>
      </w:del>
      <w:ins w:id="49" w:author="Mendelson, Alex" w:date="2025-11-14T12:13:00Z" w16du:dateUtc="2025-11-14T20:13:00Z">
        <w:r w:rsidR="00330046">
          <w:rPr>
            <w:rFonts w:ascii="Times New Roman" w:hAnsi="Times New Roman" w:cs="Times New Roman"/>
          </w:rPr>
          <w:t>competitive</w:t>
        </w:r>
        <w:r w:rsidR="00330046">
          <w:rPr>
            <w:rFonts w:ascii="Times New Roman" w:hAnsi="Times New Roman" w:cs="Times New Roman"/>
          </w:rPr>
          <w:t xml:space="preserve"> </w:t>
        </w:r>
      </w:ins>
      <w:del w:id="50" w:author="Mendelson, Alex" w:date="2025-11-14T12:14:00Z" w16du:dateUtc="2025-11-14T20:14:00Z">
        <w:r w:rsidR="00980344" w:rsidDel="00330046">
          <w:rPr>
            <w:rFonts w:ascii="Times New Roman" w:hAnsi="Times New Roman" w:cs="Times New Roman"/>
          </w:rPr>
          <w:delText xml:space="preserve">repones </w:delText>
        </w:r>
      </w:del>
      <w:ins w:id="51" w:author="Mendelson, Alex" w:date="2025-11-14T12:14:00Z" w16du:dateUtc="2025-11-14T20:14:00Z">
        <w:r w:rsidR="00330046">
          <w:rPr>
            <w:rFonts w:ascii="Times New Roman" w:hAnsi="Times New Roman" w:cs="Times New Roman"/>
          </w:rPr>
          <w:t>response</w:t>
        </w:r>
        <w:r w:rsidR="00330046">
          <w:rPr>
            <w:rFonts w:ascii="Times New Roman" w:hAnsi="Times New Roman" w:cs="Times New Roman"/>
          </w:rPr>
          <w:t xml:space="preserve"> </w:t>
        </w:r>
      </w:ins>
      <w:del w:id="52" w:author="Mendelson, Alex" w:date="2025-11-14T12:14:00Z" w16du:dateUtc="2025-11-14T20:14:00Z">
        <w:r w:rsidR="00980344" w:rsidDel="00330046">
          <w:rPr>
            <w:rFonts w:ascii="Times New Roman" w:hAnsi="Times New Roman" w:cs="Times New Roman"/>
          </w:rPr>
          <w:delText xml:space="preserve">of </w:delText>
        </w:r>
      </w:del>
      <w:ins w:id="53" w:author="Mendelson, Alex" w:date="2025-11-14T12:14:00Z" w16du:dateUtc="2025-11-14T20:14:00Z">
        <w:r w:rsidR="00330046">
          <w:rPr>
            <w:rFonts w:ascii="Times New Roman" w:hAnsi="Times New Roman" w:cs="Times New Roman"/>
          </w:rPr>
          <w:t>among</w:t>
        </w:r>
      </w:ins>
      <w:ins w:id="54" w:author="Mendelson, Alex" w:date="2025-11-14T12:15:00Z" w16du:dateUtc="2025-11-14T20:15:00Z">
        <w:r w:rsidR="00330046">
          <w:rPr>
            <w:rFonts w:ascii="Times New Roman" w:hAnsi="Times New Roman" w:cs="Times New Roman"/>
          </w:rPr>
          <w:t xml:space="preserve"> all low diversity cultures</w:t>
        </w:r>
      </w:ins>
      <w:del w:id="55" w:author="Mendelson, Alex" w:date="2025-11-14T12:15:00Z" w16du:dateUtc="2025-11-14T20:15:00Z">
        <w:r w:rsidR="00980344" w:rsidDel="00330046">
          <w:rPr>
            <w:rFonts w:ascii="Times New Roman" w:hAnsi="Times New Roman" w:cs="Times New Roman"/>
          </w:rPr>
          <w:delText>each clone grown individually</w:delText>
        </w:r>
      </w:del>
      <w:r w:rsidR="00980344">
        <w:rPr>
          <w:rFonts w:ascii="Times New Roman" w:hAnsi="Times New Roman" w:cs="Times New Roman"/>
        </w:rPr>
        <w:t xml:space="preserve">. </w:t>
      </w:r>
      <w:del w:id="56" w:author="Mendelson, Alex" w:date="2025-11-14T12:15:00Z" w16du:dateUtc="2025-11-14T20:15:00Z">
        <w:r w:rsidRPr="008632E1" w:rsidDel="00330046">
          <w:rPr>
            <w:rFonts w:ascii="Times New Roman" w:hAnsi="Times New Roman" w:cs="Times New Roman"/>
            <w:color w:val="000000"/>
          </w:rPr>
          <w:delText>The goal is to do</w:delText>
        </w:r>
      </w:del>
      <w:ins w:id="57" w:author="Mendelson, Alex" w:date="2025-11-14T12:15:00Z" w16du:dateUtc="2025-11-14T20:15:00Z">
        <w:r w:rsidR="00330046">
          <w:rPr>
            <w:rFonts w:ascii="Times New Roman" w:hAnsi="Times New Roman" w:cs="Times New Roman"/>
            <w:color w:val="000000"/>
          </w:rPr>
          <w:t>To collect these data, we will</w:t>
        </w:r>
      </w:ins>
      <w:r w:rsidRPr="008632E1">
        <w:rPr>
          <w:rFonts w:ascii="Times New Roman" w:hAnsi="Times New Roman" w:cs="Times New Roman"/>
          <w:color w:val="000000"/>
        </w:rPr>
        <w:t xml:space="preserve"> count</w:t>
      </w:r>
      <w:del w:id="58" w:author="Mendelson, Alex" w:date="2025-11-14T12:15:00Z" w16du:dateUtc="2025-11-14T20:15:00Z">
        <w:r w:rsidRPr="008632E1" w:rsidDel="00330046">
          <w:rPr>
            <w:rFonts w:ascii="Times New Roman" w:hAnsi="Times New Roman" w:cs="Times New Roman"/>
            <w:color w:val="000000"/>
          </w:rPr>
          <w:delText>s</w:delText>
        </w:r>
      </w:del>
      <w:r w:rsidRPr="008632E1">
        <w:rPr>
          <w:rFonts w:ascii="Times New Roman" w:hAnsi="Times New Roman" w:cs="Times New Roman"/>
          <w:color w:val="000000"/>
        </w:rPr>
        <w:t xml:space="preserve"> </w:t>
      </w:r>
      <w:ins w:id="59" w:author="Mendelson, Alex" w:date="2025-11-14T12:15:00Z" w16du:dateUtc="2025-11-14T20:15:00Z">
        <w:r w:rsidR="00330046">
          <w:rPr>
            <w:rFonts w:ascii="Times New Roman" w:hAnsi="Times New Roman" w:cs="Times New Roman"/>
            <w:color w:val="000000"/>
          </w:rPr>
          <w:t xml:space="preserve">rotifers </w:t>
        </w:r>
      </w:ins>
      <w:r w:rsidRPr="008632E1">
        <w:rPr>
          <w:rFonts w:ascii="Times New Roman" w:hAnsi="Times New Roman" w:cs="Times New Roman"/>
          <w:color w:val="000000"/>
        </w:rPr>
        <w:t>every day for one week</w:t>
      </w:r>
      <w:ins w:id="60" w:author="Mendelson, Alex" w:date="2025-11-14T12:16:00Z" w16du:dateUtc="2025-11-14T20:16:00Z">
        <w:r w:rsidR="00330046">
          <w:rPr>
            <w:rFonts w:ascii="Times New Roman" w:hAnsi="Times New Roman" w:cs="Times New Roman"/>
            <w:color w:val="000000"/>
          </w:rPr>
          <w:t>,</w:t>
        </w:r>
      </w:ins>
      <w:r w:rsidRPr="008632E1">
        <w:rPr>
          <w:rFonts w:ascii="Times New Roman" w:hAnsi="Times New Roman" w:cs="Times New Roman"/>
          <w:color w:val="000000"/>
        </w:rPr>
        <w:t xml:space="preserve"> then </w:t>
      </w:r>
      <w:del w:id="61" w:author="Mendelson, Alex" w:date="2025-11-14T12:16:00Z" w16du:dateUtc="2025-11-14T20:16:00Z">
        <w:r w:rsidRPr="008632E1" w:rsidDel="00330046">
          <w:rPr>
            <w:rFonts w:ascii="Times New Roman" w:hAnsi="Times New Roman" w:cs="Times New Roman"/>
            <w:color w:val="000000"/>
          </w:rPr>
          <w:delText xml:space="preserve">switch off to </w:delText>
        </w:r>
      </w:del>
      <w:r w:rsidRPr="008632E1">
        <w:rPr>
          <w:rFonts w:ascii="Times New Roman" w:hAnsi="Times New Roman" w:cs="Times New Roman"/>
          <w:color w:val="000000"/>
        </w:rPr>
        <w:t xml:space="preserve">every two days for </w:t>
      </w:r>
      <w:del w:id="62" w:author="Mendelson, Alex" w:date="2025-11-14T12:16:00Z" w16du:dateUtc="2025-11-14T20:16:00Z">
        <w:r w:rsidRPr="008632E1" w:rsidDel="00330046">
          <w:rPr>
            <w:rFonts w:ascii="Times New Roman" w:hAnsi="Times New Roman" w:cs="Times New Roman"/>
            <w:color w:val="000000"/>
          </w:rPr>
          <w:delText xml:space="preserve">the </w:delText>
        </w:r>
      </w:del>
      <w:ins w:id="63" w:author="Mendelson, Alex" w:date="2025-11-14T12:16:00Z" w16du:dateUtc="2025-11-14T20:16:00Z">
        <w:r w:rsidR="00330046">
          <w:rPr>
            <w:rFonts w:ascii="Times New Roman" w:hAnsi="Times New Roman" w:cs="Times New Roman"/>
            <w:color w:val="000000"/>
          </w:rPr>
          <w:t>an additional</w:t>
        </w:r>
        <w:r w:rsidR="00330046" w:rsidRPr="008632E1">
          <w:rPr>
            <w:rFonts w:ascii="Times New Roman" w:hAnsi="Times New Roman" w:cs="Times New Roman"/>
            <w:color w:val="000000"/>
          </w:rPr>
          <w:t xml:space="preserve"> </w:t>
        </w:r>
      </w:ins>
      <w:del w:id="64" w:author="Mendelson, Alex" w:date="2025-11-14T12:16:00Z" w16du:dateUtc="2025-11-14T20:16:00Z">
        <w:r w:rsidRPr="008632E1" w:rsidDel="00330046">
          <w:rPr>
            <w:rFonts w:ascii="Times New Roman" w:hAnsi="Times New Roman" w:cs="Times New Roman"/>
            <w:color w:val="000000"/>
          </w:rPr>
          <w:delText xml:space="preserve">second </w:delText>
        </w:r>
      </w:del>
      <w:r w:rsidRPr="008632E1">
        <w:rPr>
          <w:rFonts w:ascii="Times New Roman" w:hAnsi="Times New Roman" w:cs="Times New Roman"/>
          <w:color w:val="000000"/>
        </w:rPr>
        <w:t>week</w:t>
      </w:r>
      <w:del w:id="65" w:author="Mendelson, Alex" w:date="2025-11-14T12:16:00Z" w16du:dateUtc="2025-11-14T20:16:00Z">
        <w:r w:rsidDel="00330046">
          <w:rPr>
            <w:rFonts w:ascii="Times New Roman" w:hAnsi="Times New Roman" w:cs="Times New Roman"/>
            <w:color w:val="000000"/>
          </w:rPr>
          <w:delText>. T</w:delText>
        </w:r>
        <w:r w:rsidRPr="008632E1" w:rsidDel="00330046">
          <w:rPr>
            <w:rFonts w:ascii="Times New Roman" w:hAnsi="Times New Roman" w:cs="Times New Roman"/>
            <w:color w:val="000000"/>
          </w:rPr>
          <w:delText xml:space="preserve">hen finally count every three days as the experiment ends during </w:delText>
        </w:r>
        <w:commentRangeStart w:id="66"/>
        <w:r w:rsidRPr="008632E1" w:rsidDel="00330046">
          <w:rPr>
            <w:rFonts w:ascii="Times New Roman" w:hAnsi="Times New Roman" w:cs="Times New Roman"/>
            <w:color w:val="000000"/>
          </w:rPr>
          <w:delText xml:space="preserve">the last </w:delText>
        </w:r>
        <w:commentRangeEnd w:id="66"/>
        <w:r w:rsidR="0054423C" w:rsidDel="00330046">
          <w:rPr>
            <w:rStyle w:val="CommentReference"/>
          </w:rPr>
          <w:commentReference w:id="66"/>
        </w:r>
        <w:r w:rsidRPr="008632E1" w:rsidDel="00330046">
          <w:rPr>
            <w:rFonts w:ascii="Times New Roman" w:hAnsi="Times New Roman" w:cs="Times New Roman"/>
            <w:color w:val="000000"/>
          </w:rPr>
          <w:delText>week.</w:delText>
        </w:r>
        <w:r w:rsidR="003D4490" w:rsidDel="00330046">
          <w:rPr>
            <w:rFonts w:ascii="Times New Roman" w:hAnsi="Times New Roman" w:cs="Times New Roman"/>
            <w:color w:val="000000" w:themeColor="text1"/>
          </w:rPr>
          <w:delText xml:space="preserve"> </w:delText>
        </w:r>
      </w:del>
      <w:ins w:id="67" w:author="Mendelson, Alex" w:date="2025-11-14T12:17:00Z" w16du:dateUtc="2025-11-14T20:17:00Z">
        <w:r w:rsidR="00330046">
          <w:rPr>
            <w:rFonts w:ascii="Times New Roman" w:hAnsi="Times New Roman" w:cs="Times New Roman"/>
            <w:color w:val="000000"/>
          </w:rPr>
          <w:t xml:space="preserve"> or until carrying capacity has been reached in all cultures.</w:t>
        </w:r>
      </w:ins>
    </w:p>
    <w:sectPr w:rsidR="003C3F72" w:rsidRPr="003D4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Mendelson, Alex" w:date="2025-11-14T11:53:00Z" w:initials="AM">
    <w:p w14:paraId="03A80479" w14:textId="77777777" w:rsidR="007B32C3" w:rsidRDefault="007B32C3" w:rsidP="007B32C3">
      <w:pPr>
        <w:pStyle w:val="CommentText"/>
      </w:pPr>
      <w:r>
        <w:rPr>
          <w:rStyle w:val="CommentReference"/>
        </w:rPr>
        <w:annotationRef/>
      </w:r>
      <w:r>
        <w:t>Hosts? Harbors?</w:t>
      </w:r>
    </w:p>
  </w:comment>
  <w:comment w:id="24" w:author="Mendelson, Alex" w:date="2025-11-14T12:04:00Z" w:initials="AM">
    <w:p w14:paraId="526B8C4E" w14:textId="77777777" w:rsidR="005E04D6" w:rsidRDefault="005E04D6" w:rsidP="005E04D6">
      <w:pPr>
        <w:pStyle w:val="CommentText"/>
      </w:pPr>
      <w:r>
        <w:rPr>
          <w:rStyle w:val="CommentReference"/>
        </w:rPr>
        <w:annotationRef/>
      </w:r>
      <w:r>
        <w:t xml:space="preserve">I would replace this sentences with 2 others: </w:t>
      </w:r>
      <w:r>
        <w:br/>
        <w:t xml:space="preserve">1) rotifer clones respond differently to temperature, and likely will respond differently to competition </w:t>
      </w:r>
      <w:r>
        <w:br/>
        <w:t>2) the complimentary effects of diversity on competitive ability is not well understood</w:t>
      </w:r>
    </w:p>
  </w:comment>
  <w:comment w:id="25" w:author="Mendelson, Alex" w:date="2025-11-14T12:06:00Z" w:initials="AM">
    <w:p w14:paraId="69E9329F" w14:textId="77777777" w:rsidR="005E04D6" w:rsidRDefault="005E04D6" w:rsidP="005E04D6">
      <w:pPr>
        <w:pStyle w:val="CommentText"/>
      </w:pPr>
      <w:r>
        <w:rPr>
          <w:rStyle w:val="CommentReference"/>
        </w:rPr>
        <w:annotationRef/>
      </w:r>
      <w:r>
        <w:t>I don’t know if we expect them to fully out-compete the protists (mainly because that is dependent on the relative densities of rotifers and protists in the culture). A more broad version of this expectation would be that you “expect rotifer cultures with higher diversity to have a lower competitive response to protists”</w:t>
      </w:r>
    </w:p>
  </w:comment>
  <w:comment w:id="26" w:author="Mendelson, Alex" w:date="2025-11-14T12:08:00Z" w:initials="AM">
    <w:p w14:paraId="315428C1" w14:textId="77777777" w:rsidR="00330046" w:rsidRDefault="00330046" w:rsidP="00330046">
      <w:pPr>
        <w:pStyle w:val="CommentText"/>
      </w:pPr>
      <w:r>
        <w:rPr>
          <w:rStyle w:val="CommentReference"/>
        </w:rPr>
        <w:annotationRef/>
      </w:r>
      <w:r>
        <w:t xml:space="preserve">You need a topic sentence here to introduce the design. Something like “To investigate the complementary effects of diversity on competition, we will grow low and high diversity cultures of </w:t>
      </w:r>
      <w:r>
        <w:rPr>
          <w:i/>
          <w:iCs/>
        </w:rPr>
        <w:t>H. rosa</w:t>
      </w:r>
      <w:r>
        <w:t xml:space="preserve"> with and without a competitor.”</w:t>
      </w:r>
    </w:p>
  </w:comment>
  <w:comment w:id="27" w:author="Mendelson, Alex" w:date="2025-11-14T12:10:00Z" w:initials="AM">
    <w:p w14:paraId="1DFDA91D" w14:textId="77777777" w:rsidR="00330046" w:rsidRDefault="00330046" w:rsidP="00330046">
      <w:pPr>
        <w:pStyle w:val="CommentText"/>
      </w:pPr>
      <w:r>
        <w:rPr>
          <w:rStyle w:val="CommentReference"/>
        </w:rPr>
        <w:annotationRef/>
      </w:r>
      <w:r>
        <w:t>I don’t think you need to have the total number of tubes</w:t>
      </w:r>
    </w:p>
  </w:comment>
  <w:comment w:id="35" w:author="Mendelson, Alex" w:date="2025-11-14T12:12:00Z" w:initials="AM">
    <w:p w14:paraId="51809E23" w14:textId="77777777" w:rsidR="00330046" w:rsidRDefault="00330046" w:rsidP="00330046">
      <w:pPr>
        <w:pStyle w:val="CommentText"/>
      </w:pPr>
      <w:r>
        <w:rPr>
          <w:rStyle w:val="CommentReference"/>
        </w:rPr>
        <w:annotationRef/>
      </w:r>
      <w:r>
        <w:t>“then” makes it sound like this part is happening at a different time</w:t>
      </w:r>
    </w:p>
  </w:comment>
  <w:comment w:id="66" w:author="Morales, Breana M" w:date="2025-11-13T11:11:00Z" w:initials="MBM">
    <w:p w14:paraId="79890B6A" w14:textId="462265EC" w:rsidR="0054423C" w:rsidRDefault="0054423C" w:rsidP="0054423C">
      <w:r>
        <w:rPr>
          <w:rStyle w:val="CommentReference"/>
        </w:rPr>
        <w:annotationRef/>
      </w:r>
      <w:r>
        <w:rPr>
          <w:sz w:val="20"/>
          <w:szCs w:val="20"/>
        </w:rPr>
        <w:t>Should I make a Sentence on how we will get our actual value? actual value formula using the standard deviation formula correct? ( im not too sure if thats how were getting the value )</w:t>
      </w:r>
    </w:p>
    <w:p w14:paraId="635C17FF" w14:textId="77777777" w:rsidR="0054423C" w:rsidRDefault="0054423C" w:rsidP="0054423C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A80479" w15:done="0"/>
  <w15:commentEx w15:paraId="526B8C4E" w15:done="0"/>
  <w15:commentEx w15:paraId="69E9329F" w15:done="0"/>
  <w15:commentEx w15:paraId="315428C1" w15:done="0"/>
  <w15:commentEx w15:paraId="1DFDA91D" w15:done="0"/>
  <w15:commentEx w15:paraId="51809E23" w15:done="0"/>
  <w15:commentEx w15:paraId="635C17F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86AAB9E" w16cex:dateUtc="2025-11-14T19:53:00Z"/>
  <w16cex:commentExtensible w16cex:durableId="71B1DA7F" w16cex:dateUtc="2025-11-14T20:04:00Z"/>
  <w16cex:commentExtensible w16cex:durableId="26060669" w16cex:dateUtc="2025-11-14T20:06:00Z"/>
  <w16cex:commentExtensible w16cex:durableId="2DF31CE5" w16cex:dateUtc="2025-11-14T20:08:00Z"/>
  <w16cex:commentExtensible w16cex:durableId="15FE52F3" w16cex:dateUtc="2025-11-14T20:10:00Z"/>
  <w16cex:commentExtensible w16cex:durableId="65CDE850" w16cex:dateUtc="2025-11-14T20:12:00Z"/>
  <w16cex:commentExtensible w16cex:durableId="672D0905" w16cex:dateUtc="2025-11-13T19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A80479" w16cid:durableId="486AAB9E"/>
  <w16cid:commentId w16cid:paraId="526B8C4E" w16cid:durableId="71B1DA7F"/>
  <w16cid:commentId w16cid:paraId="69E9329F" w16cid:durableId="26060669"/>
  <w16cid:commentId w16cid:paraId="315428C1" w16cid:durableId="2DF31CE5"/>
  <w16cid:commentId w16cid:paraId="1DFDA91D" w16cid:durableId="15FE52F3"/>
  <w16cid:commentId w16cid:paraId="51809E23" w16cid:durableId="65CDE850"/>
  <w16cid:commentId w16cid:paraId="635C17FF" w16cid:durableId="672D090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ndelson, Alex">
    <w15:presenceInfo w15:providerId="AD" w15:userId="S::alex.mendelson.698@my.csun.edu::b5197b80-85c3-4871-be06-fccfde9bb34f"/>
  </w15:person>
  <w15:person w15:author="Morales, Breana M">
    <w15:presenceInfo w15:providerId="AD" w15:userId="S::breana.morales.678@my.csun.edu::edb912c0-9877-4c67-b4c4-a2a123a59b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5F"/>
    <w:rsid w:val="00016A34"/>
    <w:rsid w:val="0002095A"/>
    <w:rsid w:val="00094288"/>
    <w:rsid w:val="000D40AB"/>
    <w:rsid w:val="000E2EB3"/>
    <w:rsid w:val="00190115"/>
    <w:rsid w:val="002764FA"/>
    <w:rsid w:val="002A5F65"/>
    <w:rsid w:val="00330046"/>
    <w:rsid w:val="003C3F72"/>
    <w:rsid w:val="003D4490"/>
    <w:rsid w:val="00472DF1"/>
    <w:rsid w:val="004A5A27"/>
    <w:rsid w:val="004D795F"/>
    <w:rsid w:val="004F545E"/>
    <w:rsid w:val="005149FB"/>
    <w:rsid w:val="0054423C"/>
    <w:rsid w:val="0057085F"/>
    <w:rsid w:val="005E04D6"/>
    <w:rsid w:val="007850F3"/>
    <w:rsid w:val="0079442C"/>
    <w:rsid w:val="007B32C3"/>
    <w:rsid w:val="008632E1"/>
    <w:rsid w:val="00980344"/>
    <w:rsid w:val="009F2461"/>
    <w:rsid w:val="00AB15D3"/>
    <w:rsid w:val="00B47B36"/>
    <w:rsid w:val="00DC02E4"/>
    <w:rsid w:val="00DC61C3"/>
    <w:rsid w:val="00DD2F4F"/>
    <w:rsid w:val="00E10E98"/>
    <w:rsid w:val="00E700A3"/>
    <w:rsid w:val="00F45BF9"/>
    <w:rsid w:val="00F9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5C62A"/>
  <w15:chartTrackingRefBased/>
  <w15:docId w15:val="{9E987261-FBC3-2D4D-BEC5-A8CA407C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95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149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49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49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49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49F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C61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337</Words>
  <Characters>1768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Morales, Breana M</dc:creator>
  <cp:keywords/>
  <dc:description/>
  <cp:lastModifiedBy>Mendelson, Alex</cp:lastModifiedBy>
  <cp:revision>3</cp:revision>
  <dcterms:created xsi:type="dcterms:W3CDTF">2025-11-13T19:32:00Z</dcterms:created>
  <dcterms:modified xsi:type="dcterms:W3CDTF">2025-11-14T20:17:00Z</dcterms:modified>
</cp:coreProperties>
</file>