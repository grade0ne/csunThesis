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BAA7" w14:textId="34B27F27" w:rsidR="002E6655" w:rsidRDefault="0010237C">
      <w:r>
        <w:t>994</w:t>
      </w:r>
      <w:r w:rsidR="002E6655">
        <w:t xml:space="preserve"> characters (1,000 limit)</w:t>
      </w:r>
      <w:r w:rsidR="002E6655">
        <w:tab/>
      </w:r>
      <w:r w:rsidR="002E6655">
        <w:tab/>
      </w:r>
      <w:r w:rsidR="002E6655">
        <w:tab/>
      </w:r>
      <w:r w:rsidR="002E6655">
        <w:tab/>
      </w:r>
      <w:r w:rsidR="002E6655">
        <w:tab/>
      </w:r>
      <w:r w:rsidR="002E6655">
        <w:tab/>
      </w:r>
      <w:r w:rsidR="002E6655">
        <w:tab/>
      </w:r>
      <w:r w:rsidR="002E6655">
        <w:tab/>
        <w:t>Jan 24, 2026</w:t>
      </w:r>
    </w:p>
    <w:p w14:paraId="5F39221E" w14:textId="15A04A8A" w:rsidR="002E6655" w:rsidRPr="0010237C" w:rsidRDefault="002E6655" w:rsidP="0010237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02DB4">
        <w:rPr>
          <w:rFonts w:ascii="Times New Roman" w:hAnsi="Times New Roman" w:cs="Times New Roman"/>
          <w:color w:val="000000" w:themeColor="text1"/>
        </w:rPr>
        <w:t xml:space="preserve">Does </w:t>
      </w:r>
      <w:ins w:id="0" w:author="Mendelson, Alex" w:date="2026-01-26T10:21:00Z" w16du:dateUtc="2026-01-26T18:21:00Z">
        <w:r w:rsidR="007B095C">
          <w:rPr>
            <w:rFonts w:ascii="Times New Roman" w:hAnsi="Times New Roman" w:cs="Times New Roman"/>
            <w:color w:val="000000" w:themeColor="text1"/>
          </w:rPr>
          <w:t xml:space="preserve">rotifer </w:t>
        </w:r>
      </w:ins>
      <w:ins w:id="1" w:author="Mendelson, Alex" w:date="2026-01-26T10:22:00Z" w16du:dateUtc="2026-01-26T18:22:00Z">
        <w:r w:rsidR="007B095C">
          <w:rPr>
            <w:rFonts w:ascii="Times New Roman" w:hAnsi="Times New Roman" w:cs="Times New Roman"/>
            <w:color w:val="000000" w:themeColor="text1"/>
          </w:rPr>
          <w:t xml:space="preserve">genetic </w:t>
        </w:r>
      </w:ins>
      <w:r w:rsidRPr="00602DB4">
        <w:rPr>
          <w:rFonts w:ascii="Times New Roman" w:hAnsi="Times New Roman" w:cs="Times New Roman"/>
          <w:color w:val="000000" w:themeColor="text1"/>
        </w:rPr>
        <w:t xml:space="preserve">diversity </w:t>
      </w:r>
      <w:del w:id="2" w:author="Mendelson, Alex" w:date="2026-01-26T10:21:00Z" w16du:dateUtc="2026-01-26T18:21:00Z">
        <w:r w:rsidRPr="00602DB4" w:rsidDel="007B095C">
          <w:rPr>
            <w:rFonts w:ascii="Times New Roman" w:hAnsi="Times New Roman" w:cs="Times New Roman"/>
            <w:color w:val="000000" w:themeColor="text1"/>
          </w:rPr>
          <w:delText xml:space="preserve">in rotifers affect </w:delText>
        </w:r>
      </w:del>
      <w:ins w:id="3" w:author="Mendelson, Alex" w:date="2026-01-26T10:21:00Z" w16du:dateUtc="2026-01-26T18:21:00Z">
        <w:r w:rsidR="007B095C">
          <w:rPr>
            <w:rFonts w:ascii="Times New Roman" w:hAnsi="Times New Roman" w:cs="Times New Roman"/>
            <w:color w:val="000000" w:themeColor="text1"/>
          </w:rPr>
          <w:t xml:space="preserve">have a complementarity effect on </w:t>
        </w:r>
      </w:ins>
      <w:r w:rsidRPr="00602DB4">
        <w:rPr>
          <w:rFonts w:ascii="Times New Roman" w:hAnsi="Times New Roman" w:cs="Times New Roman"/>
          <w:color w:val="000000" w:themeColor="text1"/>
        </w:rPr>
        <w:t xml:space="preserve">the outcome of </w:t>
      </w:r>
      <w:ins w:id="4" w:author="Mendelson, Alex" w:date="2026-01-26T10:16:00Z" w16du:dateUtc="2026-01-26T18:16:00Z">
        <w:r w:rsidR="007B095C">
          <w:rPr>
            <w:rFonts w:ascii="Times New Roman" w:hAnsi="Times New Roman" w:cs="Times New Roman"/>
            <w:color w:val="000000" w:themeColor="text1"/>
          </w:rPr>
          <w:t xml:space="preserve">interspecific </w:t>
        </w:r>
      </w:ins>
      <w:r w:rsidRPr="00602DB4">
        <w:rPr>
          <w:rFonts w:ascii="Times New Roman" w:hAnsi="Times New Roman" w:cs="Times New Roman"/>
          <w:color w:val="000000" w:themeColor="text1"/>
        </w:rPr>
        <w:t>competition?</w:t>
      </w:r>
    </w:p>
    <w:p w14:paraId="2024DD10" w14:textId="069F487E" w:rsidR="00386387" w:rsidRPr="0010237C" w:rsidRDefault="002E6655" w:rsidP="002E6655">
      <w:pPr>
        <w:rPr>
          <w:rFonts w:ascii="Times New Roman" w:hAnsi="Times New Roman" w:cs="Times New Roman"/>
          <w:color w:val="000000" w:themeColor="text1"/>
        </w:rPr>
      </w:pPr>
      <w:r w:rsidRPr="00BC42A0">
        <w:rPr>
          <w:rFonts w:ascii="Times New Roman" w:hAnsi="Times New Roman" w:cs="Times New Roman"/>
          <w:color w:val="000000" w:themeColor="text1"/>
        </w:rPr>
        <w:t xml:space="preserve">Diversity is what gives natural selection </w:t>
      </w:r>
      <w:r w:rsidR="00BC42A0" w:rsidRPr="00BC42A0">
        <w:rPr>
          <w:rFonts w:ascii="Times New Roman" w:hAnsi="Times New Roman" w:cs="Times New Roman"/>
          <w:color w:val="000000" w:themeColor="text1"/>
        </w:rPr>
        <w:t xml:space="preserve">a reason </w:t>
      </w:r>
      <w:r w:rsidRPr="00BC42A0">
        <w:rPr>
          <w:rFonts w:ascii="Times New Roman" w:hAnsi="Times New Roman" w:cs="Times New Roman"/>
          <w:color w:val="000000" w:themeColor="text1"/>
        </w:rPr>
        <w:t xml:space="preserve">to act on. The variation in diversified species is what aids in a population’s success. I aim to </w:t>
      </w:r>
      <w:del w:id="5" w:author="Mendelson, Alex" w:date="2026-01-26T10:10:00Z" w16du:dateUtc="2026-01-26T18:10:00Z">
        <w:r w:rsidRPr="00BC42A0" w:rsidDel="00024DF0">
          <w:rPr>
            <w:rFonts w:ascii="Times New Roman" w:hAnsi="Times New Roman" w:cs="Times New Roman"/>
            <w:color w:val="000000" w:themeColor="text1"/>
          </w:rPr>
          <w:delText xml:space="preserve">observe </w:delText>
        </w:r>
      </w:del>
      <w:ins w:id="6" w:author="Mendelson, Alex" w:date="2026-01-26T10:10:00Z" w16du:dateUtc="2026-01-26T18:10:00Z">
        <w:r w:rsidR="00024DF0">
          <w:rPr>
            <w:rFonts w:ascii="Times New Roman" w:hAnsi="Times New Roman" w:cs="Times New Roman"/>
            <w:color w:val="000000" w:themeColor="text1"/>
          </w:rPr>
          <w:t>determine whether</w:t>
        </w:r>
        <w:r w:rsidR="00024DF0" w:rsidRPr="00BC42A0">
          <w:rPr>
            <w:rFonts w:ascii="Times New Roman" w:hAnsi="Times New Roman" w:cs="Times New Roman"/>
            <w:color w:val="000000" w:themeColor="text1"/>
          </w:rPr>
          <w:t xml:space="preserve"> </w:t>
        </w:r>
      </w:ins>
      <w:r w:rsidRPr="00BC42A0">
        <w:rPr>
          <w:rFonts w:ascii="Times New Roman" w:hAnsi="Times New Roman" w:cs="Times New Roman"/>
          <w:color w:val="000000" w:themeColor="text1"/>
        </w:rPr>
        <w:t xml:space="preserve">the </w:t>
      </w:r>
      <w:del w:id="7" w:author="Mendelson, Alex" w:date="2026-01-26T10:10:00Z" w16du:dateUtc="2026-01-26T18:10:00Z">
        <w:r w:rsidRPr="00BC42A0" w:rsidDel="00024DF0">
          <w:rPr>
            <w:rFonts w:ascii="Times New Roman" w:hAnsi="Times New Roman" w:cs="Times New Roman"/>
            <w:color w:val="000000" w:themeColor="text1"/>
          </w:rPr>
          <w:delText xml:space="preserve">effects of </w:delText>
        </w:r>
      </w:del>
      <w:r w:rsidRPr="00BC42A0">
        <w:rPr>
          <w:rFonts w:ascii="Times New Roman" w:hAnsi="Times New Roman" w:cs="Times New Roman"/>
          <w:color w:val="000000" w:themeColor="text1"/>
        </w:rPr>
        <w:t xml:space="preserve">genetic diversity of a population </w:t>
      </w:r>
      <w:del w:id="8" w:author="Mendelson, Alex" w:date="2026-01-26T10:11:00Z" w16du:dateUtc="2026-01-26T18:11:00Z">
        <w:r w:rsidR="00602DB4" w:rsidRPr="00BC42A0" w:rsidDel="00024DF0">
          <w:rPr>
            <w:rFonts w:ascii="Times New Roman" w:hAnsi="Times New Roman" w:cs="Times New Roman"/>
            <w:color w:val="000000" w:themeColor="text1"/>
          </w:rPr>
          <w:delText xml:space="preserve">that </w:delText>
        </w:r>
        <w:r w:rsidRPr="00BC42A0" w:rsidDel="00024DF0">
          <w:rPr>
            <w:rFonts w:ascii="Times New Roman" w:hAnsi="Times New Roman" w:cs="Times New Roman"/>
            <w:color w:val="000000" w:themeColor="text1"/>
          </w:rPr>
          <w:delText xml:space="preserve">may </w:delText>
        </w:r>
      </w:del>
      <w:r w:rsidRPr="00BC42A0">
        <w:rPr>
          <w:rFonts w:ascii="Times New Roman" w:hAnsi="Times New Roman" w:cs="Times New Roman"/>
          <w:color w:val="000000" w:themeColor="text1"/>
        </w:rPr>
        <w:t>play</w:t>
      </w:r>
      <w:ins w:id="9" w:author="Mendelson, Alex" w:date="2026-01-26T10:11:00Z" w16du:dateUtc="2026-01-26T18:11:00Z">
        <w:r w:rsidR="00024DF0">
          <w:rPr>
            <w:rFonts w:ascii="Times New Roman" w:hAnsi="Times New Roman" w:cs="Times New Roman"/>
            <w:color w:val="000000" w:themeColor="text1"/>
          </w:rPr>
          <w:t>s</w:t>
        </w:r>
      </w:ins>
      <w:r w:rsidRPr="00BC42A0">
        <w:rPr>
          <w:rFonts w:ascii="Times New Roman" w:hAnsi="Times New Roman" w:cs="Times New Roman"/>
          <w:color w:val="000000" w:themeColor="text1"/>
        </w:rPr>
        <w:t xml:space="preserve"> </w:t>
      </w:r>
      <w:del w:id="10" w:author="Mendelson, Alex" w:date="2026-01-26T10:11:00Z" w16du:dateUtc="2026-01-26T18:11:00Z">
        <w:r w:rsidRPr="00BC42A0" w:rsidDel="00024DF0">
          <w:rPr>
            <w:rFonts w:ascii="Times New Roman" w:hAnsi="Times New Roman" w:cs="Times New Roman"/>
            <w:color w:val="000000" w:themeColor="text1"/>
          </w:rPr>
          <w:delText>an effect</w:delText>
        </w:r>
      </w:del>
      <w:ins w:id="11" w:author="Mendelson, Alex" w:date="2026-01-26T10:11:00Z" w16du:dateUtc="2026-01-26T18:11:00Z">
        <w:r w:rsidR="00024DF0">
          <w:rPr>
            <w:rFonts w:ascii="Times New Roman" w:hAnsi="Times New Roman" w:cs="Times New Roman"/>
            <w:color w:val="000000" w:themeColor="text1"/>
          </w:rPr>
          <w:t xml:space="preserve"> a role</w:t>
        </w:r>
      </w:ins>
      <w:r w:rsidRPr="00BC42A0">
        <w:rPr>
          <w:rFonts w:ascii="Times New Roman" w:hAnsi="Times New Roman" w:cs="Times New Roman"/>
          <w:color w:val="000000" w:themeColor="text1"/>
        </w:rPr>
        <w:t xml:space="preserve"> </w:t>
      </w:r>
      <w:r w:rsidR="00BC42A0" w:rsidRPr="00BC42A0">
        <w:rPr>
          <w:rFonts w:ascii="Times New Roman" w:hAnsi="Times New Roman" w:cs="Times New Roman"/>
          <w:color w:val="000000" w:themeColor="text1"/>
        </w:rPr>
        <w:t>in</w:t>
      </w:r>
      <w:del w:id="12" w:author="Mendelson, Alex" w:date="2026-01-26T10:11:00Z" w16du:dateUtc="2026-01-26T18:11:00Z">
        <w:r w:rsidR="00BC42A0" w:rsidRPr="00BC42A0" w:rsidDel="00024DF0">
          <w:rPr>
            <w:rFonts w:ascii="Times New Roman" w:hAnsi="Times New Roman" w:cs="Times New Roman"/>
            <w:color w:val="000000" w:themeColor="text1"/>
          </w:rPr>
          <w:delText>to</w:delText>
        </w:r>
      </w:del>
      <w:r w:rsidR="0010237C">
        <w:rPr>
          <w:rFonts w:ascii="Times New Roman" w:hAnsi="Times New Roman" w:cs="Times New Roman"/>
          <w:color w:val="000000" w:themeColor="text1"/>
        </w:rPr>
        <w:t xml:space="preserve"> </w:t>
      </w:r>
      <w:del w:id="13" w:author="Mendelson, Alex" w:date="2026-01-26T10:11:00Z" w16du:dateUtc="2026-01-26T18:11:00Z">
        <w:r w:rsidR="0010237C" w:rsidDel="00024DF0">
          <w:rPr>
            <w:rFonts w:ascii="Times New Roman" w:hAnsi="Times New Roman" w:cs="Times New Roman"/>
            <w:color w:val="000000" w:themeColor="text1"/>
          </w:rPr>
          <w:delText xml:space="preserve">an </w:delText>
        </w:r>
      </w:del>
      <w:ins w:id="14" w:author="Mendelson, Alex" w:date="2026-01-26T10:12:00Z" w16du:dateUtc="2026-01-26T18:12:00Z">
        <w:r w:rsidR="002C3CF3">
          <w:rPr>
            <w:rFonts w:ascii="Times New Roman" w:hAnsi="Times New Roman" w:cs="Times New Roman"/>
            <w:color w:val="000000" w:themeColor="text1"/>
          </w:rPr>
          <w:t xml:space="preserve">its </w:t>
        </w:r>
      </w:ins>
      <w:r w:rsidRPr="00BC42A0">
        <w:rPr>
          <w:rFonts w:ascii="Times New Roman" w:hAnsi="Times New Roman" w:cs="Times New Roman"/>
          <w:color w:val="000000" w:themeColor="text1"/>
        </w:rPr>
        <w:t xml:space="preserve">interspecific </w:t>
      </w:r>
      <w:ins w:id="15" w:author="Mendelson, Alex" w:date="2026-01-26T10:11:00Z" w16du:dateUtc="2026-01-26T18:11:00Z">
        <w:r w:rsidR="00024DF0">
          <w:rPr>
            <w:rFonts w:ascii="Times New Roman" w:hAnsi="Times New Roman" w:cs="Times New Roman"/>
            <w:color w:val="000000" w:themeColor="text1"/>
          </w:rPr>
          <w:t>competitive ability.</w:t>
        </w:r>
      </w:ins>
      <w:del w:id="16" w:author="Mendelson, Alex" w:date="2026-01-26T10:11:00Z" w16du:dateUtc="2026-01-26T18:11:00Z">
        <w:r w:rsidRPr="00BC42A0" w:rsidDel="00024DF0">
          <w:rPr>
            <w:rFonts w:ascii="Times New Roman" w:hAnsi="Times New Roman" w:cs="Times New Roman"/>
            <w:color w:val="000000" w:themeColor="text1"/>
          </w:rPr>
          <w:delText>competition in a community</w:delText>
        </w:r>
      </w:del>
      <w:r w:rsidRPr="00BC42A0">
        <w:rPr>
          <w:rFonts w:ascii="Times New Roman" w:hAnsi="Times New Roman" w:cs="Times New Roman"/>
          <w:color w:val="000000" w:themeColor="text1"/>
        </w:rPr>
        <w:t>.</w:t>
      </w:r>
      <w:del w:id="17" w:author="Mendelson, Alex" w:date="2026-01-26T10:11:00Z" w16du:dateUtc="2026-01-26T18:11:00Z">
        <w:r w:rsidRPr="00BC42A0" w:rsidDel="00024DF0">
          <w:rPr>
            <w:rFonts w:ascii="Times New Roman" w:hAnsi="Times New Roman" w:cs="Times New Roman"/>
            <w:color w:val="000000" w:themeColor="text1"/>
          </w:rPr>
          <w:delText xml:space="preserve"> </w:delText>
        </w:r>
      </w:del>
      <w:ins w:id="18" w:author="Mendelson, Alex" w:date="2026-01-26T10:12:00Z" w16du:dateUtc="2026-01-26T18:12:00Z">
        <w:r w:rsidR="00024DF0">
          <w:rPr>
            <w:rFonts w:ascii="Times New Roman" w:hAnsi="Times New Roman" w:cs="Times New Roman"/>
            <w:color w:val="000000" w:themeColor="text1"/>
          </w:rPr>
          <w:t xml:space="preserve"> </w:t>
        </w:r>
        <w:r w:rsidR="005D174D">
          <w:rPr>
            <w:rFonts w:ascii="Times New Roman" w:hAnsi="Times New Roman" w:cs="Times New Roman"/>
            <w:color w:val="000000" w:themeColor="text1"/>
          </w:rPr>
          <w:t>The water-filled leaves of the c</w:t>
        </w:r>
      </w:ins>
      <w:ins w:id="19" w:author="Mendelson, Alex" w:date="2026-01-26T10:13:00Z" w16du:dateUtc="2026-01-26T18:13:00Z">
        <w:r w:rsidR="005D174D">
          <w:rPr>
            <w:rFonts w:ascii="Times New Roman" w:hAnsi="Times New Roman" w:cs="Times New Roman"/>
            <w:color w:val="000000" w:themeColor="text1"/>
          </w:rPr>
          <w:t xml:space="preserve">arnivorous pitcher plant </w:t>
        </w:r>
        <w:proofErr w:type="spellStart"/>
        <w:r w:rsidR="005D174D">
          <w:rPr>
            <w:rFonts w:ascii="Times New Roman" w:hAnsi="Times New Roman" w:cs="Times New Roman"/>
            <w:i/>
            <w:iCs/>
            <w:color w:val="000000" w:themeColor="text1"/>
          </w:rPr>
          <w:t>Saraccenia</w:t>
        </w:r>
        <w:proofErr w:type="spellEnd"/>
        <w:r w:rsidR="005D174D">
          <w:rPr>
            <w:rFonts w:ascii="Times New Roman" w:hAnsi="Times New Roman" w:cs="Times New Roman"/>
            <w:i/>
            <w:iCs/>
            <w:color w:val="000000" w:themeColor="text1"/>
          </w:rPr>
          <w:t xml:space="preserve"> </w:t>
        </w:r>
        <w:r w:rsidR="005D174D" w:rsidRPr="005D174D">
          <w:rPr>
            <w:rFonts w:ascii="Times New Roman" w:hAnsi="Times New Roman" w:cs="Times New Roman"/>
            <w:i/>
            <w:iCs/>
            <w:color w:val="000000" w:themeColor="text1"/>
          </w:rPr>
          <w:t>purpurea</w:t>
        </w:r>
        <w:r w:rsidR="005D174D">
          <w:rPr>
            <w:rFonts w:ascii="Times New Roman" w:hAnsi="Times New Roman" w:cs="Times New Roman"/>
            <w:i/>
            <w:iCs/>
            <w:color w:val="000000" w:themeColor="text1"/>
          </w:rPr>
          <w:t xml:space="preserve"> </w:t>
        </w:r>
        <w:r w:rsidR="005D174D">
          <w:rPr>
            <w:rFonts w:ascii="Times New Roman" w:hAnsi="Times New Roman" w:cs="Times New Roman"/>
            <w:color w:val="000000" w:themeColor="text1"/>
          </w:rPr>
          <w:t>are home to a multi-trophic community well-suited for investigating this question.</w:t>
        </w:r>
      </w:ins>
      <w:ins w:id="20" w:author="Mendelson, Alex" w:date="2026-01-26T10:14:00Z" w16du:dateUtc="2026-01-26T18:14:00Z">
        <w:r w:rsidR="005D174D">
          <w:rPr>
            <w:rFonts w:ascii="Times New Roman" w:hAnsi="Times New Roman" w:cs="Times New Roman"/>
            <w:color w:val="000000" w:themeColor="text1"/>
          </w:rPr>
          <w:t xml:space="preserve"> Among other </w:t>
        </w:r>
        <w:r w:rsidR="005D174D">
          <w:rPr>
            <w:rFonts w:ascii="Times New Roman" w:hAnsi="Times New Roman" w:cs="Times New Roman"/>
            <w:i/>
            <w:iCs/>
            <w:color w:val="000000" w:themeColor="text1"/>
          </w:rPr>
          <w:t xml:space="preserve">S. </w:t>
        </w:r>
        <w:r w:rsidR="005D174D" w:rsidRPr="005D174D">
          <w:rPr>
            <w:rFonts w:ascii="Times New Roman" w:hAnsi="Times New Roman" w:cs="Times New Roman"/>
            <w:i/>
            <w:iCs/>
            <w:color w:val="000000" w:themeColor="text1"/>
          </w:rPr>
          <w:t>purpurea</w:t>
        </w:r>
        <w:r w:rsidR="005D174D">
          <w:rPr>
            <w:rFonts w:ascii="Times New Roman" w:hAnsi="Times New Roman" w:cs="Times New Roman"/>
            <w:color w:val="000000" w:themeColor="text1"/>
          </w:rPr>
          <w:t xml:space="preserve"> community members, t</w:t>
        </w:r>
      </w:ins>
      <w:ins w:id="21" w:author="Mendelson, Alex" w:date="2026-01-26T09:59:00Z" w16du:dateUtc="2026-01-26T17:59:00Z">
        <w:r w:rsidR="00510F58" w:rsidRPr="005D174D">
          <w:rPr>
            <w:rFonts w:ascii="Times New Roman" w:hAnsi="Times New Roman" w:cs="Times New Roman"/>
            <w:color w:val="000000" w:themeColor="text1"/>
          </w:rPr>
          <w:t>he</w:t>
        </w:r>
        <w:r w:rsidR="00510F58">
          <w:rPr>
            <w:rFonts w:ascii="Times New Roman" w:hAnsi="Times New Roman" w:cs="Times New Roman"/>
            <w:color w:val="000000" w:themeColor="text1"/>
          </w:rPr>
          <w:t xml:space="preserve"> </w:t>
        </w:r>
      </w:ins>
      <w:r w:rsidR="00386387" w:rsidRPr="00BC42A0">
        <w:rPr>
          <w:rFonts w:ascii="Times New Roman" w:hAnsi="Times New Roman" w:cs="Times New Roman"/>
          <w:color w:val="000000" w:themeColor="text1"/>
        </w:rPr>
        <w:t xml:space="preserve">Bdelloid rotifer </w:t>
      </w:r>
      <w:r w:rsidR="00386387" w:rsidRPr="00BC42A0">
        <w:rPr>
          <w:rFonts w:ascii="Times New Roman" w:hAnsi="Times New Roman" w:cs="Times New Roman"/>
          <w:i/>
          <w:iCs/>
          <w:color w:val="000000" w:themeColor="text1"/>
        </w:rPr>
        <w:t>Habrotrocha rosa</w:t>
      </w:r>
      <w:r w:rsidR="00386387" w:rsidRPr="00BC42A0">
        <w:rPr>
          <w:rFonts w:ascii="Times New Roman" w:hAnsi="Times New Roman" w:cs="Times New Roman"/>
          <w:color w:val="000000" w:themeColor="text1"/>
        </w:rPr>
        <w:t xml:space="preserve"> and the ciliate </w:t>
      </w:r>
      <w:del w:id="22" w:author="Mendelson, Alex" w:date="2026-01-26T09:59:00Z" w16du:dateUtc="2026-01-26T17:59:00Z">
        <w:r w:rsidR="00386387" w:rsidRPr="00BC42A0" w:rsidDel="00510F58">
          <w:rPr>
            <w:rFonts w:ascii="Times New Roman" w:hAnsi="Times New Roman" w:cs="Times New Roman"/>
            <w:color w:val="000000" w:themeColor="text1"/>
          </w:rPr>
          <w:delText>protist</w:delText>
        </w:r>
        <w:r w:rsidR="00386387" w:rsidRPr="00BC42A0" w:rsidDel="00510F58">
          <w:rPr>
            <w:rFonts w:ascii="Times New Roman" w:hAnsi="Times New Roman" w:cs="Times New Roman"/>
            <w:i/>
            <w:iCs/>
            <w:color w:val="000000" w:themeColor="text1"/>
          </w:rPr>
          <w:delText xml:space="preserve"> </w:delText>
        </w:r>
      </w:del>
      <w:r w:rsidR="00386387" w:rsidRPr="00BC42A0">
        <w:rPr>
          <w:rFonts w:ascii="Times New Roman" w:hAnsi="Times New Roman" w:cs="Times New Roman"/>
          <w:i/>
          <w:iCs/>
          <w:color w:val="000000" w:themeColor="text1"/>
        </w:rPr>
        <w:t xml:space="preserve">Tetrahymena </w:t>
      </w:r>
      <w:r w:rsidR="00386387" w:rsidRPr="00BC42A0">
        <w:rPr>
          <w:rFonts w:ascii="Times New Roman" w:hAnsi="Times New Roman" w:cs="Times New Roman"/>
          <w:color w:val="000000" w:themeColor="text1"/>
          <w:rPrChange w:id="23" w:author="Mendelson, Alex" w:date="2025-11-14T11:54:00Z" w16du:dateUtc="2025-11-14T19:54:00Z">
            <w:rPr>
              <w:rFonts w:ascii="Times New Roman" w:hAnsi="Times New Roman" w:cs="Times New Roman"/>
              <w:i/>
              <w:iCs/>
              <w:color w:val="000000" w:themeColor="text1"/>
            </w:rPr>
          </w:rPrChange>
        </w:rPr>
        <w:t>sp.</w:t>
      </w:r>
      <w:del w:id="24" w:author="Mendelson, Alex" w:date="2026-01-26T09:59:00Z" w16du:dateUtc="2026-01-26T17:59:00Z">
        <w:r w:rsidR="00386387" w:rsidRPr="00BC42A0" w:rsidDel="00510F58">
          <w:rPr>
            <w:rFonts w:ascii="Times New Roman" w:hAnsi="Times New Roman" w:cs="Times New Roman"/>
            <w:color w:val="000000" w:themeColor="text1"/>
          </w:rPr>
          <w:delText>,</w:delText>
        </w:r>
      </w:del>
      <w:del w:id="25" w:author="Mendelson, Alex" w:date="2026-01-26T10:12:00Z" w16du:dateUtc="2026-01-26T18:12:00Z">
        <w:r w:rsidR="00386387" w:rsidRPr="00BC42A0" w:rsidDel="005D174D">
          <w:rPr>
            <w:rFonts w:ascii="Times New Roman" w:hAnsi="Times New Roman" w:cs="Times New Roman"/>
            <w:i/>
            <w:iCs/>
            <w:color w:val="000000" w:themeColor="text1"/>
          </w:rPr>
          <w:delText xml:space="preserve"> </w:delText>
        </w:r>
        <w:r w:rsidR="00386387" w:rsidRPr="00BC42A0" w:rsidDel="005D174D">
          <w:rPr>
            <w:rFonts w:ascii="Times New Roman" w:hAnsi="Times New Roman" w:cs="Times New Roman"/>
            <w:color w:val="000000" w:themeColor="text1"/>
          </w:rPr>
          <w:delText>both</w:delText>
        </w:r>
      </w:del>
      <w:r w:rsidR="00386387" w:rsidRPr="00BC42A0">
        <w:rPr>
          <w:rFonts w:ascii="Times New Roman" w:hAnsi="Times New Roman" w:cs="Times New Roman"/>
          <w:color w:val="000000" w:themeColor="text1"/>
        </w:rPr>
        <w:t xml:space="preserve"> </w:t>
      </w:r>
      <w:del w:id="26" w:author="Mendelson, Alex" w:date="2026-01-26T10:00:00Z" w16du:dateUtc="2026-01-26T18:00:00Z">
        <w:r w:rsidR="00386387" w:rsidRPr="00BC42A0" w:rsidDel="00510F58">
          <w:rPr>
            <w:rFonts w:ascii="Times New Roman" w:hAnsi="Times New Roman" w:cs="Times New Roman"/>
            <w:color w:val="000000" w:themeColor="text1"/>
          </w:rPr>
          <w:delText xml:space="preserve">of which consume and </w:delText>
        </w:r>
      </w:del>
      <w:r w:rsidR="00386387" w:rsidRPr="00BC42A0">
        <w:rPr>
          <w:rFonts w:ascii="Times New Roman" w:hAnsi="Times New Roman" w:cs="Times New Roman"/>
          <w:color w:val="000000" w:themeColor="text1"/>
        </w:rPr>
        <w:t>compete for bacteria</w:t>
      </w:r>
      <w:ins w:id="27" w:author="Mendelson, Alex" w:date="2026-01-26T10:00:00Z" w16du:dateUtc="2026-01-26T18:00:00Z">
        <w:r w:rsidR="00510F58">
          <w:rPr>
            <w:rFonts w:ascii="Times New Roman" w:hAnsi="Times New Roman" w:cs="Times New Roman"/>
            <w:color w:val="000000" w:themeColor="text1"/>
          </w:rPr>
          <w:t xml:space="preserve"> as their source of food</w:t>
        </w:r>
      </w:ins>
      <w:r w:rsidR="00386387" w:rsidRPr="00BC42A0">
        <w:rPr>
          <w:rFonts w:ascii="Times New Roman" w:hAnsi="Times New Roman" w:cs="Times New Roman"/>
          <w:color w:val="000000" w:themeColor="text1"/>
        </w:rPr>
        <w:t>.</w:t>
      </w:r>
      <w:del w:id="28" w:author="Mendelson, Alex" w:date="2026-01-26T10:14:00Z" w16du:dateUtc="2026-01-26T18:14:00Z">
        <w:r w:rsidR="00386387" w:rsidRPr="00BC42A0" w:rsidDel="005D174D">
          <w:rPr>
            <w:rFonts w:ascii="Times New Roman" w:hAnsi="Times New Roman" w:cs="Times New Roman"/>
            <w:color w:val="000000" w:themeColor="text1"/>
          </w:rPr>
          <w:delText xml:space="preserve"> This community provides a great opportunity for a competition experiment</w:delText>
        </w:r>
      </w:del>
      <w:r w:rsidR="00386387" w:rsidRPr="00BC42A0">
        <w:rPr>
          <w:rFonts w:ascii="Times New Roman" w:hAnsi="Times New Roman" w:cs="Times New Roman"/>
          <w:color w:val="000000" w:themeColor="text1"/>
        </w:rPr>
        <w:t xml:space="preserve">. </w:t>
      </w:r>
      <w:ins w:id="29" w:author="Mendelson, Alex" w:date="2026-01-26T10:02:00Z" w16du:dateUtc="2026-01-26T18:02:00Z">
        <w:r w:rsidR="00510F58">
          <w:rPr>
            <w:rFonts w:ascii="Times New Roman" w:hAnsi="Times New Roman" w:cs="Times New Roman"/>
            <w:color w:val="000000" w:themeColor="text1"/>
          </w:rPr>
          <w:t xml:space="preserve">Previous work has indicated that </w:t>
        </w:r>
      </w:ins>
      <w:del w:id="30" w:author="Mendelson, Alex" w:date="2026-01-26T10:02:00Z" w16du:dateUtc="2026-01-26T18:02:00Z">
        <w:r w:rsidR="00BC42A0" w:rsidRPr="00BC42A0" w:rsidDel="00510F58">
          <w:rPr>
            <w:rFonts w:ascii="Times New Roman" w:hAnsi="Times New Roman" w:cs="Times New Roman"/>
            <w:color w:val="000000" w:themeColor="text1"/>
          </w:rPr>
          <w:delText>D</w:delText>
        </w:r>
      </w:del>
      <w:ins w:id="31" w:author="Mendelson, Alex" w:date="2026-01-26T10:02:00Z" w16du:dateUtc="2026-01-26T18:02:00Z">
        <w:r w:rsidR="00510F58">
          <w:rPr>
            <w:rFonts w:ascii="Times New Roman" w:hAnsi="Times New Roman" w:cs="Times New Roman"/>
            <w:color w:val="000000" w:themeColor="text1"/>
          </w:rPr>
          <w:t>d</w:t>
        </w:r>
      </w:ins>
      <w:r w:rsidR="00BC42A0" w:rsidRPr="00BC42A0">
        <w:rPr>
          <w:rFonts w:ascii="Times New Roman" w:hAnsi="Times New Roman" w:cs="Times New Roman"/>
          <w:color w:val="000000" w:themeColor="text1"/>
        </w:rPr>
        <w:t xml:space="preserve">ifferent </w:t>
      </w:r>
      <w:del w:id="32" w:author="Mendelson, Alex" w:date="2026-01-26T10:00:00Z" w16du:dateUtc="2026-01-26T18:00:00Z">
        <w:r w:rsidR="00BC42A0" w:rsidRPr="00BC42A0" w:rsidDel="00510F58">
          <w:rPr>
            <w:rFonts w:ascii="Times New Roman" w:hAnsi="Times New Roman" w:cs="Times New Roman"/>
            <w:color w:val="000000" w:themeColor="text1"/>
          </w:rPr>
          <w:delText xml:space="preserve">genomic </w:delText>
        </w:r>
      </w:del>
      <w:r w:rsidR="00BC42A0" w:rsidRPr="00BC42A0">
        <w:rPr>
          <w:rFonts w:ascii="Times New Roman" w:hAnsi="Times New Roman" w:cs="Times New Roman"/>
          <w:color w:val="000000" w:themeColor="text1"/>
        </w:rPr>
        <w:t>clones of r</w:t>
      </w:r>
      <w:r w:rsidR="00386387" w:rsidRPr="00BC42A0">
        <w:rPr>
          <w:rFonts w:ascii="Times New Roman" w:hAnsi="Times New Roman" w:cs="Times New Roman"/>
          <w:color w:val="000000" w:themeColor="text1"/>
        </w:rPr>
        <w:t xml:space="preserve">otifers </w:t>
      </w:r>
      <w:del w:id="33" w:author="Mendelson, Alex" w:date="2026-01-26T10:14:00Z" w16du:dateUtc="2026-01-26T18:14:00Z">
        <w:r w:rsidR="00386387" w:rsidRPr="00BC42A0" w:rsidDel="005D174D">
          <w:rPr>
            <w:rFonts w:ascii="Times New Roman" w:hAnsi="Times New Roman" w:cs="Times New Roman"/>
            <w:kern w:val="0"/>
          </w:rPr>
          <w:delText xml:space="preserve">likely </w:delText>
        </w:r>
      </w:del>
      <w:ins w:id="34" w:author="Mendelson, Alex" w:date="2026-01-26T10:14:00Z" w16du:dateUtc="2026-01-26T18:14:00Z">
        <w:r w:rsidR="005D174D">
          <w:rPr>
            <w:rFonts w:ascii="Times New Roman" w:hAnsi="Times New Roman" w:cs="Times New Roman"/>
            <w:kern w:val="0"/>
          </w:rPr>
          <w:t>may</w:t>
        </w:r>
        <w:r w:rsidR="005D174D" w:rsidRPr="00BC42A0">
          <w:rPr>
            <w:rFonts w:ascii="Times New Roman" w:hAnsi="Times New Roman" w:cs="Times New Roman"/>
            <w:kern w:val="0"/>
          </w:rPr>
          <w:t xml:space="preserve"> </w:t>
        </w:r>
      </w:ins>
      <w:del w:id="35" w:author="Mendelson, Alex" w:date="2026-01-26T10:01:00Z" w16du:dateUtc="2026-01-26T18:01:00Z">
        <w:r w:rsidR="00386387" w:rsidRPr="00BC42A0" w:rsidDel="00510F58">
          <w:rPr>
            <w:rFonts w:ascii="Times New Roman" w:hAnsi="Times New Roman" w:cs="Times New Roman"/>
            <w:kern w:val="0"/>
          </w:rPr>
          <w:delText xml:space="preserve">will </w:delText>
        </w:r>
      </w:del>
      <w:r w:rsidR="00386387" w:rsidRPr="00BC42A0">
        <w:rPr>
          <w:rFonts w:ascii="Times New Roman" w:hAnsi="Times New Roman" w:cs="Times New Roman"/>
          <w:kern w:val="0"/>
        </w:rPr>
        <w:t>respond differently to competition</w:t>
      </w:r>
      <w:commentRangeStart w:id="36"/>
      <w:commentRangeEnd w:id="36"/>
      <w:r w:rsidR="00386387" w:rsidRPr="00BC42A0">
        <w:rPr>
          <w:rStyle w:val="CommentReference"/>
          <w:rFonts w:ascii="Times New Roman" w:hAnsi="Times New Roman" w:cs="Times New Roman"/>
          <w:sz w:val="24"/>
          <w:szCs w:val="24"/>
        </w:rPr>
        <w:commentReference w:id="36"/>
      </w:r>
      <w:r w:rsidR="00386387" w:rsidRPr="00BC42A0">
        <w:rPr>
          <w:rFonts w:ascii="Times New Roman" w:hAnsi="Times New Roman" w:cs="Times New Roman"/>
          <w:kern w:val="0"/>
        </w:rPr>
        <w:t xml:space="preserve">. </w:t>
      </w:r>
      <w:r w:rsidR="00386387" w:rsidRPr="00BC42A0">
        <w:rPr>
          <w:rFonts w:ascii="Times New Roman" w:hAnsi="Times New Roman" w:cs="Times New Roman"/>
          <w:color w:val="000000"/>
          <w:kern w:val="0"/>
        </w:rPr>
        <w:t xml:space="preserve">I expect that </w:t>
      </w:r>
      <w:ins w:id="37" w:author="Mendelson, Alex" w:date="2026-01-26T10:01:00Z" w16du:dateUtc="2026-01-26T18:01:00Z">
        <w:r w:rsidR="00510F58">
          <w:rPr>
            <w:rFonts w:ascii="Times New Roman" w:hAnsi="Times New Roman" w:cs="Times New Roman"/>
            <w:color w:val="000000"/>
            <w:kern w:val="0"/>
          </w:rPr>
          <w:t xml:space="preserve">by </w:t>
        </w:r>
      </w:ins>
      <w:r w:rsidR="00386387" w:rsidRPr="00BC42A0">
        <w:rPr>
          <w:rFonts w:ascii="Times New Roman" w:hAnsi="Times New Roman" w:cs="Times New Roman"/>
          <w:color w:val="000000"/>
          <w:kern w:val="0"/>
        </w:rPr>
        <w:t xml:space="preserve">increasing the </w:t>
      </w:r>
      <w:r w:rsidR="00386387" w:rsidRPr="00BC42A0">
        <w:rPr>
          <w:rFonts w:ascii="Times New Roman" w:hAnsi="Times New Roman" w:cs="Times New Roman"/>
          <w:color w:val="000000"/>
          <w:kern w:val="0"/>
        </w:rPr>
        <w:t xml:space="preserve">level of </w:t>
      </w:r>
      <w:r w:rsidR="00386387" w:rsidRPr="00BC42A0">
        <w:rPr>
          <w:rFonts w:ascii="Times New Roman" w:hAnsi="Times New Roman" w:cs="Times New Roman"/>
          <w:color w:val="000000"/>
          <w:kern w:val="0"/>
        </w:rPr>
        <w:t>diversity in cultures of rotifers</w:t>
      </w:r>
      <w:ins w:id="38" w:author="Mendelson, Alex" w:date="2026-01-26T10:01:00Z" w16du:dateUtc="2026-01-26T18:01:00Z">
        <w:r w:rsidR="00510F58">
          <w:rPr>
            <w:rFonts w:ascii="Times New Roman" w:hAnsi="Times New Roman" w:cs="Times New Roman"/>
            <w:color w:val="000000"/>
            <w:kern w:val="0"/>
          </w:rPr>
          <w:t xml:space="preserve"> by including more clones</w:t>
        </w:r>
      </w:ins>
      <w:r w:rsidR="00510F58">
        <w:rPr>
          <w:rFonts w:ascii="Times New Roman" w:hAnsi="Times New Roman" w:cs="Times New Roman"/>
          <w:color w:val="000000"/>
          <w:kern w:val="0"/>
        </w:rPr>
        <w:t xml:space="preserve">, </w:t>
      </w:r>
      <w:ins w:id="39" w:author="Mendelson, Alex" w:date="2026-01-26T10:15:00Z" w16du:dateUtc="2026-01-26T18:15:00Z">
        <w:r w:rsidR="005D174D">
          <w:rPr>
            <w:rFonts w:ascii="Times New Roman" w:hAnsi="Times New Roman" w:cs="Times New Roman"/>
            <w:color w:val="000000"/>
            <w:kern w:val="0"/>
          </w:rPr>
          <w:t xml:space="preserve">realized </w:t>
        </w:r>
      </w:ins>
      <w:ins w:id="40" w:author="Mendelson, Alex" w:date="2026-01-26T10:03:00Z" w16du:dateUtc="2026-01-26T18:03:00Z">
        <w:r w:rsidR="00510F58">
          <w:rPr>
            <w:rFonts w:ascii="Times New Roman" w:hAnsi="Times New Roman" w:cs="Times New Roman"/>
            <w:color w:val="000000"/>
            <w:kern w:val="0"/>
          </w:rPr>
          <w:t xml:space="preserve">competitive ability will </w:t>
        </w:r>
      </w:ins>
      <w:ins w:id="41" w:author="Mendelson, Alex" w:date="2026-01-26T10:04:00Z" w16du:dateUtc="2026-01-26T18:04:00Z">
        <w:r w:rsidR="00510F58">
          <w:rPr>
            <w:rFonts w:ascii="Times New Roman" w:hAnsi="Times New Roman" w:cs="Times New Roman"/>
            <w:color w:val="000000"/>
            <w:kern w:val="0"/>
          </w:rPr>
          <w:t>increase</w:t>
        </w:r>
      </w:ins>
      <w:ins w:id="42" w:author="Mendelson, Alex" w:date="2026-01-26T10:15:00Z" w16du:dateUtc="2026-01-26T18:15:00Z">
        <w:r w:rsidR="005D174D">
          <w:rPr>
            <w:rFonts w:ascii="Times New Roman" w:hAnsi="Times New Roman" w:cs="Times New Roman"/>
            <w:color w:val="000000"/>
            <w:kern w:val="0"/>
          </w:rPr>
          <w:t xml:space="preserve"> higher than would be expected by averaging the competitive ability of each clone grown individually</w:t>
        </w:r>
      </w:ins>
      <w:ins w:id="43" w:author="Mendelson, Alex" w:date="2026-01-26T10:04:00Z" w16du:dateUtc="2026-01-26T18:04:00Z">
        <w:r w:rsidR="00510F58">
          <w:rPr>
            <w:rFonts w:ascii="Times New Roman" w:hAnsi="Times New Roman" w:cs="Times New Roman"/>
            <w:color w:val="000000"/>
            <w:kern w:val="0"/>
          </w:rPr>
          <w:t>.</w:t>
        </w:r>
      </w:ins>
      <w:del w:id="44" w:author="Mendelson, Alex" w:date="2026-01-26T10:04:00Z" w16du:dateUtc="2026-01-26T18:04:00Z">
        <w:r w:rsidR="00386387" w:rsidRPr="00BC42A0" w:rsidDel="00510F58">
          <w:rPr>
            <w:rFonts w:ascii="Times New Roman" w:hAnsi="Times New Roman" w:cs="Times New Roman"/>
            <w:color w:val="000000"/>
            <w:kern w:val="0"/>
          </w:rPr>
          <w:delText xml:space="preserve"> will change their competitive ability.</w:delText>
        </w:r>
      </w:del>
      <w:r w:rsidR="0010237C">
        <w:rPr>
          <w:rFonts w:ascii="Times New Roman" w:hAnsi="Times New Roman" w:cs="Times New Roman"/>
          <w:color w:val="000000" w:themeColor="text1"/>
        </w:rPr>
        <w:t xml:space="preserve"> </w:t>
      </w:r>
      <w:del w:id="45" w:author="Mendelson, Alex" w:date="2026-01-26T10:15:00Z" w16du:dateUtc="2026-01-26T18:15:00Z">
        <w:r w:rsidR="00386387" w:rsidRPr="00BC42A0" w:rsidDel="005D174D">
          <w:rPr>
            <w:rFonts w:ascii="Times New Roman" w:hAnsi="Times New Roman" w:cs="Times New Roman"/>
          </w:rPr>
          <w:delText xml:space="preserve">I will randomly select five out of seventeen </w:delText>
        </w:r>
        <w:r w:rsidR="0010237C" w:rsidRPr="00BC42A0" w:rsidDel="005D174D">
          <w:rPr>
            <w:rFonts w:ascii="Times New Roman" w:hAnsi="Times New Roman" w:cs="Times New Roman"/>
          </w:rPr>
          <w:delText>clones</w:delText>
        </w:r>
        <w:r w:rsidR="00386387" w:rsidRPr="00BC42A0" w:rsidDel="005D174D">
          <w:rPr>
            <w:rFonts w:ascii="Times New Roman" w:hAnsi="Times New Roman" w:cs="Times New Roman"/>
          </w:rPr>
          <w:delText xml:space="preserve"> </w:delText>
        </w:r>
        <w:r w:rsidR="00BC42A0" w:rsidDel="005D174D">
          <w:rPr>
            <w:rFonts w:ascii="Times New Roman" w:hAnsi="Times New Roman" w:cs="Times New Roman"/>
          </w:rPr>
          <w:delText>from stock cultures. Each in</w:delText>
        </w:r>
        <w:r w:rsidR="0010237C" w:rsidDel="005D174D">
          <w:rPr>
            <w:rFonts w:ascii="Times New Roman" w:hAnsi="Times New Roman" w:cs="Times New Roman"/>
          </w:rPr>
          <w:delText>dividual</w:delText>
        </w:r>
        <w:r w:rsidR="00BC42A0" w:rsidDel="005D174D">
          <w:rPr>
            <w:rFonts w:ascii="Times New Roman" w:hAnsi="Times New Roman" w:cs="Times New Roman"/>
          </w:rPr>
          <w:delText xml:space="preserve"> clone will have </w:delText>
        </w:r>
        <w:r w:rsidR="0010237C" w:rsidDel="005D174D">
          <w:rPr>
            <w:rFonts w:ascii="Times New Roman" w:hAnsi="Times New Roman" w:cs="Times New Roman"/>
          </w:rPr>
          <w:delText xml:space="preserve">six </w:delText>
        </w:r>
        <w:r w:rsidR="00BC42A0" w:rsidDel="005D174D">
          <w:rPr>
            <w:rFonts w:ascii="Times New Roman" w:hAnsi="Times New Roman" w:cs="Times New Roman"/>
          </w:rPr>
          <w:delText xml:space="preserve">replicates without the competitor and three with the competitor present. </w:delText>
        </w:r>
        <w:r w:rsidR="0010237C" w:rsidDel="005D174D">
          <w:rPr>
            <w:rFonts w:ascii="Times New Roman" w:hAnsi="Times New Roman" w:cs="Times New Roman"/>
          </w:rPr>
          <w:delText xml:space="preserve">I will then put an even distribute of all five clones together in one stock culture with six replicates. Out of the six replicates I will put a competitor into three of the replicates. </w:delText>
        </w:r>
      </w:del>
      <w:del w:id="46" w:author="Mendelson, Alex" w:date="2026-01-26T10:06:00Z" w16du:dateUtc="2026-01-26T18:06:00Z">
        <w:r w:rsidR="0010237C" w:rsidRPr="00BC42A0" w:rsidDel="00510F58">
          <w:rPr>
            <w:rFonts w:ascii="Times New Roman" w:hAnsi="Times New Roman" w:cs="Times New Roman"/>
          </w:rPr>
          <w:delText>Then</w:delText>
        </w:r>
        <w:r w:rsidR="00386387" w:rsidRPr="00BC42A0" w:rsidDel="00510F58">
          <w:rPr>
            <w:rFonts w:ascii="Times New Roman" w:hAnsi="Times New Roman" w:cs="Times New Roman"/>
          </w:rPr>
          <w:delText xml:space="preserve"> </w:delText>
        </w:r>
      </w:del>
      <w:r w:rsidR="00386387" w:rsidRPr="00BC42A0">
        <w:rPr>
          <w:rFonts w:ascii="Times New Roman" w:hAnsi="Times New Roman" w:cs="Times New Roman"/>
        </w:rPr>
        <w:t xml:space="preserve">I will examine </w:t>
      </w:r>
      <w:del w:id="47" w:author="Mendelson, Alex" w:date="2026-01-26T10:06:00Z" w16du:dateUtc="2026-01-26T18:06:00Z">
        <w:r w:rsidR="00386387" w:rsidRPr="00BC42A0" w:rsidDel="00510F58">
          <w:rPr>
            <w:rFonts w:ascii="Times New Roman" w:hAnsi="Times New Roman" w:cs="Times New Roman"/>
          </w:rPr>
          <w:delText xml:space="preserve">changes </w:delText>
        </w:r>
      </w:del>
      <w:ins w:id="48" w:author="Mendelson, Alex" w:date="2026-01-26T10:06:00Z" w16du:dateUtc="2026-01-26T18:06:00Z">
        <w:r w:rsidR="00510F58">
          <w:rPr>
            <w:rFonts w:ascii="Times New Roman" w:hAnsi="Times New Roman" w:cs="Times New Roman"/>
          </w:rPr>
          <w:t>differences</w:t>
        </w:r>
        <w:r w:rsidR="00510F58" w:rsidRPr="00BC42A0">
          <w:rPr>
            <w:rFonts w:ascii="Times New Roman" w:hAnsi="Times New Roman" w:cs="Times New Roman"/>
          </w:rPr>
          <w:t xml:space="preserve"> </w:t>
        </w:r>
      </w:ins>
      <w:r w:rsidR="00386387" w:rsidRPr="00BC42A0">
        <w:rPr>
          <w:rFonts w:ascii="Times New Roman" w:hAnsi="Times New Roman" w:cs="Times New Roman"/>
        </w:rPr>
        <w:t>in population growth rate</w:t>
      </w:r>
      <w:del w:id="49" w:author="Mendelson, Alex" w:date="2026-01-26T10:06:00Z" w16du:dateUtc="2026-01-26T18:06:00Z">
        <w:r w:rsidR="00386387" w:rsidRPr="00BC42A0" w:rsidDel="00510F58">
          <w:rPr>
            <w:rFonts w:ascii="Times New Roman" w:hAnsi="Times New Roman" w:cs="Times New Roman"/>
          </w:rPr>
          <w:delText>s</w:delText>
        </w:r>
      </w:del>
      <w:ins w:id="50" w:author="Mendelson, Alex" w:date="2026-01-26T10:06:00Z" w16du:dateUtc="2026-01-26T18:06:00Z">
        <w:r w:rsidR="00510F58">
          <w:rPr>
            <w:rFonts w:ascii="Times New Roman" w:hAnsi="Times New Roman" w:cs="Times New Roman"/>
          </w:rPr>
          <w:t xml:space="preserve"> and rate-limiting crowding effect by modeling time-series population e</w:t>
        </w:r>
      </w:ins>
      <w:ins w:id="51" w:author="Mendelson, Alex" w:date="2026-01-26T10:07:00Z" w16du:dateUtc="2026-01-26T18:07:00Z">
        <w:r w:rsidR="00510F58">
          <w:rPr>
            <w:rFonts w:ascii="Times New Roman" w:hAnsi="Times New Roman" w:cs="Times New Roman"/>
          </w:rPr>
          <w:t>stimates using a parametric logistic growth model.</w:t>
        </w:r>
      </w:ins>
      <w:del w:id="52" w:author="Mendelson, Alex" w:date="2026-01-26T10:07:00Z" w16du:dateUtc="2026-01-26T18:07:00Z">
        <w:r w:rsidR="00386387" w:rsidRPr="00BC42A0" w:rsidDel="00510F58">
          <w:rPr>
            <w:rFonts w:ascii="Times New Roman" w:hAnsi="Times New Roman" w:cs="Times New Roman"/>
          </w:rPr>
          <w:delText>,</w:delText>
        </w:r>
      </w:del>
      <w:r w:rsidR="00386387" w:rsidRPr="00BC42A0">
        <w:rPr>
          <w:rFonts w:ascii="Times New Roman" w:hAnsi="Times New Roman" w:cs="Times New Roman"/>
        </w:rPr>
        <w:t xml:space="preserve"> </w:t>
      </w:r>
      <w:del w:id="53" w:author="Mendelson, Alex" w:date="2026-01-26T10:07:00Z" w16du:dateUtc="2026-01-26T18:07:00Z">
        <w:r w:rsidR="00386387" w:rsidRPr="00BC42A0" w:rsidDel="00510F58">
          <w:rPr>
            <w:rFonts w:ascii="Times New Roman" w:hAnsi="Times New Roman" w:cs="Times New Roman"/>
          </w:rPr>
          <w:delText xml:space="preserve">which </w:delText>
        </w:r>
      </w:del>
      <w:ins w:id="54" w:author="Mendelson, Alex" w:date="2026-01-26T10:08:00Z" w16du:dateUtc="2026-01-26T18:08:00Z">
        <w:r w:rsidR="00510F58">
          <w:rPr>
            <w:rFonts w:ascii="Times New Roman" w:hAnsi="Times New Roman" w:cs="Times New Roman"/>
          </w:rPr>
          <w:t>T</w:t>
        </w:r>
      </w:ins>
      <w:ins w:id="55" w:author="Mendelson, Alex" w:date="2026-01-26T10:07:00Z" w16du:dateUtc="2026-01-26T18:07:00Z">
        <w:r w:rsidR="00510F58">
          <w:rPr>
            <w:rFonts w:ascii="Times New Roman" w:hAnsi="Times New Roman" w:cs="Times New Roman"/>
          </w:rPr>
          <w:t>hese population parameters</w:t>
        </w:r>
        <w:r w:rsidR="00510F58" w:rsidRPr="00BC42A0">
          <w:rPr>
            <w:rFonts w:ascii="Times New Roman" w:hAnsi="Times New Roman" w:cs="Times New Roman"/>
          </w:rPr>
          <w:t xml:space="preserve"> </w:t>
        </w:r>
      </w:ins>
      <w:r w:rsidR="00386387" w:rsidRPr="00BC42A0">
        <w:rPr>
          <w:rFonts w:ascii="Times New Roman" w:hAnsi="Times New Roman" w:cs="Times New Roman"/>
        </w:rPr>
        <w:t xml:space="preserve">will </w:t>
      </w:r>
      <w:ins w:id="56" w:author="Mendelson, Alex" w:date="2026-01-26T10:08:00Z" w16du:dateUtc="2026-01-26T18:08:00Z">
        <w:r w:rsidR="00510F58">
          <w:rPr>
            <w:rFonts w:ascii="Times New Roman" w:hAnsi="Times New Roman" w:cs="Times New Roman"/>
          </w:rPr>
          <w:t xml:space="preserve">allow me to compare competitive ability between high and low diversity cultures. </w:t>
        </w:r>
      </w:ins>
      <w:del w:id="57" w:author="Mendelson, Alex" w:date="2026-01-26T10:08:00Z" w16du:dateUtc="2026-01-26T18:08:00Z">
        <w:r w:rsidR="00386387" w:rsidRPr="00BC42A0" w:rsidDel="00510F58">
          <w:rPr>
            <w:rFonts w:ascii="Times New Roman" w:hAnsi="Times New Roman" w:cs="Times New Roman"/>
          </w:rPr>
          <w:delText>be the deciding factors in how mix di</w:delText>
        </w:r>
        <w:r w:rsidR="00602DB4" w:rsidRPr="00BC42A0" w:rsidDel="00510F58">
          <w:rPr>
            <w:rFonts w:ascii="Times New Roman" w:hAnsi="Times New Roman" w:cs="Times New Roman"/>
          </w:rPr>
          <w:delText>versity affects</w:delText>
        </w:r>
        <w:r w:rsidR="00386387" w:rsidRPr="00BC42A0" w:rsidDel="00510F58">
          <w:rPr>
            <w:rFonts w:ascii="Times New Roman" w:hAnsi="Times New Roman" w:cs="Times New Roman"/>
          </w:rPr>
          <w:delText xml:space="preserve"> the aspects of competition.</w:delText>
        </w:r>
      </w:del>
      <w:r w:rsidR="00386387" w:rsidRPr="00BC42A0">
        <w:rPr>
          <w:rFonts w:ascii="Times New Roman" w:hAnsi="Times New Roman" w:cs="Times New Roman"/>
        </w:rPr>
        <w:t xml:space="preserve"> </w:t>
      </w:r>
    </w:p>
    <w:p w14:paraId="6B4F0E3D" w14:textId="77777777" w:rsidR="002E6655" w:rsidRDefault="002E6655"/>
    <w:sectPr w:rsidR="002E6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6" w:author="Morales, Breana M" w:date="2025-11-14T12:53:00Z" w:initials="MBM">
    <w:p w14:paraId="1DD8411B" w14:textId="6CE68678" w:rsidR="00386387" w:rsidRDefault="00386387" w:rsidP="00386387">
      <w:r>
        <w:rPr>
          <w:rStyle w:val="CommentReference"/>
        </w:rPr>
        <w:annotationRef/>
      </w:r>
      <w:r>
        <w:rPr>
          <w:sz w:val="20"/>
          <w:szCs w:val="20"/>
        </w:rPr>
        <w:t xml:space="preserve">pharase dont copy alex </w:t>
      </w:r>
    </w:p>
    <w:p w14:paraId="0C467C22" w14:textId="77777777" w:rsidR="00386387" w:rsidRDefault="00386387" w:rsidP="00386387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467C2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8BA4EF" w16cex:dateUtc="2025-11-14T20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467C22" w16cid:durableId="218BA4E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ndelson, Alex">
    <w15:presenceInfo w15:providerId="AD" w15:userId="S::alex.mendelson.698@my.csun.edu::b5197b80-85c3-4871-be06-fccfde9bb34f"/>
  </w15:person>
  <w15:person w15:author="Morales, Breana M">
    <w15:presenceInfo w15:providerId="AD" w15:userId="S::breana.morales.678@my.csun.edu::edb912c0-9877-4c67-b4c4-a2a123a59b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655"/>
    <w:rsid w:val="00024DF0"/>
    <w:rsid w:val="0010237C"/>
    <w:rsid w:val="002C3CF3"/>
    <w:rsid w:val="002E6655"/>
    <w:rsid w:val="002F7F11"/>
    <w:rsid w:val="00386387"/>
    <w:rsid w:val="00510F58"/>
    <w:rsid w:val="005D174D"/>
    <w:rsid w:val="00602DB4"/>
    <w:rsid w:val="006868A7"/>
    <w:rsid w:val="007B095C"/>
    <w:rsid w:val="007B6909"/>
    <w:rsid w:val="00BC42A0"/>
    <w:rsid w:val="00D8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45447D"/>
  <w15:chartTrackingRefBased/>
  <w15:docId w15:val="{44E0CEB9-D03F-2548-934D-D70691DDD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65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863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Revision">
    <w:name w:val="Revision"/>
    <w:hidden/>
    <w:uiPriority w:val="99"/>
    <w:semiHidden/>
    <w:rsid w:val="00510F58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0F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0F5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276</Words>
  <Characters>1823</Characters>
  <Application>Microsoft Office Word</Application>
  <DocSecurity>0</DocSecurity>
  <Lines>27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Morales, Breana M</dc:creator>
  <cp:keywords/>
  <dc:description/>
  <cp:lastModifiedBy>Mendelson, Alex</cp:lastModifiedBy>
  <cp:revision>6</cp:revision>
  <dcterms:created xsi:type="dcterms:W3CDTF">2026-01-26T18:09:00Z</dcterms:created>
  <dcterms:modified xsi:type="dcterms:W3CDTF">2026-01-26T19:13:00Z</dcterms:modified>
</cp:coreProperties>
</file>