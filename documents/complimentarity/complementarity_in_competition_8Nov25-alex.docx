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97F6F" w14:textId="5C2B8A91" w:rsidR="004D795F" w:rsidRDefault="004D795F" w:rsidP="004D795F">
      <w:pPr>
        <w:pStyle w:val="Heading1"/>
        <w:rPr>
          <w:color w:val="000000" w:themeColor="text1"/>
        </w:rPr>
      </w:pPr>
      <w:r w:rsidRPr="004D795F">
        <w:rPr>
          <w:color w:val="000000" w:themeColor="text1"/>
        </w:rPr>
        <w:t xml:space="preserve">Does </w:t>
      </w:r>
      <w:commentRangeStart w:id="0"/>
      <w:del w:id="1" w:author="Mendelson, Alex" w:date="2025-11-10T12:53:00Z" w16du:dateUtc="2025-11-10T20:53:00Z">
        <w:r w:rsidRPr="004D795F" w:rsidDel="00472DF1">
          <w:rPr>
            <w:color w:val="000000" w:themeColor="text1"/>
          </w:rPr>
          <w:delText xml:space="preserve">the effect </w:delText>
        </w:r>
        <w:r w:rsidDel="00472DF1">
          <w:rPr>
            <w:color w:val="000000" w:themeColor="text1"/>
          </w:rPr>
          <w:delText>of</w:delText>
        </w:r>
      </w:del>
      <w:commentRangeEnd w:id="0"/>
      <w:r w:rsidR="00472DF1">
        <w:rPr>
          <w:rStyle w:val="CommentReference"/>
          <w:rFonts w:asciiTheme="minorHAnsi" w:eastAsiaTheme="minorHAnsi" w:hAnsiTheme="minorHAnsi" w:cstheme="minorBidi"/>
          <w:color w:val="auto"/>
        </w:rPr>
        <w:commentReference w:id="0"/>
      </w:r>
      <w:del w:id="2" w:author="Mendelson, Alex" w:date="2025-11-10T12:53:00Z" w16du:dateUtc="2025-11-10T20:53:00Z">
        <w:r w:rsidRPr="004D795F" w:rsidDel="00472DF1">
          <w:rPr>
            <w:color w:val="000000" w:themeColor="text1"/>
          </w:rPr>
          <w:delText xml:space="preserve"> </w:delText>
        </w:r>
      </w:del>
      <w:r w:rsidRPr="004D795F">
        <w:rPr>
          <w:color w:val="000000" w:themeColor="text1"/>
        </w:rPr>
        <w:t xml:space="preserve">diversity </w:t>
      </w:r>
      <w:r>
        <w:rPr>
          <w:color w:val="000000" w:themeColor="text1"/>
        </w:rPr>
        <w:t>in</w:t>
      </w:r>
      <w:r w:rsidRPr="004D795F">
        <w:rPr>
          <w:color w:val="000000" w:themeColor="text1"/>
        </w:rPr>
        <w:t xml:space="preserve"> </w:t>
      </w:r>
      <w:commentRangeStart w:id="3"/>
      <w:commentRangeStart w:id="4"/>
      <w:r w:rsidR="009F2461" w:rsidRPr="004D795F">
        <w:rPr>
          <w:i/>
          <w:iCs/>
          <w:color w:val="000000" w:themeColor="text1"/>
        </w:rPr>
        <w:t>H. rosa</w:t>
      </w:r>
      <w:r w:rsidRPr="004D795F">
        <w:rPr>
          <w:color w:val="000000" w:themeColor="text1"/>
        </w:rPr>
        <w:t xml:space="preserve"> </w:t>
      </w:r>
      <w:commentRangeEnd w:id="3"/>
      <w:r w:rsidR="009F2461">
        <w:rPr>
          <w:rStyle w:val="CommentReference"/>
          <w:rFonts w:asciiTheme="minorHAnsi" w:eastAsiaTheme="minorHAnsi" w:hAnsiTheme="minorHAnsi" w:cstheme="minorBidi"/>
          <w:color w:val="auto"/>
        </w:rPr>
        <w:commentReference w:id="3"/>
      </w:r>
      <w:commentRangeEnd w:id="4"/>
      <w:r w:rsidR="00472DF1">
        <w:rPr>
          <w:rStyle w:val="CommentReference"/>
          <w:rFonts w:asciiTheme="minorHAnsi" w:eastAsiaTheme="minorHAnsi" w:hAnsiTheme="minorHAnsi" w:cstheme="minorBidi"/>
          <w:color w:val="auto"/>
        </w:rPr>
        <w:commentReference w:id="4"/>
      </w:r>
      <w:r w:rsidRPr="004D795F">
        <w:rPr>
          <w:color w:val="000000" w:themeColor="text1"/>
        </w:rPr>
        <w:t>affect the outcome of competition?</w:t>
      </w:r>
    </w:p>
    <w:p w14:paraId="25D1438B" w14:textId="7F3F7DBC" w:rsidR="004D795F" w:rsidRDefault="004D795F" w:rsidP="004D795F">
      <w:pPr>
        <w:rPr>
          <w:rFonts w:ascii="Times New Roman" w:hAnsi="Times New Roman" w:cs="Times New Roman"/>
        </w:rPr>
      </w:pPr>
      <w:r>
        <w:tab/>
      </w:r>
      <w:r>
        <w:tab/>
      </w:r>
      <w:r>
        <w:tab/>
      </w:r>
      <w:r>
        <w:tab/>
      </w:r>
      <w:r>
        <w:tab/>
      </w:r>
      <w:r w:rsidRPr="004D795F">
        <w:rPr>
          <w:rFonts w:ascii="Times New Roman" w:hAnsi="Times New Roman" w:cs="Times New Roman"/>
        </w:rPr>
        <w:t>Breana Morales</w:t>
      </w:r>
    </w:p>
    <w:p w14:paraId="295C9FEA" w14:textId="216276B9" w:rsidR="0079442C" w:rsidRDefault="005149FB" w:rsidP="0079442C">
      <w:pPr>
        <w:rPr>
          <w:rFonts w:ascii="Times New Roman" w:hAnsi="Times New Roman" w:cs="Times New Roman"/>
        </w:rPr>
      </w:pPr>
      <w:r w:rsidRPr="00190115">
        <w:rPr>
          <w:rFonts w:ascii="Times New Roman" w:hAnsi="Times New Roman" w:cs="Times New Roman"/>
        </w:rPr>
        <w:t xml:space="preserve">Diversity is what gives natural selection something to act on. The variation in diversified species is what aids in the population success. My goal is to examine how </w:t>
      </w:r>
      <w:commentRangeStart w:id="5"/>
      <w:r w:rsidRPr="00190115">
        <w:rPr>
          <w:rFonts w:ascii="Times New Roman" w:hAnsi="Times New Roman" w:cs="Times New Roman"/>
        </w:rPr>
        <w:t>diversity</w:t>
      </w:r>
      <w:commentRangeEnd w:id="5"/>
      <w:r w:rsidR="00094288">
        <w:rPr>
          <w:rStyle w:val="CommentReference"/>
        </w:rPr>
        <w:commentReference w:id="5"/>
      </w:r>
      <w:r w:rsidRPr="00190115">
        <w:rPr>
          <w:rFonts w:ascii="Times New Roman" w:hAnsi="Times New Roman" w:cs="Times New Roman"/>
        </w:rPr>
        <w:t xml:space="preserve"> </w:t>
      </w:r>
      <w:commentRangeStart w:id="6"/>
      <w:r w:rsidRPr="00190115">
        <w:rPr>
          <w:rFonts w:ascii="Times New Roman" w:hAnsi="Times New Roman" w:cs="Times New Roman"/>
        </w:rPr>
        <w:t>can</w:t>
      </w:r>
      <w:commentRangeEnd w:id="6"/>
      <w:r w:rsidR="00472DF1">
        <w:rPr>
          <w:rStyle w:val="CommentReference"/>
        </w:rPr>
        <w:commentReference w:id="6"/>
      </w:r>
      <w:r w:rsidRPr="00190115">
        <w:rPr>
          <w:rFonts w:ascii="Times New Roman" w:hAnsi="Times New Roman" w:cs="Times New Roman"/>
        </w:rPr>
        <w:t xml:space="preserve"> </w:t>
      </w:r>
      <w:commentRangeStart w:id="7"/>
      <w:r w:rsidRPr="00190115">
        <w:rPr>
          <w:rFonts w:ascii="Times New Roman" w:hAnsi="Times New Roman" w:cs="Times New Roman"/>
        </w:rPr>
        <w:t xml:space="preserve">play an effect </w:t>
      </w:r>
      <w:commentRangeEnd w:id="7"/>
      <w:r w:rsidR="00472DF1">
        <w:rPr>
          <w:rStyle w:val="CommentReference"/>
        </w:rPr>
        <w:commentReference w:id="7"/>
      </w:r>
      <w:r w:rsidRPr="00190115">
        <w:rPr>
          <w:rFonts w:ascii="Times New Roman" w:hAnsi="Times New Roman" w:cs="Times New Roman"/>
        </w:rPr>
        <w:t xml:space="preserve">on </w:t>
      </w:r>
      <w:commentRangeStart w:id="8"/>
      <w:r w:rsidRPr="00190115">
        <w:rPr>
          <w:rFonts w:ascii="Times New Roman" w:hAnsi="Times New Roman" w:cs="Times New Roman"/>
        </w:rPr>
        <w:t>competition</w:t>
      </w:r>
      <w:commentRangeEnd w:id="8"/>
      <w:r w:rsidR="00094288">
        <w:rPr>
          <w:rStyle w:val="CommentReference"/>
        </w:rPr>
        <w:commentReference w:id="8"/>
      </w:r>
      <w:r w:rsidRPr="00190115">
        <w:rPr>
          <w:rFonts w:ascii="Times New Roman" w:hAnsi="Times New Roman" w:cs="Times New Roman"/>
        </w:rPr>
        <w:t xml:space="preserve"> </w:t>
      </w:r>
      <w:commentRangeStart w:id="9"/>
      <w:r w:rsidRPr="00190115">
        <w:rPr>
          <w:rFonts w:ascii="Times New Roman" w:hAnsi="Times New Roman" w:cs="Times New Roman"/>
        </w:rPr>
        <w:t>in a population with another organism involved</w:t>
      </w:r>
      <w:commentRangeEnd w:id="9"/>
      <w:r w:rsidR="00094288">
        <w:rPr>
          <w:rStyle w:val="CommentReference"/>
        </w:rPr>
        <w:commentReference w:id="9"/>
      </w:r>
      <w:r w:rsidRPr="009F2461">
        <w:rPr>
          <w:rFonts w:ascii="Times New Roman" w:hAnsi="Times New Roman" w:cs="Times New Roman"/>
          <w:i/>
          <w:iCs/>
        </w:rPr>
        <w:t>.</w:t>
      </w:r>
      <w:r w:rsidR="0079442C">
        <w:rPr>
          <w:rFonts w:ascii="Times New Roman" w:hAnsi="Times New Roman" w:cs="Times New Roman"/>
          <w:i/>
          <w:iCs/>
        </w:rPr>
        <w:t xml:space="preserve"> </w:t>
      </w:r>
      <w:r w:rsidR="0079442C" w:rsidRPr="00016A34">
        <w:rPr>
          <w:rFonts w:ascii="Times New Roman" w:hAnsi="Times New Roman" w:cs="Times New Roman"/>
          <w:i/>
          <w:iCs/>
        </w:rPr>
        <w:t>Sarracenia purpurea</w:t>
      </w:r>
      <w:r w:rsidR="0079442C">
        <w:rPr>
          <w:rFonts w:ascii="Times New Roman" w:hAnsi="Times New Roman" w:cs="Times New Roman"/>
          <w:i/>
          <w:iCs/>
        </w:rPr>
        <w:t xml:space="preserve"> is </w:t>
      </w:r>
      <w:r w:rsidR="0079442C">
        <w:rPr>
          <w:rFonts w:ascii="Times New Roman" w:hAnsi="Times New Roman" w:cs="Times New Roman"/>
        </w:rPr>
        <w:t>carnivorous pitcher plant that contains</w:t>
      </w:r>
      <w:ins w:id="10" w:author="Mendelson, Alex" w:date="2025-11-10T13:11:00Z" w16du:dateUtc="2025-11-10T21:11:00Z">
        <w:r w:rsidR="00094288">
          <w:rPr>
            <w:rFonts w:ascii="Times New Roman" w:hAnsi="Times New Roman" w:cs="Times New Roman"/>
          </w:rPr>
          <w:t xml:space="preserve"> a community of organisms in its leaves, including</w:t>
        </w:r>
      </w:ins>
      <w:r w:rsidR="0079442C">
        <w:rPr>
          <w:rFonts w:ascii="Times New Roman" w:hAnsi="Times New Roman" w:cs="Times New Roman"/>
        </w:rPr>
        <w:t xml:space="preserve"> </w:t>
      </w:r>
      <w:proofErr w:type="spellStart"/>
      <w:r w:rsidR="0079442C" w:rsidRPr="0079442C">
        <w:rPr>
          <w:rFonts w:ascii="Times New Roman" w:hAnsi="Times New Roman" w:cs="Times New Roman"/>
          <w:i/>
          <w:iCs/>
        </w:rPr>
        <w:t>Habrotrocha</w:t>
      </w:r>
      <w:proofErr w:type="spellEnd"/>
      <w:r w:rsidR="0079442C" w:rsidRPr="0079442C">
        <w:rPr>
          <w:rFonts w:ascii="Times New Roman" w:hAnsi="Times New Roman" w:cs="Times New Roman"/>
          <w:i/>
          <w:iCs/>
        </w:rPr>
        <w:t xml:space="preserve"> ros</w:t>
      </w:r>
      <w:r w:rsidR="0079442C">
        <w:rPr>
          <w:rFonts w:ascii="Times New Roman" w:hAnsi="Times New Roman" w:cs="Times New Roman"/>
          <w:i/>
          <w:iCs/>
        </w:rPr>
        <w:t>a, T</w:t>
      </w:r>
      <w:r w:rsidR="0079442C" w:rsidRPr="0079442C">
        <w:rPr>
          <w:rFonts w:ascii="Times New Roman" w:hAnsi="Times New Roman" w:cs="Times New Roman"/>
          <w:i/>
          <w:iCs/>
        </w:rPr>
        <w:t xml:space="preserve">etrahymena </w:t>
      </w:r>
      <w:commentRangeStart w:id="11"/>
      <w:del w:id="12" w:author="Mendelson, Alex" w:date="2025-11-10T13:13:00Z" w16du:dateUtc="2025-11-10T21:13:00Z">
        <w:r w:rsidR="0079442C" w:rsidRPr="0079442C" w:rsidDel="00F955DE">
          <w:rPr>
            <w:rFonts w:ascii="Times New Roman" w:hAnsi="Times New Roman" w:cs="Times New Roman"/>
            <w:i/>
            <w:iCs/>
          </w:rPr>
          <w:delText>pyriformis</w:delText>
        </w:r>
        <w:commentRangeEnd w:id="11"/>
        <w:r w:rsidR="00094288" w:rsidDel="00F955DE">
          <w:rPr>
            <w:rStyle w:val="CommentReference"/>
          </w:rPr>
          <w:commentReference w:id="11"/>
        </w:r>
        <w:r w:rsidR="0079442C" w:rsidDel="00F955DE">
          <w:rPr>
            <w:rFonts w:ascii="Times New Roman" w:hAnsi="Times New Roman" w:cs="Times New Roman"/>
            <w:i/>
            <w:iCs/>
          </w:rPr>
          <w:delText xml:space="preserve"> </w:delText>
        </w:r>
      </w:del>
      <w:commentRangeStart w:id="13"/>
      <w:r w:rsidR="0079442C">
        <w:rPr>
          <w:rFonts w:ascii="Times New Roman" w:hAnsi="Times New Roman" w:cs="Times New Roman"/>
        </w:rPr>
        <w:t>and different types of bact</w:t>
      </w:r>
      <w:commentRangeStart w:id="14"/>
      <w:commentRangeStart w:id="15"/>
      <w:r w:rsidR="0079442C">
        <w:rPr>
          <w:rFonts w:ascii="Times New Roman" w:hAnsi="Times New Roman" w:cs="Times New Roman"/>
        </w:rPr>
        <w:t>eria</w:t>
      </w:r>
      <w:commentRangeEnd w:id="14"/>
      <w:r w:rsidR="0079442C">
        <w:rPr>
          <w:rStyle w:val="CommentReference"/>
        </w:rPr>
        <w:commentReference w:id="14"/>
      </w:r>
      <w:commentRangeEnd w:id="15"/>
      <w:r w:rsidR="00094288">
        <w:rPr>
          <w:rStyle w:val="CommentReference"/>
        </w:rPr>
        <w:commentReference w:id="15"/>
      </w:r>
      <w:commentRangeEnd w:id="13"/>
      <w:r w:rsidR="00F955DE">
        <w:rPr>
          <w:rStyle w:val="CommentReference"/>
        </w:rPr>
        <w:commentReference w:id="13"/>
      </w:r>
      <w:r w:rsidR="0079442C">
        <w:rPr>
          <w:rFonts w:ascii="Times New Roman" w:hAnsi="Times New Roman" w:cs="Times New Roman"/>
        </w:rPr>
        <w:t xml:space="preserve">. </w:t>
      </w:r>
      <w:commentRangeStart w:id="16"/>
      <w:r w:rsidR="00F45BF9">
        <w:rPr>
          <w:rFonts w:ascii="Times New Roman" w:hAnsi="Times New Roman" w:cs="Times New Roman"/>
        </w:rPr>
        <w:t xml:space="preserve"> </w:t>
      </w:r>
      <w:commentRangeEnd w:id="16"/>
      <w:r w:rsidR="00094288">
        <w:rPr>
          <w:rStyle w:val="CommentReference"/>
        </w:rPr>
        <w:commentReference w:id="16"/>
      </w:r>
      <w:r w:rsidR="00190115">
        <w:rPr>
          <w:rFonts w:ascii="Times New Roman" w:hAnsi="Times New Roman" w:cs="Times New Roman"/>
        </w:rPr>
        <w:t xml:space="preserve">Rotifers and </w:t>
      </w:r>
      <w:del w:id="17" w:author="Mendelson, Alex" w:date="2025-11-10T13:03:00Z" w16du:dateUtc="2025-11-10T21:03:00Z">
        <w:r w:rsidR="00190115" w:rsidDel="00094288">
          <w:rPr>
            <w:rFonts w:ascii="Times New Roman" w:hAnsi="Times New Roman" w:cs="Times New Roman"/>
          </w:rPr>
          <w:delText>protist</w:delText>
        </w:r>
      </w:del>
      <w:ins w:id="18" w:author="Mendelson, Alex" w:date="2025-11-10T13:03:00Z" w16du:dateUtc="2025-11-10T21:03:00Z">
        <w:r w:rsidR="00094288">
          <w:rPr>
            <w:rFonts w:ascii="Times New Roman" w:hAnsi="Times New Roman" w:cs="Times New Roman"/>
          </w:rPr>
          <w:t>protists</w:t>
        </w:r>
      </w:ins>
      <w:r w:rsidR="00190115">
        <w:rPr>
          <w:rFonts w:ascii="Times New Roman" w:hAnsi="Times New Roman" w:cs="Times New Roman"/>
        </w:rPr>
        <w:t xml:space="preserve"> are </w:t>
      </w:r>
      <w:commentRangeStart w:id="19"/>
      <w:r w:rsidR="00190115">
        <w:rPr>
          <w:rFonts w:ascii="Times New Roman" w:hAnsi="Times New Roman" w:cs="Times New Roman"/>
        </w:rPr>
        <w:t xml:space="preserve">constantly in the same environment using the same resources </w:t>
      </w:r>
      <w:commentRangeEnd w:id="19"/>
      <w:r w:rsidR="00F955DE">
        <w:rPr>
          <w:rStyle w:val="CommentReference"/>
        </w:rPr>
        <w:commentReference w:id="19"/>
      </w:r>
      <w:r w:rsidR="00190115">
        <w:rPr>
          <w:rFonts w:ascii="Times New Roman" w:hAnsi="Times New Roman" w:cs="Times New Roman"/>
        </w:rPr>
        <w:t xml:space="preserve">which leads this community to be a great experiment for competition. </w:t>
      </w:r>
      <w:r w:rsidR="0079442C">
        <w:rPr>
          <w:rFonts w:ascii="Times New Roman" w:hAnsi="Times New Roman" w:cs="Times New Roman"/>
        </w:rPr>
        <w:t xml:space="preserve">In </w:t>
      </w:r>
      <w:r w:rsidR="0079442C" w:rsidRPr="00016A34">
        <w:rPr>
          <w:rFonts w:ascii="Times New Roman" w:hAnsi="Times New Roman" w:cs="Times New Roman"/>
          <w:i/>
          <w:iCs/>
        </w:rPr>
        <w:t>S</w:t>
      </w:r>
      <w:r w:rsidR="0079442C">
        <w:rPr>
          <w:rFonts w:ascii="Times New Roman" w:hAnsi="Times New Roman" w:cs="Times New Roman"/>
          <w:i/>
          <w:iCs/>
        </w:rPr>
        <w:t xml:space="preserve">. </w:t>
      </w:r>
      <w:r w:rsidR="0079442C" w:rsidRPr="00016A34">
        <w:rPr>
          <w:rFonts w:ascii="Times New Roman" w:hAnsi="Times New Roman" w:cs="Times New Roman"/>
          <w:i/>
          <w:iCs/>
        </w:rPr>
        <w:t>purpurea</w:t>
      </w:r>
      <w:r w:rsidR="0079442C">
        <w:rPr>
          <w:rFonts w:ascii="Times New Roman" w:hAnsi="Times New Roman" w:cs="Times New Roman"/>
          <w:i/>
          <w:iCs/>
        </w:rPr>
        <w:t xml:space="preserve">, H. rosa </w:t>
      </w:r>
      <w:commentRangeStart w:id="20"/>
      <w:commentRangeStart w:id="21"/>
      <w:r w:rsidR="0079442C">
        <w:rPr>
          <w:rFonts w:ascii="Times New Roman" w:hAnsi="Times New Roman" w:cs="Times New Roman"/>
        </w:rPr>
        <w:t>has</w:t>
      </w:r>
      <w:r w:rsidR="00DD2F4F">
        <w:rPr>
          <w:rFonts w:ascii="Times New Roman" w:hAnsi="Times New Roman" w:cs="Times New Roman"/>
        </w:rPr>
        <w:t xml:space="preserve"> multiple </w:t>
      </w:r>
      <w:r w:rsidR="00B47B36">
        <w:rPr>
          <w:rFonts w:ascii="Times New Roman" w:hAnsi="Times New Roman" w:cs="Times New Roman"/>
        </w:rPr>
        <w:t xml:space="preserve">individuals </w:t>
      </w:r>
      <w:r w:rsidR="00DD2F4F">
        <w:rPr>
          <w:rFonts w:ascii="Times New Roman" w:hAnsi="Times New Roman" w:cs="Times New Roman"/>
        </w:rPr>
        <w:t xml:space="preserve">with </w:t>
      </w:r>
      <w:r w:rsidR="0079442C">
        <w:rPr>
          <w:rFonts w:ascii="Times New Roman" w:hAnsi="Times New Roman" w:cs="Times New Roman"/>
        </w:rPr>
        <w:t xml:space="preserve">different genomes that contributes </w:t>
      </w:r>
      <w:commentRangeEnd w:id="20"/>
      <w:r w:rsidR="0079442C">
        <w:rPr>
          <w:rStyle w:val="CommentReference"/>
        </w:rPr>
        <w:commentReference w:id="20"/>
      </w:r>
      <w:commentRangeEnd w:id="21"/>
      <w:r w:rsidR="00F955DE">
        <w:rPr>
          <w:rStyle w:val="CommentReference"/>
        </w:rPr>
        <w:commentReference w:id="21"/>
      </w:r>
      <w:r w:rsidR="0079442C">
        <w:rPr>
          <w:rFonts w:ascii="Times New Roman" w:hAnsi="Times New Roman" w:cs="Times New Roman"/>
        </w:rPr>
        <w:t>to the diversity in the rotifers.</w:t>
      </w:r>
      <w:r w:rsidR="00190115">
        <w:rPr>
          <w:rFonts w:ascii="Times New Roman" w:hAnsi="Times New Roman" w:cs="Times New Roman"/>
        </w:rPr>
        <w:t xml:space="preserve"> </w:t>
      </w:r>
      <w:commentRangeStart w:id="22"/>
      <w:r w:rsidR="00190115">
        <w:rPr>
          <w:rFonts w:ascii="Times New Roman" w:hAnsi="Times New Roman" w:cs="Times New Roman"/>
        </w:rPr>
        <w:t>Could</w:t>
      </w:r>
      <w:commentRangeEnd w:id="22"/>
      <w:r w:rsidR="004A5A27">
        <w:rPr>
          <w:rStyle w:val="CommentReference"/>
        </w:rPr>
        <w:commentReference w:id="22"/>
      </w:r>
      <w:r w:rsidR="00190115">
        <w:rPr>
          <w:rFonts w:ascii="Times New Roman" w:hAnsi="Times New Roman" w:cs="Times New Roman"/>
        </w:rPr>
        <w:t xml:space="preserve"> different </w:t>
      </w:r>
      <w:commentRangeStart w:id="23"/>
      <w:r w:rsidR="00190115">
        <w:rPr>
          <w:rFonts w:ascii="Times New Roman" w:hAnsi="Times New Roman" w:cs="Times New Roman"/>
        </w:rPr>
        <w:t xml:space="preserve">genomes </w:t>
      </w:r>
      <w:commentRangeEnd w:id="23"/>
      <w:r w:rsidR="00F955DE">
        <w:rPr>
          <w:rStyle w:val="CommentReference"/>
        </w:rPr>
        <w:commentReference w:id="23"/>
      </w:r>
      <w:r w:rsidR="00190115">
        <w:rPr>
          <w:rFonts w:ascii="Times New Roman" w:hAnsi="Times New Roman" w:cs="Times New Roman"/>
        </w:rPr>
        <w:t>help and out</w:t>
      </w:r>
      <w:ins w:id="24" w:author="Mendelson, Alex" w:date="2025-11-10T13:22:00Z" w16du:dateUtc="2025-11-10T21:22:00Z">
        <w:r w:rsidR="00F955DE">
          <w:rPr>
            <w:rFonts w:ascii="Times New Roman" w:hAnsi="Times New Roman" w:cs="Times New Roman"/>
          </w:rPr>
          <w:t>-</w:t>
        </w:r>
      </w:ins>
      <w:del w:id="25" w:author="Mendelson, Alex" w:date="2025-11-10T13:22:00Z" w16du:dateUtc="2025-11-10T21:22:00Z">
        <w:r w:rsidR="00190115" w:rsidDel="00F955DE">
          <w:rPr>
            <w:rFonts w:ascii="Times New Roman" w:hAnsi="Times New Roman" w:cs="Times New Roman"/>
          </w:rPr>
          <w:delText xml:space="preserve"> </w:delText>
        </w:r>
      </w:del>
      <w:r w:rsidR="00190115">
        <w:rPr>
          <w:rFonts w:ascii="Times New Roman" w:hAnsi="Times New Roman" w:cs="Times New Roman"/>
        </w:rPr>
        <w:t>compete protist</w:t>
      </w:r>
      <w:ins w:id="26" w:author="Mendelson, Alex" w:date="2025-11-10T13:23:00Z" w16du:dateUtc="2025-11-10T21:23:00Z">
        <w:r w:rsidR="00F955DE">
          <w:rPr>
            <w:rFonts w:ascii="Times New Roman" w:hAnsi="Times New Roman" w:cs="Times New Roman"/>
          </w:rPr>
          <w:t>s</w:t>
        </w:r>
      </w:ins>
      <w:r w:rsidR="00190115">
        <w:rPr>
          <w:rFonts w:ascii="Times New Roman" w:hAnsi="Times New Roman" w:cs="Times New Roman"/>
        </w:rPr>
        <w:t xml:space="preserve"> </w:t>
      </w:r>
      <w:del w:id="27" w:author="Mendelson, Alex" w:date="2025-11-10T13:23:00Z" w16du:dateUtc="2025-11-10T21:23:00Z">
        <w:r w:rsidR="00190115" w:rsidDel="00F955DE">
          <w:rPr>
            <w:rFonts w:ascii="Times New Roman" w:hAnsi="Times New Roman" w:cs="Times New Roman"/>
          </w:rPr>
          <w:delText xml:space="preserve">in </w:delText>
        </w:r>
      </w:del>
      <w:ins w:id="28" w:author="Mendelson, Alex" w:date="2025-11-10T13:23:00Z" w16du:dateUtc="2025-11-10T21:23:00Z">
        <w:r w:rsidR="00F955DE">
          <w:rPr>
            <w:rFonts w:ascii="Times New Roman" w:hAnsi="Times New Roman" w:cs="Times New Roman"/>
          </w:rPr>
          <w:t xml:space="preserve">for </w:t>
        </w:r>
      </w:ins>
      <w:r w:rsidR="00190115">
        <w:rPr>
          <w:rFonts w:ascii="Times New Roman" w:hAnsi="Times New Roman" w:cs="Times New Roman"/>
        </w:rPr>
        <w:t xml:space="preserve">resources at a community level? </w:t>
      </w:r>
      <w:commentRangeStart w:id="29"/>
      <w:r w:rsidR="00190115" w:rsidRPr="00190115">
        <w:rPr>
          <w:rFonts w:ascii="Times New Roman" w:hAnsi="Times New Roman" w:cs="Times New Roman"/>
          <w:i/>
          <w:iCs/>
          <w:color w:val="1B1B1B"/>
          <w:shd w:val="clear" w:color="auto" w:fill="FFFFFF"/>
        </w:rPr>
        <w:t>S. purpurea</w:t>
      </w:r>
      <w:r w:rsidR="00190115" w:rsidRPr="00190115">
        <w:rPr>
          <w:rFonts w:ascii="Times New Roman" w:hAnsi="Times New Roman" w:cs="Times New Roman"/>
          <w:color w:val="1B1B1B"/>
          <w:shd w:val="clear" w:color="auto" w:fill="FFFFFF"/>
        </w:rPr>
        <w:t xml:space="preserve"> creates an environment for protists and rotifers to thrive in when it opens its leaves to collect rainwater and acts as a trap for insects</w:t>
      </w:r>
      <w:commentRangeEnd w:id="29"/>
      <w:r w:rsidR="00F955DE">
        <w:rPr>
          <w:rStyle w:val="CommentReference"/>
        </w:rPr>
        <w:commentReference w:id="29"/>
      </w:r>
      <w:r w:rsidR="00190115" w:rsidRPr="00190115">
        <w:rPr>
          <w:rFonts w:ascii="Times New Roman" w:hAnsi="Times New Roman" w:cs="Times New Roman"/>
          <w:color w:val="1B1B1B"/>
          <w:shd w:val="clear" w:color="auto" w:fill="FFFFFF"/>
        </w:rPr>
        <w:t xml:space="preserve"> to land</w:t>
      </w:r>
      <w:commentRangeStart w:id="30"/>
      <w:commentRangeStart w:id="31"/>
      <w:r w:rsidR="00190115" w:rsidRPr="00190115">
        <w:rPr>
          <w:rFonts w:ascii="Times New Roman" w:hAnsi="Times New Roman" w:cs="Times New Roman"/>
          <w:color w:val="1B1B1B"/>
          <w:shd w:val="clear" w:color="auto" w:fill="FFFFFF"/>
        </w:rPr>
        <w:t xml:space="preserve"> in</w:t>
      </w:r>
      <w:commentRangeEnd w:id="30"/>
      <w:r w:rsidR="00190115">
        <w:rPr>
          <w:rStyle w:val="CommentReference"/>
        </w:rPr>
        <w:commentReference w:id="30"/>
      </w:r>
      <w:commentRangeEnd w:id="31"/>
      <w:r w:rsidR="00F955DE">
        <w:rPr>
          <w:rStyle w:val="CommentReference"/>
        </w:rPr>
        <w:commentReference w:id="31"/>
      </w:r>
      <w:r w:rsidR="00190115" w:rsidRPr="00190115">
        <w:rPr>
          <w:rFonts w:ascii="Times New Roman" w:hAnsi="Times New Roman" w:cs="Times New Roman"/>
          <w:color w:val="1B1B1B"/>
          <w:shd w:val="clear" w:color="auto" w:fill="FFFFFF"/>
        </w:rPr>
        <w:t>. </w:t>
      </w:r>
      <w:commentRangeStart w:id="32"/>
      <w:r w:rsidR="00190115" w:rsidRPr="00190115">
        <w:rPr>
          <w:rFonts w:ascii="Times New Roman" w:hAnsi="Times New Roman" w:cs="Times New Roman"/>
          <w:color w:val="1B1B1B"/>
          <w:shd w:val="clear" w:color="auto" w:fill="FFFFFF"/>
        </w:rPr>
        <w:t xml:space="preserve"> </w:t>
      </w:r>
      <w:commentRangeEnd w:id="32"/>
      <w:r w:rsidR="00094288">
        <w:rPr>
          <w:rStyle w:val="CommentReference"/>
        </w:rPr>
        <w:commentReference w:id="32"/>
      </w:r>
      <w:commentRangeStart w:id="33"/>
      <w:r w:rsidR="00190115" w:rsidRPr="00190115">
        <w:rPr>
          <w:rFonts w:ascii="Times New Roman" w:hAnsi="Times New Roman" w:cs="Times New Roman"/>
          <w:color w:val="1B1B1B"/>
          <w:shd w:val="clear" w:color="auto" w:fill="FFFFFF"/>
        </w:rPr>
        <w:t xml:space="preserve">As the insects </w:t>
      </w:r>
      <w:proofErr w:type="gramStart"/>
      <w:r w:rsidR="00190115" w:rsidRPr="00190115">
        <w:rPr>
          <w:rFonts w:ascii="Times New Roman" w:hAnsi="Times New Roman" w:cs="Times New Roman"/>
          <w:color w:val="1B1B1B"/>
          <w:shd w:val="clear" w:color="auto" w:fill="FFFFFF"/>
        </w:rPr>
        <w:t>is</w:t>
      </w:r>
      <w:proofErr w:type="gramEnd"/>
      <w:r w:rsidR="00190115" w:rsidRPr="00190115">
        <w:rPr>
          <w:rFonts w:ascii="Times New Roman" w:hAnsi="Times New Roman" w:cs="Times New Roman"/>
          <w:color w:val="1B1B1B"/>
          <w:shd w:val="clear" w:color="auto" w:fill="FFFFFF"/>
        </w:rPr>
        <w:t xml:space="preserve"> no longer viable </w:t>
      </w:r>
      <w:r w:rsidR="00190115" w:rsidRPr="00190115">
        <w:rPr>
          <w:rFonts w:ascii="Times New Roman" w:hAnsi="Times New Roman" w:cs="Times New Roman"/>
          <w:i/>
          <w:iCs/>
          <w:color w:val="1B1B1B"/>
          <w:shd w:val="clear" w:color="auto" w:fill="FFFFFF"/>
        </w:rPr>
        <w:t>H. rosa</w:t>
      </w:r>
      <w:r w:rsidR="00190115" w:rsidRPr="00190115">
        <w:rPr>
          <w:rFonts w:ascii="Times New Roman" w:hAnsi="Times New Roman" w:cs="Times New Roman"/>
          <w:color w:val="1B1B1B"/>
          <w:shd w:val="clear" w:color="auto" w:fill="FFFFFF"/>
        </w:rPr>
        <w:t xml:space="preserve"> and</w:t>
      </w:r>
      <w:r w:rsidR="00190115">
        <w:rPr>
          <w:rFonts w:ascii="Times New Roman" w:hAnsi="Times New Roman" w:cs="Times New Roman"/>
          <w:color w:val="1B1B1B"/>
          <w:shd w:val="clear" w:color="auto" w:fill="FFFFFF"/>
        </w:rPr>
        <w:t xml:space="preserve"> </w:t>
      </w:r>
      <w:r w:rsidR="00190115">
        <w:rPr>
          <w:rFonts w:ascii="Times New Roman" w:hAnsi="Times New Roman" w:cs="Times New Roman"/>
          <w:i/>
          <w:iCs/>
        </w:rPr>
        <w:t xml:space="preserve">T. </w:t>
      </w:r>
      <w:r w:rsidR="00190115" w:rsidRPr="0079442C">
        <w:rPr>
          <w:rFonts w:ascii="Times New Roman" w:hAnsi="Times New Roman" w:cs="Times New Roman"/>
          <w:i/>
          <w:iCs/>
        </w:rPr>
        <w:t>pyriformis</w:t>
      </w:r>
      <w:r w:rsidR="00190115">
        <w:rPr>
          <w:rFonts w:ascii="Times New Roman" w:hAnsi="Times New Roman" w:cs="Times New Roman"/>
          <w:color w:val="1B1B1B"/>
          <w:shd w:val="clear" w:color="auto" w:fill="FFFFFF"/>
        </w:rPr>
        <w:t xml:space="preserve"> </w:t>
      </w:r>
      <w:r w:rsidR="00190115" w:rsidRPr="00190115">
        <w:rPr>
          <w:rFonts w:ascii="Times New Roman" w:hAnsi="Times New Roman" w:cs="Times New Roman"/>
          <w:color w:val="1B1B1B"/>
          <w:shd w:val="clear" w:color="auto" w:fill="FFFFFF"/>
        </w:rPr>
        <w:t>feed on the bacteria that is occurring during decomposition</w:t>
      </w:r>
      <w:r w:rsidR="00190115">
        <w:rPr>
          <w:rFonts w:ascii="Times New Roman" w:hAnsi="Times New Roman" w:cs="Times New Roman"/>
          <w:color w:val="1B1B1B"/>
          <w:shd w:val="clear" w:color="auto" w:fill="FFFFFF"/>
        </w:rPr>
        <w:t xml:space="preserve"> of the insect</w:t>
      </w:r>
      <w:commentRangeEnd w:id="33"/>
      <w:r w:rsidR="004A5A27">
        <w:rPr>
          <w:rStyle w:val="CommentReference"/>
        </w:rPr>
        <w:commentReference w:id="33"/>
      </w:r>
      <w:r w:rsidR="00190115">
        <w:rPr>
          <w:rFonts w:ascii="Times New Roman" w:hAnsi="Times New Roman" w:cs="Times New Roman"/>
          <w:color w:val="1B1B1B"/>
          <w:shd w:val="clear" w:color="auto" w:fill="FFFFFF"/>
        </w:rPr>
        <w:t xml:space="preserve">. </w:t>
      </w:r>
      <w:commentRangeStart w:id="34"/>
      <w:r w:rsidR="00DD2F4F">
        <w:rPr>
          <w:rFonts w:ascii="Times New Roman" w:hAnsi="Times New Roman" w:cs="Times New Roman"/>
        </w:rPr>
        <w:t xml:space="preserve">This project </w:t>
      </w:r>
      <w:proofErr w:type="gramStart"/>
      <w:r w:rsidR="00DD2F4F">
        <w:rPr>
          <w:rFonts w:ascii="Times New Roman" w:hAnsi="Times New Roman" w:cs="Times New Roman"/>
        </w:rPr>
        <w:t>focus is</w:t>
      </w:r>
      <w:proofErr w:type="gramEnd"/>
      <w:r w:rsidR="00DD2F4F">
        <w:rPr>
          <w:rFonts w:ascii="Times New Roman" w:hAnsi="Times New Roman" w:cs="Times New Roman"/>
        </w:rPr>
        <w:t xml:space="preserve"> </w:t>
      </w:r>
      <w:proofErr w:type="gramStart"/>
      <w:r w:rsidR="00DD2F4F">
        <w:rPr>
          <w:rFonts w:ascii="Times New Roman" w:hAnsi="Times New Roman" w:cs="Times New Roman"/>
        </w:rPr>
        <w:t>to address</w:t>
      </w:r>
      <w:proofErr w:type="gramEnd"/>
      <w:r w:rsidR="00DD2F4F">
        <w:rPr>
          <w:rFonts w:ascii="Times New Roman" w:hAnsi="Times New Roman" w:cs="Times New Roman"/>
        </w:rPr>
        <w:t xml:space="preserve"> diversity in </w:t>
      </w:r>
      <w:r w:rsidR="00DD2F4F">
        <w:rPr>
          <w:rFonts w:ascii="Times New Roman" w:hAnsi="Times New Roman" w:cs="Times New Roman"/>
          <w:i/>
          <w:iCs/>
        </w:rPr>
        <w:t xml:space="preserve">H. rosa </w:t>
      </w:r>
      <w:proofErr w:type="gramStart"/>
      <w:r w:rsidR="00DD2F4F">
        <w:rPr>
          <w:rFonts w:ascii="Times New Roman" w:hAnsi="Times New Roman" w:cs="Times New Roman"/>
        </w:rPr>
        <w:t>in</w:t>
      </w:r>
      <w:proofErr w:type="gramEnd"/>
      <w:r w:rsidR="00DD2F4F">
        <w:rPr>
          <w:rFonts w:ascii="Times New Roman" w:hAnsi="Times New Roman" w:cs="Times New Roman"/>
        </w:rPr>
        <w:t xml:space="preserve"> different density levels with </w:t>
      </w:r>
      <w:r w:rsidR="00DD2F4F">
        <w:rPr>
          <w:rFonts w:ascii="Times New Roman" w:hAnsi="Times New Roman" w:cs="Times New Roman"/>
          <w:i/>
          <w:iCs/>
        </w:rPr>
        <w:t xml:space="preserve">T. </w:t>
      </w:r>
      <w:r w:rsidR="00DD2F4F" w:rsidRPr="0079442C">
        <w:rPr>
          <w:rFonts w:ascii="Times New Roman" w:hAnsi="Times New Roman" w:cs="Times New Roman"/>
          <w:i/>
          <w:iCs/>
        </w:rPr>
        <w:t>pyriformis</w:t>
      </w:r>
      <w:r w:rsidR="00DD2F4F">
        <w:rPr>
          <w:rFonts w:ascii="Times New Roman" w:hAnsi="Times New Roman" w:cs="Times New Roman"/>
          <w:i/>
          <w:iCs/>
        </w:rPr>
        <w:t xml:space="preserve"> </w:t>
      </w:r>
      <w:r w:rsidR="00DD2F4F" w:rsidRPr="00DD2F4F">
        <w:rPr>
          <w:rFonts w:ascii="Times New Roman" w:hAnsi="Times New Roman" w:cs="Times New Roman"/>
        </w:rPr>
        <w:t xml:space="preserve">being present and the </w:t>
      </w:r>
      <w:r w:rsidR="00DD2F4F">
        <w:rPr>
          <w:rFonts w:ascii="Times New Roman" w:hAnsi="Times New Roman" w:cs="Times New Roman"/>
        </w:rPr>
        <w:t xml:space="preserve">number in </w:t>
      </w:r>
      <w:r w:rsidR="00DD2F4F" w:rsidRPr="00DD2F4F">
        <w:rPr>
          <w:rFonts w:ascii="Times New Roman" w:hAnsi="Times New Roman" w:cs="Times New Roman"/>
        </w:rPr>
        <w:t>population</w:t>
      </w:r>
      <w:r w:rsidR="00DD2F4F">
        <w:rPr>
          <w:rFonts w:ascii="Times New Roman" w:hAnsi="Times New Roman" w:cs="Times New Roman"/>
        </w:rPr>
        <w:t xml:space="preserve"> while competition is occurring</w:t>
      </w:r>
      <w:commentRangeEnd w:id="34"/>
      <w:r w:rsidR="004A5A27">
        <w:rPr>
          <w:rStyle w:val="CommentReference"/>
        </w:rPr>
        <w:commentReference w:id="34"/>
      </w:r>
      <w:r w:rsidR="00DD2F4F">
        <w:rPr>
          <w:rFonts w:ascii="Times New Roman" w:hAnsi="Times New Roman" w:cs="Times New Roman"/>
          <w:i/>
          <w:iCs/>
        </w:rPr>
        <w:t xml:space="preserve">. </w:t>
      </w:r>
    </w:p>
    <w:p w14:paraId="392A4544" w14:textId="77777777" w:rsidR="008632E1" w:rsidRDefault="008632E1" w:rsidP="0079442C">
      <w:pPr>
        <w:rPr>
          <w:rFonts w:ascii="Times New Roman" w:hAnsi="Times New Roman" w:cs="Times New Roman"/>
        </w:rPr>
      </w:pPr>
    </w:p>
    <w:p w14:paraId="71ECC17E" w14:textId="4DF1327A" w:rsidR="0079442C" w:rsidRPr="0079442C" w:rsidRDefault="00B47B36" w:rsidP="0079442C">
      <w:pPr>
        <w:rPr>
          <w:rFonts w:ascii="Times New Roman" w:hAnsi="Times New Roman" w:cs="Times New Roman"/>
        </w:rPr>
      </w:pPr>
      <w:r>
        <w:rPr>
          <w:rFonts w:ascii="Times New Roman" w:hAnsi="Times New Roman" w:cs="Times New Roman"/>
        </w:rPr>
        <w:t>A</w:t>
      </w:r>
      <w:commentRangeStart w:id="35"/>
      <w:r>
        <w:rPr>
          <w:rFonts w:ascii="Times New Roman" w:hAnsi="Times New Roman" w:cs="Times New Roman"/>
        </w:rPr>
        <w:t xml:space="preserve">sk Alex if I should put a similar middle paragraph about how we got isolated clones. </w:t>
      </w:r>
      <w:commentRangeEnd w:id="35"/>
      <w:r w:rsidR="004A5A27">
        <w:rPr>
          <w:rStyle w:val="CommentReference"/>
        </w:rPr>
        <w:commentReference w:id="35"/>
      </w:r>
    </w:p>
    <w:p w14:paraId="3D187507" w14:textId="591C8646" w:rsidR="0002095A" w:rsidRDefault="0002095A" w:rsidP="0002095A">
      <w:pPr>
        <w:tabs>
          <w:tab w:val="left" w:pos="1335"/>
        </w:tabs>
        <w:rPr>
          <w:rFonts w:ascii="Times New Roman" w:hAnsi="Times New Roman" w:cs="Times New Roman"/>
        </w:rPr>
      </w:pPr>
      <w:r>
        <w:rPr>
          <w:rFonts w:ascii="Times New Roman" w:hAnsi="Times New Roman" w:cs="Times New Roman"/>
        </w:rPr>
        <w:t xml:space="preserve"> </w:t>
      </w:r>
    </w:p>
    <w:p w14:paraId="075E1B0A" w14:textId="21B3B794" w:rsidR="0002095A" w:rsidRPr="008632E1" w:rsidRDefault="0002095A" w:rsidP="0002095A">
      <w:pPr>
        <w:tabs>
          <w:tab w:val="left" w:pos="1335"/>
        </w:tabs>
        <w:rPr>
          <w:rFonts w:ascii="Times New Roman" w:hAnsi="Times New Roman" w:cs="Times New Roman"/>
        </w:rPr>
      </w:pPr>
      <w:commentRangeStart w:id="36"/>
      <w:r w:rsidRPr="008632E1">
        <w:rPr>
          <w:rFonts w:ascii="Times New Roman" w:hAnsi="Times New Roman" w:cs="Times New Roman"/>
        </w:rPr>
        <w:t xml:space="preserve">In total there will be </w:t>
      </w:r>
      <w:r w:rsidR="00DC02E4" w:rsidRPr="008632E1">
        <w:rPr>
          <w:rFonts w:ascii="Times New Roman" w:hAnsi="Times New Roman" w:cs="Times New Roman"/>
        </w:rPr>
        <w:t>fifteen</w:t>
      </w:r>
      <w:r w:rsidRPr="008632E1">
        <w:rPr>
          <w:rFonts w:ascii="Times New Roman" w:hAnsi="Times New Roman" w:cs="Times New Roman"/>
        </w:rPr>
        <w:t xml:space="preserve"> experimental </w:t>
      </w:r>
      <w:commentRangeEnd w:id="36"/>
      <w:r w:rsidR="004A5A27">
        <w:rPr>
          <w:rStyle w:val="CommentReference"/>
        </w:rPr>
        <w:commentReference w:id="36"/>
      </w:r>
      <w:r w:rsidRPr="008632E1">
        <w:rPr>
          <w:rFonts w:ascii="Times New Roman" w:hAnsi="Times New Roman" w:cs="Times New Roman"/>
        </w:rPr>
        <w:t>cultures</w:t>
      </w:r>
      <w:r w:rsidR="00DC02E4" w:rsidRPr="008632E1">
        <w:rPr>
          <w:rFonts w:ascii="Times New Roman" w:hAnsi="Times New Roman" w:cs="Times New Roman"/>
        </w:rPr>
        <w:t xml:space="preserve"> using centrifuge</w:t>
      </w:r>
      <w:del w:id="37" w:author="Mendelson, Alex" w:date="2025-11-10T13:31:00Z" w16du:dateUtc="2025-11-10T21:31:00Z">
        <w:r w:rsidR="00DC02E4" w:rsidRPr="008632E1" w:rsidDel="004A5A27">
          <w:rPr>
            <w:rFonts w:ascii="Times New Roman" w:hAnsi="Times New Roman" w:cs="Times New Roman"/>
          </w:rPr>
          <w:delText>d</w:delText>
        </w:r>
      </w:del>
      <w:r w:rsidR="00DC02E4" w:rsidRPr="008632E1">
        <w:rPr>
          <w:rFonts w:ascii="Times New Roman" w:hAnsi="Times New Roman" w:cs="Times New Roman"/>
        </w:rPr>
        <w:t xml:space="preserve"> tubes</w:t>
      </w:r>
      <w:r w:rsidRPr="008632E1">
        <w:rPr>
          <w:rFonts w:ascii="Times New Roman" w:hAnsi="Times New Roman" w:cs="Times New Roman"/>
        </w:rPr>
        <w:t>. There will be three levels of density in our</w:t>
      </w:r>
      <w:r w:rsidR="00DC02E4" w:rsidRPr="008632E1">
        <w:rPr>
          <w:rFonts w:ascii="Times New Roman" w:hAnsi="Times New Roman" w:cs="Times New Roman"/>
        </w:rPr>
        <w:t xml:space="preserve"> </w:t>
      </w:r>
      <w:r w:rsidR="00DC02E4" w:rsidRPr="008632E1">
        <w:rPr>
          <w:rFonts w:ascii="Times New Roman" w:hAnsi="Times New Roman" w:cs="Times New Roman"/>
          <w:i/>
          <w:iCs/>
        </w:rPr>
        <w:t>H. rosa</w:t>
      </w:r>
      <w:r w:rsidR="00DC02E4" w:rsidRPr="008632E1">
        <w:rPr>
          <w:rFonts w:ascii="Times New Roman" w:hAnsi="Times New Roman" w:cs="Times New Roman"/>
        </w:rPr>
        <w:t xml:space="preserve"> using different set of genomic clones to represent the different diversity. Low density will have</w:t>
      </w:r>
      <w:r w:rsidR="008632E1" w:rsidRPr="008632E1">
        <w:rPr>
          <w:rFonts w:ascii="Times New Roman" w:hAnsi="Times New Roman" w:cs="Times New Roman"/>
        </w:rPr>
        <w:t xml:space="preserve"> two</w:t>
      </w:r>
      <w:r w:rsidR="00DC02E4" w:rsidRPr="008632E1">
        <w:rPr>
          <w:rFonts w:ascii="Times New Roman" w:hAnsi="Times New Roman" w:cs="Times New Roman"/>
        </w:rPr>
        <w:t xml:space="preserve"> different clones, medium will have </w:t>
      </w:r>
      <w:r w:rsidR="008632E1" w:rsidRPr="008632E1">
        <w:rPr>
          <w:rFonts w:ascii="Times New Roman" w:hAnsi="Times New Roman" w:cs="Times New Roman"/>
        </w:rPr>
        <w:t>four</w:t>
      </w:r>
      <w:r w:rsidR="00DC02E4" w:rsidRPr="008632E1">
        <w:rPr>
          <w:rFonts w:ascii="Times New Roman" w:hAnsi="Times New Roman" w:cs="Times New Roman"/>
        </w:rPr>
        <w:t xml:space="preserve"> sets of clones, and our highest level of density will have </w:t>
      </w:r>
      <w:r w:rsidR="008632E1" w:rsidRPr="008632E1">
        <w:rPr>
          <w:rFonts w:ascii="Times New Roman" w:hAnsi="Times New Roman" w:cs="Times New Roman"/>
        </w:rPr>
        <w:t xml:space="preserve">nine </w:t>
      </w:r>
      <w:r w:rsidR="00DC02E4" w:rsidRPr="008632E1">
        <w:rPr>
          <w:rFonts w:ascii="Times New Roman" w:hAnsi="Times New Roman" w:cs="Times New Roman"/>
        </w:rPr>
        <w:t xml:space="preserve">clones. Each level of density will have </w:t>
      </w:r>
      <w:r w:rsidR="008632E1" w:rsidRPr="008632E1">
        <w:rPr>
          <w:rFonts w:ascii="Times New Roman" w:hAnsi="Times New Roman" w:cs="Times New Roman"/>
        </w:rPr>
        <w:t xml:space="preserve">four replicates and </w:t>
      </w:r>
      <w:r w:rsidR="00DC02E4" w:rsidRPr="008632E1">
        <w:rPr>
          <w:rFonts w:ascii="Times New Roman" w:hAnsi="Times New Roman" w:cs="Times New Roman"/>
        </w:rPr>
        <w:t xml:space="preserve">control group with the same number of clones without having </w:t>
      </w:r>
      <w:r w:rsidR="00DC02E4" w:rsidRPr="008632E1">
        <w:rPr>
          <w:rFonts w:ascii="Times New Roman" w:hAnsi="Times New Roman" w:cs="Times New Roman"/>
          <w:i/>
          <w:iCs/>
        </w:rPr>
        <w:t xml:space="preserve">T. pyriformis </w:t>
      </w:r>
      <w:r w:rsidR="00DC02E4" w:rsidRPr="008632E1">
        <w:rPr>
          <w:rFonts w:ascii="Times New Roman" w:hAnsi="Times New Roman" w:cs="Times New Roman"/>
        </w:rPr>
        <w:t>present</w:t>
      </w:r>
      <w:r w:rsidR="008632E1" w:rsidRPr="008632E1">
        <w:rPr>
          <w:rFonts w:ascii="Times New Roman" w:hAnsi="Times New Roman" w:cs="Times New Roman"/>
        </w:rPr>
        <w:t xml:space="preserve">. </w:t>
      </w:r>
      <w:r w:rsidR="008632E1" w:rsidRPr="008632E1">
        <w:rPr>
          <w:rFonts w:ascii="Times New Roman" w:hAnsi="Times New Roman" w:cs="Times New Roman"/>
          <w:color w:val="000000"/>
        </w:rPr>
        <w:t>The goal is to do counts every day for one week then switch off to every two days for the second week</w:t>
      </w:r>
      <w:r w:rsidR="008632E1">
        <w:rPr>
          <w:rFonts w:ascii="Times New Roman" w:hAnsi="Times New Roman" w:cs="Times New Roman"/>
          <w:color w:val="000000"/>
        </w:rPr>
        <w:t>. T</w:t>
      </w:r>
      <w:r w:rsidR="008632E1" w:rsidRPr="008632E1">
        <w:rPr>
          <w:rFonts w:ascii="Times New Roman" w:hAnsi="Times New Roman" w:cs="Times New Roman"/>
          <w:color w:val="000000"/>
        </w:rPr>
        <w:t xml:space="preserve">hen finally count every three days as the experiment ends during the last week. The purpose of the counts is to see if there's a </w:t>
      </w:r>
      <w:r w:rsidR="008632E1">
        <w:rPr>
          <w:rFonts w:ascii="Times New Roman" w:hAnsi="Times New Roman" w:cs="Times New Roman"/>
          <w:color w:val="000000"/>
        </w:rPr>
        <w:t xml:space="preserve">significant </w:t>
      </w:r>
      <w:r w:rsidR="008632E1" w:rsidRPr="008632E1">
        <w:rPr>
          <w:rFonts w:ascii="Times New Roman" w:hAnsi="Times New Roman" w:cs="Times New Roman"/>
          <w:color w:val="000000"/>
        </w:rPr>
        <w:t>change in the rotifers</w:t>
      </w:r>
      <w:r w:rsidR="008632E1">
        <w:rPr>
          <w:rFonts w:ascii="Times New Roman" w:hAnsi="Times New Roman" w:cs="Times New Roman"/>
          <w:color w:val="000000"/>
        </w:rPr>
        <w:t xml:space="preserve"> population. </w:t>
      </w:r>
    </w:p>
    <w:sectPr w:rsidR="0002095A" w:rsidRPr="008632E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endelson, Alex" w:date="2025-11-10T12:53:00Z" w:initials="AM">
    <w:p w14:paraId="37B07499" w14:textId="77777777" w:rsidR="00472DF1" w:rsidRDefault="00472DF1" w:rsidP="00472DF1">
      <w:pPr>
        <w:pStyle w:val="CommentText"/>
      </w:pPr>
      <w:r>
        <w:rPr>
          <w:rStyle w:val="CommentReference"/>
        </w:rPr>
        <w:annotationRef/>
      </w:r>
      <w:r>
        <w:t>I think you don’t need to double-up on the ‘effect’ part here.</w:t>
      </w:r>
    </w:p>
  </w:comment>
  <w:comment w:id="3" w:author="Morales, Breana M" w:date="2025-11-05T16:29:00Z" w:initials="MBM">
    <w:p w14:paraId="117F461C" w14:textId="716AD3DD" w:rsidR="009F2461" w:rsidRDefault="009F2461" w:rsidP="009F2461">
      <w:r>
        <w:rPr>
          <w:rStyle w:val="CommentReference"/>
        </w:rPr>
        <w:annotationRef/>
      </w:r>
      <w:r>
        <w:rPr>
          <w:sz w:val="20"/>
          <w:szCs w:val="20"/>
        </w:rPr>
        <w:t>in a tittle should i used the full species name or is the h. rosa okay?</w:t>
      </w:r>
    </w:p>
  </w:comment>
  <w:comment w:id="4" w:author="Mendelson, Alex" w:date="2025-11-10T12:56:00Z" w:initials="AM">
    <w:p w14:paraId="6191F2D8" w14:textId="77777777" w:rsidR="00094288" w:rsidRDefault="00472DF1" w:rsidP="00094288">
      <w:pPr>
        <w:pStyle w:val="CommentText"/>
      </w:pPr>
      <w:r>
        <w:rPr>
          <w:rStyle w:val="CommentReference"/>
        </w:rPr>
        <w:annotationRef/>
      </w:r>
      <w:r w:rsidR="00094288">
        <w:t>Short answer: yes, it should be the full name, but I wouldn’t use it in this case.</w:t>
      </w:r>
    </w:p>
    <w:p w14:paraId="371E23A8" w14:textId="77777777" w:rsidR="00094288" w:rsidRDefault="00094288" w:rsidP="00094288">
      <w:pPr>
        <w:pStyle w:val="CommentText"/>
      </w:pPr>
    </w:p>
    <w:p w14:paraId="13863BD8" w14:textId="77777777" w:rsidR="00094288" w:rsidRDefault="00094288" w:rsidP="00094288">
      <w:pPr>
        <w:pStyle w:val="CommentText"/>
      </w:pPr>
      <w:r>
        <w:t>Long answer: in my opinion, if the project is only about the study organism (H. rosa), then you should include the binomial name in the title. However, since your question is more about ecological theory, and the assumption is whatever outcome you find applies more broadly, then the audience of the project is much bigger and probably won’t know what Habrotrocha rosa is.</w:t>
      </w:r>
      <w:r>
        <w:br/>
      </w:r>
      <w:r>
        <w:br/>
        <w:t>For this project I think I would put just “rotifer” instead of the binomial name, then state the actual name in the text.</w:t>
      </w:r>
    </w:p>
  </w:comment>
  <w:comment w:id="5" w:author="Mendelson, Alex" w:date="2025-11-10T13:08:00Z" w:initials="AM">
    <w:p w14:paraId="4B13D858" w14:textId="77777777" w:rsidR="00094288" w:rsidRDefault="00094288" w:rsidP="00094288">
      <w:pPr>
        <w:pStyle w:val="CommentText"/>
      </w:pPr>
      <w:r>
        <w:rPr>
          <w:rStyle w:val="CommentReference"/>
        </w:rPr>
        <w:annotationRef/>
      </w:r>
      <w:r>
        <w:t>This should be more specific. There are a lot of ways to interpret “diversity” on it’s own in ecology (here, someone could misinterpret this as referring to the number of species present, for example). I would say something like:</w:t>
      </w:r>
      <w:r>
        <w:br/>
        <w:t>“the genetic diversity of a population”</w:t>
      </w:r>
    </w:p>
  </w:comment>
  <w:comment w:id="6" w:author="Mendelson, Alex" w:date="2025-11-10T13:00:00Z" w:initials="AM">
    <w:p w14:paraId="2A29FBB6" w14:textId="21912E2B" w:rsidR="00472DF1" w:rsidRDefault="00472DF1" w:rsidP="00472DF1">
      <w:pPr>
        <w:pStyle w:val="CommentText"/>
      </w:pPr>
      <w:r>
        <w:rPr>
          <w:rStyle w:val="CommentReference"/>
        </w:rPr>
        <w:annotationRef/>
      </w:r>
      <w:r>
        <w:t>Since we don’t know that it can yet, it’s better to say “may”</w:t>
      </w:r>
    </w:p>
  </w:comment>
  <w:comment w:id="7" w:author="Mendelson, Alex" w:date="2025-11-10T13:01:00Z" w:initials="AM">
    <w:p w14:paraId="616CAEB5" w14:textId="77777777" w:rsidR="00472DF1" w:rsidRDefault="00472DF1" w:rsidP="00472DF1">
      <w:pPr>
        <w:pStyle w:val="CommentText"/>
      </w:pPr>
      <w:r>
        <w:rPr>
          <w:rStyle w:val="CommentReference"/>
        </w:rPr>
        <w:annotationRef/>
      </w:r>
      <w:r>
        <w:t>Go with either “play a role” or “have an effect”. This is kind-of a combo of both.</w:t>
      </w:r>
    </w:p>
  </w:comment>
  <w:comment w:id="8" w:author="Mendelson, Alex" w:date="2025-11-10T13:09:00Z" w:initials="AM">
    <w:p w14:paraId="043355CB" w14:textId="77777777" w:rsidR="00094288" w:rsidRDefault="00094288" w:rsidP="00094288">
      <w:pPr>
        <w:pStyle w:val="CommentText"/>
      </w:pPr>
      <w:r>
        <w:rPr>
          <w:rStyle w:val="CommentReference"/>
        </w:rPr>
        <w:annotationRef/>
      </w:r>
      <w:r>
        <w:t>Let’s be specific here too: “interspecific competition” (so they know we’re not studying rotifers vs rotifers).</w:t>
      </w:r>
    </w:p>
  </w:comment>
  <w:comment w:id="9" w:author="Mendelson, Alex" w:date="2025-11-10T13:05:00Z" w:initials="AM">
    <w:p w14:paraId="354707DC" w14:textId="0B723989" w:rsidR="00094288" w:rsidRDefault="00094288" w:rsidP="00094288">
      <w:pPr>
        <w:pStyle w:val="CommentText"/>
      </w:pPr>
      <w:r>
        <w:rPr>
          <w:rStyle w:val="CommentReference"/>
        </w:rPr>
        <w:annotationRef/>
      </w:r>
      <w:r>
        <w:t>A “population with another organism involved” is basically a community---I would just use that word.</w:t>
      </w:r>
    </w:p>
  </w:comment>
  <w:comment w:id="11" w:author="Mendelson, Alex" w:date="2025-11-10T13:10:00Z" w:initials="AM">
    <w:p w14:paraId="70EA418B" w14:textId="77777777" w:rsidR="00094288" w:rsidRDefault="00094288" w:rsidP="00094288">
      <w:pPr>
        <w:pStyle w:val="CommentText"/>
      </w:pPr>
      <w:r>
        <w:rPr>
          <w:rStyle w:val="CommentReference"/>
        </w:rPr>
        <w:annotationRef/>
      </w:r>
      <w:r>
        <w:t>We actually don’t know what species of Tetrahymena we’re working with, it’s undescribed. We can say that formally by writing its name as: “</w:t>
      </w:r>
      <w:r>
        <w:rPr>
          <w:i/>
          <w:iCs/>
        </w:rPr>
        <w:t>Tetrahymena</w:t>
      </w:r>
      <w:r>
        <w:t xml:space="preserve"> sp.” (note that the sp. is not italicized but the genus is)</w:t>
      </w:r>
    </w:p>
  </w:comment>
  <w:comment w:id="14" w:author="Morales, Breana M" w:date="2025-11-05T17:01:00Z" w:initials="MBM">
    <w:p w14:paraId="2ED15C21" w14:textId="2C7B7FD0" w:rsidR="0079442C" w:rsidRDefault="0079442C" w:rsidP="0079442C">
      <w:r>
        <w:rPr>
          <w:rStyle w:val="CommentReference"/>
        </w:rPr>
        <w:annotationRef/>
      </w:r>
      <w:r>
        <w:rPr>
          <w:sz w:val="20"/>
          <w:szCs w:val="20"/>
        </w:rPr>
        <w:t xml:space="preserve">Is this good i feel like im leaving a cliff hanger and maybe should expand more into this in a second sentance </w:t>
      </w:r>
    </w:p>
  </w:comment>
  <w:comment w:id="15" w:author="Mendelson, Alex" w:date="2025-11-10T13:12:00Z" w:initials="AM">
    <w:p w14:paraId="500A99D5" w14:textId="77777777" w:rsidR="00094288" w:rsidRDefault="00094288" w:rsidP="00094288">
      <w:pPr>
        <w:pStyle w:val="CommentText"/>
      </w:pPr>
      <w:r>
        <w:rPr>
          <w:rStyle w:val="CommentReference"/>
        </w:rPr>
        <w:annotationRef/>
      </w:r>
      <w:r>
        <w:t>I think this is all you need to say here, especially since our audience for this is the lab meeting</w:t>
      </w:r>
    </w:p>
  </w:comment>
  <w:comment w:id="13" w:author="Mendelson, Alex" w:date="2025-11-10T13:15:00Z" w:initials="AM">
    <w:p w14:paraId="4F327B07" w14:textId="77777777" w:rsidR="00F955DE" w:rsidRDefault="00F955DE" w:rsidP="00F955DE">
      <w:pPr>
        <w:pStyle w:val="CommentText"/>
      </w:pPr>
      <w:r>
        <w:rPr>
          <w:rStyle w:val="CommentReference"/>
        </w:rPr>
        <w:annotationRef/>
      </w:r>
      <w:r>
        <w:t>Instead of including bacteria in your list of pitcher residents, maybe you could say that both of the taxa you just listed eat bacteria (which implies there’s bacteria, and tells us they compete for the same resource).</w:t>
      </w:r>
      <w:r>
        <w:br/>
        <w:t>“...</w:t>
      </w:r>
      <w:r>
        <w:rPr>
          <w:i/>
          <w:iCs/>
        </w:rPr>
        <w:t>Habrotrocha rosa</w:t>
      </w:r>
      <w:r>
        <w:t xml:space="preserve"> and </w:t>
      </w:r>
      <w:r>
        <w:rPr>
          <w:i/>
          <w:iCs/>
        </w:rPr>
        <w:t>Tetrahymena</w:t>
      </w:r>
      <w:r>
        <w:t xml:space="preserve"> sp., who both consume bacteria.”</w:t>
      </w:r>
    </w:p>
  </w:comment>
  <w:comment w:id="16" w:author="Mendelson, Alex" w:date="2025-11-10T13:02:00Z" w:initials="AM">
    <w:p w14:paraId="79510BCE" w14:textId="2F3C5CDE" w:rsidR="00094288" w:rsidRDefault="00094288" w:rsidP="00094288">
      <w:pPr>
        <w:pStyle w:val="CommentText"/>
      </w:pPr>
      <w:r>
        <w:rPr>
          <w:rStyle w:val="CommentReference"/>
        </w:rPr>
        <w:annotationRef/>
      </w:r>
      <w:r>
        <w:t>Double space</w:t>
      </w:r>
    </w:p>
  </w:comment>
  <w:comment w:id="19" w:author="Mendelson, Alex" w:date="2025-11-10T13:16:00Z" w:initials="AM">
    <w:p w14:paraId="302CFA03" w14:textId="77777777" w:rsidR="00F955DE" w:rsidRDefault="00F955DE" w:rsidP="00F955DE">
      <w:pPr>
        <w:pStyle w:val="CommentText"/>
      </w:pPr>
      <w:r>
        <w:rPr>
          <w:rStyle w:val="CommentReference"/>
        </w:rPr>
        <w:annotationRef/>
      </w:r>
      <w:r>
        <w:t>If you make the change to the previous sentence, you can cut this sentence out entirely without losing any important info.</w:t>
      </w:r>
    </w:p>
  </w:comment>
  <w:comment w:id="20" w:author="Morales, Breana M" w:date="2025-11-05T16:52:00Z" w:initials="MBM">
    <w:p w14:paraId="0F684951" w14:textId="251B99F5" w:rsidR="0079442C" w:rsidRDefault="0079442C" w:rsidP="0079442C">
      <w:r>
        <w:rPr>
          <w:rStyle w:val="CommentReference"/>
        </w:rPr>
        <w:annotationRef/>
      </w:r>
      <w:r>
        <w:rPr>
          <w:sz w:val="20"/>
          <w:szCs w:val="20"/>
        </w:rPr>
        <w:t>Find research that agrees with this claim</w:t>
      </w:r>
    </w:p>
  </w:comment>
  <w:comment w:id="21" w:author="Mendelson, Alex" w:date="2025-11-10T13:17:00Z" w:initials="AM">
    <w:p w14:paraId="1F42A5BA" w14:textId="77777777" w:rsidR="00F955DE" w:rsidRDefault="00F955DE" w:rsidP="00F955DE">
      <w:pPr>
        <w:pStyle w:val="CommentText"/>
      </w:pPr>
      <w:r>
        <w:rPr>
          <w:rStyle w:val="CommentReference"/>
        </w:rPr>
        <w:annotationRef/>
      </w:r>
      <w:r>
        <w:t>Good luck… because I’m the only one who’s looked at that and those data aren’t published yet! Hah (no citation needed here)</w:t>
      </w:r>
    </w:p>
  </w:comment>
  <w:comment w:id="22" w:author="Mendelson, Alex" w:date="2025-11-10T13:26:00Z" w:initials="AM">
    <w:p w14:paraId="59716C2D" w14:textId="77777777" w:rsidR="004A5A27" w:rsidRDefault="004A5A27" w:rsidP="004A5A27">
      <w:pPr>
        <w:pStyle w:val="CommentText"/>
      </w:pPr>
      <w:r>
        <w:rPr>
          <w:rStyle w:val="CommentReference"/>
        </w:rPr>
        <w:annotationRef/>
      </w:r>
      <w:r>
        <w:t>I like this sentence, but you’ve already stated your goal earlier and this question is just a re-phrasing of that goal. Instead, I want you to try turning this into your hypothesis. Phrase it like this: “I expect that…”</w:t>
      </w:r>
    </w:p>
  </w:comment>
  <w:comment w:id="23" w:author="Mendelson, Alex" w:date="2025-11-10T13:22:00Z" w:initials="AM">
    <w:p w14:paraId="685E775E" w14:textId="3BE51F11" w:rsidR="00F955DE" w:rsidRDefault="00F955DE" w:rsidP="00F955DE">
      <w:pPr>
        <w:pStyle w:val="CommentText"/>
      </w:pPr>
      <w:r>
        <w:rPr>
          <w:rStyle w:val="CommentReference"/>
        </w:rPr>
        <w:annotationRef/>
      </w:r>
      <w:r>
        <w:t>Replace all of your “genomes” with “genotype”</w:t>
      </w:r>
    </w:p>
  </w:comment>
  <w:comment w:id="29" w:author="Mendelson, Alex" w:date="2025-11-10T13:19:00Z" w:initials="AM">
    <w:p w14:paraId="0A3E2830" w14:textId="1FA47708" w:rsidR="00F955DE" w:rsidRDefault="00F955DE" w:rsidP="00F955DE">
      <w:pPr>
        <w:pStyle w:val="CommentText"/>
      </w:pPr>
      <w:r>
        <w:rPr>
          <w:rStyle w:val="CommentReference"/>
        </w:rPr>
        <w:annotationRef/>
      </w:r>
      <w:r>
        <w:t>I think we should cut this sentence</w:t>
      </w:r>
    </w:p>
  </w:comment>
  <w:comment w:id="30" w:author="Morales, Breana M" w:date="2025-11-06T10:38:00Z" w:initials="MBM">
    <w:p w14:paraId="386DE39C" w14:textId="7B34C808" w:rsidR="00190115" w:rsidRDefault="00190115" w:rsidP="00190115">
      <w:r>
        <w:rPr>
          <w:rStyle w:val="CommentReference"/>
        </w:rPr>
        <w:annotationRef/>
      </w:r>
      <w:r>
        <w:rPr>
          <w:sz w:val="20"/>
          <w:szCs w:val="20"/>
        </w:rPr>
        <w:t xml:space="preserve">Add source/ foot note </w:t>
      </w:r>
    </w:p>
  </w:comment>
  <w:comment w:id="31" w:author="Mendelson, Alex" w:date="2025-11-10T13:19:00Z" w:initials="AM">
    <w:p w14:paraId="05FB60B8" w14:textId="77777777" w:rsidR="00F955DE" w:rsidRDefault="00F955DE" w:rsidP="00F955DE">
      <w:pPr>
        <w:pStyle w:val="CommentText"/>
      </w:pPr>
      <w:r>
        <w:rPr>
          <w:rStyle w:val="CommentReference"/>
        </w:rPr>
        <w:annotationRef/>
      </w:r>
      <w:r>
        <w:t>Don’t need to cite this either, since it’s pretty basic biology of pitcher plants. In general, citations in these kind of proposals exist to support claims that are critical for your question (but we aren’t doing citations for this in-house proposal)</w:t>
      </w:r>
    </w:p>
  </w:comment>
  <w:comment w:id="32" w:author="Mendelson, Alex" w:date="2025-11-10T13:02:00Z" w:initials="AM">
    <w:p w14:paraId="1DD545C7" w14:textId="7F9A065D" w:rsidR="00094288" w:rsidRDefault="00094288" w:rsidP="00094288">
      <w:pPr>
        <w:pStyle w:val="CommentText"/>
      </w:pPr>
      <w:r>
        <w:rPr>
          <w:rStyle w:val="CommentReference"/>
        </w:rPr>
        <w:annotationRef/>
      </w:r>
      <w:r>
        <w:t>Double space</w:t>
      </w:r>
    </w:p>
  </w:comment>
  <w:comment w:id="33" w:author="Mendelson, Alex" w:date="2025-11-10T13:29:00Z" w:initials="AM">
    <w:p w14:paraId="709B7F6D" w14:textId="77777777" w:rsidR="004A5A27" w:rsidRDefault="004A5A27" w:rsidP="004A5A27">
      <w:pPr>
        <w:pStyle w:val="CommentText"/>
      </w:pPr>
      <w:r>
        <w:rPr>
          <w:rStyle w:val="CommentReference"/>
        </w:rPr>
        <w:annotationRef/>
      </w:r>
      <w:r>
        <w:t>I think you already said all of this</w:t>
      </w:r>
    </w:p>
  </w:comment>
  <w:comment w:id="34" w:author="Mendelson, Alex" w:date="2025-11-10T13:30:00Z" w:initials="AM">
    <w:p w14:paraId="791103D4" w14:textId="77777777" w:rsidR="004A5A27" w:rsidRDefault="004A5A27" w:rsidP="004A5A27">
      <w:pPr>
        <w:pStyle w:val="CommentText"/>
      </w:pPr>
      <w:r>
        <w:rPr>
          <w:rStyle w:val="CommentReference"/>
        </w:rPr>
        <w:annotationRef/>
      </w:r>
      <w:r>
        <w:t xml:space="preserve">Also said all of this. </w:t>
      </w:r>
    </w:p>
  </w:comment>
  <w:comment w:id="35" w:author="Mendelson, Alex" w:date="2025-11-10T13:31:00Z" w:initials="AM">
    <w:p w14:paraId="12813F82" w14:textId="77777777" w:rsidR="004A5A27" w:rsidRDefault="004A5A27" w:rsidP="004A5A27">
      <w:pPr>
        <w:pStyle w:val="CommentText"/>
      </w:pPr>
      <w:r>
        <w:rPr>
          <w:rStyle w:val="CommentReference"/>
        </w:rPr>
        <w:annotationRef/>
      </w:r>
      <w:r>
        <w:t xml:space="preserve">I think not, just go straight from your hypothesis to the experimental design. A good proposal flow should be: Big picture &gt; specific aim/question &gt; hypothesis &gt; how to test the hypothesis &gt; potential implications (broad, but only 1-2 sentences) </w:t>
      </w:r>
    </w:p>
  </w:comment>
  <w:comment w:id="36" w:author="Mendelson, Alex" w:date="2025-11-10T13:32:00Z" w:initials="AM">
    <w:p w14:paraId="6083C251" w14:textId="77777777" w:rsidR="004A5A27" w:rsidRDefault="004A5A27" w:rsidP="004A5A27">
      <w:pPr>
        <w:pStyle w:val="CommentText"/>
      </w:pPr>
      <w:r>
        <w:rPr>
          <w:rStyle w:val="CommentReference"/>
        </w:rPr>
        <w:annotationRef/>
      </w:r>
      <w:r>
        <w:t>Lets talk about this design in person, I have some questions and recommendations. But, this is a good point to start from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B07499" w15:done="0"/>
  <w15:commentEx w15:paraId="117F461C" w15:done="0"/>
  <w15:commentEx w15:paraId="13863BD8" w15:paraIdParent="117F461C" w15:done="0"/>
  <w15:commentEx w15:paraId="4B13D858" w15:done="0"/>
  <w15:commentEx w15:paraId="2A29FBB6" w15:done="0"/>
  <w15:commentEx w15:paraId="616CAEB5" w15:done="0"/>
  <w15:commentEx w15:paraId="043355CB" w15:done="0"/>
  <w15:commentEx w15:paraId="354707DC" w15:done="0"/>
  <w15:commentEx w15:paraId="70EA418B" w15:done="0"/>
  <w15:commentEx w15:paraId="2ED15C21" w15:done="0"/>
  <w15:commentEx w15:paraId="500A99D5" w15:paraIdParent="2ED15C21" w15:done="0"/>
  <w15:commentEx w15:paraId="4F327B07" w15:done="0"/>
  <w15:commentEx w15:paraId="79510BCE" w15:done="0"/>
  <w15:commentEx w15:paraId="302CFA03" w15:done="0"/>
  <w15:commentEx w15:paraId="0F684951" w15:done="0"/>
  <w15:commentEx w15:paraId="1F42A5BA" w15:paraIdParent="0F684951" w15:done="0"/>
  <w15:commentEx w15:paraId="59716C2D" w15:done="0"/>
  <w15:commentEx w15:paraId="685E775E" w15:done="0"/>
  <w15:commentEx w15:paraId="0A3E2830" w15:done="0"/>
  <w15:commentEx w15:paraId="386DE39C" w15:done="0"/>
  <w15:commentEx w15:paraId="05FB60B8" w15:paraIdParent="386DE39C" w15:done="0"/>
  <w15:commentEx w15:paraId="1DD545C7" w15:done="0"/>
  <w15:commentEx w15:paraId="709B7F6D" w15:done="0"/>
  <w15:commentEx w15:paraId="791103D4" w15:done="0"/>
  <w15:commentEx w15:paraId="12813F82" w15:done="0"/>
  <w15:commentEx w15:paraId="6083C2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7BD8AD" w16cex:dateUtc="2025-11-10T20:53:00Z"/>
  <w16cex:commentExtensible w16cex:durableId="5554F7F6" w16cex:dateUtc="2025-11-06T00:29:00Z"/>
  <w16cex:commentExtensible w16cex:durableId="131CC160" w16cex:dateUtc="2025-11-10T20:56:00Z"/>
  <w16cex:commentExtensible w16cex:durableId="0CB765C5" w16cex:dateUtc="2025-11-10T21:08:00Z"/>
  <w16cex:commentExtensible w16cex:durableId="217F834E" w16cex:dateUtc="2025-11-10T21:00:00Z"/>
  <w16cex:commentExtensible w16cex:durableId="05504342" w16cex:dateUtc="2025-11-10T21:01:00Z"/>
  <w16cex:commentExtensible w16cex:durableId="5E5CDDE7" w16cex:dateUtc="2025-11-10T21:09:00Z"/>
  <w16cex:commentExtensible w16cex:durableId="15F4D6EF" w16cex:dateUtc="2025-11-10T21:05:00Z"/>
  <w16cex:commentExtensible w16cex:durableId="15EC25DB" w16cex:dateUtc="2025-11-10T21:10:00Z"/>
  <w16cex:commentExtensible w16cex:durableId="0E040C3D" w16cex:dateUtc="2025-11-06T01:01:00Z"/>
  <w16cex:commentExtensible w16cex:durableId="2E2BB28A" w16cex:dateUtc="2025-11-10T21:12:00Z"/>
  <w16cex:commentExtensible w16cex:durableId="3E7589FD" w16cex:dateUtc="2025-11-10T21:15:00Z"/>
  <w16cex:commentExtensible w16cex:durableId="4BF9982E" w16cex:dateUtc="2025-11-10T21:02:00Z"/>
  <w16cex:commentExtensible w16cex:durableId="5716655A" w16cex:dateUtc="2025-11-10T21:16:00Z"/>
  <w16cex:commentExtensible w16cex:durableId="2E742AA2" w16cex:dateUtc="2025-11-06T00:52:00Z"/>
  <w16cex:commentExtensible w16cex:durableId="653C5804" w16cex:dateUtc="2025-11-10T21:17:00Z"/>
  <w16cex:commentExtensible w16cex:durableId="49A384F3" w16cex:dateUtc="2025-11-10T21:26:00Z"/>
  <w16cex:commentExtensible w16cex:durableId="23A40192" w16cex:dateUtc="2025-11-10T21:22:00Z"/>
  <w16cex:commentExtensible w16cex:durableId="501D7727" w16cex:dateUtc="2025-11-10T21:19:00Z"/>
  <w16cex:commentExtensible w16cex:durableId="7257EE6F" w16cex:dateUtc="2025-11-06T18:38:00Z"/>
  <w16cex:commentExtensible w16cex:durableId="6576D6B5" w16cex:dateUtc="2025-11-10T21:19:00Z"/>
  <w16cex:commentExtensible w16cex:durableId="1B04258F" w16cex:dateUtc="2025-11-10T21:02:00Z"/>
  <w16cex:commentExtensible w16cex:durableId="1539708A" w16cex:dateUtc="2025-11-10T21:29:00Z"/>
  <w16cex:commentExtensible w16cex:durableId="6D6DF0B5" w16cex:dateUtc="2025-11-10T21:30:00Z"/>
  <w16cex:commentExtensible w16cex:durableId="575DBFC8" w16cex:dateUtc="2025-11-10T21:31:00Z"/>
  <w16cex:commentExtensible w16cex:durableId="146A262F" w16cex:dateUtc="2025-11-10T2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B07499" w16cid:durableId="4F7BD8AD"/>
  <w16cid:commentId w16cid:paraId="117F461C" w16cid:durableId="5554F7F6"/>
  <w16cid:commentId w16cid:paraId="13863BD8" w16cid:durableId="131CC160"/>
  <w16cid:commentId w16cid:paraId="4B13D858" w16cid:durableId="0CB765C5"/>
  <w16cid:commentId w16cid:paraId="2A29FBB6" w16cid:durableId="217F834E"/>
  <w16cid:commentId w16cid:paraId="616CAEB5" w16cid:durableId="05504342"/>
  <w16cid:commentId w16cid:paraId="043355CB" w16cid:durableId="5E5CDDE7"/>
  <w16cid:commentId w16cid:paraId="354707DC" w16cid:durableId="15F4D6EF"/>
  <w16cid:commentId w16cid:paraId="70EA418B" w16cid:durableId="15EC25DB"/>
  <w16cid:commentId w16cid:paraId="2ED15C21" w16cid:durableId="0E040C3D"/>
  <w16cid:commentId w16cid:paraId="500A99D5" w16cid:durableId="2E2BB28A"/>
  <w16cid:commentId w16cid:paraId="4F327B07" w16cid:durableId="3E7589FD"/>
  <w16cid:commentId w16cid:paraId="79510BCE" w16cid:durableId="4BF9982E"/>
  <w16cid:commentId w16cid:paraId="302CFA03" w16cid:durableId="5716655A"/>
  <w16cid:commentId w16cid:paraId="0F684951" w16cid:durableId="2E742AA2"/>
  <w16cid:commentId w16cid:paraId="1F42A5BA" w16cid:durableId="653C5804"/>
  <w16cid:commentId w16cid:paraId="59716C2D" w16cid:durableId="49A384F3"/>
  <w16cid:commentId w16cid:paraId="685E775E" w16cid:durableId="23A40192"/>
  <w16cid:commentId w16cid:paraId="0A3E2830" w16cid:durableId="501D7727"/>
  <w16cid:commentId w16cid:paraId="386DE39C" w16cid:durableId="7257EE6F"/>
  <w16cid:commentId w16cid:paraId="05FB60B8" w16cid:durableId="6576D6B5"/>
  <w16cid:commentId w16cid:paraId="1DD545C7" w16cid:durableId="1B04258F"/>
  <w16cid:commentId w16cid:paraId="709B7F6D" w16cid:durableId="1539708A"/>
  <w16cid:commentId w16cid:paraId="791103D4" w16cid:durableId="6D6DF0B5"/>
  <w16cid:commentId w16cid:paraId="12813F82" w16cid:durableId="575DBFC8"/>
  <w16cid:commentId w16cid:paraId="6083C251" w16cid:durableId="146A262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ndelson, Alex">
    <w15:presenceInfo w15:providerId="AD" w15:userId="S::alex.mendelson.698@my.csun.edu::b5197b80-85c3-4871-be06-fccfde9bb34f"/>
  </w15:person>
  <w15:person w15:author="Morales, Breana M">
    <w15:presenceInfo w15:providerId="AD" w15:userId="S::breana.morales.678@my.csun.edu::edb912c0-9877-4c67-b4c4-a2a123a59b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95F"/>
    <w:rsid w:val="00016A34"/>
    <w:rsid w:val="0002095A"/>
    <w:rsid w:val="00094288"/>
    <w:rsid w:val="00190115"/>
    <w:rsid w:val="002A5F65"/>
    <w:rsid w:val="00472DF1"/>
    <w:rsid w:val="004A5A27"/>
    <w:rsid w:val="004D795F"/>
    <w:rsid w:val="004F545E"/>
    <w:rsid w:val="005149FB"/>
    <w:rsid w:val="0057085F"/>
    <w:rsid w:val="0079442C"/>
    <w:rsid w:val="008632E1"/>
    <w:rsid w:val="009F2461"/>
    <w:rsid w:val="00B47B36"/>
    <w:rsid w:val="00DC02E4"/>
    <w:rsid w:val="00DC61C3"/>
    <w:rsid w:val="00DD2F4F"/>
    <w:rsid w:val="00E700A3"/>
    <w:rsid w:val="00F45BF9"/>
    <w:rsid w:val="00F95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5C62A"/>
  <w15:chartTrackingRefBased/>
  <w15:docId w15:val="{9E987261-FBC3-2D4D-BEC5-A8CA407C8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9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9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9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9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9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9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9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9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95F"/>
    <w:rPr>
      <w:rFonts w:eastAsiaTheme="majorEastAsia" w:cstheme="majorBidi"/>
      <w:color w:val="272727" w:themeColor="text1" w:themeTint="D8"/>
    </w:rPr>
  </w:style>
  <w:style w:type="paragraph" w:styleId="Title">
    <w:name w:val="Title"/>
    <w:basedOn w:val="Normal"/>
    <w:next w:val="Normal"/>
    <w:link w:val="TitleChar"/>
    <w:uiPriority w:val="10"/>
    <w:qFormat/>
    <w:rsid w:val="004D7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95F"/>
    <w:pPr>
      <w:spacing w:before="160"/>
      <w:jc w:val="center"/>
    </w:pPr>
    <w:rPr>
      <w:i/>
      <w:iCs/>
      <w:color w:val="404040" w:themeColor="text1" w:themeTint="BF"/>
    </w:rPr>
  </w:style>
  <w:style w:type="character" w:customStyle="1" w:styleId="QuoteChar">
    <w:name w:val="Quote Char"/>
    <w:basedOn w:val="DefaultParagraphFont"/>
    <w:link w:val="Quote"/>
    <w:uiPriority w:val="29"/>
    <w:rsid w:val="004D795F"/>
    <w:rPr>
      <w:i/>
      <w:iCs/>
      <w:color w:val="404040" w:themeColor="text1" w:themeTint="BF"/>
    </w:rPr>
  </w:style>
  <w:style w:type="paragraph" w:styleId="ListParagraph">
    <w:name w:val="List Paragraph"/>
    <w:basedOn w:val="Normal"/>
    <w:uiPriority w:val="34"/>
    <w:qFormat/>
    <w:rsid w:val="004D795F"/>
    <w:pPr>
      <w:ind w:left="720"/>
      <w:contextualSpacing/>
    </w:pPr>
  </w:style>
  <w:style w:type="character" w:styleId="IntenseEmphasis">
    <w:name w:val="Intense Emphasis"/>
    <w:basedOn w:val="DefaultParagraphFont"/>
    <w:uiPriority w:val="21"/>
    <w:qFormat/>
    <w:rsid w:val="004D795F"/>
    <w:rPr>
      <w:i/>
      <w:iCs/>
      <w:color w:val="0F4761" w:themeColor="accent1" w:themeShade="BF"/>
    </w:rPr>
  </w:style>
  <w:style w:type="paragraph" w:styleId="IntenseQuote">
    <w:name w:val="Intense Quote"/>
    <w:basedOn w:val="Normal"/>
    <w:next w:val="Normal"/>
    <w:link w:val="IntenseQuoteChar"/>
    <w:uiPriority w:val="30"/>
    <w:qFormat/>
    <w:rsid w:val="004D7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95F"/>
    <w:rPr>
      <w:i/>
      <w:iCs/>
      <w:color w:val="0F4761" w:themeColor="accent1" w:themeShade="BF"/>
    </w:rPr>
  </w:style>
  <w:style w:type="character" w:styleId="IntenseReference">
    <w:name w:val="Intense Reference"/>
    <w:basedOn w:val="DefaultParagraphFont"/>
    <w:uiPriority w:val="32"/>
    <w:qFormat/>
    <w:rsid w:val="004D795F"/>
    <w:rPr>
      <w:b/>
      <w:bCs/>
      <w:smallCaps/>
      <w:color w:val="0F4761" w:themeColor="accent1" w:themeShade="BF"/>
      <w:spacing w:val="5"/>
    </w:rPr>
  </w:style>
  <w:style w:type="character" w:styleId="CommentReference">
    <w:name w:val="annotation reference"/>
    <w:basedOn w:val="DefaultParagraphFont"/>
    <w:uiPriority w:val="99"/>
    <w:semiHidden/>
    <w:unhideWhenUsed/>
    <w:rsid w:val="005149FB"/>
    <w:rPr>
      <w:sz w:val="16"/>
      <w:szCs w:val="16"/>
    </w:rPr>
  </w:style>
  <w:style w:type="paragraph" w:styleId="CommentText">
    <w:name w:val="annotation text"/>
    <w:basedOn w:val="Normal"/>
    <w:link w:val="CommentTextChar"/>
    <w:uiPriority w:val="99"/>
    <w:unhideWhenUsed/>
    <w:rsid w:val="005149FB"/>
    <w:pPr>
      <w:spacing w:line="240" w:lineRule="auto"/>
    </w:pPr>
    <w:rPr>
      <w:sz w:val="20"/>
      <w:szCs w:val="20"/>
    </w:rPr>
  </w:style>
  <w:style w:type="character" w:customStyle="1" w:styleId="CommentTextChar">
    <w:name w:val="Comment Text Char"/>
    <w:basedOn w:val="DefaultParagraphFont"/>
    <w:link w:val="CommentText"/>
    <w:uiPriority w:val="99"/>
    <w:rsid w:val="005149FB"/>
    <w:rPr>
      <w:sz w:val="20"/>
      <w:szCs w:val="20"/>
    </w:rPr>
  </w:style>
  <w:style w:type="paragraph" w:styleId="CommentSubject">
    <w:name w:val="annotation subject"/>
    <w:basedOn w:val="CommentText"/>
    <w:next w:val="CommentText"/>
    <w:link w:val="CommentSubjectChar"/>
    <w:uiPriority w:val="99"/>
    <w:semiHidden/>
    <w:unhideWhenUsed/>
    <w:rsid w:val="005149FB"/>
    <w:rPr>
      <w:b/>
      <w:bCs/>
    </w:rPr>
  </w:style>
  <w:style w:type="character" w:customStyle="1" w:styleId="CommentSubjectChar">
    <w:name w:val="Comment Subject Char"/>
    <w:basedOn w:val="CommentTextChar"/>
    <w:link w:val="CommentSubject"/>
    <w:uiPriority w:val="99"/>
    <w:semiHidden/>
    <w:rsid w:val="005149FB"/>
    <w:rPr>
      <w:b/>
      <w:bCs/>
      <w:sz w:val="20"/>
      <w:szCs w:val="20"/>
    </w:rPr>
  </w:style>
  <w:style w:type="paragraph" w:styleId="Revision">
    <w:name w:val="Revision"/>
    <w:hidden/>
    <w:uiPriority w:val="99"/>
    <w:semiHidden/>
    <w:rsid w:val="00DC61C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378</Words>
  <Characters>1896</Characters>
  <Application>Microsoft Office Word</Application>
  <DocSecurity>0</DocSecurity>
  <Lines>28</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Morales, Breana M</dc:creator>
  <cp:keywords/>
  <dc:description/>
  <cp:lastModifiedBy>Mendelson, Alex</cp:lastModifiedBy>
  <cp:revision>3</cp:revision>
  <dcterms:created xsi:type="dcterms:W3CDTF">2025-11-10T20:51:00Z</dcterms:created>
  <dcterms:modified xsi:type="dcterms:W3CDTF">2025-11-10T21:32:00Z</dcterms:modified>
</cp:coreProperties>
</file>