
<file path=[Content_Types].xml><?xml version="1.0" encoding="utf-8"?>
<Types xmlns="http://schemas.openxmlformats.org/package/2006/content-types">
  <Default Extension="jpeg" ContentType="image/jpe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A7D58F" w14:textId="77777777" w:rsidR="00856B19" w:rsidRDefault="00856B19" w:rsidP="00856B19">
      <w:pPr>
        <w:jc w:val="center"/>
        <w:rPr>
          <w:rFonts w:ascii="Times New Roman" w:hAnsi="Times New Roman" w:cs="Times New Roman"/>
        </w:rPr>
      </w:pPr>
      <w:r>
        <w:rPr>
          <w:rFonts w:ascii="Times New Roman" w:hAnsi="Times New Roman" w:cs="Times New Roman"/>
        </w:rPr>
        <w:t>CALIFORNIA STATE UNIVERSITY, NORTHRIDGE</w:t>
      </w:r>
    </w:p>
    <w:p w14:paraId="125EF68A" w14:textId="77777777" w:rsidR="00856B19" w:rsidRDefault="00856B19" w:rsidP="00856B19">
      <w:pPr>
        <w:jc w:val="center"/>
        <w:rPr>
          <w:rFonts w:ascii="Times New Roman" w:hAnsi="Times New Roman" w:cs="Times New Roman"/>
        </w:rPr>
      </w:pPr>
    </w:p>
    <w:p w14:paraId="7D41F08E" w14:textId="77777777" w:rsidR="00856B19" w:rsidRDefault="00856B19" w:rsidP="00856B19">
      <w:pPr>
        <w:jc w:val="center"/>
        <w:rPr>
          <w:rFonts w:ascii="Times New Roman" w:hAnsi="Times New Roman" w:cs="Times New Roman"/>
        </w:rPr>
      </w:pPr>
    </w:p>
    <w:p w14:paraId="2432714D" w14:textId="77777777" w:rsidR="00856B19" w:rsidRDefault="00856B19" w:rsidP="00856B19">
      <w:pPr>
        <w:jc w:val="center"/>
        <w:rPr>
          <w:rFonts w:ascii="Times New Roman" w:hAnsi="Times New Roman" w:cs="Times New Roman"/>
        </w:rPr>
      </w:pPr>
    </w:p>
    <w:p w14:paraId="077467C0" w14:textId="77777777" w:rsidR="00856B19" w:rsidRDefault="00856B19" w:rsidP="00856B19">
      <w:pPr>
        <w:jc w:val="center"/>
        <w:rPr>
          <w:rFonts w:ascii="Times New Roman" w:hAnsi="Times New Roman" w:cs="Times New Roman"/>
        </w:rPr>
      </w:pPr>
    </w:p>
    <w:p w14:paraId="449AB618" w14:textId="77777777" w:rsidR="00856B19" w:rsidRPr="00856B19" w:rsidRDefault="00856B19" w:rsidP="00856B19">
      <w:pPr>
        <w:jc w:val="center"/>
        <w:rPr>
          <w:rFonts w:ascii="Times New Roman" w:hAnsi="Times New Roman" w:cs="Times New Roman"/>
        </w:rPr>
      </w:pPr>
    </w:p>
    <w:p w14:paraId="5D748F2A" w14:textId="6F030B74" w:rsidR="00605B3D" w:rsidRPr="00605B3D" w:rsidRDefault="00605B3D" w:rsidP="00856B19">
      <w:pPr>
        <w:jc w:val="center"/>
        <w:rPr>
          <w:rFonts w:ascii="Times New Roman" w:hAnsi="Times New Roman" w:cs="Times New Roman"/>
          <w:i/>
          <w:iCs/>
        </w:rPr>
      </w:pPr>
      <w:r>
        <w:rPr>
          <w:rFonts w:ascii="Times New Roman" w:hAnsi="Times New Roman" w:cs="Times New Roman"/>
        </w:rPr>
        <w:t xml:space="preserve">Rapid Adaptation to Temperature and its Indirect Effects on Competition in the Pitcher Plant </w:t>
      </w:r>
      <w:r w:rsidR="00C23810">
        <w:rPr>
          <w:rFonts w:ascii="Times New Roman" w:hAnsi="Times New Roman" w:cs="Times New Roman"/>
        </w:rPr>
        <w:t>Inquiline Community</w:t>
      </w:r>
    </w:p>
    <w:p w14:paraId="0F3BE0D2" w14:textId="77777777" w:rsidR="00DC6021" w:rsidRDefault="00DC6021" w:rsidP="00856B19">
      <w:pPr>
        <w:jc w:val="center"/>
        <w:rPr>
          <w:rFonts w:ascii="Times New Roman" w:hAnsi="Times New Roman" w:cs="Times New Roman"/>
          <w:i/>
          <w:iCs/>
        </w:rPr>
      </w:pPr>
    </w:p>
    <w:p w14:paraId="550B9814" w14:textId="77777777" w:rsidR="00DC6021" w:rsidRDefault="00DC6021" w:rsidP="00856B19">
      <w:pPr>
        <w:jc w:val="center"/>
        <w:rPr>
          <w:rFonts w:ascii="Times New Roman" w:hAnsi="Times New Roman" w:cs="Times New Roman"/>
        </w:rPr>
      </w:pPr>
    </w:p>
    <w:p w14:paraId="01C0B48A" w14:textId="77777777" w:rsidR="00DC6021" w:rsidRDefault="00DC6021" w:rsidP="00856B19">
      <w:pPr>
        <w:jc w:val="center"/>
        <w:rPr>
          <w:rFonts w:ascii="Times New Roman" w:hAnsi="Times New Roman" w:cs="Times New Roman"/>
        </w:rPr>
      </w:pPr>
    </w:p>
    <w:p w14:paraId="5E5426E5" w14:textId="77777777" w:rsidR="00DC6021" w:rsidRDefault="00DC6021" w:rsidP="00856B19">
      <w:pPr>
        <w:jc w:val="center"/>
        <w:rPr>
          <w:rFonts w:ascii="Times New Roman" w:hAnsi="Times New Roman" w:cs="Times New Roman"/>
        </w:rPr>
      </w:pPr>
    </w:p>
    <w:p w14:paraId="05705C8E" w14:textId="77777777" w:rsidR="00DC6021" w:rsidRPr="00DC6021" w:rsidRDefault="00DC6021" w:rsidP="00856B19">
      <w:pPr>
        <w:jc w:val="center"/>
        <w:rPr>
          <w:rFonts w:ascii="Times New Roman" w:hAnsi="Times New Roman" w:cs="Times New Roman"/>
        </w:rPr>
      </w:pPr>
    </w:p>
    <w:p w14:paraId="61712417" w14:textId="77777777" w:rsidR="00DC6021" w:rsidRDefault="00DC6021" w:rsidP="00856B19">
      <w:pPr>
        <w:jc w:val="center"/>
        <w:rPr>
          <w:rFonts w:ascii="Times New Roman" w:hAnsi="Times New Roman" w:cs="Times New Roman"/>
        </w:rPr>
      </w:pPr>
      <w:r>
        <w:rPr>
          <w:rFonts w:ascii="Times New Roman" w:hAnsi="Times New Roman" w:cs="Times New Roman"/>
        </w:rPr>
        <w:t>A thesis submitted in partial fulfillment of the requirements</w:t>
      </w:r>
    </w:p>
    <w:p w14:paraId="4ED7A381" w14:textId="77777777" w:rsidR="00DC6021" w:rsidRDefault="00DC6021" w:rsidP="00856B19">
      <w:pPr>
        <w:jc w:val="center"/>
        <w:rPr>
          <w:rFonts w:ascii="Times New Roman" w:hAnsi="Times New Roman" w:cs="Times New Roman"/>
        </w:rPr>
      </w:pPr>
      <w:r>
        <w:rPr>
          <w:rFonts w:ascii="Times New Roman" w:hAnsi="Times New Roman" w:cs="Times New Roman"/>
        </w:rPr>
        <w:t>For the degree of Master of Science in Biology</w:t>
      </w:r>
    </w:p>
    <w:p w14:paraId="759A2D51" w14:textId="77777777" w:rsidR="00DC6021" w:rsidRDefault="00DC6021" w:rsidP="00856B19">
      <w:pPr>
        <w:jc w:val="center"/>
        <w:rPr>
          <w:rFonts w:ascii="Times New Roman" w:hAnsi="Times New Roman" w:cs="Times New Roman"/>
        </w:rPr>
      </w:pPr>
    </w:p>
    <w:p w14:paraId="7A8B3E6D" w14:textId="77777777" w:rsidR="00DC6021" w:rsidRDefault="00DC6021" w:rsidP="00856B19">
      <w:pPr>
        <w:jc w:val="center"/>
        <w:rPr>
          <w:rFonts w:ascii="Times New Roman" w:hAnsi="Times New Roman" w:cs="Times New Roman"/>
        </w:rPr>
      </w:pPr>
    </w:p>
    <w:p w14:paraId="12801C32" w14:textId="77777777" w:rsidR="00DC6021" w:rsidRDefault="00DC6021" w:rsidP="00856B19">
      <w:pPr>
        <w:jc w:val="center"/>
        <w:rPr>
          <w:rFonts w:ascii="Times New Roman" w:hAnsi="Times New Roman" w:cs="Times New Roman"/>
        </w:rPr>
      </w:pPr>
    </w:p>
    <w:p w14:paraId="511A81DF" w14:textId="77777777" w:rsidR="00DC6021" w:rsidRDefault="00DC6021" w:rsidP="00856B19">
      <w:pPr>
        <w:jc w:val="center"/>
        <w:rPr>
          <w:rFonts w:ascii="Times New Roman" w:hAnsi="Times New Roman" w:cs="Times New Roman"/>
        </w:rPr>
      </w:pPr>
      <w:r>
        <w:rPr>
          <w:rFonts w:ascii="Times New Roman" w:hAnsi="Times New Roman" w:cs="Times New Roman"/>
        </w:rPr>
        <w:t>By</w:t>
      </w:r>
    </w:p>
    <w:p w14:paraId="7095C7A7" w14:textId="77777777" w:rsidR="00DC6021" w:rsidRDefault="00DC6021" w:rsidP="00856B19">
      <w:pPr>
        <w:jc w:val="center"/>
        <w:rPr>
          <w:rFonts w:ascii="Times New Roman" w:hAnsi="Times New Roman" w:cs="Times New Roman"/>
        </w:rPr>
      </w:pPr>
      <w:r>
        <w:rPr>
          <w:rFonts w:ascii="Times New Roman" w:hAnsi="Times New Roman" w:cs="Times New Roman"/>
        </w:rPr>
        <w:t>Alex A. Mendelson</w:t>
      </w:r>
    </w:p>
    <w:p w14:paraId="0C952A26" w14:textId="77777777" w:rsidR="00DC6021" w:rsidRDefault="00DC6021" w:rsidP="00856B19">
      <w:pPr>
        <w:jc w:val="center"/>
        <w:rPr>
          <w:rFonts w:ascii="Times New Roman" w:hAnsi="Times New Roman" w:cs="Times New Roman"/>
        </w:rPr>
      </w:pPr>
    </w:p>
    <w:p w14:paraId="029C6A11" w14:textId="77777777" w:rsidR="00DC6021" w:rsidRDefault="00DC6021" w:rsidP="00856B19">
      <w:pPr>
        <w:jc w:val="center"/>
        <w:rPr>
          <w:rFonts w:ascii="Times New Roman" w:hAnsi="Times New Roman" w:cs="Times New Roman"/>
        </w:rPr>
      </w:pPr>
    </w:p>
    <w:p w14:paraId="4E3AEAF0" w14:textId="77777777" w:rsidR="00DC6021" w:rsidRDefault="00DC6021" w:rsidP="00856B19">
      <w:pPr>
        <w:jc w:val="center"/>
        <w:rPr>
          <w:rFonts w:ascii="Times New Roman" w:hAnsi="Times New Roman" w:cs="Times New Roman"/>
        </w:rPr>
      </w:pPr>
    </w:p>
    <w:p w14:paraId="3EDBA24C" w14:textId="77777777" w:rsidR="00DC6021" w:rsidRDefault="00DC6021" w:rsidP="00856B19">
      <w:pPr>
        <w:jc w:val="center"/>
        <w:rPr>
          <w:rFonts w:ascii="Times New Roman" w:hAnsi="Times New Roman" w:cs="Times New Roman"/>
        </w:rPr>
      </w:pPr>
    </w:p>
    <w:p w14:paraId="18EC2F73" w14:textId="6B8CBB4D" w:rsidR="00477FFA" w:rsidRDefault="00DC6021" w:rsidP="00856B19">
      <w:pPr>
        <w:jc w:val="center"/>
        <w:rPr>
          <w:rFonts w:ascii="Times New Roman" w:hAnsi="Times New Roman" w:cs="Times New Roman"/>
          <w:b/>
          <w:bCs/>
        </w:rPr>
      </w:pPr>
      <w:r>
        <w:rPr>
          <w:rFonts w:ascii="Times New Roman" w:hAnsi="Times New Roman" w:cs="Times New Roman"/>
        </w:rPr>
        <w:t>August 2026</w:t>
      </w:r>
      <w:r w:rsidR="00477FFA">
        <w:rPr>
          <w:rFonts w:ascii="Times New Roman" w:hAnsi="Times New Roman" w:cs="Times New Roman"/>
          <w:b/>
          <w:bCs/>
        </w:rPr>
        <w:br w:type="page"/>
      </w:r>
    </w:p>
    <w:p w14:paraId="34083DE4" w14:textId="6BCFAB51" w:rsidR="001649D2" w:rsidRPr="007E5516" w:rsidRDefault="007E5516" w:rsidP="007E5516">
      <w:pPr>
        <w:spacing w:after="0" w:line="240" w:lineRule="auto"/>
        <w:jc w:val="center"/>
        <w:rPr>
          <w:rFonts w:ascii="Times New Roman" w:hAnsi="Times New Roman" w:cs="Times New Roman"/>
          <w:b/>
          <w:bCs/>
        </w:rPr>
      </w:pPr>
      <w:commentRangeStart w:id="0"/>
      <w:r w:rsidRPr="007E5516">
        <w:rPr>
          <w:rFonts w:ascii="Times New Roman" w:hAnsi="Times New Roman" w:cs="Times New Roman"/>
          <w:b/>
          <w:bCs/>
        </w:rPr>
        <w:lastRenderedPageBreak/>
        <w:t>In</w:t>
      </w:r>
      <w:commentRangeEnd w:id="0"/>
      <w:r w:rsidR="00245BDB" w:rsidRPr="007E5516">
        <w:rPr>
          <w:rStyle w:val="CommentReference"/>
          <w:rFonts w:ascii="Times New Roman" w:hAnsi="Times New Roman" w:cs="Times New Roman"/>
          <w:b/>
          <w:bCs/>
          <w:sz w:val="24"/>
          <w:szCs w:val="24"/>
        </w:rPr>
        <w:commentReference w:id="0"/>
      </w:r>
      <w:r w:rsidRPr="007E5516">
        <w:rPr>
          <w:rFonts w:ascii="Times New Roman" w:hAnsi="Times New Roman" w:cs="Times New Roman"/>
          <w:b/>
          <w:bCs/>
        </w:rPr>
        <w:t>troduction</w:t>
      </w:r>
    </w:p>
    <w:p w14:paraId="68314C58" w14:textId="77777777" w:rsidR="001649D2" w:rsidRDefault="001649D2" w:rsidP="00FA3F0A">
      <w:pPr>
        <w:spacing w:after="0" w:line="240" w:lineRule="auto"/>
        <w:rPr>
          <w:rFonts w:ascii="Times New Roman" w:hAnsi="Times New Roman" w:cs="Times New Roman"/>
        </w:rPr>
      </w:pPr>
    </w:p>
    <w:p w14:paraId="2557C2D6" w14:textId="3764749A" w:rsidR="000A127C" w:rsidRDefault="0046024A" w:rsidP="002A0AE3">
      <w:pPr>
        <w:spacing w:after="0" w:line="480" w:lineRule="auto"/>
        <w:ind w:firstLine="720"/>
        <w:rPr>
          <w:rFonts w:ascii="Times New Roman" w:hAnsi="Times New Roman" w:cs="Times New Roman"/>
        </w:rPr>
      </w:pPr>
      <w:r>
        <w:rPr>
          <w:rFonts w:ascii="Times New Roman" w:hAnsi="Times New Roman" w:cs="Times New Roman"/>
        </w:rPr>
        <w:t xml:space="preserve">Populations do not respond to climate change as cohesive units, but as collections of individuals that differ in how they experience and respond to </w:t>
      </w:r>
      <w:r w:rsidR="00F65703">
        <w:rPr>
          <w:rFonts w:ascii="Times New Roman" w:hAnsi="Times New Roman" w:cs="Times New Roman"/>
        </w:rPr>
        <w:t>their environment</w:t>
      </w:r>
      <w:r>
        <w:rPr>
          <w:rFonts w:ascii="Times New Roman" w:hAnsi="Times New Roman" w:cs="Times New Roman"/>
        </w:rPr>
        <w:t xml:space="preserve">. </w:t>
      </w:r>
      <w:r w:rsidR="009106C9">
        <w:rPr>
          <w:rFonts w:ascii="Times New Roman" w:hAnsi="Times New Roman" w:cs="Times New Roman"/>
        </w:rPr>
        <w:t xml:space="preserve">Because of this, the persistence of </w:t>
      </w:r>
      <w:r w:rsidR="004D71F4">
        <w:rPr>
          <w:rFonts w:ascii="Times New Roman" w:hAnsi="Times New Roman" w:cs="Times New Roman"/>
        </w:rPr>
        <w:t xml:space="preserve">a </w:t>
      </w:r>
      <w:r w:rsidR="009106C9">
        <w:rPr>
          <w:rFonts w:ascii="Times New Roman" w:hAnsi="Times New Roman" w:cs="Times New Roman"/>
        </w:rPr>
        <w:t xml:space="preserve">population </w:t>
      </w:r>
      <w:r w:rsidR="002B5B08">
        <w:rPr>
          <w:rFonts w:ascii="Times New Roman" w:hAnsi="Times New Roman" w:cs="Times New Roman"/>
        </w:rPr>
        <w:t>depends</w:t>
      </w:r>
      <w:r w:rsidR="009106C9">
        <w:rPr>
          <w:rFonts w:ascii="Times New Roman" w:hAnsi="Times New Roman" w:cs="Times New Roman"/>
        </w:rPr>
        <w:t xml:space="preserve"> on the states and distribution of these individual</w:t>
      </w:r>
      <w:r w:rsidR="0012501E">
        <w:rPr>
          <w:rFonts w:ascii="Times New Roman" w:hAnsi="Times New Roman" w:cs="Times New Roman"/>
        </w:rPr>
        <w:t>s’</w:t>
      </w:r>
      <w:r w:rsidR="009106C9">
        <w:rPr>
          <w:rFonts w:ascii="Times New Roman" w:hAnsi="Times New Roman" w:cs="Times New Roman"/>
        </w:rPr>
        <w:t xml:space="preserve"> responses</w:t>
      </w:r>
      <w:r w:rsidR="00F91B20">
        <w:rPr>
          <w:rFonts w:ascii="Times New Roman" w:hAnsi="Times New Roman" w:cs="Times New Roman"/>
        </w:rPr>
        <w:t xml:space="preserve"> (</w:t>
      </w:r>
      <w:proofErr w:type="spellStart"/>
      <w:r w:rsidR="00F91B20">
        <w:rPr>
          <w:rFonts w:ascii="Times New Roman" w:hAnsi="Times New Roman" w:cs="Times New Roman"/>
        </w:rPr>
        <w:t>Bolnick</w:t>
      </w:r>
      <w:proofErr w:type="spellEnd"/>
      <w:r w:rsidR="00F91B20">
        <w:rPr>
          <w:rFonts w:ascii="Times New Roman" w:hAnsi="Times New Roman" w:cs="Times New Roman"/>
        </w:rPr>
        <w:t xml:space="preserve"> et al., 2011; </w:t>
      </w:r>
      <w:proofErr w:type="spellStart"/>
      <w:r w:rsidR="00F91B20">
        <w:rPr>
          <w:rFonts w:ascii="Times New Roman" w:hAnsi="Times New Roman" w:cs="Times New Roman"/>
        </w:rPr>
        <w:t>Violle</w:t>
      </w:r>
      <w:proofErr w:type="spellEnd"/>
      <w:r w:rsidR="00F91B20">
        <w:rPr>
          <w:rFonts w:ascii="Times New Roman" w:hAnsi="Times New Roman" w:cs="Times New Roman"/>
        </w:rPr>
        <w:t xml:space="preserve"> et al., 2012)</w:t>
      </w:r>
      <w:r w:rsidR="009106C9">
        <w:rPr>
          <w:rFonts w:ascii="Times New Roman" w:hAnsi="Times New Roman" w:cs="Times New Roman"/>
        </w:rPr>
        <w:t xml:space="preserve">. </w:t>
      </w:r>
      <w:r w:rsidR="00725EDF">
        <w:rPr>
          <w:rFonts w:ascii="Times New Roman" w:hAnsi="Times New Roman" w:cs="Times New Roman"/>
        </w:rPr>
        <w:t xml:space="preserve">Populations are particularly vulnerable when conditions </w:t>
      </w:r>
      <w:r w:rsidR="00131610">
        <w:rPr>
          <w:rFonts w:ascii="Times New Roman" w:hAnsi="Times New Roman" w:cs="Times New Roman"/>
        </w:rPr>
        <w:t>exceed the</w:t>
      </w:r>
      <w:r w:rsidR="00725EDF">
        <w:rPr>
          <w:rFonts w:ascii="Times New Roman" w:hAnsi="Times New Roman" w:cs="Times New Roman"/>
        </w:rPr>
        <w:t xml:space="preserve"> </w:t>
      </w:r>
      <w:r w:rsidR="008B78B6">
        <w:rPr>
          <w:rFonts w:ascii="Times New Roman" w:hAnsi="Times New Roman" w:cs="Times New Roman"/>
        </w:rPr>
        <w:t>range of plastic</w:t>
      </w:r>
      <w:r w:rsidR="00131610">
        <w:rPr>
          <w:rFonts w:ascii="Times New Roman" w:hAnsi="Times New Roman" w:cs="Times New Roman"/>
        </w:rPr>
        <w:t xml:space="preserve"> responses among individuals, meaning acclimation to a new climate </w:t>
      </w:r>
      <w:r w:rsidR="00FD038C">
        <w:rPr>
          <w:rFonts w:ascii="Times New Roman" w:hAnsi="Times New Roman" w:cs="Times New Roman"/>
        </w:rPr>
        <w:t>may</w:t>
      </w:r>
      <w:r w:rsidR="00131610">
        <w:rPr>
          <w:rFonts w:ascii="Times New Roman" w:hAnsi="Times New Roman" w:cs="Times New Roman"/>
        </w:rPr>
        <w:t xml:space="preserve"> not </w:t>
      </w:r>
      <w:r w:rsidR="00BA3EF6">
        <w:rPr>
          <w:rFonts w:ascii="Times New Roman" w:hAnsi="Times New Roman" w:cs="Times New Roman"/>
        </w:rPr>
        <w:t xml:space="preserve">be </w:t>
      </w:r>
      <w:r w:rsidR="00131610">
        <w:rPr>
          <w:rFonts w:ascii="Times New Roman" w:hAnsi="Times New Roman" w:cs="Times New Roman"/>
        </w:rPr>
        <w:t>possible</w:t>
      </w:r>
      <w:r w:rsidR="00F91B20">
        <w:rPr>
          <w:rFonts w:ascii="Times New Roman" w:hAnsi="Times New Roman" w:cs="Times New Roman"/>
        </w:rPr>
        <w:t xml:space="preserve"> (Chevin et al., 2010; Hoffmann and </w:t>
      </w:r>
      <w:proofErr w:type="spellStart"/>
      <w:r w:rsidR="00F91B20">
        <w:rPr>
          <w:rFonts w:ascii="Times New Roman" w:hAnsi="Times New Roman" w:cs="Times New Roman"/>
        </w:rPr>
        <w:t>Sgro</w:t>
      </w:r>
      <w:proofErr w:type="spellEnd"/>
      <w:r w:rsidR="00F91B20">
        <w:rPr>
          <w:rFonts w:ascii="Times New Roman" w:hAnsi="Times New Roman" w:cs="Times New Roman"/>
        </w:rPr>
        <w:t>, 2011)</w:t>
      </w:r>
      <w:r w:rsidR="00131610">
        <w:rPr>
          <w:rFonts w:ascii="Times New Roman" w:hAnsi="Times New Roman" w:cs="Times New Roman"/>
        </w:rPr>
        <w:t xml:space="preserve">. </w:t>
      </w:r>
      <w:r w:rsidR="00EA315A">
        <w:rPr>
          <w:rFonts w:ascii="Times New Roman" w:hAnsi="Times New Roman" w:cs="Times New Roman"/>
        </w:rPr>
        <w:t>Persistence of such populations</w:t>
      </w:r>
      <w:r w:rsidR="00A701AB">
        <w:rPr>
          <w:rFonts w:ascii="Times New Roman" w:hAnsi="Times New Roman" w:cs="Times New Roman"/>
        </w:rPr>
        <w:t xml:space="preserve"> may </w:t>
      </w:r>
      <w:r w:rsidR="00EA315A">
        <w:rPr>
          <w:rFonts w:ascii="Times New Roman" w:hAnsi="Times New Roman" w:cs="Times New Roman"/>
        </w:rPr>
        <w:t>be further constrained if</w:t>
      </w:r>
      <w:r w:rsidR="00F0500A">
        <w:rPr>
          <w:rFonts w:ascii="Times New Roman" w:hAnsi="Times New Roman" w:cs="Times New Roman"/>
        </w:rPr>
        <w:t xml:space="preserve"> their</w:t>
      </w:r>
      <w:r w:rsidR="00EA315A">
        <w:rPr>
          <w:rFonts w:ascii="Times New Roman" w:hAnsi="Times New Roman" w:cs="Times New Roman"/>
        </w:rPr>
        <w:t xml:space="preserve"> </w:t>
      </w:r>
      <w:r w:rsidR="00A701AB">
        <w:rPr>
          <w:rFonts w:ascii="Times New Roman" w:hAnsi="Times New Roman" w:cs="Times New Roman"/>
        </w:rPr>
        <w:t xml:space="preserve">dispersal capability </w:t>
      </w:r>
      <w:r w:rsidR="00EA315A">
        <w:rPr>
          <w:rFonts w:ascii="Times New Roman" w:hAnsi="Times New Roman" w:cs="Times New Roman"/>
        </w:rPr>
        <w:t xml:space="preserve">is insufficient </w:t>
      </w:r>
      <w:r w:rsidR="00A701AB">
        <w:rPr>
          <w:rFonts w:ascii="Times New Roman" w:hAnsi="Times New Roman" w:cs="Times New Roman"/>
        </w:rPr>
        <w:t xml:space="preserve">to outpace </w:t>
      </w:r>
      <w:r w:rsidR="00EA315A">
        <w:rPr>
          <w:rFonts w:ascii="Times New Roman" w:hAnsi="Times New Roman" w:cs="Times New Roman"/>
        </w:rPr>
        <w:t>shifting environmental conditions, especially across steep climate gradients</w:t>
      </w:r>
      <w:r w:rsidR="008927F1">
        <w:rPr>
          <w:rFonts w:ascii="Times New Roman" w:hAnsi="Times New Roman" w:cs="Times New Roman"/>
        </w:rPr>
        <w:t xml:space="preserve"> (</w:t>
      </w:r>
      <w:proofErr w:type="spellStart"/>
      <w:r w:rsidR="008927F1">
        <w:rPr>
          <w:rFonts w:ascii="Times New Roman" w:hAnsi="Times New Roman" w:cs="Times New Roman"/>
        </w:rPr>
        <w:t>Loarie</w:t>
      </w:r>
      <w:proofErr w:type="spellEnd"/>
      <w:r w:rsidR="008927F1">
        <w:rPr>
          <w:rFonts w:ascii="Times New Roman" w:hAnsi="Times New Roman" w:cs="Times New Roman"/>
        </w:rPr>
        <w:t xml:space="preserve"> et al., 2009)</w:t>
      </w:r>
      <w:r w:rsidR="00A701AB">
        <w:rPr>
          <w:rFonts w:ascii="Times New Roman" w:hAnsi="Times New Roman" w:cs="Times New Roman"/>
        </w:rPr>
        <w:t xml:space="preserve">. </w:t>
      </w:r>
      <w:r w:rsidR="00885CEC">
        <w:rPr>
          <w:rFonts w:ascii="Times New Roman" w:hAnsi="Times New Roman" w:cs="Times New Roman"/>
        </w:rPr>
        <w:t>E</w:t>
      </w:r>
      <w:r w:rsidR="008B78B6">
        <w:rPr>
          <w:rFonts w:ascii="Times New Roman" w:hAnsi="Times New Roman" w:cs="Times New Roman"/>
        </w:rPr>
        <w:t xml:space="preserve">volutionary adaptation may be the only </w:t>
      </w:r>
      <w:r w:rsidR="00535448">
        <w:rPr>
          <w:rFonts w:ascii="Times New Roman" w:hAnsi="Times New Roman" w:cs="Times New Roman"/>
        </w:rPr>
        <w:t xml:space="preserve">mechanism of </w:t>
      </w:r>
      <w:r w:rsidR="008B78B6">
        <w:rPr>
          <w:rFonts w:ascii="Times New Roman" w:hAnsi="Times New Roman" w:cs="Times New Roman"/>
        </w:rPr>
        <w:t>rescue</w:t>
      </w:r>
      <w:r w:rsidR="00885CEC">
        <w:rPr>
          <w:rFonts w:ascii="Times New Roman" w:hAnsi="Times New Roman" w:cs="Times New Roman"/>
        </w:rPr>
        <w:t xml:space="preserve"> in such populations</w:t>
      </w:r>
      <w:r w:rsidR="006241BC">
        <w:rPr>
          <w:rFonts w:ascii="Times New Roman" w:hAnsi="Times New Roman" w:cs="Times New Roman"/>
        </w:rPr>
        <w:t xml:space="preserve">. </w:t>
      </w:r>
      <w:r w:rsidR="004D26E2">
        <w:rPr>
          <w:rFonts w:ascii="Times New Roman" w:hAnsi="Times New Roman" w:cs="Times New Roman"/>
        </w:rPr>
        <w:t>However, t</w:t>
      </w:r>
      <w:r w:rsidR="006241BC">
        <w:rPr>
          <w:rFonts w:ascii="Times New Roman" w:hAnsi="Times New Roman" w:cs="Times New Roman"/>
        </w:rPr>
        <w:t>he potential for populations to evolve at a rate commensurate with climate change is dependent on several factors.</w:t>
      </w:r>
      <w:r w:rsidR="000A127C">
        <w:rPr>
          <w:rFonts w:ascii="Times New Roman" w:hAnsi="Times New Roman" w:cs="Times New Roman"/>
        </w:rPr>
        <w:t xml:space="preserve"> These factors include the strength of selection </w:t>
      </w:r>
      <w:r w:rsidR="00400741">
        <w:rPr>
          <w:rFonts w:ascii="Times New Roman" w:hAnsi="Times New Roman" w:cs="Times New Roman"/>
        </w:rPr>
        <w:t>on traits</w:t>
      </w:r>
      <w:r w:rsidR="000A127C">
        <w:rPr>
          <w:rFonts w:ascii="Times New Roman" w:hAnsi="Times New Roman" w:cs="Times New Roman"/>
        </w:rPr>
        <w:t>, the heritability of those traits, generation time of the organism, and standing</w:t>
      </w:r>
      <w:r w:rsidR="00BF4613">
        <w:rPr>
          <w:rFonts w:ascii="Times New Roman" w:hAnsi="Times New Roman" w:cs="Times New Roman"/>
        </w:rPr>
        <w:t xml:space="preserve"> genetic</w:t>
      </w:r>
      <w:r w:rsidR="000A127C">
        <w:rPr>
          <w:rFonts w:ascii="Times New Roman" w:hAnsi="Times New Roman" w:cs="Times New Roman"/>
        </w:rPr>
        <w:t xml:space="preserve"> variation.</w:t>
      </w:r>
      <w:r w:rsidR="0054363E">
        <w:rPr>
          <w:rFonts w:ascii="Times New Roman" w:hAnsi="Times New Roman" w:cs="Times New Roman"/>
        </w:rPr>
        <w:t xml:space="preserve"> </w:t>
      </w:r>
      <w:r w:rsidR="0054363E" w:rsidRPr="0054363E">
        <w:rPr>
          <w:rFonts w:ascii="Times New Roman" w:hAnsi="Times New Roman" w:cs="Times New Roman"/>
        </w:rPr>
        <w:t>Of these factors, standing genetic variation is in some sense the most fundamental</w:t>
      </w:r>
      <w:r w:rsidR="00E41102">
        <w:rPr>
          <w:rFonts w:ascii="Times New Roman" w:hAnsi="Times New Roman" w:cs="Times New Roman"/>
        </w:rPr>
        <w:t xml:space="preserve"> (Barrett and </w:t>
      </w:r>
      <w:proofErr w:type="spellStart"/>
      <w:r w:rsidR="00E41102">
        <w:rPr>
          <w:rFonts w:ascii="Times New Roman" w:hAnsi="Times New Roman" w:cs="Times New Roman"/>
        </w:rPr>
        <w:t>Schulter</w:t>
      </w:r>
      <w:proofErr w:type="spellEnd"/>
      <w:r w:rsidR="00E41102">
        <w:rPr>
          <w:rFonts w:ascii="Times New Roman" w:hAnsi="Times New Roman" w:cs="Times New Roman"/>
        </w:rPr>
        <w:t>, 2008)</w:t>
      </w:r>
      <w:r w:rsidR="004B6C68">
        <w:rPr>
          <w:rFonts w:ascii="Times New Roman" w:hAnsi="Times New Roman" w:cs="Times New Roman"/>
        </w:rPr>
        <w:t>.</w:t>
      </w:r>
      <w:r w:rsidR="0054363E" w:rsidRPr="0054363E">
        <w:rPr>
          <w:rFonts w:ascii="Times New Roman" w:hAnsi="Times New Roman" w:cs="Times New Roman"/>
        </w:rPr>
        <w:t xml:space="preserve"> </w:t>
      </w:r>
      <w:r w:rsidR="004B6C68">
        <w:rPr>
          <w:rFonts w:ascii="Times New Roman" w:hAnsi="Times New Roman" w:cs="Times New Roman"/>
        </w:rPr>
        <w:t>R</w:t>
      </w:r>
      <w:r w:rsidR="0054363E" w:rsidRPr="0054363E">
        <w:rPr>
          <w:rFonts w:ascii="Times New Roman" w:hAnsi="Times New Roman" w:cs="Times New Roman"/>
        </w:rPr>
        <w:t xml:space="preserve">egardless of how strong selection is or how heritable a trait may be, adaptation cannot proceed without </w:t>
      </w:r>
      <w:del w:id="1" w:author="terHorst, Casey  P" w:date="2026-06-01T12:49:00Z">
        <w:r w:rsidR="0054363E" w:rsidRPr="0054363E" w:rsidDel="00245BDB">
          <w:rPr>
            <w:rFonts w:ascii="Times New Roman" w:hAnsi="Times New Roman" w:cs="Times New Roman"/>
          </w:rPr>
          <w:delText xml:space="preserve">raw </w:delText>
        </w:r>
      </w:del>
      <w:ins w:id="2" w:author="terHorst, Casey  P" w:date="2026-06-01T12:49:00Z">
        <w:r w:rsidR="00245BDB">
          <w:rPr>
            <w:rFonts w:ascii="Times New Roman" w:hAnsi="Times New Roman" w:cs="Times New Roman"/>
          </w:rPr>
          <w:t>genetic</w:t>
        </w:r>
        <w:r w:rsidR="00245BDB" w:rsidRPr="0054363E">
          <w:rPr>
            <w:rFonts w:ascii="Times New Roman" w:hAnsi="Times New Roman" w:cs="Times New Roman"/>
          </w:rPr>
          <w:t xml:space="preserve"> </w:t>
        </w:r>
      </w:ins>
      <w:r w:rsidR="0054363E" w:rsidRPr="0054363E">
        <w:rPr>
          <w:rFonts w:ascii="Times New Roman" w:hAnsi="Times New Roman" w:cs="Times New Roman"/>
        </w:rPr>
        <w:t xml:space="preserve">variation </w:t>
      </w:r>
      <w:ins w:id="3" w:author="terHorst, Casey  P" w:date="2026-06-01T12:50:00Z">
        <w:r w:rsidR="00245BDB">
          <w:rPr>
            <w:rFonts w:ascii="Times New Roman" w:hAnsi="Times New Roman" w:cs="Times New Roman"/>
          </w:rPr>
          <w:t xml:space="preserve">in phenotypic traits </w:t>
        </w:r>
      </w:ins>
      <w:r w:rsidR="0054363E" w:rsidRPr="0054363E">
        <w:rPr>
          <w:rFonts w:ascii="Times New Roman" w:hAnsi="Times New Roman" w:cs="Times New Roman"/>
        </w:rPr>
        <w:t>on which selection can act.</w:t>
      </w:r>
    </w:p>
    <w:p w14:paraId="754931FC" w14:textId="4D9230D1" w:rsidR="00651DBC" w:rsidRDefault="0001336C" w:rsidP="002A0AE3">
      <w:pPr>
        <w:spacing w:after="0" w:line="480" w:lineRule="auto"/>
        <w:ind w:firstLine="720"/>
        <w:rPr>
          <w:rFonts w:ascii="Times New Roman" w:hAnsi="Times New Roman" w:cs="Times New Roman"/>
        </w:rPr>
      </w:pPr>
      <w:r>
        <w:rPr>
          <w:rFonts w:ascii="Times New Roman" w:hAnsi="Times New Roman" w:cs="Times New Roman"/>
        </w:rPr>
        <w:t xml:space="preserve">Variation in traits that mediate responses to temperature is particularly important because temperature is one of the primary axes along which climate change is occurring. </w:t>
      </w:r>
      <w:r w:rsidR="005E5259" w:rsidRPr="003220BD">
        <w:rPr>
          <w:rFonts w:ascii="Times New Roman" w:hAnsi="Times New Roman" w:cs="Times New Roman"/>
        </w:rPr>
        <w:t>Temperature affects a broad range of ecologically relevant traits, including growth rate</w:t>
      </w:r>
      <w:r w:rsidR="0011559E">
        <w:rPr>
          <w:rFonts w:ascii="Times New Roman" w:hAnsi="Times New Roman" w:cs="Times New Roman"/>
        </w:rPr>
        <w:t xml:space="preserve"> and </w:t>
      </w:r>
      <w:r w:rsidR="005E5259" w:rsidRPr="003220BD">
        <w:rPr>
          <w:rFonts w:ascii="Times New Roman" w:hAnsi="Times New Roman" w:cs="Times New Roman"/>
        </w:rPr>
        <w:t>body size</w:t>
      </w:r>
      <w:r w:rsidR="00B9069C">
        <w:rPr>
          <w:rFonts w:ascii="Times New Roman" w:hAnsi="Times New Roman" w:cs="Times New Roman"/>
        </w:rPr>
        <w:t xml:space="preserve"> (</w:t>
      </w:r>
      <w:proofErr w:type="spellStart"/>
      <w:r w:rsidR="00B9069C">
        <w:rPr>
          <w:rFonts w:ascii="Times New Roman" w:hAnsi="Times New Roman" w:cs="Times New Roman"/>
        </w:rPr>
        <w:t>Angilletta</w:t>
      </w:r>
      <w:proofErr w:type="spellEnd"/>
      <w:r w:rsidR="00B9069C">
        <w:rPr>
          <w:rFonts w:ascii="Times New Roman" w:hAnsi="Times New Roman" w:cs="Times New Roman"/>
        </w:rPr>
        <w:t xml:space="preserve"> 2009)</w:t>
      </w:r>
      <w:r w:rsidR="005E5259" w:rsidRPr="003220BD">
        <w:rPr>
          <w:rFonts w:ascii="Times New Roman" w:hAnsi="Times New Roman" w:cs="Times New Roman"/>
        </w:rPr>
        <w:t xml:space="preserve">. </w:t>
      </w:r>
      <w:r w:rsidR="0011559E">
        <w:rPr>
          <w:rFonts w:ascii="Times New Roman" w:hAnsi="Times New Roman" w:cs="Times New Roman"/>
        </w:rPr>
        <w:t xml:space="preserve">The effects of such traits on thermal tolerance have </w:t>
      </w:r>
      <w:commentRangeStart w:id="4"/>
      <w:r w:rsidR="0011559E">
        <w:rPr>
          <w:rFonts w:ascii="Times New Roman" w:hAnsi="Times New Roman" w:cs="Times New Roman"/>
        </w:rPr>
        <w:t xml:space="preserve">long been studied </w:t>
      </w:r>
      <w:r w:rsidR="00684C69">
        <w:rPr>
          <w:rFonts w:ascii="Times New Roman" w:hAnsi="Times New Roman" w:cs="Times New Roman"/>
        </w:rPr>
        <w:t xml:space="preserve">across </w:t>
      </w:r>
      <w:commentRangeEnd w:id="4"/>
      <w:r w:rsidR="00245BDB">
        <w:rPr>
          <w:rStyle w:val="CommentReference"/>
          <w:rFonts w:ascii="Times New Roman" w:hAnsi="Times New Roman" w:cs="Times New Roman"/>
          <w:sz w:val="24"/>
          <w:szCs w:val="24"/>
        </w:rPr>
        <w:commentReference w:id="4"/>
      </w:r>
      <w:r w:rsidR="00684C69">
        <w:rPr>
          <w:rFonts w:ascii="Times New Roman" w:hAnsi="Times New Roman" w:cs="Times New Roman"/>
        </w:rPr>
        <w:t>a broad range of</w:t>
      </w:r>
      <w:r w:rsidR="0011559E">
        <w:rPr>
          <w:rFonts w:ascii="Times New Roman" w:hAnsi="Times New Roman" w:cs="Times New Roman"/>
        </w:rPr>
        <w:t xml:space="preserve"> </w:t>
      </w:r>
      <w:r w:rsidR="00EA7961">
        <w:rPr>
          <w:rFonts w:ascii="Times New Roman" w:hAnsi="Times New Roman" w:cs="Times New Roman"/>
        </w:rPr>
        <w:t>taxa but</w:t>
      </w:r>
      <w:r w:rsidR="00684C69">
        <w:rPr>
          <w:rFonts w:ascii="Times New Roman" w:hAnsi="Times New Roman" w:cs="Times New Roman"/>
        </w:rPr>
        <w:t xml:space="preserve"> are often </w:t>
      </w:r>
      <w:r w:rsidR="00EA7961">
        <w:rPr>
          <w:rFonts w:ascii="Times New Roman" w:hAnsi="Times New Roman" w:cs="Times New Roman"/>
        </w:rPr>
        <w:t>considered as population means in ecology, or as single dimensional trait values among individuals</w:t>
      </w:r>
      <w:r w:rsidR="00355E3F">
        <w:rPr>
          <w:rFonts w:ascii="Times New Roman" w:hAnsi="Times New Roman" w:cs="Times New Roman"/>
        </w:rPr>
        <w:t xml:space="preserve"> within populations</w:t>
      </w:r>
      <w:r w:rsidR="00684C69">
        <w:rPr>
          <w:rFonts w:ascii="Times New Roman" w:hAnsi="Times New Roman" w:cs="Times New Roman"/>
        </w:rPr>
        <w:t>.</w:t>
      </w:r>
      <w:r w:rsidR="00EA7961">
        <w:rPr>
          <w:rFonts w:ascii="Times New Roman" w:hAnsi="Times New Roman" w:cs="Times New Roman"/>
        </w:rPr>
        <w:t xml:space="preserve"> However,</w:t>
      </w:r>
      <w:r w:rsidR="005E5259" w:rsidRPr="003220BD">
        <w:rPr>
          <w:rFonts w:ascii="Times New Roman" w:hAnsi="Times New Roman" w:cs="Times New Roman"/>
        </w:rPr>
        <w:t xml:space="preserve"> </w:t>
      </w:r>
      <w:r w:rsidR="00EA7961">
        <w:rPr>
          <w:rFonts w:ascii="Times New Roman" w:hAnsi="Times New Roman" w:cs="Times New Roman"/>
        </w:rPr>
        <w:t>i</w:t>
      </w:r>
      <w:r w:rsidR="005E5259" w:rsidRPr="003220BD">
        <w:rPr>
          <w:rFonts w:ascii="Times New Roman" w:hAnsi="Times New Roman" w:cs="Times New Roman"/>
        </w:rPr>
        <w:t xml:space="preserve">ndividuals </w:t>
      </w:r>
      <w:r w:rsidR="00EA7961">
        <w:rPr>
          <w:rFonts w:ascii="Times New Roman" w:hAnsi="Times New Roman" w:cs="Times New Roman"/>
        </w:rPr>
        <w:t xml:space="preserve">within populations </w:t>
      </w:r>
      <w:r w:rsidR="005E5259" w:rsidRPr="003220BD">
        <w:rPr>
          <w:rFonts w:ascii="Times New Roman" w:hAnsi="Times New Roman" w:cs="Times New Roman"/>
        </w:rPr>
        <w:t xml:space="preserve">differ not only in trait values, but also in </w:t>
      </w:r>
      <w:r w:rsidR="009F4F89">
        <w:rPr>
          <w:rFonts w:ascii="Times New Roman" w:hAnsi="Times New Roman" w:cs="Times New Roman"/>
        </w:rPr>
        <w:t>their</w:t>
      </w:r>
      <w:r w:rsidR="005E5259" w:rsidRPr="003220BD">
        <w:rPr>
          <w:rFonts w:ascii="Times New Roman" w:hAnsi="Times New Roman" w:cs="Times New Roman"/>
        </w:rPr>
        <w:t xml:space="preserve"> respon</w:t>
      </w:r>
      <w:r w:rsidR="009F4F89">
        <w:rPr>
          <w:rFonts w:ascii="Times New Roman" w:hAnsi="Times New Roman" w:cs="Times New Roman"/>
        </w:rPr>
        <w:t>se</w:t>
      </w:r>
      <w:ins w:id="5" w:author="terHorst, Casey  P" w:date="2026-06-01T12:51:00Z">
        <w:r w:rsidR="00245BDB">
          <w:rPr>
            <w:rFonts w:ascii="Times New Roman" w:hAnsi="Times New Roman" w:cs="Times New Roman"/>
          </w:rPr>
          <w:t>s</w:t>
        </w:r>
      </w:ins>
      <w:r w:rsidR="005E5259" w:rsidRPr="003220BD">
        <w:rPr>
          <w:rFonts w:ascii="Times New Roman" w:hAnsi="Times New Roman" w:cs="Times New Roman"/>
        </w:rPr>
        <w:t xml:space="preserve"> to temperature</w:t>
      </w:r>
      <w:r w:rsidR="00926E0B">
        <w:rPr>
          <w:rFonts w:ascii="Times New Roman" w:hAnsi="Times New Roman" w:cs="Times New Roman"/>
        </w:rPr>
        <w:t>,</w:t>
      </w:r>
      <w:r w:rsidR="009F4F89">
        <w:rPr>
          <w:rFonts w:ascii="Times New Roman" w:hAnsi="Times New Roman" w:cs="Times New Roman"/>
        </w:rPr>
        <w:t xml:space="preserve"> adding</w:t>
      </w:r>
      <w:r w:rsidR="00EC3548">
        <w:rPr>
          <w:rFonts w:ascii="Times New Roman" w:hAnsi="Times New Roman" w:cs="Times New Roman"/>
        </w:rPr>
        <w:t xml:space="preserve"> an </w:t>
      </w:r>
      <w:r w:rsidR="00EC3548">
        <w:rPr>
          <w:rFonts w:ascii="Times New Roman" w:hAnsi="Times New Roman" w:cs="Times New Roman"/>
        </w:rPr>
        <w:lastRenderedPageBreak/>
        <w:t>additional dimension of variation that may contribute to adaptive potential</w:t>
      </w:r>
      <w:r w:rsidR="0011559E">
        <w:rPr>
          <w:rFonts w:ascii="Times New Roman" w:hAnsi="Times New Roman" w:cs="Times New Roman"/>
        </w:rPr>
        <w:t xml:space="preserve"> (Kingsolver and Buckley 2017)</w:t>
      </w:r>
      <w:r w:rsidR="006370CE" w:rsidRPr="003220BD">
        <w:rPr>
          <w:rFonts w:ascii="Times New Roman" w:hAnsi="Times New Roman" w:cs="Times New Roman"/>
        </w:rPr>
        <w:t>.</w:t>
      </w:r>
      <w:r w:rsidR="001C7252">
        <w:rPr>
          <w:rFonts w:ascii="Times New Roman" w:hAnsi="Times New Roman" w:cs="Times New Roman"/>
        </w:rPr>
        <w:t xml:space="preserve"> </w:t>
      </w:r>
      <w:r w:rsidR="00984908">
        <w:rPr>
          <w:rFonts w:ascii="Times New Roman" w:hAnsi="Times New Roman" w:cs="Times New Roman"/>
        </w:rPr>
        <w:t xml:space="preserve">It is this </w:t>
      </w:r>
      <w:del w:id="6" w:author="terHorst, Casey  P" w:date="2026-06-01T12:52:00Z">
        <w:r w:rsidR="00984908" w:rsidDel="00245BDB">
          <w:rPr>
            <w:rFonts w:ascii="Times New Roman" w:hAnsi="Times New Roman" w:cs="Times New Roman"/>
          </w:rPr>
          <w:delText xml:space="preserve">plastic response </w:delText>
        </w:r>
      </w:del>
      <w:r w:rsidR="00984908">
        <w:rPr>
          <w:rFonts w:ascii="Times New Roman" w:hAnsi="Times New Roman" w:cs="Times New Roman"/>
        </w:rPr>
        <w:t>potential</w:t>
      </w:r>
      <w:ins w:id="7" w:author="terHorst, Casey  P" w:date="2026-06-01T12:52:00Z">
        <w:r w:rsidR="00245BDB">
          <w:rPr>
            <w:rFonts w:ascii="Times New Roman" w:hAnsi="Times New Roman" w:cs="Times New Roman"/>
          </w:rPr>
          <w:t xml:space="preserve"> plasticity</w:t>
        </w:r>
      </w:ins>
      <w:r w:rsidR="00984908">
        <w:rPr>
          <w:rFonts w:ascii="Times New Roman" w:hAnsi="Times New Roman" w:cs="Times New Roman"/>
        </w:rPr>
        <w:t xml:space="preserve"> that may separate those who can and cannot </w:t>
      </w:r>
      <w:commentRangeStart w:id="8"/>
      <w:ins w:id="9" w:author="terHorst, Casey  P" w:date="2026-06-01T12:52:00Z">
        <w:r w:rsidR="00245BDB">
          <w:rPr>
            <w:rFonts w:ascii="Times New Roman" w:hAnsi="Times New Roman" w:cs="Times New Roman"/>
          </w:rPr>
          <w:t>adapt o</w:t>
        </w:r>
      </w:ins>
      <w:commentRangeEnd w:id="8"/>
      <w:r w:rsidR="00245BDB">
        <w:rPr>
          <w:rStyle w:val="CommentReference"/>
          <w:rFonts w:ascii="Times New Roman" w:hAnsi="Times New Roman" w:cs="Times New Roman"/>
          <w:sz w:val="24"/>
          <w:szCs w:val="24"/>
        </w:rPr>
        <w:commentReference w:id="8"/>
      </w:r>
      <w:ins w:id="10" w:author="terHorst, Casey  P" w:date="2026-06-01T12:52:00Z">
        <w:r w:rsidR="00245BDB">
          <w:rPr>
            <w:rFonts w:ascii="Times New Roman" w:hAnsi="Times New Roman" w:cs="Times New Roman"/>
          </w:rPr>
          <w:t xml:space="preserve">r </w:t>
        </w:r>
      </w:ins>
      <w:proofErr w:type="gramStart"/>
      <w:r w:rsidR="00984908">
        <w:rPr>
          <w:rFonts w:ascii="Times New Roman" w:hAnsi="Times New Roman" w:cs="Times New Roman"/>
        </w:rPr>
        <w:t>acclimate</w:t>
      </w:r>
      <w:proofErr w:type="gramEnd"/>
      <w:r w:rsidR="00984908">
        <w:rPr>
          <w:rFonts w:ascii="Times New Roman" w:hAnsi="Times New Roman" w:cs="Times New Roman"/>
        </w:rPr>
        <w:t xml:space="preserve"> to new climatic conditions. </w:t>
      </w:r>
    </w:p>
    <w:p w14:paraId="04E9A50D" w14:textId="15291B8C" w:rsidR="0031537A" w:rsidRDefault="00056E5A" w:rsidP="002A0AE3">
      <w:pPr>
        <w:spacing w:after="0" w:line="480" w:lineRule="auto"/>
        <w:ind w:firstLine="720"/>
        <w:rPr>
          <w:rFonts w:ascii="Times New Roman" w:hAnsi="Times New Roman" w:cs="Times New Roman"/>
        </w:rPr>
      </w:pPr>
      <w:r>
        <w:rPr>
          <w:rFonts w:ascii="Times New Roman" w:hAnsi="Times New Roman" w:cs="Times New Roman"/>
        </w:rPr>
        <w:t>Selection for broader plastic potential as a response to changes in temperature may be stronger in some microclimates than others. This disparity in selection strength could drive heterogeneity in the width of temperature response within populations, depending on the temporal stability of</w:t>
      </w:r>
      <w:r w:rsidR="006D6395">
        <w:rPr>
          <w:rFonts w:ascii="Times New Roman" w:hAnsi="Times New Roman" w:cs="Times New Roman"/>
        </w:rPr>
        <w:t>,</w:t>
      </w:r>
      <w:r>
        <w:rPr>
          <w:rFonts w:ascii="Times New Roman" w:hAnsi="Times New Roman" w:cs="Times New Roman"/>
        </w:rPr>
        <w:t xml:space="preserve"> and the extent of gene flow among</w:t>
      </w:r>
      <w:r w:rsidR="006D6395">
        <w:rPr>
          <w:rFonts w:ascii="Times New Roman" w:hAnsi="Times New Roman" w:cs="Times New Roman"/>
        </w:rPr>
        <w:t>,</w:t>
      </w:r>
      <w:r>
        <w:rPr>
          <w:rFonts w:ascii="Times New Roman" w:hAnsi="Times New Roman" w:cs="Times New Roman"/>
        </w:rPr>
        <w:t xml:space="preserve"> microclim</w:t>
      </w:r>
      <w:commentRangeStart w:id="11"/>
      <w:r>
        <w:rPr>
          <w:rFonts w:ascii="Times New Roman" w:hAnsi="Times New Roman" w:cs="Times New Roman"/>
        </w:rPr>
        <w:t>at</w:t>
      </w:r>
      <w:commentRangeEnd w:id="11"/>
      <w:r w:rsidR="0071469B">
        <w:rPr>
          <w:rStyle w:val="CommentReference"/>
          <w:rFonts w:ascii="Times New Roman" w:hAnsi="Times New Roman" w:cs="Times New Roman"/>
          <w:sz w:val="24"/>
          <w:szCs w:val="24"/>
        </w:rPr>
        <w:commentReference w:id="11"/>
      </w:r>
      <w:r>
        <w:rPr>
          <w:rFonts w:ascii="Times New Roman" w:hAnsi="Times New Roman" w:cs="Times New Roman"/>
        </w:rPr>
        <w:t xml:space="preserve">es. </w:t>
      </w:r>
      <w:commentRangeStart w:id="12"/>
      <w:r w:rsidR="00FE4079">
        <w:rPr>
          <w:rFonts w:ascii="Times New Roman" w:hAnsi="Times New Roman" w:cs="Times New Roman"/>
        </w:rPr>
        <w:t xml:space="preserve">It has been established that </w:t>
      </w:r>
      <w:commentRangeEnd w:id="12"/>
      <w:r w:rsidR="0071469B">
        <w:rPr>
          <w:rStyle w:val="CommentReference"/>
          <w:rFonts w:ascii="Times New Roman" w:hAnsi="Times New Roman" w:cs="Times New Roman"/>
          <w:sz w:val="24"/>
          <w:szCs w:val="24"/>
        </w:rPr>
        <w:commentReference w:id="12"/>
      </w:r>
      <w:r w:rsidR="00FE4079">
        <w:rPr>
          <w:rFonts w:ascii="Times New Roman" w:hAnsi="Times New Roman" w:cs="Times New Roman"/>
        </w:rPr>
        <w:t>s</w:t>
      </w:r>
      <w:r w:rsidR="0031537A" w:rsidRPr="0031537A">
        <w:rPr>
          <w:rFonts w:ascii="Times New Roman" w:hAnsi="Times New Roman" w:cs="Times New Roman"/>
        </w:rPr>
        <w:t>tanding genetic variation is often structured across multiple spatial scales rather than forming a homogeneous pool (</w:t>
      </w:r>
      <w:proofErr w:type="spellStart"/>
      <w:r w:rsidR="0031537A" w:rsidRPr="0031537A">
        <w:rPr>
          <w:rFonts w:ascii="Times New Roman" w:hAnsi="Times New Roman" w:cs="Times New Roman"/>
        </w:rPr>
        <w:t>Bolnick</w:t>
      </w:r>
      <w:proofErr w:type="spellEnd"/>
      <w:r w:rsidR="0031537A" w:rsidRPr="0031537A">
        <w:rPr>
          <w:rFonts w:ascii="Times New Roman" w:hAnsi="Times New Roman" w:cs="Times New Roman"/>
        </w:rPr>
        <w:t xml:space="preserve"> et al. 2011; </w:t>
      </w:r>
      <w:proofErr w:type="spellStart"/>
      <w:r w:rsidR="0031537A" w:rsidRPr="0031537A">
        <w:rPr>
          <w:rFonts w:ascii="Times New Roman" w:hAnsi="Times New Roman" w:cs="Times New Roman"/>
        </w:rPr>
        <w:t>Violle</w:t>
      </w:r>
      <w:proofErr w:type="spellEnd"/>
      <w:r w:rsidR="0031537A" w:rsidRPr="0031537A">
        <w:rPr>
          <w:rFonts w:ascii="Times New Roman" w:hAnsi="Times New Roman" w:cs="Times New Roman"/>
        </w:rPr>
        <w:t xml:space="preserve"> et al. 2012). This structure can manifest within individuals as </w:t>
      </w:r>
      <w:ins w:id="13" w:author="terHorst, Casey  P" w:date="2026-06-01T12:57:00Z">
        <w:r w:rsidR="0071469B">
          <w:rPr>
            <w:rFonts w:ascii="Times New Roman" w:hAnsi="Times New Roman" w:cs="Times New Roman"/>
          </w:rPr>
          <w:t>an acc</w:t>
        </w:r>
        <w:commentRangeStart w:id="14"/>
        <w:r w:rsidR="0071469B">
          <w:rPr>
            <w:rFonts w:ascii="Times New Roman" w:hAnsi="Times New Roman" w:cs="Times New Roman"/>
          </w:rPr>
          <w:t>lim</w:t>
        </w:r>
      </w:ins>
      <w:commentRangeEnd w:id="14"/>
      <w:r w:rsidR="0071469B">
        <w:rPr>
          <w:rStyle w:val="CommentReference"/>
          <w:rFonts w:ascii="Times New Roman" w:hAnsi="Times New Roman" w:cs="Times New Roman"/>
          <w:sz w:val="24"/>
          <w:szCs w:val="24"/>
        </w:rPr>
        <w:commentReference w:id="14"/>
      </w:r>
      <w:ins w:id="15" w:author="terHorst, Casey  P" w:date="2026-06-01T12:57:00Z">
        <w:r w:rsidR="0071469B">
          <w:rPr>
            <w:rFonts w:ascii="Times New Roman" w:hAnsi="Times New Roman" w:cs="Times New Roman"/>
          </w:rPr>
          <w:t xml:space="preserve">ation </w:t>
        </w:r>
      </w:ins>
      <w:del w:id="16" w:author="terHorst, Casey  P" w:date="2026-06-01T12:57:00Z">
        <w:r w:rsidR="0031537A" w:rsidRPr="0031537A" w:rsidDel="0071469B">
          <w:rPr>
            <w:rFonts w:ascii="Times New Roman" w:hAnsi="Times New Roman" w:cs="Times New Roman"/>
          </w:rPr>
          <w:delText xml:space="preserve">plastic </w:delText>
        </w:r>
      </w:del>
      <w:r w:rsidR="0031537A" w:rsidRPr="0031537A">
        <w:rPr>
          <w:rFonts w:ascii="Times New Roman" w:hAnsi="Times New Roman" w:cs="Times New Roman"/>
        </w:rPr>
        <w:t>response</w:t>
      </w:r>
      <w:del w:id="17" w:author="terHorst, Casey  P" w:date="2026-06-01T12:57:00Z">
        <w:r w:rsidR="0031537A" w:rsidRPr="0031537A" w:rsidDel="0071469B">
          <w:rPr>
            <w:rFonts w:ascii="Times New Roman" w:hAnsi="Times New Roman" w:cs="Times New Roman"/>
          </w:rPr>
          <w:delText>s</w:delText>
        </w:r>
      </w:del>
      <w:r w:rsidR="0031537A" w:rsidRPr="0031537A">
        <w:rPr>
          <w:rFonts w:ascii="Times New Roman" w:hAnsi="Times New Roman" w:cs="Times New Roman"/>
        </w:rPr>
        <w:t>, among individuals within populations</w:t>
      </w:r>
      <w:ins w:id="18" w:author="terHorst, Casey  P" w:date="2026-06-01T12:57:00Z">
        <w:r w:rsidR="0071469B">
          <w:rPr>
            <w:rFonts w:ascii="Times New Roman" w:hAnsi="Times New Roman" w:cs="Times New Roman"/>
          </w:rPr>
          <w:t xml:space="preserve"> as an adaptive </w:t>
        </w:r>
      </w:ins>
      <w:ins w:id="19" w:author="terHorst, Casey  P" w:date="2026-06-01T12:58:00Z">
        <w:r w:rsidR="0071469B">
          <w:rPr>
            <w:rFonts w:ascii="Times New Roman" w:hAnsi="Times New Roman" w:cs="Times New Roman"/>
          </w:rPr>
          <w:t>response</w:t>
        </w:r>
      </w:ins>
      <w:r w:rsidR="0031537A" w:rsidRPr="0031537A">
        <w:rPr>
          <w:rFonts w:ascii="Times New Roman" w:hAnsi="Times New Roman" w:cs="Times New Roman"/>
        </w:rPr>
        <w:t>, and</w:t>
      </w:r>
      <w:ins w:id="20" w:author="terHorst, Casey  P" w:date="2026-06-01T12:58:00Z">
        <w:r w:rsidR="0071469B">
          <w:rPr>
            <w:rFonts w:ascii="Times New Roman" w:hAnsi="Times New Roman" w:cs="Times New Roman"/>
          </w:rPr>
          <w:t>/or</w:t>
        </w:r>
      </w:ins>
      <w:r w:rsidR="0031537A" w:rsidRPr="0031537A">
        <w:rPr>
          <w:rFonts w:ascii="Times New Roman" w:hAnsi="Times New Roman" w:cs="Times New Roman"/>
        </w:rPr>
        <w:t xml:space="preserve"> among populations</w:t>
      </w:r>
      <w:ins w:id="21" w:author="terHorst, Casey  P" w:date="2026-06-01T12:58:00Z">
        <w:r w:rsidR="0071469B">
          <w:rPr>
            <w:rFonts w:ascii="Times New Roman" w:hAnsi="Times New Roman" w:cs="Times New Roman"/>
          </w:rPr>
          <w:t xml:space="preserve"> in a geographic mosaic of </w:t>
        </w:r>
        <w:commentRangeStart w:id="22"/>
        <w:r w:rsidR="0071469B">
          <w:rPr>
            <w:rFonts w:ascii="Times New Roman" w:hAnsi="Times New Roman" w:cs="Times New Roman"/>
          </w:rPr>
          <w:t>adaptive res</w:t>
        </w:r>
      </w:ins>
      <w:commentRangeEnd w:id="22"/>
      <w:r w:rsidR="0071469B">
        <w:rPr>
          <w:rStyle w:val="CommentReference"/>
          <w:rFonts w:ascii="Times New Roman" w:hAnsi="Times New Roman" w:cs="Times New Roman"/>
          <w:sz w:val="24"/>
          <w:szCs w:val="24"/>
        </w:rPr>
        <w:commentReference w:id="22"/>
      </w:r>
      <w:ins w:id="23" w:author="terHorst, Casey  P" w:date="2026-06-01T12:58:00Z">
        <w:r w:rsidR="0071469B">
          <w:rPr>
            <w:rFonts w:ascii="Times New Roman" w:hAnsi="Times New Roman" w:cs="Times New Roman"/>
          </w:rPr>
          <w:t>ponses</w:t>
        </w:r>
      </w:ins>
      <w:r w:rsidR="00C90DA2">
        <w:rPr>
          <w:rFonts w:ascii="Times New Roman" w:hAnsi="Times New Roman" w:cs="Times New Roman"/>
        </w:rPr>
        <w:t xml:space="preserve">. </w:t>
      </w:r>
      <w:commentRangeStart w:id="24"/>
      <w:r w:rsidR="00C90DA2">
        <w:rPr>
          <w:rFonts w:ascii="Times New Roman" w:hAnsi="Times New Roman" w:cs="Times New Roman"/>
        </w:rPr>
        <w:t>This</w:t>
      </w:r>
      <w:commentRangeEnd w:id="24"/>
      <w:r w:rsidR="0071469B" w:rsidRPr="0031537A">
        <w:rPr>
          <w:rStyle w:val="CommentReference"/>
          <w:rFonts w:ascii="Times New Roman" w:hAnsi="Times New Roman" w:cs="Times New Roman"/>
          <w:sz w:val="24"/>
          <w:szCs w:val="24"/>
        </w:rPr>
        <w:commentReference w:id="24"/>
      </w:r>
      <w:r w:rsidR="0031537A" w:rsidRPr="0031537A">
        <w:rPr>
          <w:rFonts w:ascii="Times New Roman" w:hAnsi="Times New Roman" w:cs="Times New Roman"/>
        </w:rPr>
        <w:t xml:space="preserve"> pattern</w:t>
      </w:r>
      <w:r w:rsidR="00D47060">
        <w:rPr>
          <w:rFonts w:ascii="Times New Roman" w:hAnsi="Times New Roman" w:cs="Times New Roman"/>
        </w:rPr>
        <w:t xml:space="preserve"> has been</w:t>
      </w:r>
      <w:r w:rsidR="0031537A" w:rsidRPr="0031537A">
        <w:rPr>
          <w:rFonts w:ascii="Times New Roman" w:hAnsi="Times New Roman" w:cs="Times New Roman"/>
        </w:rPr>
        <w:t xml:space="preserve"> documented broadly across taxa and traits (Messier et al. 2010; Siefert et al. 2015). The structure of variation in temperature response is particularly consequential for </w:t>
      </w:r>
      <w:commentRangeStart w:id="25"/>
      <w:r w:rsidR="0031537A" w:rsidRPr="0031537A">
        <w:rPr>
          <w:rFonts w:ascii="Times New Roman" w:hAnsi="Times New Roman" w:cs="Times New Roman"/>
        </w:rPr>
        <w:t>adaptive potential</w:t>
      </w:r>
      <w:commentRangeEnd w:id="25"/>
      <w:r w:rsidR="0071469B" w:rsidRPr="0031537A">
        <w:rPr>
          <w:rStyle w:val="CommentReference"/>
          <w:rFonts w:ascii="Times New Roman" w:hAnsi="Times New Roman" w:cs="Times New Roman"/>
          <w:sz w:val="24"/>
          <w:szCs w:val="24"/>
        </w:rPr>
        <w:commentReference w:id="25"/>
      </w:r>
      <w:r w:rsidR="0031537A" w:rsidRPr="0031537A">
        <w:rPr>
          <w:rFonts w:ascii="Times New Roman" w:hAnsi="Times New Roman" w:cs="Times New Roman"/>
        </w:rPr>
        <w:t xml:space="preserve">, since the spatial scale at which variation resides shapes how effectively selection can </w:t>
      </w:r>
      <w:commentRangeStart w:id="26"/>
      <w:r w:rsidR="0031537A" w:rsidRPr="0031537A">
        <w:rPr>
          <w:rFonts w:ascii="Times New Roman" w:hAnsi="Times New Roman" w:cs="Times New Roman"/>
        </w:rPr>
        <w:t xml:space="preserve">drive rapid adaptation </w:t>
      </w:r>
      <w:commentRangeEnd w:id="26"/>
      <w:r w:rsidR="0071469B" w:rsidRPr="0031537A">
        <w:rPr>
          <w:rStyle w:val="CommentReference"/>
          <w:rFonts w:ascii="Times New Roman" w:hAnsi="Times New Roman" w:cs="Times New Roman"/>
          <w:sz w:val="24"/>
          <w:szCs w:val="24"/>
        </w:rPr>
        <w:commentReference w:id="26"/>
      </w:r>
      <w:r w:rsidR="0031537A" w:rsidRPr="0031537A">
        <w:rPr>
          <w:rFonts w:ascii="Times New Roman" w:hAnsi="Times New Roman" w:cs="Times New Roman"/>
        </w:rPr>
        <w:t xml:space="preserve">to environmental change (Baumann and Conover 2011; Buckley and Kingsolver 2021). In spatially structured populations, therefore, assessing adaptive potential requires understanding how variance in thermal </w:t>
      </w:r>
      <w:r w:rsidR="00D26C7F">
        <w:rPr>
          <w:rFonts w:ascii="Times New Roman" w:hAnsi="Times New Roman" w:cs="Times New Roman"/>
        </w:rPr>
        <w:t>response</w:t>
      </w:r>
      <w:r w:rsidR="0031537A" w:rsidRPr="0031537A">
        <w:rPr>
          <w:rFonts w:ascii="Times New Roman" w:hAnsi="Times New Roman" w:cs="Times New Roman"/>
        </w:rPr>
        <w:t xml:space="preserve"> is partitioned across these hierarchical levels.</w:t>
      </w:r>
    </w:p>
    <w:p w14:paraId="175FEF9C" w14:textId="6E8E43DE" w:rsidR="003C7F52" w:rsidRDefault="00E81301" w:rsidP="002A0AE3">
      <w:pPr>
        <w:spacing w:after="0" w:line="480" w:lineRule="auto"/>
        <w:ind w:firstLine="720"/>
        <w:rPr>
          <w:rFonts w:ascii="Times New Roman" w:hAnsi="Times New Roman" w:cs="Times New Roman"/>
        </w:rPr>
      </w:pPr>
      <w:r>
        <w:rPr>
          <w:rFonts w:ascii="Times New Roman" w:hAnsi="Times New Roman" w:cs="Times New Roman"/>
        </w:rPr>
        <w:t xml:space="preserve">One such spatially hierarchical system is the water-filled leaves of the carnivorous Purple Pitcher Plant, </w:t>
      </w:r>
      <w:r>
        <w:rPr>
          <w:rFonts w:ascii="Times New Roman" w:hAnsi="Times New Roman" w:cs="Times New Roman"/>
          <w:i/>
          <w:iCs/>
        </w:rPr>
        <w:t>Sarracenia purpurea</w:t>
      </w:r>
      <w:r>
        <w:rPr>
          <w:rFonts w:ascii="Times New Roman" w:hAnsi="Times New Roman" w:cs="Times New Roman"/>
        </w:rPr>
        <w:t xml:space="preserve">. This </w:t>
      </w:r>
      <w:proofErr w:type="spellStart"/>
      <w:r>
        <w:rPr>
          <w:rFonts w:ascii="Times New Roman" w:hAnsi="Times New Roman" w:cs="Times New Roman"/>
        </w:rPr>
        <w:t>phytotelmic</w:t>
      </w:r>
      <w:proofErr w:type="spellEnd"/>
      <w:r>
        <w:rPr>
          <w:rFonts w:ascii="Times New Roman" w:hAnsi="Times New Roman" w:cs="Times New Roman"/>
        </w:rPr>
        <w:t xml:space="preserve"> habitat is home to many species spanning multiple trophic levels.</w:t>
      </w:r>
      <w:r w:rsidR="00A54C07">
        <w:rPr>
          <w:rFonts w:ascii="Times New Roman" w:hAnsi="Times New Roman" w:cs="Times New Roman"/>
        </w:rPr>
        <w:t xml:space="preserve"> As each new leaf opens, </w:t>
      </w:r>
      <w:r w:rsidR="001671E5">
        <w:rPr>
          <w:rFonts w:ascii="Times New Roman" w:hAnsi="Times New Roman" w:cs="Times New Roman"/>
        </w:rPr>
        <w:t>microbial decomposers</w:t>
      </w:r>
      <w:r w:rsidR="00F25661">
        <w:rPr>
          <w:rFonts w:ascii="Times New Roman" w:hAnsi="Times New Roman" w:cs="Times New Roman"/>
        </w:rPr>
        <w:t xml:space="preserve"> (</w:t>
      </w:r>
      <w:r w:rsidR="001671E5">
        <w:rPr>
          <w:rFonts w:ascii="Times New Roman" w:hAnsi="Times New Roman" w:cs="Times New Roman"/>
        </w:rPr>
        <w:t>bacteria and single-celled yeasts</w:t>
      </w:r>
      <w:r w:rsidR="00F25661">
        <w:rPr>
          <w:rFonts w:ascii="Times New Roman" w:hAnsi="Times New Roman" w:cs="Times New Roman"/>
        </w:rPr>
        <w:t xml:space="preserve">) </w:t>
      </w:r>
      <w:r w:rsidR="001671E5">
        <w:rPr>
          <w:rFonts w:ascii="Times New Roman" w:hAnsi="Times New Roman" w:cs="Times New Roman"/>
        </w:rPr>
        <w:t xml:space="preserve">break down and consume </w:t>
      </w:r>
      <w:r w:rsidR="003A1C0A">
        <w:rPr>
          <w:rFonts w:ascii="Times New Roman" w:hAnsi="Times New Roman" w:cs="Times New Roman"/>
        </w:rPr>
        <w:t xml:space="preserve">the plant’s </w:t>
      </w:r>
      <w:r w:rsidR="001671E5">
        <w:rPr>
          <w:rFonts w:ascii="Times New Roman" w:hAnsi="Times New Roman" w:cs="Times New Roman"/>
        </w:rPr>
        <w:t>prey</w:t>
      </w:r>
      <w:r w:rsidR="00F25661">
        <w:rPr>
          <w:rFonts w:ascii="Times New Roman" w:hAnsi="Times New Roman" w:cs="Times New Roman"/>
        </w:rPr>
        <w:t xml:space="preserve"> (</w:t>
      </w:r>
      <w:r w:rsidR="003A1C0A">
        <w:rPr>
          <w:rFonts w:ascii="Times New Roman" w:hAnsi="Times New Roman" w:cs="Times New Roman"/>
        </w:rPr>
        <w:t>insects, primarily ants</w:t>
      </w:r>
      <w:r w:rsidR="00F25661">
        <w:rPr>
          <w:rFonts w:ascii="Times New Roman" w:hAnsi="Times New Roman" w:cs="Times New Roman"/>
        </w:rPr>
        <w:t xml:space="preserve">) </w:t>
      </w:r>
      <w:r w:rsidR="000B4813">
        <w:rPr>
          <w:rFonts w:ascii="Times New Roman" w:hAnsi="Times New Roman" w:cs="Times New Roman"/>
        </w:rPr>
        <w:t>that drown in the rainwater collect</w:t>
      </w:r>
      <w:r w:rsidR="001C1113">
        <w:rPr>
          <w:rFonts w:ascii="Times New Roman" w:hAnsi="Times New Roman" w:cs="Times New Roman"/>
        </w:rPr>
        <w:t>ed</w:t>
      </w:r>
      <w:r w:rsidR="000B4813">
        <w:rPr>
          <w:rFonts w:ascii="Times New Roman" w:hAnsi="Times New Roman" w:cs="Times New Roman"/>
        </w:rPr>
        <w:t xml:space="preserve"> inside the leaf</w:t>
      </w:r>
      <w:r w:rsidR="001C1113">
        <w:rPr>
          <w:rFonts w:ascii="Times New Roman" w:hAnsi="Times New Roman" w:cs="Times New Roman"/>
        </w:rPr>
        <w:t xml:space="preserve"> (Miller et al., 2018)</w:t>
      </w:r>
      <w:r w:rsidR="000B4813">
        <w:rPr>
          <w:rFonts w:ascii="Times New Roman" w:hAnsi="Times New Roman" w:cs="Times New Roman"/>
        </w:rPr>
        <w:t xml:space="preserve">. </w:t>
      </w:r>
      <w:r w:rsidR="001671E5">
        <w:rPr>
          <w:rFonts w:ascii="Times New Roman" w:hAnsi="Times New Roman" w:cs="Times New Roman"/>
        </w:rPr>
        <w:t>M</w:t>
      </w:r>
      <w:r w:rsidR="00A54C07">
        <w:rPr>
          <w:rFonts w:ascii="Times New Roman" w:hAnsi="Times New Roman" w:cs="Times New Roman"/>
        </w:rPr>
        <w:t xml:space="preserve">ore than a dozen species of ciliates, </w:t>
      </w:r>
      <w:r w:rsidR="00A54C07">
        <w:rPr>
          <w:rFonts w:ascii="Times New Roman" w:hAnsi="Times New Roman" w:cs="Times New Roman"/>
        </w:rPr>
        <w:lastRenderedPageBreak/>
        <w:t xml:space="preserve">flagellates, amoebae, and rotifers </w:t>
      </w:r>
      <w:r w:rsidR="001671E5">
        <w:rPr>
          <w:rFonts w:ascii="Times New Roman" w:hAnsi="Times New Roman" w:cs="Times New Roman"/>
        </w:rPr>
        <w:t xml:space="preserve">arrive to graze on </w:t>
      </w:r>
      <w:r w:rsidR="00263718">
        <w:rPr>
          <w:rFonts w:ascii="Times New Roman" w:hAnsi="Times New Roman" w:cs="Times New Roman"/>
        </w:rPr>
        <w:t xml:space="preserve">the </w:t>
      </w:r>
      <w:r w:rsidR="003E061E">
        <w:rPr>
          <w:rFonts w:ascii="Times New Roman" w:hAnsi="Times New Roman" w:cs="Times New Roman"/>
        </w:rPr>
        <w:t xml:space="preserve">bacterial community, and these bacterivores </w:t>
      </w:r>
      <w:r w:rsidR="00263718">
        <w:rPr>
          <w:rFonts w:ascii="Times New Roman" w:hAnsi="Times New Roman" w:cs="Times New Roman"/>
        </w:rPr>
        <w:t xml:space="preserve">are in turn predated by the larvae of </w:t>
      </w:r>
      <w:ins w:id="27" w:author="terHorst, Casey  P" w:date="2026-06-01T13:05:00Z">
        <w:r w:rsidR="0071469B">
          <w:rPr>
            <w:rFonts w:ascii="Times New Roman" w:hAnsi="Times New Roman" w:cs="Times New Roman"/>
          </w:rPr>
          <w:t xml:space="preserve">specialist </w:t>
        </w:r>
      </w:ins>
      <w:r w:rsidR="00263718">
        <w:rPr>
          <w:rFonts w:ascii="Times New Roman" w:hAnsi="Times New Roman" w:cs="Times New Roman"/>
        </w:rPr>
        <w:t>mosquito</w:t>
      </w:r>
      <w:r w:rsidR="009D513D">
        <w:rPr>
          <w:rFonts w:ascii="Times New Roman" w:hAnsi="Times New Roman" w:cs="Times New Roman"/>
        </w:rPr>
        <w:t>e</w:t>
      </w:r>
      <w:r w:rsidR="00263718">
        <w:rPr>
          <w:rFonts w:ascii="Times New Roman" w:hAnsi="Times New Roman" w:cs="Times New Roman"/>
        </w:rPr>
        <w:t>s (</w:t>
      </w:r>
      <w:proofErr w:type="spellStart"/>
      <w:r w:rsidR="00263718">
        <w:rPr>
          <w:rFonts w:ascii="Times New Roman" w:hAnsi="Times New Roman" w:cs="Times New Roman"/>
          <w:i/>
          <w:iCs/>
        </w:rPr>
        <w:t>Wyeomyia</w:t>
      </w:r>
      <w:proofErr w:type="spellEnd"/>
      <w:r w:rsidR="00263718">
        <w:rPr>
          <w:rFonts w:ascii="Times New Roman" w:hAnsi="Times New Roman" w:cs="Times New Roman"/>
          <w:i/>
          <w:iCs/>
        </w:rPr>
        <w:t xml:space="preserve"> </w:t>
      </w:r>
      <w:proofErr w:type="spellStart"/>
      <w:r w:rsidR="00263718" w:rsidRPr="00263718">
        <w:rPr>
          <w:rFonts w:ascii="Times New Roman" w:hAnsi="Times New Roman" w:cs="Times New Roman"/>
          <w:i/>
          <w:iCs/>
        </w:rPr>
        <w:t>smithii</w:t>
      </w:r>
      <w:proofErr w:type="spellEnd"/>
      <w:r w:rsidR="00263718">
        <w:rPr>
          <w:rFonts w:ascii="Times New Roman" w:hAnsi="Times New Roman" w:cs="Times New Roman"/>
        </w:rPr>
        <w:t>).</w:t>
      </w:r>
      <w:r w:rsidR="00A30840">
        <w:rPr>
          <w:rFonts w:ascii="Times New Roman" w:hAnsi="Times New Roman" w:cs="Times New Roman"/>
        </w:rPr>
        <w:t xml:space="preserve"> </w:t>
      </w:r>
      <w:r w:rsidR="00527E2F">
        <w:rPr>
          <w:rFonts w:ascii="Times New Roman" w:hAnsi="Times New Roman" w:cs="Times New Roman"/>
        </w:rPr>
        <w:t xml:space="preserve">The successional dynamics of this </w:t>
      </w:r>
      <w:r w:rsidR="00DF4D93">
        <w:rPr>
          <w:rFonts w:ascii="Times New Roman" w:hAnsi="Times New Roman" w:cs="Times New Roman"/>
        </w:rPr>
        <w:t xml:space="preserve">inquiline </w:t>
      </w:r>
      <w:r w:rsidR="00527E2F">
        <w:rPr>
          <w:rFonts w:ascii="Times New Roman" w:hAnsi="Times New Roman" w:cs="Times New Roman"/>
        </w:rPr>
        <w:t>community are well documented</w:t>
      </w:r>
      <w:r w:rsidR="00A40714">
        <w:rPr>
          <w:rFonts w:ascii="Times New Roman" w:hAnsi="Times New Roman" w:cs="Times New Roman"/>
        </w:rPr>
        <w:t xml:space="preserve"> (</w:t>
      </w:r>
      <w:r w:rsidR="00A40714" w:rsidRPr="00A40714">
        <w:rPr>
          <w:rFonts w:ascii="Times New Roman" w:hAnsi="Times New Roman" w:cs="Times New Roman"/>
        </w:rPr>
        <w:t>Cuellar-</w:t>
      </w:r>
      <w:proofErr w:type="spellStart"/>
      <w:r w:rsidR="00A40714" w:rsidRPr="00A40714">
        <w:rPr>
          <w:rFonts w:ascii="Times New Roman" w:hAnsi="Times New Roman" w:cs="Times New Roman"/>
        </w:rPr>
        <w:t>Gempeler</w:t>
      </w:r>
      <w:proofErr w:type="spellEnd"/>
      <w:r w:rsidR="00A40714">
        <w:rPr>
          <w:rFonts w:ascii="Times New Roman" w:hAnsi="Times New Roman" w:cs="Times New Roman"/>
        </w:rPr>
        <w:t xml:space="preserve"> et al., 2025; Miller and terHorst, 2012</w:t>
      </w:r>
      <w:r w:rsidR="004A07AC">
        <w:rPr>
          <w:rFonts w:ascii="Times New Roman" w:hAnsi="Times New Roman" w:cs="Times New Roman"/>
        </w:rPr>
        <w:t xml:space="preserve">; </w:t>
      </w:r>
      <w:commentRangeStart w:id="28"/>
      <w:r w:rsidR="004A07AC">
        <w:rPr>
          <w:rFonts w:ascii="Times New Roman" w:hAnsi="Times New Roman" w:cs="Times New Roman"/>
        </w:rPr>
        <w:t xml:space="preserve">Fish and </w:t>
      </w:r>
      <w:commentRangeEnd w:id="28"/>
      <w:r w:rsidR="0071469B">
        <w:rPr>
          <w:rStyle w:val="CommentReference"/>
          <w:rFonts w:ascii="Times New Roman" w:hAnsi="Times New Roman" w:cs="Times New Roman"/>
          <w:sz w:val="24"/>
          <w:szCs w:val="24"/>
        </w:rPr>
        <w:commentReference w:id="28"/>
      </w:r>
      <w:r w:rsidR="004A07AC">
        <w:rPr>
          <w:rFonts w:ascii="Times New Roman" w:hAnsi="Times New Roman" w:cs="Times New Roman"/>
        </w:rPr>
        <w:t>Hall, 1978</w:t>
      </w:r>
      <w:r w:rsidR="00A40714">
        <w:rPr>
          <w:rFonts w:ascii="Times New Roman" w:hAnsi="Times New Roman" w:cs="Times New Roman"/>
        </w:rPr>
        <w:t>)</w:t>
      </w:r>
      <w:r w:rsidR="00527E2F">
        <w:rPr>
          <w:rFonts w:ascii="Times New Roman" w:hAnsi="Times New Roman" w:cs="Times New Roman"/>
        </w:rPr>
        <w:t>, but the effect</w:t>
      </w:r>
      <w:r w:rsidR="00FD6D10">
        <w:rPr>
          <w:rFonts w:ascii="Times New Roman" w:hAnsi="Times New Roman" w:cs="Times New Roman"/>
        </w:rPr>
        <w:t>s</w:t>
      </w:r>
      <w:r w:rsidR="00527E2F">
        <w:rPr>
          <w:rFonts w:ascii="Times New Roman" w:hAnsi="Times New Roman" w:cs="Times New Roman"/>
        </w:rPr>
        <w:t xml:space="preserve"> of climate change on its ecology </w:t>
      </w:r>
      <w:r w:rsidR="00D270FA">
        <w:rPr>
          <w:rFonts w:ascii="Times New Roman" w:hAnsi="Times New Roman" w:cs="Times New Roman"/>
        </w:rPr>
        <w:t>are</w:t>
      </w:r>
      <w:r w:rsidR="00527E2F">
        <w:rPr>
          <w:rFonts w:ascii="Times New Roman" w:hAnsi="Times New Roman" w:cs="Times New Roman"/>
        </w:rPr>
        <w:t xml:space="preserve"> less understood</w:t>
      </w:r>
      <w:r w:rsidR="00102B23">
        <w:rPr>
          <w:rFonts w:ascii="Times New Roman" w:hAnsi="Times New Roman" w:cs="Times New Roman"/>
        </w:rPr>
        <w:t xml:space="preserve"> (Miller et al., 2018)</w:t>
      </w:r>
      <w:r w:rsidR="00527E2F">
        <w:rPr>
          <w:rFonts w:ascii="Times New Roman" w:hAnsi="Times New Roman" w:cs="Times New Roman"/>
        </w:rPr>
        <w:t xml:space="preserve">. </w:t>
      </w:r>
      <w:r w:rsidR="005225AC">
        <w:rPr>
          <w:rFonts w:ascii="Times New Roman" w:hAnsi="Times New Roman" w:cs="Times New Roman"/>
        </w:rPr>
        <w:t xml:space="preserve">The </w:t>
      </w:r>
      <w:r w:rsidR="00904D74">
        <w:rPr>
          <w:rFonts w:ascii="Times New Roman" w:hAnsi="Times New Roman" w:cs="Times New Roman"/>
        </w:rPr>
        <w:t xml:space="preserve">range of the </w:t>
      </w:r>
      <w:r w:rsidR="005225AC">
        <w:rPr>
          <w:rFonts w:ascii="Times New Roman" w:hAnsi="Times New Roman" w:cs="Times New Roman"/>
        </w:rPr>
        <w:t xml:space="preserve">host plant, </w:t>
      </w:r>
      <w:r w:rsidR="005225AC">
        <w:rPr>
          <w:rFonts w:ascii="Times New Roman" w:hAnsi="Times New Roman" w:cs="Times New Roman"/>
          <w:i/>
          <w:iCs/>
        </w:rPr>
        <w:t>S. purpurea</w:t>
      </w:r>
      <w:r w:rsidR="005225AC">
        <w:rPr>
          <w:rFonts w:ascii="Times New Roman" w:hAnsi="Times New Roman" w:cs="Times New Roman"/>
        </w:rPr>
        <w:t xml:space="preserve">, </w:t>
      </w:r>
      <w:r w:rsidR="009129E4">
        <w:rPr>
          <w:rFonts w:ascii="Times New Roman" w:hAnsi="Times New Roman" w:cs="Times New Roman"/>
        </w:rPr>
        <w:t>spans broadly across eastern North America</w:t>
      </w:r>
      <w:r w:rsidR="004164F9">
        <w:rPr>
          <w:rFonts w:ascii="Times New Roman" w:hAnsi="Times New Roman" w:cs="Times New Roman"/>
        </w:rPr>
        <w:t>:</w:t>
      </w:r>
      <w:r w:rsidR="009129E4">
        <w:rPr>
          <w:rFonts w:ascii="Times New Roman" w:hAnsi="Times New Roman" w:cs="Times New Roman"/>
        </w:rPr>
        <w:t xml:space="preserve"> from</w:t>
      </w:r>
      <w:r w:rsidR="00A94D8B">
        <w:rPr>
          <w:rFonts w:ascii="Times New Roman" w:hAnsi="Times New Roman" w:cs="Times New Roman"/>
        </w:rPr>
        <w:t xml:space="preserve"> Florida, to Newfoundland, </w:t>
      </w:r>
      <w:r w:rsidR="009129E4">
        <w:rPr>
          <w:rFonts w:ascii="Times New Roman" w:hAnsi="Times New Roman" w:cs="Times New Roman"/>
        </w:rPr>
        <w:t xml:space="preserve">to </w:t>
      </w:r>
      <w:r w:rsidR="00A94D8B">
        <w:rPr>
          <w:rFonts w:ascii="Times New Roman" w:hAnsi="Times New Roman" w:cs="Times New Roman"/>
        </w:rPr>
        <w:t>Saskatchewan.</w:t>
      </w:r>
      <w:r w:rsidR="0090155B">
        <w:rPr>
          <w:rFonts w:ascii="Times New Roman" w:hAnsi="Times New Roman" w:cs="Times New Roman"/>
        </w:rPr>
        <w:t xml:space="preserve"> The southern edge of its range includes populations in the Apalachicola National Forest in Northern Florida. Apalachicola National Forest is expected to experience a </w:t>
      </w:r>
      <w:r w:rsidR="00677865">
        <w:rPr>
          <w:rFonts w:ascii="Times New Roman" w:hAnsi="Times New Roman" w:cs="Times New Roman"/>
        </w:rPr>
        <w:t>3</w:t>
      </w:r>
      <w:r w:rsidR="0090155B">
        <w:rPr>
          <w:rFonts w:ascii="Times New Roman" w:hAnsi="Times New Roman" w:cs="Times New Roman"/>
        </w:rPr>
        <w:t>–</w:t>
      </w:r>
      <w:r w:rsidR="00677865">
        <w:rPr>
          <w:rFonts w:ascii="Times New Roman" w:hAnsi="Times New Roman" w:cs="Times New Roman"/>
        </w:rPr>
        <w:t>6</w:t>
      </w:r>
      <w:r w:rsidR="0090155B">
        <w:rPr>
          <w:rFonts w:ascii="Times New Roman" w:hAnsi="Times New Roman" w:cs="Times New Roman"/>
        </w:rPr>
        <w:t xml:space="preserve"> °C increase in average temperatures by the year 2100 (</w:t>
      </w:r>
      <w:r w:rsidR="002A0471" w:rsidRPr="006441CE">
        <w:rPr>
          <w:rFonts w:ascii="Times New Roman" w:hAnsi="Times New Roman" w:cs="Times New Roman"/>
        </w:rPr>
        <w:t>Runkle et al.</w:t>
      </w:r>
      <w:r w:rsidR="00257361">
        <w:rPr>
          <w:rFonts w:ascii="Times New Roman" w:hAnsi="Times New Roman" w:cs="Times New Roman"/>
        </w:rPr>
        <w:t>,</w:t>
      </w:r>
      <w:r w:rsidR="002A0471" w:rsidRPr="006441CE">
        <w:rPr>
          <w:rFonts w:ascii="Times New Roman" w:hAnsi="Times New Roman" w:cs="Times New Roman"/>
        </w:rPr>
        <w:t xml:space="preserve"> 2022</w:t>
      </w:r>
      <w:r w:rsidR="0090155B">
        <w:rPr>
          <w:rFonts w:ascii="Times New Roman" w:hAnsi="Times New Roman" w:cs="Times New Roman"/>
        </w:rPr>
        <w:t xml:space="preserve">). Populations of </w:t>
      </w:r>
      <w:r w:rsidR="0090155B">
        <w:rPr>
          <w:rFonts w:ascii="Times New Roman" w:hAnsi="Times New Roman" w:cs="Times New Roman"/>
          <w:i/>
          <w:iCs/>
        </w:rPr>
        <w:t xml:space="preserve">S. </w:t>
      </w:r>
      <w:r w:rsidR="0090155B" w:rsidRPr="003E4BA4">
        <w:rPr>
          <w:rFonts w:ascii="Times New Roman" w:hAnsi="Times New Roman" w:cs="Times New Roman"/>
          <w:i/>
          <w:iCs/>
        </w:rPr>
        <w:t>purpurea</w:t>
      </w:r>
      <w:r w:rsidR="0090155B">
        <w:rPr>
          <w:rFonts w:ascii="Times New Roman" w:hAnsi="Times New Roman" w:cs="Times New Roman"/>
        </w:rPr>
        <w:t xml:space="preserve"> </w:t>
      </w:r>
      <w:r w:rsidR="006C1CAC">
        <w:rPr>
          <w:rFonts w:ascii="Times New Roman" w:hAnsi="Times New Roman" w:cs="Times New Roman"/>
        </w:rPr>
        <w:t xml:space="preserve">in </w:t>
      </w:r>
      <w:ins w:id="29" w:author="terHorst, Casey  P" w:date="2026-06-01T13:07:00Z">
        <w:r w:rsidR="004C2048">
          <w:rPr>
            <w:rFonts w:ascii="Times New Roman" w:hAnsi="Times New Roman" w:cs="Times New Roman"/>
          </w:rPr>
          <w:t xml:space="preserve">the </w:t>
        </w:r>
      </w:ins>
      <w:r w:rsidR="006C1CAC">
        <w:rPr>
          <w:rFonts w:ascii="Times New Roman" w:hAnsi="Times New Roman" w:cs="Times New Roman"/>
        </w:rPr>
        <w:t xml:space="preserve">Apalachicola </w:t>
      </w:r>
      <w:ins w:id="30" w:author="terHorst, Casey  P" w:date="2026-06-01T13:07:00Z">
        <w:r w:rsidR="004C2048">
          <w:rPr>
            <w:rFonts w:ascii="Times New Roman" w:hAnsi="Times New Roman" w:cs="Times New Roman"/>
          </w:rPr>
          <w:t xml:space="preserve">National Forest </w:t>
        </w:r>
      </w:ins>
      <w:r w:rsidR="0090155B">
        <w:rPr>
          <w:rFonts w:ascii="Times New Roman" w:hAnsi="Times New Roman" w:cs="Times New Roman"/>
        </w:rPr>
        <w:t>are particularly vulnerable to extirpation (NatureServe</w:t>
      </w:r>
      <w:r w:rsidR="00257361">
        <w:rPr>
          <w:rFonts w:ascii="Times New Roman" w:hAnsi="Times New Roman" w:cs="Times New Roman"/>
        </w:rPr>
        <w:t>,</w:t>
      </w:r>
      <w:r w:rsidR="0090155B">
        <w:rPr>
          <w:rFonts w:ascii="Times New Roman" w:hAnsi="Times New Roman" w:cs="Times New Roman"/>
        </w:rPr>
        <w:t xml:space="preserve"> 2025), not only through direct human activity (</w:t>
      </w:r>
      <w:proofErr w:type="spellStart"/>
      <w:r w:rsidR="0090155B">
        <w:rPr>
          <w:rFonts w:ascii="Times New Roman" w:hAnsi="Times New Roman" w:cs="Times New Roman"/>
        </w:rPr>
        <w:t>Gotelli</w:t>
      </w:r>
      <w:proofErr w:type="spellEnd"/>
      <w:r w:rsidR="0090155B">
        <w:rPr>
          <w:rFonts w:ascii="Times New Roman" w:hAnsi="Times New Roman" w:cs="Times New Roman"/>
        </w:rPr>
        <w:t xml:space="preserve"> and Ellison, 2002) but also due to climate-driven disturbances (Abbott and Battaglia, 2015; Brown et al</w:t>
      </w:r>
      <w:r w:rsidR="00257361">
        <w:rPr>
          <w:rFonts w:ascii="Times New Roman" w:hAnsi="Times New Roman" w:cs="Times New Roman"/>
        </w:rPr>
        <w:t>.</w:t>
      </w:r>
      <w:r w:rsidR="0090155B">
        <w:rPr>
          <w:rFonts w:ascii="Times New Roman" w:hAnsi="Times New Roman" w:cs="Times New Roman"/>
        </w:rPr>
        <w:t>, 2025).</w:t>
      </w:r>
      <w:r w:rsidR="00083B8B">
        <w:rPr>
          <w:rFonts w:ascii="Times New Roman" w:hAnsi="Times New Roman" w:cs="Times New Roman"/>
        </w:rPr>
        <w:t xml:space="preserve"> </w:t>
      </w:r>
    </w:p>
    <w:p w14:paraId="32CE5086" w14:textId="5A9793E6" w:rsidR="003C7F52" w:rsidRDefault="003C7F52" w:rsidP="002A0AE3">
      <w:pPr>
        <w:spacing w:after="0" w:line="480" w:lineRule="auto"/>
        <w:ind w:firstLine="720"/>
        <w:rPr>
          <w:rFonts w:ascii="Times New Roman" w:hAnsi="Times New Roman" w:cs="Times New Roman"/>
        </w:rPr>
      </w:pPr>
      <w:commentRangeStart w:id="31"/>
      <w:r>
        <w:rPr>
          <w:rFonts w:ascii="Times New Roman" w:hAnsi="Times New Roman" w:cs="Times New Roman"/>
        </w:rPr>
        <w:t>While</w:t>
      </w:r>
      <w:commentRangeEnd w:id="31"/>
      <w:r w:rsidR="004C2048">
        <w:rPr>
          <w:rStyle w:val="CommentReference"/>
          <w:rFonts w:ascii="Times New Roman" w:hAnsi="Times New Roman" w:cs="Times New Roman"/>
          <w:sz w:val="24"/>
          <w:szCs w:val="24"/>
        </w:rPr>
        <w:commentReference w:id="31"/>
      </w:r>
      <w:r>
        <w:rPr>
          <w:rFonts w:ascii="Times New Roman" w:hAnsi="Times New Roman" w:cs="Times New Roman"/>
        </w:rPr>
        <w:t xml:space="preserve"> the threats to </w:t>
      </w:r>
      <w:r>
        <w:rPr>
          <w:rFonts w:ascii="Times New Roman" w:hAnsi="Times New Roman" w:cs="Times New Roman"/>
          <w:i/>
          <w:iCs/>
        </w:rPr>
        <w:t xml:space="preserve">S. </w:t>
      </w:r>
      <w:r w:rsidRPr="00954C2D">
        <w:rPr>
          <w:rFonts w:ascii="Times New Roman" w:hAnsi="Times New Roman" w:cs="Times New Roman"/>
          <w:i/>
          <w:iCs/>
        </w:rPr>
        <w:t>purpurea</w:t>
      </w:r>
      <w:r>
        <w:rPr>
          <w:rFonts w:ascii="Times New Roman" w:hAnsi="Times New Roman" w:cs="Times New Roman"/>
        </w:rPr>
        <w:t xml:space="preserve"> populations are </w:t>
      </w:r>
      <w:r w:rsidRPr="00954C2D">
        <w:rPr>
          <w:rFonts w:ascii="Times New Roman" w:hAnsi="Times New Roman" w:cs="Times New Roman"/>
        </w:rPr>
        <w:t>well</w:t>
      </w:r>
      <w:r>
        <w:rPr>
          <w:rFonts w:ascii="Times New Roman" w:hAnsi="Times New Roman" w:cs="Times New Roman"/>
        </w:rPr>
        <w:t>-documented</w:t>
      </w:r>
      <w:r>
        <w:rPr>
          <w:rFonts w:ascii="Times New Roman" w:hAnsi="Times New Roman" w:cs="Times New Roman"/>
          <w:i/>
          <w:iCs/>
        </w:rPr>
        <w:t>,</w:t>
      </w:r>
      <w:r>
        <w:rPr>
          <w:rFonts w:ascii="Times New Roman" w:hAnsi="Times New Roman" w:cs="Times New Roman"/>
        </w:rPr>
        <w:t xml:space="preserve"> efforts to study the effect of climate change on the inquiline community</w:t>
      </w:r>
      <w:r w:rsidR="004B463D">
        <w:rPr>
          <w:rFonts w:ascii="Times New Roman" w:hAnsi="Times New Roman" w:cs="Times New Roman"/>
        </w:rPr>
        <w:t xml:space="preserve"> </w:t>
      </w:r>
      <w:r>
        <w:rPr>
          <w:rFonts w:ascii="Times New Roman" w:hAnsi="Times New Roman" w:cs="Times New Roman"/>
        </w:rPr>
        <w:t xml:space="preserve">focus almost exclusively on the mosquito </w:t>
      </w:r>
      <w:proofErr w:type="spellStart"/>
      <w:r>
        <w:rPr>
          <w:rFonts w:ascii="Times New Roman" w:hAnsi="Times New Roman" w:cs="Times New Roman"/>
          <w:i/>
          <w:iCs/>
        </w:rPr>
        <w:t>Wyeomyia</w:t>
      </w:r>
      <w:proofErr w:type="spellEnd"/>
      <w:r>
        <w:rPr>
          <w:rFonts w:ascii="Times New Roman" w:hAnsi="Times New Roman" w:cs="Times New Roman"/>
          <w:i/>
          <w:iCs/>
        </w:rPr>
        <w:t xml:space="preserve"> </w:t>
      </w:r>
      <w:proofErr w:type="spellStart"/>
      <w:r>
        <w:rPr>
          <w:rFonts w:ascii="Times New Roman" w:hAnsi="Times New Roman" w:cs="Times New Roman"/>
          <w:i/>
          <w:iCs/>
        </w:rPr>
        <w:t>smithii</w:t>
      </w:r>
      <w:proofErr w:type="spellEnd"/>
      <w:r>
        <w:rPr>
          <w:rFonts w:ascii="Times New Roman" w:hAnsi="Times New Roman" w:cs="Times New Roman"/>
          <w:i/>
          <w:iCs/>
        </w:rPr>
        <w:t>.</w:t>
      </w:r>
      <w:r>
        <w:rPr>
          <w:rFonts w:ascii="Times New Roman" w:hAnsi="Times New Roman" w:cs="Times New Roman"/>
        </w:rPr>
        <w:t xml:space="preserve"> Bradshaw and Holzapfel (2000) were among the </w:t>
      </w:r>
      <w:r w:rsidR="006C4356">
        <w:rPr>
          <w:rFonts w:ascii="Times New Roman" w:hAnsi="Times New Roman" w:cs="Times New Roman"/>
        </w:rPr>
        <w:t xml:space="preserve">very </w:t>
      </w:r>
      <w:r>
        <w:rPr>
          <w:rFonts w:ascii="Times New Roman" w:hAnsi="Times New Roman" w:cs="Times New Roman"/>
        </w:rPr>
        <w:t xml:space="preserve">first to demonstrate </w:t>
      </w:r>
      <w:r w:rsidR="006D7567">
        <w:rPr>
          <w:rFonts w:ascii="Times New Roman" w:hAnsi="Times New Roman" w:cs="Times New Roman"/>
        </w:rPr>
        <w:t>an</w:t>
      </w:r>
      <w:r>
        <w:rPr>
          <w:rFonts w:ascii="Times New Roman" w:hAnsi="Times New Roman" w:cs="Times New Roman"/>
        </w:rPr>
        <w:t xml:space="preserve"> evolutionary response driven by rapid climate change, wherein </w:t>
      </w:r>
      <w:r>
        <w:rPr>
          <w:rFonts w:ascii="Times New Roman" w:hAnsi="Times New Roman" w:cs="Times New Roman"/>
          <w:i/>
          <w:iCs/>
        </w:rPr>
        <w:t xml:space="preserve">W. </w:t>
      </w:r>
      <w:proofErr w:type="spellStart"/>
      <w:r>
        <w:rPr>
          <w:rFonts w:ascii="Times New Roman" w:hAnsi="Times New Roman" w:cs="Times New Roman"/>
          <w:i/>
          <w:iCs/>
        </w:rPr>
        <w:t>smithii</w:t>
      </w:r>
      <w:proofErr w:type="spellEnd"/>
      <w:r>
        <w:rPr>
          <w:rFonts w:ascii="Times New Roman" w:hAnsi="Times New Roman" w:cs="Times New Roman"/>
        </w:rPr>
        <w:t xml:space="preserve"> populations </w:t>
      </w:r>
      <w:ins w:id="32" w:author="terHorst, Casey  P" w:date="2026-06-01T13:14:00Z">
        <w:r w:rsidR="004C2048">
          <w:rPr>
            <w:rFonts w:ascii="Times New Roman" w:hAnsi="Times New Roman" w:cs="Times New Roman"/>
          </w:rPr>
          <w:t xml:space="preserve">in warmer springs and summers </w:t>
        </w:r>
      </w:ins>
      <w:r>
        <w:rPr>
          <w:rFonts w:ascii="Times New Roman" w:hAnsi="Times New Roman" w:cs="Times New Roman"/>
        </w:rPr>
        <w:t>shifted their genetically controlled photoperiodic response</w:t>
      </w:r>
      <w:ins w:id="33" w:author="terHorst, Casey  P" w:date="2026-06-01T13:14:00Z">
        <w:r w:rsidR="004C2048">
          <w:rPr>
            <w:rFonts w:ascii="Times New Roman" w:hAnsi="Times New Roman" w:cs="Times New Roman"/>
          </w:rPr>
          <w:t xml:space="preserve"> to fit an extra generation within a year</w:t>
        </w:r>
      </w:ins>
      <w:r>
        <w:rPr>
          <w:rFonts w:ascii="Times New Roman" w:hAnsi="Times New Roman" w:cs="Times New Roman"/>
        </w:rPr>
        <w:t xml:space="preserve">. To date, </w:t>
      </w:r>
      <w:r>
        <w:rPr>
          <w:rFonts w:ascii="Times New Roman" w:hAnsi="Times New Roman" w:cs="Times New Roman"/>
          <w:i/>
          <w:iCs/>
        </w:rPr>
        <w:t xml:space="preserve">W. </w:t>
      </w:r>
      <w:proofErr w:type="spellStart"/>
      <w:r>
        <w:rPr>
          <w:rFonts w:ascii="Times New Roman" w:hAnsi="Times New Roman" w:cs="Times New Roman"/>
          <w:i/>
          <w:iCs/>
        </w:rPr>
        <w:t>smithii</w:t>
      </w:r>
      <w:proofErr w:type="spellEnd"/>
      <w:r>
        <w:rPr>
          <w:rFonts w:ascii="Times New Roman" w:hAnsi="Times New Roman" w:cs="Times New Roman"/>
        </w:rPr>
        <w:t xml:space="preserve"> continues to be the premier model organism with which to study photoperiodism (reviewed by Bradshaw and Holzapfel, 2017). However, </w:t>
      </w:r>
      <w:commentRangeStart w:id="34"/>
      <w:r>
        <w:rPr>
          <w:rFonts w:ascii="Times New Roman" w:hAnsi="Times New Roman" w:cs="Times New Roman"/>
        </w:rPr>
        <w:t xml:space="preserve">no studies </w:t>
      </w:r>
      <w:commentRangeEnd w:id="34"/>
      <w:r w:rsidR="004C2048">
        <w:rPr>
          <w:rStyle w:val="CommentReference"/>
          <w:rFonts w:ascii="Times New Roman" w:hAnsi="Times New Roman" w:cs="Times New Roman"/>
          <w:sz w:val="24"/>
          <w:szCs w:val="24"/>
        </w:rPr>
        <w:commentReference w:id="34"/>
      </w:r>
      <w:r>
        <w:rPr>
          <w:rFonts w:ascii="Times New Roman" w:hAnsi="Times New Roman" w:cs="Times New Roman"/>
        </w:rPr>
        <w:t xml:space="preserve">have explored the effects of climate change on any other members of the </w:t>
      </w:r>
      <w:r>
        <w:rPr>
          <w:rFonts w:ascii="Times New Roman" w:hAnsi="Times New Roman" w:cs="Times New Roman"/>
          <w:i/>
          <w:iCs/>
        </w:rPr>
        <w:t>S. purpurea</w:t>
      </w:r>
      <w:r>
        <w:rPr>
          <w:rFonts w:ascii="Times New Roman" w:hAnsi="Times New Roman" w:cs="Times New Roman"/>
        </w:rPr>
        <w:t xml:space="preserve"> inquiline community. </w:t>
      </w:r>
    </w:p>
    <w:p w14:paraId="2E0BF7C8" w14:textId="3E71987B" w:rsidR="00D9589D" w:rsidRDefault="00905532" w:rsidP="002A0AE3">
      <w:pPr>
        <w:spacing w:after="0" w:line="480" w:lineRule="auto"/>
        <w:ind w:firstLine="720"/>
        <w:rPr>
          <w:rFonts w:ascii="Times New Roman" w:hAnsi="Times New Roman" w:cs="Times New Roman"/>
        </w:rPr>
      </w:pPr>
      <w:r w:rsidRPr="00905532">
        <w:rPr>
          <w:rFonts w:ascii="Times New Roman" w:hAnsi="Times New Roman" w:cs="Times New Roman"/>
        </w:rPr>
        <w:t>This lack of attention</w:t>
      </w:r>
      <w:r>
        <w:rPr>
          <w:rFonts w:ascii="Times New Roman" w:hAnsi="Times New Roman" w:cs="Times New Roman"/>
        </w:rPr>
        <w:t xml:space="preserve"> is sur</w:t>
      </w:r>
      <w:commentRangeStart w:id="35"/>
      <w:r>
        <w:rPr>
          <w:rFonts w:ascii="Times New Roman" w:hAnsi="Times New Roman" w:cs="Times New Roman"/>
        </w:rPr>
        <w:t>prisi</w:t>
      </w:r>
      <w:commentRangeEnd w:id="35"/>
      <w:r w:rsidR="00170C23">
        <w:rPr>
          <w:rStyle w:val="CommentReference"/>
          <w:rFonts w:ascii="Times New Roman" w:hAnsi="Times New Roman" w:cs="Times New Roman"/>
          <w:sz w:val="24"/>
          <w:szCs w:val="24"/>
        </w:rPr>
        <w:commentReference w:id="35"/>
      </w:r>
      <w:r>
        <w:rPr>
          <w:rFonts w:ascii="Times New Roman" w:hAnsi="Times New Roman" w:cs="Times New Roman"/>
        </w:rPr>
        <w:t>ng, especially for</w:t>
      </w:r>
      <w:r>
        <w:rPr>
          <w:rFonts w:ascii="Times New Roman" w:hAnsi="Times New Roman" w:cs="Times New Roman"/>
          <w:i/>
          <w:iCs/>
        </w:rPr>
        <w:t xml:space="preserve"> </w:t>
      </w:r>
      <w:r w:rsidR="008E3690">
        <w:rPr>
          <w:rFonts w:ascii="Times New Roman" w:hAnsi="Times New Roman" w:cs="Times New Roman"/>
          <w:i/>
          <w:iCs/>
        </w:rPr>
        <w:t xml:space="preserve">Sarracenia </w:t>
      </w:r>
      <w:r w:rsidR="008E3690" w:rsidRPr="008E3690">
        <w:rPr>
          <w:rFonts w:ascii="Times New Roman" w:hAnsi="Times New Roman" w:cs="Times New Roman"/>
          <w:i/>
          <w:iCs/>
        </w:rPr>
        <w:t>purpurea</w:t>
      </w:r>
      <w:r w:rsidR="008E3690">
        <w:rPr>
          <w:rFonts w:ascii="Times New Roman" w:hAnsi="Times New Roman" w:cs="Times New Roman"/>
        </w:rPr>
        <w:t xml:space="preserve"> </w:t>
      </w:r>
      <w:r>
        <w:rPr>
          <w:rFonts w:ascii="Times New Roman" w:hAnsi="Times New Roman" w:cs="Times New Roman"/>
        </w:rPr>
        <w:t xml:space="preserve">as it is </w:t>
      </w:r>
      <w:r w:rsidR="00E51E44">
        <w:rPr>
          <w:rFonts w:ascii="Times New Roman" w:hAnsi="Times New Roman" w:cs="Times New Roman"/>
        </w:rPr>
        <w:t xml:space="preserve">more </w:t>
      </w:r>
      <w:r w:rsidR="008E3690">
        <w:rPr>
          <w:rFonts w:ascii="Times New Roman" w:hAnsi="Times New Roman" w:cs="Times New Roman"/>
        </w:rPr>
        <w:t xml:space="preserve">dependent on its inquiline community compared to other carnivorous plants. </w:t>
      </w:r>
      <w:r w:rsidR="0009177A" w:rsidRPr="008E3690">
        <w:rPr>
          <w:rFonts w:ascii="Times New Roman" w:hAnsi="Times New Roman" w:cs="Times New Roman"/>
        </w:rPr>
        <w:t>The</w:t>
      </w:r>
      <w:r w:rsidR="0009177A">
        <w:rPr>
          <w:rFonts w:ascii="Times New Roman" w:hAnsi="Times New Roman" w:cs="Times New Roman"/>
        </w:rPr>
        <w:t xml:space="preserve"> pitchers of </w:t>
      </w:r>
      <w:r w:rsidR="00C205C0">
        <w:rPr>
          <w:rFonts w:ascii="Times New Roman" w:hAnsi="Times New Roman" w:cs="Times New Roman"/>
        </w:rPr>
        <w:lastRenderedPageBreak/>
        <w:t>plants in the Sarraceniaceae family</w:t>
      </w:r>
      <w:r w:rsidR="0009177A">
        <w:rPr>
          <w:rFonts w:ascii="Times New Roman" w:hAnsi="Times New Roman" w:cs="Times New Roman"/>
        </w:rPr>
        <w:t xml:space="preserve"> produce a very limited set of digestive enzymes compared to other </w:t>
      </w:r>
      <w:r w:rsidR="00C205C0">
        <w:rPr>
          <w:rFonts w:ascii="Times New Roman" w:hAnsi="Times New Roman" w:cs="Times New Roman"/>
        </w:rPr>
        <w:t>groups</w:t>
      </w:r>
      <w:r w:rsidR="0009177A">
        <w:rPr>
          <w:rFonts w:ascii="Times New Roman" w:hAnsi="Times New Roman" w:cs="Times New Roman"/>
        </w:rPr>
        <w:t xml:space="preserve"> of pitcher plant</w:t>
      </w:r>
      <w:r w:rsidR="00C205C0">
        <w:rPr>
          <w:rFonts w:ascii="Times New Roman" w:hAnsi="Times New Roman" w:cs="Times New Roman"/>
        </w:rPr>
        <w:t>s</w:t>
      </w:r>
      <w:r w:rsidR="00A02685">
        <w:rPr>
          <w:rFonts w:ascii="Times New Roman" w:hAnsi="Times New Roman" w:cs="Times New Roman"/>
        </w:rPr>
        <w:t xml:space="preserve"> (Luciano and Newell, 2017)</w:t>
      </w:r>
      <w:r w:rsidR="0009177A">
        <w:rPr>
          <w:rFonts w:ascii="Times New Roman" w:hAnsi="Times New Roman" w:cs="Times New Roman"/>
        </w:rPr>
        <w:t>.</w:t>
      </w:r>
      <w:r w:rsidR="00431FA1">
        <w:rPr>
          <w:rFonts w:ascii="Times New Roman" w:hAnsi="Times New Roman" w:cs="Times New Roman"/>
        </w:rPr>
        <w:t xml:space="preserve"> These enzymes mainly include phosphatase</w:t>
      </w:r>
      <w:r w:rsidR="00A06F58">
        <w:rPr>
          <w:rFonts w:ascii="Times New Roman" w:hAnsi="Times New Roman" w:cs="Times New Roman"/>
        </w:rPr>
        <w:t>s</w:t>
      </w:r>
      <w:r w:rsidR="00431FA1">
        <w:rPr>
          <w:rFonts w:ascii="Times New Roman" w:hAnsi="Times New Roman" w:cs="Times New Roman"/>
        </w:rPr>
        <w:t xml:space="preserve"> and proteases, with a distinct absence of </w:t>
      </w:r>
      <w:r w:rsidR="00E76F3E">
        <w:rPr>
          <w:rFonts w:ascii="Times New Roman" w:hAnsi="Times New Roman" w:cs="Times New Roman"/>
        </w:rPr>
        <w:t>other enzymes commonly associated with the digestion of insect prey</w:t>
      </w:r>
      <w:r w:rsidR="001B59D6">
        <w:rPr>
          <w:rFonts w:ascii="Times New Roman" w:hAnsi="Times New Roman" w:cs="Times New Roman"/>
        </w:rPr>
        <w:t>,</w:t>
      </w:r>
      <w:r w:rsidR="00E76F3E">
        <w:rPr>
          <w:rFonts w:ascii="Times New Roman" w:hAnsi="Times New Roman" w:cs="Times New Roman"/>
        </w:rPr>
        <w:t xml:space="preserve"> such as chitinases</w:t>
      </w:r>
      <w:r w:rsidR="0045504A">
        <w:rPr>
          <w:rFonts w:ascii="Times New Roman" w:hAnsi="Times New Roman" w:cs="Times New Roman"/>
        </w:rPr>
        <w:t xml:space="preserve"> (Gallie and Chang, 1997; Koller-Peroutka 2019)</w:t>
      </w:r>
      <w:r w:rsidR="00431FA1">
        <w:rPr>
          <w:rFonts w:ascii="Times New Roman" w:hAnsi="Times New Roman" w:cs="Times New Roman"/>
        </w:rPr>
        <w:t xml:space="preserve">. Additionally, Sarraceniaceae </w:t>
      </w:r>
      <w:r w:rsidR="0009177A">
        <w:rPr>
          <w:rFonts w:ascii="Times New Roman" w:hAnsi="Times New Roman" w:cs="Times New Roman"/>
        </w:rPr>
        <w:t>lack</w:t>
      </w:r>
      <w:r w:rsidR="00431FA1">
        <w:rPr>
          <w:rFonts w:ascii="Times New Roman" w:hAnsi="Times New Roman" w:cs="Times New Roman"/>
        </w:rPr>
        <w:t>s</w:t>
      </w:r>
      <w:r w:rsidR="0009177A">
        <w:rPr>
          <w:rFonts w:ascii="Times New Roman" w:hAnsi="Times New Roman" w:cs="Times New Roman"/>
        </w:rPr>
        <w:t xml:space="preserve"> the capability to uptake larger, partially digested nutrients</w:t>
      </w:r>
      <w:r w:rsidR="00431FA1">
        <w:rPr>
          <w:rFonts w:ascii="Times New Roman" w:hAnsi="Times New Roman" w:cs="Times New Roman"/>
        </w:rPr>
        <w:t xml:space="preserve"> via endocytosis, and are thus limited to inorganic ions and small organic molecules</w:t>
      </w:r>
      <w:r w:rsidR="002636F3">
        <w:rPr>
          <w:rFonts w:ascii="Times New Roman" w:hAnsi="Times New Roman" w:cs="Times New Roman"/>
        </w:rPr>
        <w:t xml:space="preserve"> </w:t>
      </w:r>
      <w:r w:rsidR="00B862E4">
        <w:rPr>
          <w:rFonts w:ascii="Times New Roman" w:hAnsi="Times New Roman" w:cs="Times New Roman"/>
        </w:rPr>
        <w:t xml:space="preserve">as nutrient sources </w:t>
      </w:r>
      <w:r w:rsidR="002636F3">
        <w:rPr>
          <w:rFonts w:ascii="Times New Roman" w:hAnsi="Times New Roman" w:cs="Times New Roman"/>
        </w:rPr>
        <w:t xml:space="preserve">(Plummer and </w:t>
      </w:r>
      <w:proofErr w:type="spellStart"/>
      <w:r w:rsidR="002636F3">
        <w:rPr>
          <w:rFonts w:ascii="Times New Roman" w:hAnsi="Times New Roman" w:cs="Times New Roman"/>
        </w:rPr>
        <w:t>Kethley</w:t>
      </w:r>
      <w:proofErr w:type="spellEnd"/>
      <w:r w:rsidR="002636F3">
        <w:rPr>
          <w:rFonts w:ascii="Times New Roman" w:hAnsi="Times New Roman" w:cs="Times New Roman"/>
        </w:rPr>
        <w:t>, 1964)</w:t>
      </w:r>
      <w:r w:rsidR="00431FA1">
        <w:rPr>
          <w:rFonts w:ascii="Times New Roman" w:hAnsi="Times New Roman" w:cs="Times New Roman"/>
        </w:rPr>
        <w:t>.</w:t>
      </w:r>
      <w:r w:rsidR="00D94AE9">
        <w:rPr>
          <w:rFonts w:ascii="Times New Roman" w:hAnsi="Times New Roman" w:cs="Times New Roman"/>
        </w:rPr>
        <w:t xml:space="preserve"> Because of these digestive limitations, </w:t>
      </w:r>
      <w:r w:rsidR="00F97163">
        <w:rPr>
          <w:rFonts w:ascii="Times New Roman" w:hAnsi="Times New Roman" w:cs="Times New Roman"/>
          <w:i/>
          <w:iCs/>
        </w:rPr>
        <w:t>S. purpurea</w:t>
      </w:r>
      <w:r w:rsidR="00F97163">
        <w:rPr>
          <w:rFonts w:ascii="Times New Roman" w:hAnsi="Times New Roman" w:cs="Times New Roman"/>
        </w:rPr>
        <w:t xml:space="preserve"> depends </w:t>
      </w:r>
      <w:r w:rsidR="005F62AB">
        <w:rPr>
          <w:rFonts w:ascii="Times New Roman" w:hAnsi="Times New Roman" w:cs="Times New Roman"/>
        </w:rPr>
        <w:t xml:space="preserve">largely </w:t>
      </w:r>
      <w:r w:rsidR="00F97163">
        <w:rPr>
          <w:rFonts w:ascii="Times New Roman" w:hAnsi="Times New Roman" w:cs="Times New Roman"/>
        </w:rPr>
        <w:t>on its inquiline community to break down captured prey and facilitate nutrient mineralization</w:t>
      </w:r>
      <w:r w:rsidR="005F62AB">
        <w:rPr>
          <w:rFonts w:ascii="Times New Roman" w:hAnsi="Times New Roman" w:cs="Times New Roman"/>
        </w:rPr>
        <w:t xml:space="preserve"> (Luciano and Newell, 2017)</w:t>
      </w:r>
      <w:r w:rsidR="00F97163">
        <w:rPr>
          <w:rFonts w:ascii="Times New Roman" w:hAnsi="Times New Roman" w:cs="Times New Roman"/>
        </w:rPr>
        <w:t xml:space="preserve">. </w:t>
      </w:r>
      <w:r w:rsidR="004F58D0">
        <w:rPr>
          <w:rFonts w:ascii="Times New Roman" w:hAnsi="Times New Roman" w:cs="Times New Roman"/>
        </w:rPr>
        <w:t xml:space="preserve">Within this community, the rotifer </w:t>
      </w:r>
      <w:proofErr w:type="spellStart"/>
      <w:r w:rsidR="004F58D0">
        <w:rPr>
          <w:rFonts w:ascii="Times New Roman" w:hAnsi="Times New Roman" w:cs="Times New Roman"/>
          <w:i/>
          <w:iCs/>
        </w:rPr>
        <w:t>Habrotrocha</w:t>
      </w:r>
      <w:proofErr w:type="spellEnd"/>
      <w:r w:rsidR="004F58D0">
        <w:rPr>
          <w:rFonts w:ascii="Times New Roman" w:hAnsi="Times New Roman" w:cs="Times New Roman"/>
          <w:i/>
          <w:iCs/>
        </w:rPr>
        <w:t xml:space="preserve"> rosa</w:t>
      </w:r>
      <w:r w:rsidR="004F58D0">
        <w:rPr>
          <w:rFonts w:ascii="Times New Roman" w:hAnsi="Times New Roman" w:cs="Times New Roman"/>
        </w:rPr>
        <w:t xml:space="preserve"> </w:t>
      </w:r>
      <w:r w:rsidR="00FE0FA1">
        <w:rPr>
          <w:rFonts w:ascii="Times New Roman" w:hAnsi="Times New Roman" w:cs="Times New Roman"/>
        </w:rPr>
        <w:t>(</w:t>
      </w:r>
      <w:proofErr w:type="spellStart"/>
      <w:r w:rsidR="00FE0FA1">
        <w:rPr>
          <w:rFonts w:ascii="Times New Roman" w:hAnsi="Times New Roman" w:cs="Times New Roman"/>
        </w:rPr>
        <w:t>Bdelloidea</w:t>
      </w:r>
      <w:proofErr w:type="spellEnd"/>
      <w:r w:rsidR="00FE0FA1">
        <w:rPr>
          <w:rFonts w:ascii="Times New Roman" w:hAnsi="Times New Roman" w:cs="Times New Roman"/>
        </w:rPr>
        <w:t xml:space="preserve">) </w:t>
      </w:r>
      <w:r w:rsidR="00C01634">
        <w:rPr>
          <w:rFonts w:ascii="Times New Roman" w:hAnsi="Times New Roman" w:cs="Times New Roman"/>
        </w:rPr>
        <w:t xml:space="preserve">is </w:t>
      </w:r>
      <w:r w:rsidR="008703CF">
        <w:rPr>
          <w:rFonts w:ascii="Times New Roman" w:hAnsi="Times New Roman" w:cs="Times New Roman"/>
        </w:rPr>
        <w:t xml:space="preserve">a </w:t>
      </w:r>
      <w:r w:rsidR="004F58D0">
        <w:rPr>
          <w:rFonts w:ascii="Times New Roman" w:hAnsi="Times New Roman" w:cs="Times New Roman"/>
        </w:rPr>
        <w:t>major contributor of fixed nitrogen (NO</w:t>
      </w:r>
      <w:r w:rsidR="004F58D0" w:rsidRPr="004F58D0">
        <w:rPr>
          <w:rFonts w:ascii="Times New Roman" w:hAnsi="Times New Roman" w:cs="Times New Roman"/>
          <w:vertAlign w:val="subscript"/>
        </w:rPr>
        <w:t>3</w:t>
      </w:r>
      <w:r w:rsidR="004F58D0" w:rsidRPr="004F58D0">
        <w:rPr>
          <w:rFonts w:ascii="Times New Roman" w:hAnsi="Times New Roman" w:cs="Times New Roman"/>
          <w:vertAlign w:val="superscript"/>
        </w:rPr>
        <w:t>-</w:t>
      </w:r>
      <w:r w:rsidR="00181EC3">
        <w:rPr>
          <w:rFonts w:ascii="Times New Roman" w:hAnsi="Times New Roman" w:cs="Times New Roman"/>
        </w:rPr>
        <w:t xml:space="preserve">, </w:t>
      </w:r>
      <w:r w:rsidR="004F58D0">
        <w:rPr>
          <w:rFonts w:ascii="Times New Roman" w:hAnsi="Times New Roman" w:cs="Times New Roman"/>
        </w:rPr>
        <w:t>NH</w:t>
      </w:r>
      <w:r w:rsidR="004F58D0" w:rsidRPr="004F58D0">
        <w:rPr>
          <w:rFonts w:ascii="Times New Roman" w:hAnsi="Times New Roman" w:cs="Times New Roman"/>
          <w:vertAlign w:val="subscript"/>
        </w:rPr>
        <w:t>4</w:t>
      </w:r>
      <w:r w:rsidR="004F58D0" w:rsidRPr="004F58D0">
        <w:rPr>
          <w:rFonts w:ascii="Times New Roman" w:hAnsi="Times New Roman" w:cs="Times New Roman"/>
          <w:vertAlign w:val="superscript"/>
        </w:rPr>
        <w:t>+</w:t>
      </w:r>
      <w:r w:rsidR="004F58D0">
        <w:rPr>
          <w:rFonts w:ascii="Times New Roman" w:hAnsi="Times New Roman" w:cs="Times New Roman"/>
        </w:rPr>
        <w:t>) and phosphorus (PO</w:t>
      </w:r>
      <w:r w:rsidR="004F58D0" w:rsidRPr="004F58D0">
        <w:rPr>
          <w:rFonts w:ascii="Times New Roman" w:hAnsi="Times New Roman" w:cs="Times New Roman"/>
          <w:vertAlign w:val="subscript"/>
        </w:rPr>
        <w:t>4</w:t>
      </w:r>
      <w:r w:rsidR="004F58D0" w:rsidRPr="004F58D0">
        <w:rPr>
          <w:rFonts w:ascii="Times New Roman" w:hAnsi="Times New Roman" w:cs="Times New Roman"/>
          <w:vertAlign w:val="superscript"/>
        </w:rPr>
        <w:t>3-</w:t>
      </w:r>
      <w:r w:rsidR="004F58D0">
        <w:rPr>
          <w:rFonts w:ascii="Times New Roman" w:hAnsi="Times New Roman" w:cs="Times New Roman"/>
        </w:rPr>
        <w:t>)</w:t>
      </w:r>
      <w:r w:rsidR="00E26EA3">
        <w:rPr>
          <w:rFonts w:ascii="Times New Roman" w:hAnsi="Times New Roman" w:cs="Times New Roman"/>
        </w:rPr>
        <w:t xml:space="preserve"> (</w:t>
      </w:r>
      <w:proofErr w:type="spellStart"/>
      <w:r w:rsidR="00E26EA3">
        <w:rPr>
          <w:rFonts w:ascii="Times New Roman" w:hAnsi="Times New Roman" w:cs="Times New Roman"/>
        </w:rPr>
        <w:t>Bledzki</w:t>
      </w:r>
      <w:proofErr w:type="spellEnd"/>
      <w:r w:rsidR="00E26EA3">
        <w:rPr>
          <w:rFonts w:ascii="Times New Roman" w:hAnsi="Times New Roman" w:cs="Times New Roman"/>
        </w:rPr>
        <w:t xml:space="preserve"> and Ellison, 2018)</w:t>
      </w:r>
      <w:r w:rsidR="008703CF">
        <w:rPr>
          <w:rFonts w:ascii="Times New Roman" w:hAnsi="Times New Roman" w:cs="Times New Roman"/>
        </w:rPr>
        <w:t>, often responsible for supplying a large majority of these nutrients to the plant</w:t>
      </w:r>
      <w:r w:rsidR="008E197C">
        <w:rPr>
          <w:rFonts w:ascii="Times New Roman" w:hAnsi="Times New Roman" w:cs="Times New Roman"/>
        </w:rPr>
        <w:t xml:space="preserve"> (</w:t>
      </w:r>
      <w:proofErr w:type="spellStart"/>
      <w:r w:rsidR="008E197C">
        <w:rPr>
          <w:rFonts w:ascii="Times New Roman" w:hAnsi="Times New Roman" w:cs="Times New Roman"/>
        </w:rPr>
        <w:t>Bled</w:t>
      </w:r>
      <w:r w:rsidR="00E26EA3">
        <w:rPr>
          <w:rFonts w:ascii="Times New Roman" w:hAnsi="Times New Roman" w:cs="Times New Roman"/>
        </w:rPr>
        <w:t>z</w:t>
      </w:r>
      <w:r w:rsidR="008E197C">
        <w:rPr>
          <w:rFonts w:ascii="Times New Roman" w:hAnsi="Times New Roman" w:cs="Times New Roman"/>
        </w:rPr>
        <w:t>ki</w:t>
      </w:r>
      <w:proofErr w:type="spellEnd"/>
      <w:r w:rsidR="008E197C">
        <w:rPr>
          <w:rFonts w:ascii="Times New Roman" w:hAnsi="Times New Roman" w:cs="Times New Roman"/>
        </w:rPr>
        <w:t xml:space="preserve"> and Ellison, 1998; </w:t>
      </w:r>
      <w:proofErr w:type="spellStart"/>
      <w:r w:rsidR="008E197C">
        <w:rPr>
          <w:rFonts w:ascii="Times New Roman" w:hAnsi="Times New Roman" w:cs="Times New Roman"/>
        </w:rPr>
        <w:t>Bledzki</w:t>
      </w:r>
      <w:proofErr w:type="spellEnd"/>
      <w:r w:rsidR="008E197C">
        <w:rPr>
          <w:rFonts w:ascii="Times New Roman" w:hAnsi="Times New Roman" w:cs="Times New Roman"/>
        </w:rPr>
        <w:t xml:space="preserve"> and Ellison, 2002, </w:t>
      </w:r>
      <w:proofErr w:type="spellStart"/>
      <w:r w:rsidR="008E197C">
        <w:rPr>
          <w:rFonts w:ascii="Times New Roman" w:hAnsi="Times New Roman" w:cs="Times New Roman"/>
        </w:rPr>
        <w:t>Bledzki</w:t>
      </w:r>
      <w:proofErr w:type="spellEnd"/>
      <w:r w:rsidR="008E197C">
        <w:rPr>
          <w:rFonts w:ascii="Times New Roman" w:hAnsi="Times New Roman" w:cs="Times New Roman"/>
        </w:rPr>
        <w:t xml:space="preserve"> and Ellison 2003)</w:t>
      </w:r>
      <w:r w:rsidR="008703CF">
        <w:rPr>
          <w:rFonts w:ascii="Times New Roman" w:hAnsi="Times New Roman" w:cs="Times New Roman"/>
        </w:rPr>
        <w:t xml:space="preserve">. </w:t>
      </w:r>
    </w:p>
    <w:p w14:paraId="522C2032" w14:textId="77777777" w:rsidR="00C205C0" w:rsidRDefault="00AA1B11" w:rsidP="002A0AE3">
      <w:pPr>
        <w:spacing w:after="0" w:line="480" w:lineRule="auto"/>
        <w:ind w:firstLine="720"/>
        <w:rPr>
          <w:rFonts w:ascii="Times New Roman" w:hAnsi="Times New Roman" w:cs="Times New Roman"/>
        </w:rPr>
      </w:pPr>
      <w:r>
        <w:rPr>
          <w:rFonts w:ascii="Times New Roman" w:hAnsi="Times New Roman" w:cs="Times New Roman"/>
        </w:rPr>
        <w:t xml:space="preserve">Despite its ecological value to </w:t>
      </w:r>
      <w:r>
        <w:rPr>
          <w:rFonts w:ascii="Times New Roman" w:hAnsi="Times New Roman" w:cs="Times New Roman"/>
          <w:i/>
          <w:iCs/>
        </w:rPr>
        <w:t>S. purpurea</w:t>
      </w:r>
      <w:r>
        <w:rPr>
          <w:rFonts w:ascii="Times New Roman" w:hAnsi="Times New Roman" w:cs="Times New Roman"/>
        </w:rPr>
        <w:t xml:space="preserve">, </w:t>
      </w:r>
      <w:r>
        <w:rPr>
          <w:rFonts w:ascii="Times New Roman" w:hAnsi="Times New Roman" w:cs="Times New Roman"/>
          <w:i/>
          <w:iCs/>
        </w:rPr>
        <w:t>H. rosa</w:t>
      </w:r>
      <w:r>
        <w:rPr>
          <w:rFonts w:ascii="Times New Roman" w:hAnsi="Times New Roman" w:cs="Times New Roman"/>
        </w:rPr>
        <w:t xml:space="preserve"> has received </w:t>
      </w:r>
      <w:commentRangeStart w:id="36"/>
      <w:r>
        <w:rPr>
          <w:rFonts w:ascii="Times New Roman" w:hAnsi="Times New Roman" w:cs="Times New Roman"/>
        </w:rPr>
        <w:t xml:space="preserve">little attention </w:t>
      </w:r>
      <w:commentRangeEnd w:id="36"/>
      <w:r w:rsidR="00170C23">
        <w:rPr>
          <w:rStyle w:val="CommentReference"/>
          <w:rFonts w:ascii="Times New Roman" w:hAnsi="Times New Roman" w:cs="Times New Roman"/>
          <w:sz w:val="24"/>
          <w:szCs w:val="24"/>
        </w:rPr>
        <w:commentReference w:id="36"/>
      </w:r>
      <w:r>
        <w:rPr>
          <w:rFonts w:ascii="Times New Roman" w:hAnsi="Times New Roman" w:cs="Times New Roman"/>
        </w:rPr>
        <w:t xml:space="preserve">outside of its direct benefits to its host plant. </w:t>
      </w:r>
      <w:r w:rsidR="00C65344">
        <w:rPr>
          <w:rFonts w:ascii="Times New Roman" w:hAnsi="Times New Roman" w:cs="Times New Roman"/>
        </w:rPr>
        <w:t xml:space="preserve">Rapid climate change may pose a threat to the inquiline community of </w:t>
      </w:r>
      <w:r w:rsidR="00C65344">
        <w:rPr>
          <w:rFonts w:ascii="Times New Roman" w:hAnsi="Times New Roman" w:cs="Times New Roman"/>
          <w:i/>
          <w:iCs/>
        </w:rPr>
        <w:t xml:space="preserve">S. purpurea, </w:t>
      </w:r>
      <w:r w:rsidR="00C65344">
        <w:rPr>
          <w:rFonts w:ascii="Times New Roman" w:hAnsi="Times New Roman" w:cs="Times New Roman"/>
        </w:rPr>
        <w:t xml:space="preserve">yet </w:t>
      </w:r>
      <w:r w:rsidR="00B44A33" w:rsidRPr="00B44A33">
        <w:rPr>
          <w:rFonts w:ascii="Times New Roman" w:hAnsi="Times New Roman" w:cs="Times New Roman"/>
        </w:rPr>
        <w:t xml:space="preserve">we lack an understanding of </w:t>
      </w:r>
      <w:r w:rsidR="000B68F3">
        <w:rPr>
          <w:rFonts w:ascii="Times New Roman" w:hAnsi="Times New Roman" w:cs="Times New Roman"/>
        </w:rPr>
        <w:t xml:space="preserve">the adaptive potential of important community members like </w:t>
      </w:r>
      <w:r w:rsidR="000B68F3">
        <w:rPr>
          <w:rFonts w:ascii="Times New Roman" w:hAnsi="Times New Roman" w:cs="Times New Roman"/>
          <w:i/>
          <w:iCs/>
        </w:rPr>
        <w:t>H. rosa</w:t>
      </w:r>
      <w:r w:rsidR="008D5FA5">
        <w:rPr>
          <w:rFonts w:ascii="Times New Roman" w:hAnsi="Times New Roman" w:cs="Times New Roman"/>
        </w:rPr>
        <w:t xml:space="preserve">. </w:t>
      </w:r>
      <w:r w:rsidR="0064305B">
        <w:rPr>
          <w:rFonts w:ascii="Times New Roman" w:hAnsi="Times New Roman" w:cs="Times New Roman"/>
        </w:rPr>
        <w:t>The</w:t>
      </w:r>
      <w:r w:rsidR="00B44A33" w:rsidRPr="00B44A33">
        <w:rPr>
          <w:rFonts w:ascii="Times New Roman" w:hAnsi="Times New Roman" w:cs="Times New Roman"/>
        </w:rPr>
        <w:t xml:space="preserve"> </w:t>
      </w:r>
      <w:r w:rsidR="0064305B">
        <w:rPr>
          <w:rFonts w:ascii="Times New Roman" w:hAnsi="Times New Roman" w:cs="Times New Roman"/>
        </w:rPr>
        <w:t xml:space="preserve">spatial </w:t>
      </w:r>
      <w:r w:rsidR="00B44A33" w:rsidRPr="00B44A33">
        <w:rPr>
          <w:rFonts w:ascii="Times New Roman" w:hAnsi="Times New Roman" w:cs="Times New Roman"/>
        </w:rPr>
        <w:t xml:space="preserve">structure </w:t>
      </w:r>
      <w:r w:rsidR="0064305B">
        <w:rPr>
          <w:rFonts w:ascii="Times New Roman" w:hAnsi="Times New Roman" w:cs="Times New Roman"/>
        </w:rPr>
        <w:t xml:space="preserve">of standing genetic variation in </w:t>
      </w:r>
      <w:r w:rsidR="0064305B">
        <w:rPr>
          <w:rFonts w:ascii="Times New Roman" w:hAnsi="Times New Roman" w:cs="Times New Roman"/>
          <w:i/>
          <w:iCs/>
        </w:rPr>
        <w:t xml:space="preserve">H. rosa </w:t>
      </w:r>
      <w:r w:rsidR="0064305B">
        <w:rPr>
          <w:rFonts w:ascii="Times New Roman" w:hAnsi="Times New Roman" w:cs="Times New Roman"/>
        </w:rPr>
        <w:t xml:space="preserve">populations </w:t>
      </w:r>
      <w:r w:rsidR="00B44A33" w:rsidRPr="00B44A33">
        <w:rPr>
          <w:rFonts w:ascii="Times New Roman" w:hAnsi="Times New Roman" w:cs="Times New Roman"/>
        </w:rPr>
        <w:t xml:space="preserve">may influence adaptive potential </w:t>
      </w:r>
      <w:r w:rsidR="00EE5BDD" w:rsidRPr="00EE5BDD">
        <w:rPr>
          <w:rFonts w:ascii="Times New Roman" w:hAnsi="Times New Roman" w:cs="Times New Roman"/>
        </w:rPr>
        <w:t>by determining the scale at which selection can act on thermal traits</w:t>
      </w:r>
      <w:r w:rsidR="00B44A33" w:rsidRPr="00B44A33">
        <w:rPr>
          <w:rFonts w:ascii="Times New Roman" w:hAnsi="Times New Roman" w:cs="Times New Roman"/>
        </w:rPr>
        <w:t xml:space="preserve">. </w:t>
      </w:r>
    </w:p>
    <w:p w14:paraId="5433AFB4" w14:textId="0C2A8A71" w:rsidR="008908F2" w:rsidRDefault="00B44A33" w:rsidP="002A0AE3">
      <w:pPr>
        <w:spacing w:after="0" w:line="480" w:lineRule="auto"/>
        <w:ind w:firstLine="720"/>
        <w:rPr>
          <w:rFonts w:ascii="Times New Roman" w:hAnsi="Times New Roman" w:cs="Times New Roman"/>
        </w:rPr>
      </w:pPr>
      <w:r w:rsidRPr="00B44A33">
        <w:rPr>
          <w:rFonts w:ascii="Times New Roman" w:hAnsi="Times New Roman" w:cs="Times New Roman"/>
        </w:rPr>
        <w:t xml:space="preserve">In this study, </w:t>
      </w:r>
      <w:r>
        <w:rPr>
          <w:rFonts w:ascii="Times New Roman" w:hAnsi="Times New Roman" w:cs="Times New Roman"/>
        </w:rPr>
        <w:t xml:space="preserve">I performed laboratory </w:t>
      </w:r>
      <w:r w:rsidR="00460455">
        <w:rPr>
          <w:rFonts w:ascii="Times New Roman" w:hAnsi="Times New Roman" w:cs="Times New Roman"/>
        </w:rPr>
        <w:t>experiments</w:t>
      </w:r>
      <w:r>
        <w:rPr>
          <w:rFonts w:ascii="Times New Roman" w:hAnsi="Times New Roman" w:cs="Times New Roman"/>
        </w:rPr>
        <w:t xml:space="preserve"> using microcosms that mimic the conditions of natural </w:t>
      </w:r>
      <w:r w:rsidRPr="00FC48BB">
        <w:rPr>
          <w:rFonts w:ascii="Times New Roman" w:hAnsi="Times New Roman" w:cs="Times New Roman"/>
          <w:i/>
          <w:iCs/>
        </w:rPr>
        <w:t>S. purpurea</w:t>
      </w:r>
      <w:r>
        <w:rPr>
          <w:rFonts w:ascii="Times New Roman" w:hAnsi="Times New Roman" w:cs="Times New Roman"/>
        </w:rPr>
        <w:t xml:space="preserve"> leaves to investigate the </w:t>
      </w:r>
      <w:r w:rsidR="00B15045">
        <w:rPr>
          <w:rFonts w:ascii="Times New Roman" w:hAnsi="Times New Roman" w:cs="Times New Roman"/>
        </w:rPr>
        <w:t xml:space="preserve">spatial </w:t>
      </w:r>
      <w:r>
        <w:rPr>
          <w:rFonts w:ascii="Times New Roman" w:hAnsi="Times New Roman" w:cs="Times New Roman"/>
        </w:rPr>
        <w:t>structure of response</w:t>
      </w:r>
      <w:r w:rsidR="00EB4DF4">
        <w:rPr>
          <w:rFonts w:ascii="Times New Roman" w:hAnsi="Times New Roman" w:cs="Times New Roman"/>
        </w:rPr>
        <w:t xml:space="preserve"> to temperature</w:t>
      </w:r>
      <w:r w:rsidR="00392DEF">
        <w:rPr>
          <w:rFonts w:ascii="Times New Roman" w:hAnsi="Times New Roman" w:cs="Times New Roman"/>
        </w:rPr>
        <w:t>.</w:t>
      </w:r>
      <w:r w:rsidR="00043A6A">
        <w:rPr>
          <w:rFonts w:ascii="Times New Roman" w:hAnsi="Times New Roman" w:cs="Times New Roman"/>
        </w:rPr>
        <w:t xml:space="preserve"> </w:t>
      </w:r>
      <w:commentRangeStart w:id="37"/>
      <w:r w:rsidR="00C5408B">
        <w:rPr>
          <w:rFonts w:ascii="Times New Roman" w:hAnsi="Times New Roman" w:cs="Times New Roman"/>
        </w:rPr>
        <w:t>Since</w:t>
      </w:r>
      <w:commentRangeEnd w:id="37"/>
      <w:r w:rsidR="00170C23">
        <w:rPr>
          <w:rStyle w:val="CommentReference"/>
          <w:rFonts w:ascii="Times New Roman" w:hAnsi="Times New Roman" w:cs="Times New Roman"/>
          <w:sz w:val="24"/>
          <w:szCs w:val="24"/>
        </w:rPr>
        <w:commentReference w:id="37"/>
      </w:r>
      <w:r w:rsidR="00C5408B">
        <w:rPr>
          <w:rFonts w:ascii="Times New Roman" w:hAnsi="Times New Roman" w:cs="Times New Roman"/>
        </w:rPr>
        <w:t xml:space="preserve"> </w:t>
      </w:r>
      <w:r w:rsidR="00C5408B">
        <w:rPr>
          <w:rFonts w:ascii="Times New Roman" w:hAnsi="Times New Roman" w:cs="Times New Roman"/>
          <w:i/>
          <w:iCs/>
        </w:rPr>
        <w:t xml:space="preserve">H. </w:t>
      </w:r>
      <w:r w:rsidR="00C5408B" w:rsidRPr="00C5408B">
        <w:rPr>
          <w:rFonts w:ascii="Times New Roman" w:hAnsi="Times New Roman" w:cs="Times New Roman"/>
          <w:i/>
          <w:iCs/>
        </w:rPr>
        <w:t>rosa</w:t>
      </w:r>
      <w:r w:rsidR="00C5408B">
        <w:rPr>
          <w:rFonts w:ascii="Times New Roman" w:hAnsi="Times New Roman" w:cs="Times New Roman"/>
        </w:rPr>
        <w:t xml:space="preserve"> </w:t>
      </w:r>
      <w:r w:rsidR="000B71D8">
        <w:rPr>
          <w:rFonts w:ascii="Times New Roman" w:hAnsi="Times New Roman" w:cs="Times New Roman"/>
        </w:rPr>
        <w:t>reproduce exclusively through apomictic</w:t>
      </w:r>
      <w:r w:rsidR="00C5408B">
        <w:rPr>
          <w:rFonts w:ascii="Times New Roman" w:hAnsi="Times New Roman" w:cs="Times New Roman"/>
        </w:rPr>
        <w:t xml:space="preserve"> parthenogenetic </w:t>
      </w:r>
      <w:r w:rsidR="000B71D8">
        <w:rPr>
          <w:rFonts w:ascii="Times New Roman" w:hAnsi="Times New Roman" w:cs="Times New Roman"/>
        </w:rPr>
        <w:t>(i.e., without meiosis)</w:t>
      </w:r>
      <w:r w:rsidR="00C5408B">
        <w:rPr>
          <w:rFonts w:ascii="Times New Roman" w:hAnsi="Times New Roman" w:cs="Times New Roman"/>
        </w:rPr>
        <w:t>, establishing c</w:t>
      </w:r>
      <w:r w:rsidR="00043A6A" w:rsidRPr="00C5408B">
        <w:rPr>
          <w:rFonts w:ascii="Times New Roman" w:hAnsi="Times New Roman" w:cs="Times New Roman"/>
        </w:rPr>
        <w:t>lonal</w:t>
      </w:r>
      <w:r w:rsidR="00043A6A">
        <w:rPr>
          <w:rFonts w:ascii="Times New Roman" w:hAnsi="Times New Roman" w:cs="Times New Roman"/>
        </w:rPr>
        <w:t xml:space="preserve"> lines </w:t>
      </w:r>
      <w:r w:rsidR="00C5408B">
        <w:rPr>
          <w:rFonts w:ascii="Times New Roman" w:hAnsi="Times New Roman" w:cs="Times New Roman"/>
        </w:rPr>
        <w:t xml:space="preserve">is as simple as isolating one individual and allowing it to proliferate into a genetically </w:t>
      </w:r>
      <w:r w:rsidR="006D4E94">
        <w:rPr>
          <w:rFonts w:ascii="Times New Roman" w:hAnsi="Times New Roman" w:cs="Times New Roman"/>
        </w:rPr>
        <w:t>identical</w:t>
      </w:r>
      <w:r w:rsidR="00C5408B">
        <w:rPr>
          <w:rFonts w:ascii="Times New Roman" w:hAnsi="Times New Roman" w:cs="Times New Roman"/>
        </w:rPr>
        <w:t xml:space="preserve"> culture</w:t>
      </w:r>
      <w:r w:rsidR="00A64F81">
        <w:rPr>
          <w:rFonts w:ascii="Times New Roman" w:hAnsi="Times New Roman" w:cs="Times New Roman"/>
        </w:rPr>
        <w:t xml:space="preserve"> (</w:t>
      </w:r>
      <w:proofErr w:type="spellStart"/>
      <w:r w:rsidR="00A64F81">
        <w:rPr>
          <w:rFonts w:ascii="Times New Roman" w:hAnsi="Times New Roman" w:cs="Times New Roman"/>
        </w:rPr>
        <w:t>Plasota</w:t>
      </w:r>
      <w:proofErr w:type="spellEnd"/>
      <w:r w:rsidR="00A64F81">
        <w:rPr>
          <w:rFonts w:ascii="Times New Roman" w:hAnsi="Times New Roman" w:cs="Times New Roman"/>
        </w:rPr>
        <w:t xml:space="preserve"> and </w:t>
      </w:r>
      <w:proofErr w:type="spellStart"/>
      <w:r w:rsidR="00A64F81">
        <w:rPr>
          <w:rFonts w:ascii="Times New Roman" w:hAnsi="Times New Roman" w:cs="Times New Roman"/>
        </w:rPr>
        <w:t>Plasota</w:t>
      </w:r>
      <w:proofErr w:type="spellEnd"/>
      <w:r w:rsidR="00A64F81">
        <w:rPr>
          <w:rFonts w:ascii="Times New Roman" w:hAnsi="Times New Roman" w:cs="Times New Roman"/>
        </w:rPr>
        <w:t>, 1980)</w:t>
      </w:r>
      <w:r w:rsidR="00C5408B">
        <w:rPr>
          <w:rFonts w:ascii="Times New Roman" w:hAnsi="Times New Roman" w:cs="Times New Roman"/>
        </w:rPr>
        <w:t xml:space="preserve">. Such clonal lines </w:t>
      </w:r>
      <w:r w:rsidR="00043A6A">
        <w:rPr>
          <w:rFonts w:ascii="Times New Roman" w:hAnsi="Times New Roman" w:cs="Times New Roman"/>
        </w:rPr>
        <w:t xml:space="preserve">of </w:t>
      </w:r>
      <w:r w:rsidR="00043A6A">
        <w:rPr>
          <w:rFonts w:ascii="Times New Roman" w:hAnsi="Times New Roman" w:cs="Times New Roman"/>
          <w:i/>
          <w:iCs/>
        </w:rPr>
        <w:lastRenderedPageBreak/>
        <w:t>H. rosa</w:t>
      </w:r>
      <w:r w:rsidR="00043A6A">
        <w:rPr>
          <w:rFonts w:ascii="Times New Roman" w:hAnsi="Times New Roman" w:cs="Times New Roman"/>
        </w:rPr>
        <w:t xml:space="preserve"> </w:t>
      </w:r>
      <w:r w:rsidR="009D46F2">
        <w:rPr>
          <w:rFonts w:ascii="Times New Roman" w:hAnsi="Times New Roman" w:cs="Times New Roman"/>
        </w:rPr>
        <w:t xml:space="preserve">were </w:t>
      </w:r>
      <w:r w:rsidR="00043A6A">
        <w:rPr>
          <w:rFonts w:ascii="Times New Roman" w:hAnsi="Times New Roman" w:cs="Times New Roman"/>
        </w:rPr>
        <w:t xml:space="preserve">isolated from </w:t>
      </w:r>
      <w:r w:rsidR="001849C1">
        <w:rPr>
          <w:rFonts w:ascii="Times New Roman" w:hAnsi="Times New Roman" w:cs="Times New Roman"/>
        </w:rPr>
        <w:t>lea</w:t>
      </w:r>
      <w:r w:rsidR="0081261C">
        <w:rPr>
          <w:rFonts w:ascii="Times New Roman" w:hAnsi="Times New Roman" w:cs="Times New Roman"/>
        </w:rPr>
        <w:t xml:space="preserve">f water samples from </w:t>
      </w:r>
      <w:r w:rsidR="00043A6A">
        <w:rPr>
          <w:rFonts w:ascii="Times New Roman" w:hAnsi="Times New Roman" w:cs="Times New Roman"/>
        </w:rPr>
        <w:t>two sites</w:t>
      </w:r>
      <w:r>
        <w:rPr>
          <w:rFonts w:ascii="Times New Roman" w:hAnsi="Times New Roman" w:cs="Times New Roman"/>
        </w:rPr>
        <w:t xml:space="preserve">. </w:t>
      </w:r>
      <w:r w:rsidR="009D6671">
        <w:rPr>
          <w:rFonts w:ascii="Times New Roman" w:hAnsi="Times New Roman" w:cs="Times New Roman"/>
        </w:rPr>
        <w:t>I measured the maximum specific growth rate</w:t>
      </w:r>
      <w:ins w:id="38" w:author="terHorst, Casey  P" w:date="2026-06-01T13:23:00Z">
        <w:r w:rsidR="00170C23">
          <w:rPr>
            <w:rFonts w:ascii="Times New Roman" w:hAnsi="Times New Roman" w:cs="Times New Roman"/>
          </w:rPr>
          <w:t xml:space="preserve"> of each population</w:t>
        </w:r>
      </w:ins>
      <w:r w:rsidR="009D6671">
        <w:rPr>
          <w:rFonts w:ascii="Times New Roman" w:hAnsi="Times New Roman" w:cs="Times New Roman"/>
        </w:rPr>
        <w:t xml:space="preserve"> (</w:t>
      </w:r>
      <w:proofErr w:type="spellStart"/>
      <w:r w:rsidR="00880BF5" w:rsidRPr="00880BF5">
        <w:rPr>
          <w:rFonts w:ascii="Times New Roman" w:hAnsi="Times New Roman" w:cs="Times New Roman"/>
        </w:rPr>
        <w:t>μ</w:t>
      </w:r>
      <w:r w:rsidR="009D6671" w:rsidRPr="009D6671">
        <w:rPr>
          <w:rFonts w:ascii="Times New Roman" w:hAnsi="Times New Roman" w:cs="Times New Roman"/>
          <w:vertAlign w:val="subscript"/>
        </w:rPr>
        <w:t>max</w:t>
      </w:r>
      <w:proofErr w:type="spellEnd"/>
      <w:r w:rsidR="009D6671">
        <w:rPr>
          <w:rFonts w:ascii="Times New Roman" w:hAnsi="Times New Roman" w:cs="Times New Roman"/>
        </w:rPr>
        <w:t>)</w:t>
      </w:r>
      <w:r w:rsidR="004D2783">
        <w:rPr>
          <w:rFonts w:ascii="Times New Roman" w:hAnsi="Times New Roman" w:cs="Times New Roman"/>
        </w:rPr>
        <w:t xml:space="preserve"> and </w:t>
      </w:r>
      <w:r w:rsidR="006C176C">
        <w:rPr>
          <w:rFonts w:ascii="Times New Roman" w:hAnsi="Times New Roman" w:cs="Times New Roman"/>
        </w:rPr>
        <w:t>body size (</w:t>
      </w:r>
      <w:r w:rsidR="004D2783">
        <w:rPr>
          <w:rFonts w:ascii="Times New Roman" w:hAnsi="Times New Roman" w:cs="Times New Roman"/>
        </w:rPr>
        <w:t>cross-sectional area</w:t>
      </w:r>
      <w:r w:rsidR="006C176C">
        <w:rPr>
          <w:rFonts w:ascii="Times New Roman" w:hAnsi="Times New Roman" w:cs="Times New Roman"/>
        </w:rPr>
        <w:t>)</w:t>
      </w:r>
      <w:r w:rsidR="004D2783">
        <w:rPr>
          <w:rFonts w:ascii="Times New Roman" w:hAnsi="Times New Roman" w:cs="Times New Roman"/>
        </w:rPr>
        <w:t xml:space="preserve"> of </w:t>
      </w:r>
      <w:r w:rsidR="004D2783">
        <w:rPr>
          <w:rFonts w:ascii="Times New Roman" w:hAnsi="Times New Roman" w:cs="Times New Roman"/>
          <w:i/>
          <w:iCs/>
        </w:rPr>
        <w:t>H. rosa</w:t>
      </w:r>
      <w:r w:rsidR="004D2783">
        <w:rPr>
          <w:rFonts w:ascii="Times New Roman" w:hAnsi="Times New Roman" w:cs="Times New Roman"/>
        </w:rPr>
        <w:t xml:space="preserve"> clones cultured at </w:t>
      </w:r>
      <w:r w:rsidR="00C4504F">
        <w:rPr>
          <w:rFonts w:ascii="Times New Roman" w:hAnsi="Times New Roman" w:cs="Times New Roman"/>
        </w:rPr>
        <w:t xml:space="preserve">constant </w:t>
      </w:r>
      <w:r w:rsidR="00C725DB">
        <w:rPr>
          <w:rFonts w:ascii="Times New Roman" w:hAnsi="Times New Roman" w:cs="Times New Roman"/>
        </w:rPr>
        <w:t>temperature</w:t>
      </w:r>
      <w:r w:rsidR="003B7F68">
        <w:rPr>
          <w:rFonts w:ascii="Times New Roman" w:hAnsi="Times New Roman" w:cs="Times New Roman"/>
        </w:rPr>
        <w:t>s</w:t>
      </w:r>
      <w:r w:rsidR="00C725DB">
        <w:rPr>
          <w:rFonts w:ascii="Times New Roman" w:hAnsi="Times New Roman" w:cs="Times New Roman"/>
        </w:rPr>
        <w:t xml:space="preserve"> of 25 </w:t>
      </w:r>
      <w:r w:rsidR="004E6893">
        <w:rPr>
          <w:rFonts w:ascii="Times New Roman" w:hAnsi="Times New Roman" w:cs="Times New Roman"/>
        </w:rPr>
        <w:t>°</w:t>
      </w:r>
      <w:r w:rsidR="004D2783">
        <w:rPr>
          <w:rFonts w:ascii="Times New Roman" w:hAnsi="Times New Roman" w:cs="Times New Roman"/>
        </w:rPr>
        <w:t>C and 30 °C</w:t>
      </w:r>
      <w:r w:rsidR="003B7F68">
        <w:rPr>
          <w:rFonts w:ascii="Times New Roman" w:hAnsi="Times New Roman" w:cs="Times New Roman"/>
        </w:rPr>
        <w:t xml:space="preserve">, </w:t>
      </w:r>
      <w:r w:rsidR="006441CE" w:rsidRPr="006441CE">
        <w:rPr>
          <w:rFonts w:ascii="Times New Roman" w:hAnsi="Times New Roman" w:cs="Times New Roman"/>
        </w:rPr>
        <w:t xml:space="preserve">representative of current average temperature in the Apalachicola National Forest (NOAA </w:t>
      </w:r>
      <w:r w:rsidR="00FA7F01" w:rsidRPr="00FA7F01">
        <w:rPr>
          <w:rFonts w:ascii="Times New Roman" w:hAnsi="Times New Roman" w:cs="Times New Roman"/>
        </w:rPr>
        <w:t xml:space="preserve">NCEI Climate </w:t>
      </w:r>
      <w:proofErr w:type="spellStart"/>
      <w:r w:rsidR="00FA7F01" w:rsidRPr="00FA7F01">
        <w:rPr>
          <w:rFonts w:ascii="Times New Roman" w:hAnsi="Times New Roman" w:cs="Times New Roman"/>
        </w:rPr>
        <w:t>Normals</w:t>
      </w:r>
      <w:proofErr w:type="spellEnd"/>
      <w:r w:rsidR="00FA7F01" w:rsidRPr="00FA7F01">
        <w:rPr>
          <w:rFonts w:ascii="Times New Roman" w:hAnsi="Times New Roman" w:cs="Times New Roman"/>
        </w:rPr>
        <w:t xml:space="preserve"> 1991</w:t>
      </w:r>
      <w:r w:rsidR="00BA04AB">
        <w:rPr>
          <w:rFonts w:ascii="Times New Roman" w:hAnsi="Times New Roman" w:cs="Times New Roman"/>
        </w:rPr>
        <w:t>–</w:t>
      </w:r>
      <w:r w:rsidR="00FA7F01" w:rsidRPr="00FA7F01">
        <w:rPr>
          <w:rFonts w:ascii="Times New Roman" w:hAnsi="Times New Roman" w:cs="Times New Roman"/>
        </w:rPr>
        <w:t>2020</w:t>
      </w:r>
      <w:r w:rsidR="006441CE" w:rsidRPr="006441CE">
        <w:rPr>
          <w:rFonts w:ascii="Times New Roman" w:hAnsi="Times New Roman" w:cs="Times New Roman"/>
        </w:rPr>
        <w:t xml:space="preserve">) and those projected under higher emissions scenarios by </w:t>
      </w:r>
      <w:r w:rsidR="00EB126C">
        <w:rPr>
          <w:rFonts w:ascii="Times New Roman" w:hAnsi="Times New Roman" w:cs="Times New Roman"/>
        </w:rPr>
        <w:t xml:space="preserve">the year </w:t>
      </w:r>
      <w:r w:rsidR="006441CE" w:rsidRPr="006441CE">
        <w:rPr>
          <w:rFonts w:ascii="Times New Roman" w:hAnsi="Times New Roman" w:cs="Times New Roman"/>
        </w:rPr>
        <w:t>2100, which indicate warming of 3–</w:t>
      </w:r>
      <w:r w:rsidR="002865E1">
        <w:rPr>
          <w:rFonts w:ascii="Times New Roman" w:hAnsi="Times New Roman" w:cs="Times New Roman"/>
        </w:rPr>
        <w:t>6</w:t>
      </w:r>
      <w:r w:rsidR="006441CE" w:rsidRPr="006441CE">
        <w:rPr>
          <w:rFonts w:ascii="Times New Roman" w:hAnsi="Times New Roman" w:cs="Times New Roman"/>
        </w:rPr>
        <w:t>°C for the region (Runkle et al. 2022)</w:t>
      </w:r>
      <w:r w:rsidR="004D2783">
        <w:rPr>
          <w:rFonts w:ascii="Times New Roman" w:hAnsi="Times New Roman" w:cs="Times New Roman"/>
        </w:rPr>
        <w:t xml:space="preserve">. </w:t>
      </w:r>
      <w:r w:rsidR="00C4504F">
        <w:rPr>
          <w:rFonts w:ascii="Times New Roman" w:hAnsi="Times New Roman" w:cs="Times New Roman"/>
        </w:rPr>
        <w:t xml:space="preserve">I </w:t>
      </w:r>
      <w:r w:rsidR="0079335A">
        <w:rPr>
          <w:rFonts w:ascii="Times New Roman" w:hAnsi="Times New Roman" w:cs="Times New Roman"/>
        </w:rPr>
        <w:t>hypothesized that</w:t>
      </w:r>
      <w:r w:rsidR="00C4504F">
        <w:rPr>
          <w:rFonts w:ascii="Times New Roman" w:hAnsi="Times New Roman" w:cs="Times New Roman"/>
        </w:rPr>
        <w:t xml:space="preserve"> </w:t>
      </w:r>
      <w:r w:rsidR="001710A7">
        <w:rPr>
          <w:rFonts w:ascii="Times New Roman" w:hAnsi="Times New Roman" w:cs="Times New Roman"/>
        </w:rPr>
        <w:t xml:space="preserve">most </w:t>
      </w:r>
      <w:r w:rsidR="00C4504F">
        <w:rPr>
          <w:rFonts w:ascii="Times New Roman" w:hAnsi="Times New Roman" w:cs="Times New Roman"/>
        </w:rPr>
        <w:t xml:space="preserve">clones </w:t>
      </w:r>
      <w:r w:rsidR="0079335A">
        <w:rPr>
          <w:rFonts w:ascii="Times New Roman" w:hAnsi="Times New Roman" w:cs="Times New Roman"/>
        </w:rPr>
        <w:t>would</w:t>
      </w:r>
      <w:r w:rsidR="00C4504F">
        <w:rPr>
          <w:rFonts w:ascii="Times New Roman" w:hAnsi="Times New Roman" w:cs="Times New Roman"/>
        </w:rPr>
        <w:t xml:space="preserve"> </w:t>
      </w:r>
      <w:r w:rsidR="000033C8">
        <w:rPr>
          <w:rFonts w:ascii="Times New Roman" w:hAnsi="Times New Roman" w:cs="Times New Roman"/>
        </w:rPr>
        <w:t xml:space="preserve">exhibit </w:t>
      </w:r>
      <w:r w:rsidR="006A0CB0">
        <w:rPr>
          <w:rFonts w:ascii="Times New Roman" w:hAnsi="Times New Roman" w:cs="Times New Roman"/>
        </w:rPr>
        <w:t>lower</w:t>
      </w:r>
      <w:r w:rsidR="000033C8">
        <w:rPr>
          <w:rFonts w:ascii="Times New Roman" w:hAnsi="Times New Roman" w:cs="Times New Roman"/>
        </w:rPr>
        <w:t xml:space="preserve"> maximum growth rate</w:t>
      </w:r>
      <w:r w:rsidR="00F25096">
        <w:rPr>
          <w:rFonts w:ascii="Times New Roman" w:hAnsi="Times New Roman" w:cs="Times New Roman"/>
        </w:rPr>
        <w:t>s</w:t>
      </w:r>
      <w:r w:rsidR="000033C8">
        <w:rPr>
          <w:rFonts w:ascii="Times New Roman" w:hAnsi="Times New Roman" w:cs="Times New Roman"/>
        </w:rPr>
        <w:t xml:space="preserve"> </w:t>
      </w:r>
      <w:r w:rsidR="00CC16D6">
        <w:rPr>
          <w:rFonts w:ascii="Times New Roman" w:hAnsi="Times New Roman" w:cs="Times New Roman"/>
        </w:rPr>
        <w:t>and small</w:t>
      </w:r>
      <w:r w:rsidR="005231FA">
        <w:rPr>
          <w:rFonts w:ascii="Times New Roman" w:hAnsi="Times New Roman" w:cs="Times New Roman"/>
        </w:rPr>
        <w:t>er</w:t>
      </w:r>
      <w:r w:rsidR="00CC16D6">
        <w:rPr>
          <w:rFonts w:ascii="Times New Roman" w:hAnsi="Times New Roman" w:cs="Times New Roman"/>
        </w:rPr>
        <w:t xml:space="preserve"> body size</w:t>
      </w:r>
      <w:r w:rsidR="00F25096">
        <w:rPr>
          <w:rFonts w:ascii="Times New Roman" w:hAnsi="Times New Roman" w:cs="Times New Roman"/>
        </w:rPr>
        <w:t>s</w:t>
      </w:r>
      <w:r w:rsidR="00CC16D6">
        <w:rPr>
          <w:rFonts w:ascii="Times New Roman" w:hAnsi="Times New Roman" w:cs="Times New Roman"/>
        </w:rPr>
        <w:t xml:space="preserve"> </w:t>
      </w:r>
      <w:r w:rsidR="000033C8">
        <w:rPr>
          <w:rFonts w:ascii="Times New Roman" w:hAnsi="Times New Roman" w:cs="Times New Roman"/>
        </w:rPr>
        <w:t xml:space="preserve">at </w:t>
      </w:r>
      <w:r w:rsidR="00F9269F">
        <w:rPr>
          <w:rFonts w:ascii="Times New Roman" w:hAnsi="Times New Roman" w:cs="Times New Roman"/>
        </w:rPr>
        <w:t>30 °C</w:t>
      </w:r>
      <w:r w:rsidR="006A0CB0">
        <w:rPr>
          <w:rFonts w:ascii="Times New Roman" w:hAnsi="Times New Roman" w:cs="Times New Roman"/>
        </w:rPr>
        <w:t xml:space="preserve"> in response to a constant stressful temperature.</w:t>
      </w:r>
      <w:r w:rsidR="00F9269F">
        <w:rPr>
          <w:rFonts w:ascii="Times New Roman" w:hAnsi="Times New Roman" w:cs="Times New Roman"/>
        </w:rPr>
        <w:t xml:space="preserve"> </w:t>
      </w:r>
      <w:r w:rsidR="006A0CB0">
        <w:rPr>
          <w:rFonts w:ascii="Times New Roman" w:hAnsi="Times New Roman" w:cs="Times New Roman"/>
        </w:rPr>
        <w:t xml:space="preserve">I also expect that </w:t>
      </w:r>
      <w:r w:rsidR="000840B1">
        <w:rPr>
          <w:rFonts w:ascii="Times New Roman" w:hAnsi="Times New Roman" w:cs="Times New Roman"/>
        </w:rPr>
        <w:t xml:space="preserve">the </w:t>
      </w:r>
      <w:r w:rsidR="00CC16D6">
        <w:rPr>
          <w:rFonts w:ascii="Times New Roman" w:hAnsi="Times New Roman" w:cs="Times New Roman"/>
        </w:rPr>
        <w:t>magnitude of that response would vary</w:t>
      </w:r>
      <w:r w:rsidR="004B57F2">
        <w:rPr>
          <w:rFonts w:ascii="Times New Roman" w:hAnsi="Times New Roman" w:cs="Times New Roman"/>
        </w:rPr>
        <w:t xml:space="preserve"> across spatial scales</w:t>
      </w:r>
      <w:r w:rsidR="00850B5A">
        <w:rPr>
          <w:rFonts w:ascii="Times New Roman" w:hAnsi="Times New Roman" w:cs="Times New Roman"/>
        </w:rPr>
        <w:t xml:space="preserve">, with most variation existing among leaves and little variation </w:t>
      </w:r>
      <w:r w:rsidR="00920DC4">
        <w:rPr>
          <w:rFonts w:ascii="Times New Roman" w:hAnsi="Times New Roman" w:cs="Times New Roman"/>
        </w:rPr>
        <w:t xml:space="preserve">among clones </w:t>
      </w:r>
      <w:r w:rsidR="00850B5A">
        <w:rPr>
          <w:rFonts w:ascii="Times New Roman" w:hAnsi="Times New Roman" w:cs="Times New Roman"/>
        </w:rPr>
        <w:t>within leaves</w:t>
      </w:r>
      <w:r w:rsidR="00CC16D6">
        <w:rPr>
          <w:rFonts w:ascii="Times New Roman" w:hAnsi="Times New Roman" w:cs="Times New Roman"/>
        </w:rPr>
        <w:t>.</w:t>
      </w:r>
    </w:p>
    <w:p w14:paraId="303F0AC1" w14:textId="77777777" w:rsidR="008908F2" w:rsidRDefault="008908F2">
      <w:pPr>
        <w:rPr>
          <w:rFonts w:ascii="Times New Roman" w:hAnsi="Times New Roman" w:cs="Times New Roman"/>
        </w:rPr>
      </w:pPr>
      <w:r>
        <w:rPr>
          <w:rFonts w:ascii="Times New Roman" w:hAnsi="Times New Roman" w:cs="Times New Roman"/>
        </w:rPr>
        <w:br w:type="page"/>
      </w:r>
    </w:p>
    <w:p w14:paraId="2B419D6C" w14:textId="77777777" w:rsidR="006A3DA3" w:rsidRDefault="006A3DA3" w:rsidP="006A3DA3">
      <w:pPr>
        <w:spacing w:after="0" w:line="480" w:lineRule="auto"/>
        <w:jc w:val="center"/>
        <w:rPr>
          <w:rFonts w:ascii="Times New Roman" w:hAnsi="Times New Roman" w:cs="Times New Roman"/>
        </w:rPr>
      </w:pPr>
      <w:r>
        <w:rPr>
          <w:rFonts w:ascii="Times New Roman" w:hAnsi="Times New Roman" w:cs="Times New Roman"/>
          <w:b/>
          <w:bCs/>
        </w:rPr>
        <w:lastRenderedPageBreak/>
        <w:t>Methods</w:t>
      </w:r>
    </w:p>
    <w:p w14:paraId="0F40F860" w14:textId="77777777" w:rsidR="006A3DA3" w:rsidRDefault="006A3DA3" w:rsidP="006A3DA3">
      <w:pPr>
        <w:spacing w:after="0" w:line="480" w:lineRule="auto"/>
        <w:rPr>
          <w:rFonts w:ascii="Times New Roman" w:hAnsi="Times New Roman" w:cs="Times New Roman"/>
        </w:rPr>
      </w:pPr>
      <w:r>
        <w:rPr>
          <w:rFonts w:ascii="Times New Roman" w:hAnsi="Times New Roman" w:cs="Times New Roman"/>
          <w:u w:val="single"/>
        </w:rPr>
        <w:t>Field Collection of Rotifers</w:t>
      </w:r>
    </w:p>
    <w:p w14:paraId="4A8540EF" w14:textId="375E4709" w:rsidR="006A3DA3" w:rsidRDefault="006A3DA3" w:rsidP="006A3DA3">
      <w:pPr>
        <w:spacing w:after="0" w:line="480" w:lineRule="auto"/>
        <w:ind w:firstLine="720"/>
        <w:rPr>
          <w:rFonts w:ascii="Times New Roman" w:hAnsi="Times New Roman" w:cs="Times New Roman"/>
        </w:rPr>
      </w:pPr>
      <w:r>
        <w:rPr>
          <w:rFonts w:ascii="Times New Roman" w:hAnsi="Times New Roman" w:cs="Times New Roman"/>
        </w:rPr>
        <w:t xml:space="preserve">I collected samples of </w:t>
      </w:r>
      <w:r w:rsidRPr="00BF5962">
        <w:rPr>
          <w:rFonts w:ascii="Times New Roman" w:hAnsi="Times New Roman" w:cs="Times New Roman"/>
          <w:i/>
          <w:iCs/>
        </w:rPr>
        <w:t>Sarracenia purpurea</w:t>
      </w:r>
      <w:r>
        <w:rPr>
          <w:rFonts w:ascii="Times New Roman" w:hAnsi="Times New Roman" w:cs="Times New Roman"/>
        </w:rPr>
        <w:t xml:space="preserve"> leaf water from </w:t>
      </w:r>
      <w:r w:rsidR="00A276AB">
        <w:rPr>
          <w:rFonts w:ascii="Times New Roman" w:hAnsi="Times New Roman" w:cs="Times New Roman"/>
        </w:rPr>
        <w:t>88</w:t>
      </w:r>
      <w:r>
        <w:rPr>
          <w:rFonts w:ascii="Times New Roman" w:hAnsi="Times New Roman" w:cs="Times New Roman"/>
        </w:rPr>
        <w:t xml:space="preserve"> plants </w:t>
      </w:r>
      <w:r w:rsidR="00BB628F">
        <w:rPr>
          <w:rFonts w:ascii="Times New Roman" w:hAnsi="Times New Roman" w:cs="Times New Roman"/>
        </w:rPr>
        <w:t>from two</w:t>
      </w:r>
      <w:r>
        <w:rPr>
          <w:rFonts w:ascii="Times New Roman" w:hAnsi="Times New Roman" w:cs="Times New Roman"/>
        </w:rPr>
        <w:t xml:space="preserve"> sites in the Apalachicola National Forest in northern Florida in July of 2024. These sites</w:t>
      </w:r>
      <w:r w:rsidR="00664E2C">
        <w:rPr>
          <w:rFonts w:ascii="Times New Roman" w:hAnsi="Times New Roman" w:cs="Times New Roman"/>
        </w:rPr>
        <w:t xml:space="preserve"> (Crystal Bog and </w:t>
      </w:r>
      <w:proofErr w:type="spellStart"/>
      <w:r w:rsidR="00664E2C">
        <w:rPr>
          <w:rFonts w:ascii="Times New Roman" w:hAnsi="Times New Roman" w:cs="Times New Roman"/>
        </w:rPr>
        <w:t>Pleaphase</w:t>
      </w:r>
      <w:proofErr w:type="spellEnd"/>
      <w:r w:rsidR="00664E2C">
        <w:rPr>
          <w:rFonts w:ascii="Times New Roman" w:hAnsi="Times New Roman" w:cs="Times New Roman"/>
        </w:rPr>
        <w:t xml:space="preserve"> Savan</w:t>
      </w:r>
      <w:ins w:id="39" w:author="terHorst, Casey  P" w:date="2026-06-01T13:46:00Z">
        <w:r w:rsidR="007652AD">
          <w:rPr>
            <w:rFonts w:ascii="Times New Roman" w:hAnsi="Times New Roman" w:cs="Times New Roman"/>
          </w:rPr>
          <w:t>n</w:t>
        </w:r>
      </w:ins>
      <w:r w:rsidR="00664E2C">
        <w:rPr>
          <w:rFonts w:ascii="Times New Roman" w:hAnsi="Times New Roman" w:cs="Times New Roman"/>
        </w:rPr>
        <w:t>ah</w:t>
      </w:r>
      <w:r w:rsidR="00C17602">
        <w:rPr>
          <w:rFonts w:ascii="Times New Roman" w:hAnsi="Times New Roman" w:cs="Times New Roman"/>
        </w:rPr>
        <w:t>, Figure 1</w:t>
      </w:r>
      <w:r w:rsidR="00664E2C">
        <w:rPr>
          <w:rFonts w:ascii="Times New Roman" w:hAnsi="Times New Roman" w:cs="Times New Roman"/>
        </w:rPr>
        <w:t>)</w:t>
      </w:r>
      <w:r>
        <w:rPr>
          <w:rFonts w:ascii="Times New Roman" w:hAnsi="Times New Roman" w:cs="Times New Roman"/>
        </w:rPr>
        <w:t xml:space="preserve"> were chosen for the presence of known </w:t>
      </w:r>
      <w:r>
        <w:rPr>
          <w:rFonts w:ascii="Times New Roman" w:hAnsi="Times New Roman" w:cs="Times New Roman"/>
          <w:i/>
          <w:iCs/>
        </w:rPr>
        <w:t>S. purpurea</w:t>
      </w:r>
      <w:r>
        <w:rPr>
          <w:rFonts w:ascii="Times New Roman" w:hAnsi="Times New Roman" w:cs="Times New Roman"/>
        </w:rPr>
        <w:t xml:space="preserve"> populations</w:t>
      </w:r>
      <w:r w:rsidR="00664E2C">
        <w:rPr>
          <w:rFonts w:ascii="Times New Roman" w:hAnsi="Times New Roman" w:cs="Times New Roman"/>
        </w:rPr>
        <w:t xml:space="preserve"> and are </w:t>
      </w:r>
      <w:r w:rsidR="00BB291C">
        <w:rPr>
          <w:rFonts w:ascii="Times New Roman" w:hAnsi="Times New Roman" w:cs="Times New Roman"/>
        </w:rPr>
        <w:t>separated by</w:t>
      </w:r>
      <w:r w:rsidR="00664E2C">
        <w:rPr>
          <w:rFonts w:ascii="Times New Roman" w:hAnsi="Times New Roman" w:cs="Times New Roman"/>
        </w:rPr>
        <w:t xml:space="preserve"> approximately 5 km</w:t>
      </w:r>
      <w:r w:rsidR="000E7974">
        <w:rPr>
          <w:rFonts w:ascii="Times New Roman" w:hAnsi="Times New Roman" w:cs="Times New Roman"/>
        </w:rPr>
        <w:t xml:space="preserve"> of longleaf pine forest</w:t>
      </w:r>
      <w:r w:rsidR="00682BD3">
        <w:rPr>
          <w:rFonts w:ascii="Times New Roman" w:hAnsi="Times New Roman" w:cs="Times New Roman"/>
        </w:rPr>
        <w:t>.</w:t>
      </w:r>
      <w:r>
        <w:rPr>
          <w:rFonts w:ascii="Times New Roman" w:hAnsi="Times New Roman" w:cs="Times New Roman"/>
        </w:rPr>
        <w:t xml:space="preserve"> I haphazardly sampled 50 plants from Site 1 (Crystal Bog), and </w:t>
      </w:r>
      <w:r w:rsidR="00BB628F">
        <w:rPr>
          <w:rFonts w:ascii="Times New Roman" w:hAnsi="Times New Roman" w:cs="Times New Roman"/>
        </w:rPr>
        <w:t>38</w:t>
      </w:r>
      <w:r>
        <w:rPr>
          <w:rFonts w:ascii="Times New Roman" w:hAnsi="Times New Roman" w:cs="Times New Roman"/>
        </w:rPr>
        <w:t xml:space="preserve"> from Site 2 (</w:t>
      </w:r>
      <w:proofErr w:type="spellStart"/>
      <w:r>
        <w:rPr>
          <w:rFonts w:ascii="Times New Roman" w:hAnsi="Times New Roman" w:cs="Times New Roman"/>
        </w:rPr>
        <w:t>Pleaphase</w:t>
      </w:r>
      <w:proofErr w:type="spellEnd"/>
      <w:r>
        <w:rPr>
          <w:rFonts w:ascii="Times New Roman" w:hAnsi="Times New Roman" w:cs="Times New Roman"/>
        </w:rPr>
        <w:t xml:space="preserve"> Savanna). From each plant, a sample from one leaf was collected using a </w:t>
      </w:r>
      <w:ins w:id="40" w:author="terHorst, Casey  P" w:date="2026-06-01T13:47:00Z">
        <w:r w:rsidR="007652AD">
          <w:rPr>
            <w:rFonts w:ascii="Times New Roman" w:hAnsi="Times New Roman" w:cs="Times New Roman"/>
          </w:rPr>
          <w:t>sterile</w:t>
        </w:r>
      </w:ins>
      <w:del w:id="41" w:author="terHorst, Casey  P" w:date="2026-06-01T13:47:00Z">
        <w:r w:rsidDel="007652AD">
          <w:rPr>
            <w:rFonts w:ascii="Times New Roman" w:hAnsi="Times New Roman" w:cs="Times New Roman"/>
          </w:rPr>
          <w:delText>clean</w:delText>
        </w:r>
      </w:del>
      <w:r>
        <w:rPr>
          <w:rFonts w:ascii="Times New Roman" w:hAnsi="Times New Roman" w:cs="Times New Roman"/>
        </w:rPr>
        <w:t xml:space="preserve"> plastic transfer pipette and stored in sterile 50 ml conical tubes. </w:t>
      </w:r>
      <w:r w:rsidR="00204937">
        <w:rPr>
          <w:rFonts w:ascii="Times New Roman" w:hAnsi="Times New Roman" w:cs="Times New Roman"/>
        </w:rPr>
        <w:t>The contents of each leaf were gently mixed using the tip of the pipette</w:t>
      </w:r>
      <w:r w:rsidR="00AA7FC7">
        <w:rPr>
          <w:rFonts w:ascii="Times New Roman" w:hAnsi="Times New Roman" w:cs="Times New Roman"/>
        </w:rPr>
        <w:t xml:space="preserve"> before sampling.</w:t>
      </w:r>
      <w:r w:rsidR="00204937">
        <w:rPr>
          <w:rFonts w:ascii="Times New Roman" w:hAnsi="Times New Roman" w:cs="Times New Roman"/>
        </w:rPr>
        <w:t xml:space="preserve"> </w:t>
      </w:r>
      <w:r w:rsidR="00AA7FC7">
        <w:rPr>
          <w:rFonts w:ascii="Times New Roman" w:hAnsi="Times New Roman" w:cs="Times New Roman"/>
        </w:rPr>
        <w:t>A</w:t>
      </w:r>
      <w:r>
        <w:rPr>
          <w:rFonts w:ascii="Times New Roman" w:hAnsi="Times New Roman" w:cs="Times New Roman"/>
        </w:rPr>
        <w:t xml:space="preserve">ll of the water in each leaf was collected, unless the leaf water volume exceeded </w:t>
      </w:r>
      <w:commentRangeStart w:id="42"/>
      <w:r w:rsidR="00C67D72">
        <w:rPr>
          <w:rFonts w:ascii="Times New Roman" w:hAnsi="Times New Roman" w:cs="Times New Roman"/>
        </w:rPr>
        <w:t>25</w:t>
      </w:r>
      <w:commentRangeEnd w:id="42"/>
      <w:r w:rsidR="00BE7ECF">
        <w:rPr>
          <w:rStyle w:val="CommentReference"/>
        </w:rPr>
        <w:commentReference w:id="42"/>
      </w:r>
      <w:r w:rsidR="00C67D72">
        <w:rPr>
          <w:rFonts w:ascii="Times New Roman" w:hAnsi="Times New Roman" w:cs="Times New Roman"/>
        </w:rPr>
        <w:t xml:space="preserve"> ml</w:t>
      </w:r>
      <w:r>
        <w:rPr>
          <w:rFonts w:ascii="Times New Roman" w:hAnsi="Times New Roman" w:cs="Times New Roman"/>
        </w:rPr>
        <w:t xml:space="preserve">, in which case only </w:t>
      </w:r>
      <w:r w:rsidR="00C67D72">
        <w:rPr>
          <w:rFonts w:ascii="Times New Roman" w:hAnsi="Times New Roman" w:cs="Times New Roman"/>
        </w:rPr>
        <w:t>25</w:t>
      </w:r>
      <w:r>
        <w:rPr>
          <w:rFonts w:ascii="Times New Roman" w:hAnsi="Times New Roman" w:cs="Times New Roman"/>
        </w:rPr>
        <w:t xml:space="preserve"> ml was collected. The samples were then transported to </w:t>
      </w:r>
      <w:proofErr w:type="spellStart"/>
      <w:r>
        <w:rPr>
          <w:rFonts w:ascii="Times New Roman" w:hAnsi="Times New Roman" w:cs="Times New Roman"/>
        </w:rPr>
        <w:t>Forida</w:t>
      </w:r>
      <w:proofErr w:type="spellEnd"/>
      <w:r>
        <w:rPr>
          <w:rFonts w:ascii="Times New Roman" w:hAnsi="Times New Roman" w:cs="Times New Roman"/>
        </w:rPr>
        <w:t xml:space="preserve"> State University and stored at room temperature. </w:t>
      </w:r>
    </w:p>
    <w:p w14:paraId="56FAF86C" w14:textId="786E64AC" w:rsidR="006A3DA3" w:rsidRPr="00F341BE" w:rsidRDefault="006A3DA3" w:rsidP="002F7967">
      <w:pPr>
        <w:spacing w:after="0" w:line="480" w:lineRule="auto"/>
        <w:ind w:firstLine="720"/>
        <w:rPr>
          <w:rFonts w:ascii="Times New Roman" w:hAnsi="Times New Roman" w:cs="Times New Roman"/>
        </w:rPr>
      </w:pPr>
      <w:r>
        <w:rPr>
          <w:rFonts w:ascii="Times New Roman" w:hAnsi="Times New Roman" w:cs="Times New Roman"/>
        </w:rPr>
        <w:t xml:space="preserve">Within </w:t>
      </w:r>
      <w:commentRangeStart w:id="43"/>
      <w:r>
        <w:rPr>
          <w:rFonts w:ascii="Times New Roman" w:hAnsi="Times New Roman" w:cs="Times New Roman"/>
        </w:rPr>
        <w:t xml:space="preserve">24 hours </w:t>
      </w:r>
      <w:commentRangeEnd w:id="43"/>
      <w:r w:rsidR="007652AD">
        <w:rPr>
          <w:rStyle w:val="CommentReference"/>
          <w:rFonts w:ascii="Times New Roman" w:hAnsi="Times New Roman" w:cs="Times New Roman"/>
          <w:sz w:val="24"/>
          <w:szCs w:val="24"/>
        </w:rPr>
        <w:commentReference w:id="43"/>
      </w:r>
      <w:r>
        <w:rPr>
          <w:rFonts w:ascii="Times New Roman" w:hAnsi="Times New Roman" w:cs="Times New Roman"/>
        </w:rPr>
        <w:t>of collection, the samples were visually inspected for the presence of late-instar mosquito larvae (</w:t>
      </w:r>
      <w:r w:rsidRPr="00EA263C">
        <w:rPr>
          <w:rFonts w:ascii="Times New Roman" w:hAnsi="Times New Roman" w:cs="Times New Roman"/>
          <w:i/>
          <w:iCs/>
        </w:rPr>
        <w:t>W</w:t>
      </w:r>
      <w:r w:rsidR="008C389C">
        <w:rPr>
          <w:rFonts w:ascii="Times New Roman" w:hAnsi="Times New Roman" w:cs="Times New Roman"/>
          <w:i/>
          <w:iCs/>
        </w:rPr>
        <w:t>.</w:t>
      </w:r>
      <w:r w:rsidRPr="00EA263C">
        <w:rPr>
          <w:rFonts w:ascii="Times New Roman" w:hAnsi="Times New Roman" w:cs="Times New Roman"/>
          <w:i/>
          <w:iCs/>
        </w:rPr>
        <w:t xml:space="preserve"> </w:t>
      </w:r>
      <w:proofErr w:type="spellStart"/>
      <w:r w:rsidRPr="00EA263C">
        <w:rPr>
          <w:rFonts w:ascii="Times New Roman" w:hAnsi="Times New Roman" w:cs="Times New Roman"/>
          <w:i/>
          <w:iCs/>
        </w:rPr>
        <w:t>smithii</w:t>
      </w:r>
      <w:proofErr w:type="spellEnd"/>
      <w:r>
        <w:rPr>
          <w:rFonts w:ascii="Times New Roman" w:hAnsi="Times New Roman" w:cs="Times New Roman"/>
        </w:rPr>
        <w:t xml:space="preserve">). If present, larvae were removed using </w:t>
      </w:r>
      <w:r w:rsidR="00764FF5">
        <w:rPr>
          <w:rFonts w:ascii="Times New Roman" w:hAnsi="Times New Roman" w:cs="Times New Roman"/>
        </w:rPr>
        <w:t>clean</w:t>
      </w:r>
      <w:r>
        <w:rPr>
          <w:rFonts w:ascii="Times New Roman" w:hAnsi="Times New Roman" w:cs="Times New Roman"/>
        </w:rPr>
        <w:t xml:space="preserve"> plastic transfer pipette</w:t>
      </w:r>
      <w:r w:rsidR="00860F28">
        <w:rPr>
          <w:rFonts w:ascii="Times New Roman" w:hAnsi="Times New Roman" w:cs="Times New Roman"/>
        </w:rPr>
        <w:t>s</w:t>
      </w:r>
      <w:r>
        <w:rPr>
          <w:rFonts w:ascii="Times New Roman" w:hAnsi="Times New Roman" w:cs="Times New Roman"/>
        </w:rPr>
        <w:t xml:space="preserve"> to prevent predation on </w:t>
      </w:r>
      <w:r>
        <w:rPr>
          <w:rFonts w:ascii="Times New Roman" w:hAnsi="Times New Roman" w:cs="Times New Roman"/>
          <w:i/>
          <w:iCs/>
        </w:rPr>
        <w:t>H</w:t>
      </w:r>
      <w:r w:rsidR="008C389C">
        <w:rPr>
          <w:rFonts w:ascii="Times New Roman" w:hAnsi="Times New Roman" w:cs="Times New Roman"/>
          <w:i/>
          <w:iCs/>
        </w:rPr>
        <w:t>.</w:t>
      </w:r>
      <w:r>
        <w:rPr>
          <w:rFonts w:ascii="Times New Roman" w:hAnsi="Times New Roman" w:cs="Times New Roman"/>
          <w:i/>
          <w:iCs/>
        </w:rPr>
        <w:t xml:space="preserve"> rosa</w:t>
      </w:r>
      <w:r>
        <w:rPr>
          <w:rFonts w:ascii="Times New Roman" w:hAnsi="Times New Roman" w:cs="Times New Roman"/>
        </w:rPr>
        <w:t xml:space="preserve">. All sample tubes were sealed with parafilm and transported via </w:t>
      </w:r>
      <w:r w:rsidR="005E575C">
        <w:rPr>
          <w:rFonts w:ascii="Times New Roman" w:hAnsi="Times New Roman" w:cs="Times New Roman"/>
        </w:rPr>
        <w:t xml:space="preserve">a </w:t>
      </w:r>
      <w:r>
        <w:rPr>
          <w:rFonts w:ascii="Times New Roman" w:hAnsi="Times New Roman" w:cs="Times New Roman"/>
        </w:rPr>
        <w:t>commercial flight to California State University, Northridge. The samples were then stored in a growth chamber at 25</w:t>
      </w:r>
      <w:r w:rsidR="006A3F92">
        <w:rPr>
          <w:rFonts w:ascii="Times New Roman" w:hAnsi="Times New Roman" w:cs="Times New Roman"/>
        </w:rPr>
        <w:t xml:space="preserve"> </w:t>
      </w:r>
      <w:r>
        <w:rPr>
          <w:rFonts w:ascii="Times New Roman" w:hAnsi="Times New Roman" w:cs="Times New Roman"/>
        </w:rPr>
        <w:t xml:space="preserve">°C. A 300 </w:t>
      </w:r>
      <w:r w:rsidRPr="00B222C7">
        <w:rPr>
          <w:rFonts w:ascii="Times New Roman" w:hAnsi="Times New Roman" w:cs="Times New Roman"/>
        </w:rPr>
        <w:t>µ</w:t>
      </w:r>
      <w:r>
        <w:rPr>
          <w:rFonts w:ascii="Times New Roman" w:hAnsi="Times New Roman" w:cs="Times New Roman"/>
        </w:rPr>
        <w:t xml:space="preserve">l sample from each tube was scored for the presence of </w:t>
      </w:r>
      <w:r>
        <w:rPr>
          <w:rFonts w:ascii="Times New Roman" w:hAnsi="Times New Roman" w:cs="Times New Roman"/>
          <w:i/>
          <w:iCs/>
        </w:rPr>
        <w:t>H. rosa</w:t>
      </w:r>
      <w:r>
        <w:rPr>
          <w:rFonts w:ascii="Times New Roman" w:hAnsi="Times New Roman" w:cs="Times New Roman"/>
        </w:rPr>
        <w:t>, other species of rotifers, and ciliates using 24-well tissue culture plates and a stereomicroscope. Samples were inspected for the presence of developing mosquito larvae for two</w:t>
      </w:r>
      <w:r w:rsidR="006F0078">
        <w:rPr>
          <w:rFonts w:ascii="Times New Roman" w:hAnsi="Times New Roman" w:cs="Times New Roman"/>
        </w:rPr>
        <w:t xml:space="preserve"> additional</w:t>
      </w:r>
      <w:r>
        <w:rPr>
          <w:rFonts w:ascii="Times New Roman" w:hAnsi="Times New Roman" w:cs="Times New Roman"/>
        </w:rPr>
        <w:t xml:space="preserve"> weeks, which were removed upon detection.</w:t>
      </w:r>
    </w:p>
    <w:p w14:paraId="751925B7" w14:textId="77777777" w:rsidR="006A3DA3" w:rsidRDefault="006A3DA3" w:rsidP="006A3DA3">
      <w:pPr>
        <w:spacing w:after="0" w:line="480" w:lineRule="auto"/>
        <w:rPr>
          <w:rFonts w:ascii="Times New Roman" w:hAnsi="Times New Roman" w:cs="Times New Roman"/>
        </w:rPr>
      </w:pPr>
      <w:r>
        <w:rPr>
          <w:rFonts w:ascii="Times New Roman" w:hAnsi="Times New Roman" w:cs="Times New Roman"/>
          <w:u w:val="single"/>
        </w:rPr>
        <w:t>Rotifer Isolation and Rearing</w:t>
      </w:r>
    </w:p>
    <w:p w14:paraId="60C8DF8E" w14:textId="48172D4E" w:rsidR="006A3DA3" w:rsidRDefault="006A3DA3" w:rsidP="006A3DA3">
      <w:pPr>
        <w:spacing w:after="0" w:line="480" w:lineRule="auto"/>
        <w:ind w:firstLine="720"/>
        <w:rPr>
          <w:rFonts w:ascii="Times New Roman" w:hAnsi="Times New Roman" w:cs="Times New Roman"/>
        </w:rPr>
      </w:pPr>
      <w:r>
        <w:rPr>
          <w:rFonts w:ascii="Times New Roman" w:hAnsi="Times New Roman" w:cs="Times New Roman"/>
        </w:rPr>
        <w:t xml:space="preserve">To establish clonal lines of the obligate parthenogenic </w:t>
      </w:r>
      <w:r>
        <w:rPr>
          <w:rFonts w:ascii="Times New Roman" w:hAnsi="Times New Roman" w:cs="Times New Roman"/>
          <w:i/>
          <w:iCs/>
        </w:rPr>
        <w:t>H. rosa,</w:t>
      </w:r>
      <w:r>
        <w:rPr>
          <w:rFonts w:ascii="Times New Roman" w:hAnsi="Times New Roman" w:cs="Times New Roman"/>
        </w:rPr>
        <w:t xml:space="preserve"> I isolated individual rotifers from leaf water samples. Of the </w:t>
      </w:r>
      <w:r w:rsidR="008A2DC5">
        <w:rPr>
          <w:rFonts w:ascii="Times New Roman" w:hAnsi="Times New Roman" w:cs="Times New Roman"/>
        </w:rPr>
        <w:t>88</w:t>
      </w:r>
      <w:r>
        <w:rPr>
          <w:rFonts w:ascii="Times New Roman" w:hAnsi="Times New Roman" w:cs="Times New Roman"/>
        </w:rPr>
        <w:t xml:space="preserve"> leaf water samples collected, only </w:t>
      </w:r>
      <w:ins w:id="44" w:author="terHorst, Casey  P" w:date="2026-06-01T13:49:00Z">
        <w:r w:rsidR="007652AD">
          <w:rPr>
            <w:rFonts w:ascii="Times New Roman" w:hAnsi="Times New Roman" w:cs="Times New Roman"/>
          </w:rPr>
          <w:t>s</w:t>
        </w:r>
        <w:commentRangeStart w:id="45"/>
        <w:r w:rsidR="007652AD">
          <w:rPr>
            <w:rFonts w:ascii="Times New Roman" w:hAnsi="Times New Roman" w:cs="Times New Roman"/>
          </w:rPr>
          <w:t>ev</w:t>
        </w:r>
      </w:ins>
      <w:commentRangeEnd w:id="45"/>
      <w:r w:rsidR="007652AD">
        <w:rPr>
          <w:rStyle w:val="CommentReference"/>
          <w:rFonts w:ascii="Times New Roman" w:hAnsi="Times New Roman" w:cs="Times New Roman"/>
          <w:sz w:val="24"/>
          <w:szCs w:val="24"/>
        </w:rPr>
        <w:commentReference w:id="45"/>
      </w:r>
      <w:ins w:id="46" w:author="terHorst, Casey  P" w:date="2026-06-01T13:49:00Z">
        <w:r w:rsidR="007652AD">
          <w:rPr>
            <w:rFonts w:ascii="Times New Roman" w:hAnsi="Times New Roman" w:cs="Times New Roman"/>
          </w:rPr>
          <w:t>en</w:t>
        </w:r>
      </w:ins>
      <w:del w:id="47" w:author="terHorst, Casey  P" w:date="2026-06-01T13:49:00Z">
        <w:r w:rsidR="00926E0B" w:rsidDel="007652AD">
          <w:rPr>
            <w:rFonts w:ascii="Times New Roman" w:hAnsi="Times New Roman" w:cs="Times New Roman"/>
          </w:rPr>
          <w:delText>7</w:delText>
        </w:r>
      </w:del>
      <w:r>
        <w:rPr>
          <w:rFonts w:ascii="Times New Roman" w:hAnsi="Times New Roman" w:cs="Times New Roman"/>
        </w:rPr>
        <w:t xml:space="preserve"> from Site 1</w:t>
      </w:r>
      <w:r w:rsidR="00BB628F">
        <w:rPr>
          <w:rFonts w:ascii="Times New Roman" w:hAnsi="Times New Roman" w:cs="Times New Roman"/>
        </w:rPr>
        <w:t xml:space="preserve"> </w:t>
      </w:r>
      <w:r w:rsidR="00BB628F">
        <w:rPr>
          <w:rFonts w:ascii="Times New Roman" w:hAnsi="Times New Roman" w:cs="Times New Roman"/>
        </w:rPr>
        <w:lastRenderedPageBreak/>
        <w:t>and</w:t>
      </w:r>
      <w:r>
        <w:rPr>
          <w:rFonts w:ascii="Times New Roman" w:hAnsi="Times New Roman" w:cs="Times New Roman"/>
        </w:rPr>
        <w:t xml:space="preserve"> </w:t>
      </w:r>
      <w:ins w:id="48" w:author="terHorst, Casey  P" w:date="2026-06-01T13:49:00Z">
        <w:r w:rsidR="007652AD">
          <w:rPr>
            <w:rFonts w:ascii="Times New Roman" w:hAnsi="Times New Roman" w:cs="Times New Roman"/>
          </w:rPr>
          <w:t>six</w:t>
        </w:r>
      </w:ins>
      <w:del w:id="49" w:author="terHorst, Casey  P" w:date="2026-06-01T13:49:00Z">
        <w:r w:rsidR="00926E0B" w:rsidDel="007652AD">
          <w:rPr>
            <w:rFonts w:ascii="Times New Roman" w:hAnsi="Times New Roman" w:cs="Times New Roman"/>
          </w:rPr>
          <w:delText>6</w:delText>
        </w:r>
      </w:del>
      <w:r>
        <w:rPr>
          <w:rFonts w:ascii="Times New Roman" w:hAnsi="Times New Roman" w:cs="Times New Roman"/>
        </w:rPr>
        <w:t xml:space="preserve"> from Site 2</w:t>
      </w:r>
      <w:r w:rsidR="00BB628F">
        <w:rPr>
          <w:rFonts w:ascii="Times New Roman" w:hAnsi="Times New Roman" w:cs="Times New Roman"/>
        </w:rPr>
        <w:t xml:space="preserve"> </w:t>
      </w:r>
      <w:r>
        <w:rPr>
          <w:rFonts w:ascii="Times New Roman" w:hAnsi="Times New Roman" w:cs="Times New Roman"/>
        </w:rPr>
        <w:t>were likely candidates for isolation. The remaining samples either had no rotifers or were so densely populated by small ciliates that isolating rotifers without contamination was impractical. From each leaf water sample, I isolated between 20 and 50 individual</w:t>
      </w:r>
      <w:ins w:id="50" w:author="terHorst, Casey  P" w:date="2026-06-01T13:50:00Z">
        <w:r w:rsidR="007652AD">
          <w:rPr>
            <w:rFonts w:ascii="Times New Roman" w:hAnsi="Times New Roman" w:cs="Times New Roman"/>
          </w:rPr>
          <w:t xml:space="preserve"> rotifers</w:t>
        </w:r>
      </w:ins>
      <w:del w:id="51" w:author="terHorst, Casey  P" w:date="2026-06-01T13:50:00Z">
        <w:r w:rsidDel="007652AD">
          <w:rPr>
            <w:rFonts w:ascii="Times New Roman" w:hAnsi="Times New Roman" w:cs="Times New Roman"/>
          </w:rPr>
          <w:delText>s</w:delText>
        </w:r>
      </w:del>
      <w:r w:rsidR="00BB628F">
        <w:rPr>
          <w:rFonts w:ascii="Times New Roman" w:hAnsi="Times New Roman" w:cs="Times New Roman"/>
        </w:rPr>
        <w:t>.</w:t>
      </w:r>
    </w:p>
    <w:p w14:paraId="15353104" w14:textId="2915CBA7" w:rsidR="006A3DA3" w:rsidRDefault="006A3DA3" w:rsidP="006A3DA3">
      <w:pPr>
        <w:spacing w:after="0" w:line="480" w:lineRule="auto"/>
        <w:ind w:firstLine="720"/>
        <w:rPr>
          <w:rFonts w:ascii="Times New Roman" w:hAnsi="Times New Roman" w:cs="Times New Roman"/>
        </w:rPr>
      </w:pPr>
      <w:r>
        <w:rPr>
          <w:rFonts w:ascii="Times New Roman" w:hAnsi="Times New Roman" w:cs="Times New Roman"/>
        </w:rPr>
        <w:t>I performed the isolations in six-well culture plates by capturing rotifers with pulled glass Pasteur pipettes, which provide an extremely small aperture well-suited for moving individual rotifers. Captured rotifers were washed three or more times in an excess of sterile deionized water in 12-well tissue culture plates before being left alone for two weeks in the isolated wells of 24-well tissue culture plate</w:t>
      </w:r>
      <w:r w:rsidR="0039186E">
        <w:rPr>
          <w:rFonts w:ascii="Times New Roman" w:hAnsi="Times New Roman" w:cs="Times New Roman"/>
        </w:rPr>
        <w:t>s</w:t>
      </w:r>
      <w:r>
        <w:rPr>
          <w:rFonts w:ascii="Times New Roman" w:hAnsi="Times New Roman" w:cs="Times New Roman"/>
        </w:rPr>
        <w:t xml:space="preserve">. Since the isolation process is intended to exclude other protists and not to produce a fully axenic culture, bacteria from the original sample were </w:t>
      </w:r>
      <w:ins w:id="52" w:author="terHorst, Casey  P" w:date="2026-06-01T13:51:00Z">
        <w:r w:rsidR="007652AD">
          <w:rPr>
            <w:rFonts w:ascii="Times New Roman" w:hAnsi="Times New Roman" w:cs="Times New Roman"/>
          </w:rPr>
          <w:t xml:space="preserve">incidentally </w:t>
        </w:r>
      </w:ins>
      <w:r>
        <w:rPr>
          <w:rFonts w:ascii="Times New Roman" w:hAnsi="Times New Roman" w:cs="Times New Roman"/>
        </w:rPr>
        <w:t xml:space="preserve">carried over along with each individual rotifer. The addition of fish food flakes acted as the basal resource for these bacteria, that in turn provided a food source for the rotifer. </w:t>
      </w:r>
      <w:r w:rsidR="002A7128">
        <w:rPr>
          <w:rFonts w:ascii="Times New Roman" w:hAnsi="Times New Roman" w:cs="Times New Roman"/>
        </w:rPr>
        <w:t xml:space="preserve">I carried out </w:t>
      </w:r>
      <w:commentRangeStart w:id="53"/>
      <w:r w:rsidR="002A7128">
        <w:rPr>
          <w:rFonts w:ascii="Times New Roman" w:hAnsi="Times New Roman" w:cs="Times New Roman"/>
        </w:rPr>
        <w:t>32</w:t>
      </w:r>
      <w:commentRangeEnd w:id="53"/>
      <w:r w:rsidR="007652AD">
        <w:rPr>
          <w:rStyle w:val="CommentReference"/>
          <w:rFonts w:ascii="Times New Roman" w:hAnsi="Times New Roman" w:cs="Times New Roman"/>
          <w:sz w:val="24"/>
          <w:szCs w:val="24"/>
        </w:rPr>
        <w:commentReference w:id="53"/>
      </w:r>
      <w:r w:rsidR="002A7128">
        <w:rPr>
          <w:rFonts w:ascii="Times New Roman" w:hAnsi="Times New Roman" w:cs="Times New Roman"/>
        </w:rPr>
        <w:t xml:space="preserve"> isolations per leaf water sample, for a total of 448 isolated rotifers</w:t>
      </w:r>
      <w:ins w:id="54" w:author="terHorst, Casey  P" w:date="2026-06-01T13:51:00Z">
        <w:r w:rsidR="007652AD">
          <w:rPr>
            <w:rFonts w:ascii="Times New Roman" w:hAnsi="Times New Roman" w:cs="Times New Roman"/>
          </w:rPr>
          <w:t>.</w:t>
        </w:r>
      </w:ins>
      <w:r w:rsidR="002A7128">
        <w:rPr>
          <w:rFonts w:ascii="Times New Roman" w:hAnsi="Times New Roman" w:cs="Times New Roman"/>
        </w:rPr>
        <w:t xml:space="preserve"> </w:t>
      </w:r>
      <w:del w:id="55" w:author="terHorst, Casey  P" w:date="2026-06-01T13:51:00Z">
        <w:r w:rsidR="002A7128" w:rsidDel="007652AD">
          <w:rPr>
            <w:rFonts w:ascii="Times New Roman" w:hAnsi="Times New Roman" w:cs="Times New Roman"/>
          </w:rPr>
          <w:delText>across twenty 24-well tissue culture plates.</w:delText>
        </w:r>
      </w:del>
    </w:p>
    <w:p w14:paraId="34A6258B" w14:textId="77777777" w:rsidR="006A3DA3" w:rsidRPr="00545A04" w:rsidRDefault="006A3DA3" w:rsidP="006A3DA3">
      <w:pPr>
        <w:spacing w:after="0" w:line="480" w:lineRule="auto"/>
        <w:ind w:firstLine="720"/>
        <w:rPr>
          <w:rFonts w:ascii="Times New Roman" w:hAnsi="Times New Roman" w:cs="Times New Roman"/>
        </w:rPr>
      </w:pPr>
      <w:r>
        <w:rPr>
          <w:rFonts w:ascii="Times New Roman" w:hAnsi="Times New Roman" w:cs="Times New Roman"/>
        </w:rPr>
        <w:t xml:space="preserve">After two weeks, each well was observed for isolates that successfully founded clonal lines. Those that succeeded were transferred to 125 ml sterile flasks with 100 ml of artificial </w:t>
      </w:r>
      <w:commentRangeStart w:id="56"/>
      <w:r>
        <w:rPr>
          <w:rFonts w:ascii="Times New Roman" w:hAnsi="Times New Roman" w:cs="Times New Roman"/>
        </w:rPr>
        <w:t>freshwater m</w:t>
      </w:r>
      <w:commentRangeEnd w:id="56"/>
      <w:r w:rsidR="007652AD">
        <w:rPr>
          <w:rStyle w:val="CommentReference"/>
          <w:rFonts w:ascii="Times New Roman" w:hAnsi="Times New Roman" w:cs="Times New Roman"/>
          <w:sz w:val="24"/>
          <w:szCs w:val="24"/>
        </w:rPr>
        <w:commentReference w:id="56"/>
      </w:r>
      <w:r>
        <w:rPr>
          <w:rFonts w:ascii="Times New Roman" w:hAnsi="Times New Roman" w:cs="Times New Roman"/>
        </w:rPr>
        <w:t>edium, AFW (0.0096% sodium bicarbonate (NaHCO</w:t>
      </w:r>
      <w:r w:rsidRPr="0049568C">
        <w:rPr>
          <w:rFonts w:ascii="Times New Roman" w:hAnsi="Times New Roman" w:cs="Times New Roman"/>
          <w:vertAlign w:val="subscript"/>
        </w:rPr>
        <w:t>3</w:t>
      </w:r>
      <w:r w:rsidRPr="0049568C">
        <w:rPr>
          <w:rFonts w:ascii="Times New Roman" w:hAnsi="Times New Roman" w:cs="Times New Roman"/>
        </w:rPr>
        <w:t>)</w:t>
      </w:r>
      <w:r>
        <w:rPr>
          <w:rFonts w:ascii="Times New Roman" w:hAnsi="Times New Roman" w:cs="Times New Roman"/>
        </w:rPr>
        <w:t>, 0.0060% calcium sulfate dihydrate (CaSO</w:t>
      </w:r>
      <w:r w:rsidRPr="0049568C">
        <w:rPr>
          <w:rFonts w:ascii="Times New Roman" w:hAnsi="Times New Roman" w:cs="Times New Roman"/>
          <w:vertAlign w:val="subscript"/>
        </w:rPr>
        <w:t>4</w:t>
      </w:r>
      <w:r>
        <w:rPr>
          <w:rFonts w:ascii="Times New Roman" w:hAnsi="Times New Roman" w:cs="Times New Roman"/>
        </w:rPr>
        <w:t>•2H</w:t>
      </w:r>
      <w:r w:rsidRPr="0049568C">
        <w:rPr>
          <w:rFonts w:ascii="Times New Roman" w:hAnsi="Times New Roman" w:cs="Times New Roman"/>
          <w:vertAlign w:val="subscript"/>
        </w:rPr>
        <w:t>2</w:t>
      </w:r>
      <w:r>
        <w:rPr>
          <w:rFonts w:ascii="Times New Roman" w:hAnsi="Times New Roman" w:cs="Times New Roman"/>
        </w:rPr>
        <w:t>O), 0.0060% magnesium sulfate (MgSO</w:t>
      </w:r>
      <w:r w:rsidRPr="0049568C">
        <w:rPr>
          <w:rFonts w:ascii="Times New Roman" w:hAnsi="Times New Roman" w:cs="Times New Roman"/>
          <w:vertAlign w:val="subscript"/>
        </w:rPr>
        <w:t>4</w:t>
      </w:r>
      <w:r w:rsidRPr="0049568C">
        <w:rPr>
          <w:rFonts w:ascii="Times New Roman" w:hAnsi="Times New Roman" w:cs="Times New Roman"/>
        </w:rPr>
        <w:t>)</w:t>
      </w:r>
      <w:r>
        <w:rPr>
          <w:rFonts w:ascii="Times New Roman" w:hAnsi="Times New Roman" w:cs="Times New Roman"/>
        </w:rPr>
        <w:t>, 0.0004% potassium chloride (</w:t>
      </w:r>
      <w:proofErr w:type="spellStart"/>
      <w:r>
        <w:rPr>
          <w:rFonts w:ascii="Times New Roman" w:hAnsi="Times New Roman" w:cs="Times New Roman"/>
        </w:rPr>
        <w:t>KCl</w:t>
      </w:r>
      <w:proofErr w:type="spellEnd"/>
      <w:r>
        <w:rPr>
          <w:rFonts w:ascii="Times New Roman" w:hAnsi="Times New Roman" w:cs="Times New Roman"/>
        </w:rPr>
        <w:t xml:space="preserve">)). I designed this medium to approximate the low-mineral conditions of </w:t>
      </w:r>
      <w:r>
        <w:rPr>
          <w:rFonts w:ascii="Times New Roman" w:hAnsi="Times New Roman" w:cs="Times New Roman"/>
          <w:i/>
          <w:iCs/>
        </w:rPr>
        <w:t>S. purpurea</w:t>
      </w:r>
      <w:r>
        <w:rPr>
          <w:rFonts w:ascii="Times New Roman" w:hAnsi="Times New Roman" w:cs="Times New Roman"/>
        </w:rPr>
        <w:t xml:space="preserve"> leaf water. The inclusion of carbonate for buffering improved culture stability during experiments and replicability of conditions among experiments. The flasks (hereafter, clonal stock cultures) were also provided with two sterile wheat seeds as a slow-release carbon source for bacteria. The isolation process led to the successful founding of 85 clonal stock cultures spanning </w:t>
      </w:r>
      <w:commentRangeStart w:id="57"/>
      <w:r>
        <w:rPr>
          <w:rFonts w:ascii="Times New Roman" w:hAnsi="Times New Roman" w:cs="Times New Roman"/>
        </w:rPr>
        <w:t>at least three leaves</w:t>
      </w:r>
      <w:commentRangeEnd w:id="57"/>
      <w:r w:rsidR="007652AD">
        <w:rPr>
          <w:rStyle w:val="CommentReference"/>
          <w:rFonts w:ascii="Times New Roman" w:hAnsi="Times New Roman" w:cs="Times New Roman"/>
          <w:sz w:val="24"/>
          <w:szCs w:val="24"/>
        </w:rPr>
        <w:commentReference w:id="57"/>
      </w:r>
      <w:r>
        <w:rPr>
          <w:rFonts w:ascii="Times New Roman" w:hAnsi="Times New Roman" w:cs="Times New Roman"/>
        </w:rPr>
        <w:t xml:space="preserve"> for each of two sites (Site 1 and Site 2). </w:t>
      </w:r>
    </w:p>
    <w:p w14:paraId="64FB1D16" w14:textId="4B778D41" w:rsidR="006A3DA3" w:rsidRDefault="00915E00" w:rsidP="006A3DA3">
      <w:pPr>
        <w:spacing w:after="0" w:line="480" w:lineRule="auto"/>
        <w:rPr>
          <w:rFonts w:ascii="Times New Roman" w:hAnsi="Times New Roman" w:cs="Times New Roman"/>
        </w:rPr>
      </w:pPr>
      <w:r>
        <w:rPr>
          <w:rFonts w:ascii="Times New Roman" w:hAnsi="Times New Roman" w:cs="Times New Roman"/>
          <w:u w:val="single"/>
        </w:rPr>
        <w:lastRenderedPageBreak/>
        <w:t>Culturing bacteria</w:t>
      </w:r>
    </w:p>
    <w:p w14:paraId="36A81D5B" w14:textId="074E7C22" w:rsidR="00C51745" w:rsidRPr="00915E00" w:rsidRDefault="00915E00" w:rsidP="006A3DA3">
      <w:pPr>
        <w:spacing w:after="0" w:line="480" w:lineRule="auto"/>
        <w:rPr>
          <w:rFonts w:ascii="Times New Roman" w:hAnsi="Times New Roman" w:cs="Times New Roman"/>
        </w:rPr>
      </w:pPr>
      <w:r>
        <w:rPr>
          <w:rFonts w:ascii="Times New Roman" w:hAnsi="Times New Roman" w:cs="Times New Roman"/>
        </w:rPr>
        <w:tab/>
      </w:r>
      <w:r w:rsidR="004C32C9">
        <w:rPr>
          <w:rFonts w:ascii="Times New Roman" w:hAnsi="Times New Roman" w:cs="Times New Roman"/>
        </w:rPr>
        <w:t>Immediately after field collections, the excess water from the removal of mosquito larvae</w:t>
      </w:r>
      <w:r w:rsidR="00C51745">
        <w:rPr>
          <w:rFonts w:ascii="Times New Roman" w:hAnsi="Times New Roman" w:cs="Times New Roman"/>
        </w:rPr>
        <w:t xml:space="preserve"> was filtered using a </w:t>
      </w:r>
      <w:r w:rsidR="00CF57F6">
        <w:rPr>
          <w:rFonts w:ascii="Times New Roman" w:hAnsi="Times New Roman" w:cs="Times New Roman"/>
        </w:rPr>
        <w:t>20</w:t>
      </w:r>
      <w:r w:rsidR="00C51745">
        <w:rPr>
          <w:rFonts w:ascii="Times New Roman" w:hAnsi="Times New Roman" w:cs="Times New Roman"/>
        </w:rPr>
        <w:t xml:space="preserve"> </w:t>
      </w:r>
      <w:r w:rsidR="00C51745" w:rsidRPr="00B222C7">
        <w:rPr>
          <w:rFonts w:ascii="Times New Roman" w:hAnsi="Times New Roman" w:cs="Times New Roman"/>
        </w:rPr>
        <w:t>µ</w:t>
      </w:r>
      <w:r w:rsidR="00C51745">
        <w:rPr>
          <w:rFonts w:ascii="Times New Roman" w:hAnsi="Times New Roman" w:cs="Times New Roman"/>
        </w:rPr>
        <w:t xml:space="preserve">m </w:t>
      </w:r>
      <w:r w:rsidR="00642699">
        <w:rPr>
          <w:rFonts w:ascii="Times New Roman" w:hAnsi="Times New Roman" w:cs="Times New Roman"/>
        </w:rPr>
        <w:t>mesh</w:t>
      </w:r>
      <w:r w:rsidR="00C51745">
        <w:rPr>
          <w:rFonts w:ascii="Times New Roman" w:hAnsi="Times New Roman" w:cs="Times New Roman"/>
        </w:rPr>
        <w:t xml:space="preserve"> strainer. The filtered leaf water was transferred into 1.5 ml plastic tubes and stored in a freezer. Before the start of </w:t>
      </w:r>
      <w:r w:rsidR="005F439D">
        <w:rPr>
          <w:rFonts w:ascii="Times New Roman" w:hAnsi="Times New Roman" w:cs="Times New Roman"/>
        </w:rPr>
        <w:t>the</w:t>
      </w:r>
      <w:r w:rsidR="004D7B9B">
        <w:rPr>
          <w:rFonts w:ascii="Times New Roman" w:hAnsi="Times New Roman" w:cs="Times New Roman"/>
        </w:rPr>
        <w:t xml:space="preserve"> </w:t>
      </w:r>
      <w:r w:rsidR="00C51745">
        <w:rPr>
          <w:rFonts w:ascii="Times New Roman" w:hAnsi="Times New Roman" w:cs="Times New Roman"/>
        </w:rPr>
        <w:t>experiment, one 1.5 ml tube of leaf water was thawed and added to 200 ml of AFW medium along with 1</w:t>
      </w:r>
      <w:r w:rsidR="00860F28">
        <w:rPr>
          <w:rFonts w:ascii="Times New Roman" w:hAnsi="Times New Roman" w:cs="Times New Roman"/>
        </w:rPr>
        <w:t>00</w:t>
      </w:r>
      <w:r w:rsidR="00C51745">
        <w:rPr>
          <w:rFonts w:ascii="Times New Roman" w:hAnsi="Times New Roman" w:cs="Times New Roman"/>
        </w:rPr>
        <w:t xml:space="preserve"> </w:t>
      </w:r>
      <w:r w:rsidR="00860F28">
        <w:rPr>
          <w:rFonts w:ascii="Times New Roman" w:hAnsi="Times New Roman" w:cs="Times New Roman"/>
        </w:rPr>
        <w:t>m</w:t>
      </w:r>
      <w:r w:rsidR="00C51745">
        <w:rPr>
          <w:rFonts w:ascii="Times New Roman" w:hAnsi="Times New Roman" w:cs="Times New Roman"/>
        </w:rPr>
        <w:t>g of autoclaved fish food flakes.</w:t>
      </w:r>
      <w:r w:rsidR="005F439D">
        <w:rPr>
          <w:rFonts w:ascii="Times New Roman" w:hAnsi="Times New Roman" w:cs="Times New Roman"/>
        </w:rPr>
        <w:t xml:space="preserve"> The culture was </w:t>
      </w:r>
      <w:r w:rsidR="00E24888">
        <w:rPr>
          <w:rFonts w:ascii="Times New Roman" w:hAnsi="Times New Roman" w:cs="Times New Roman"/>
        </w:rPr>
        <w:t>allowed to grow</w:t>
      </w:r>
      <w:r w:rsidR="005F439D">
        <w:rPr>
          <w:rFonts w:ascii="Times New Roman" w:hAnsi="Times New Roman" w:cs="Times New Roman"/>
        </w:rPr>
        <w:t xml:space="preserve"> at 30 °C with constant stirring for 2 days.</w:t>
      </w:r>
      <w:r w:rsidR="006A6C99">
        <w:rPr>
          <w:rFonts w:ascii="Times New Roman" w:hAnsi="Times New Roman" w:cs="Times New Roman"/>
        </w:rPr>
        <w:t xml:space="preserve"> I used a</w:t>
      </w:r>
      <w:r w:rsidR="006A6C99" w:rsidRPr="006A6C99">
        <w:rPr>
          <w:rFonts w:ascii="Times New Roman" w:hAnsi="Times New Roman" w:cs="Times New Roman"/>
        </w:rPr>
        <w:t xml:space="preserve"> single pooled bacterial inoculum </w:t>
      </w:r>
      <w:r w:rsidR="006A6C99">
        <w:rPr>
          <w:rFonts w:ascii="Times New Roman" w:hAnsi="Times New Roman" w:cs="Times New Roman"/>
        </w:rPr>
        <w:t>in an attempt to</w:t>
      </w:r>
      <w:r w:rsidR="006A6C99" w:rsidRPr="006A6C99">
        <w:rPr>
          <w:rFonts w:ascii="Times New Roman" w:hAnsi="Times New Roman" w:cs="Times New Roman"/>
        </w:rPr>
        <w:t xml:space="preserve"> </w:t>
      </w:r>
      <w:r w:rsidR="00141098" w:rsidRPr="006A6C99">
        <w:rPr>
          <w:rFonts w:ascii="Times New Roman" w:hAnsi="Times New Roman" w:cs="Times New Roman"/>
        </w:rPr>
        <w:t>standardize</w:t>
      </w:r>
      <w:r w:rsidR="006A6C99" w:rsidRPr="006A6C99">
        <w:rPr>
          <w:rFonts w:ascii="Times New Roman" w:hAnsi="Times New Roman" w:cs="Times New Roman"/>
        </w:rPr>
        <w:t xml:space="preserve"> the microbial food environment across all microcosms, </w:t>
      </w:r>
      <w:r w:rsidR="006A6C99">
        <w:rPr>
          <w:rFonts w:ascii="Times New Roman" w:hAnsi="Times New Roman" w:cs="Times New Roman"/>
        </w:rPr>
        <w:t>helping to ensure</w:t>
      </w:r>
      <w:r w:rsidR="006A6C99" w:rsidRPr="006A6C99">
        <w:rPr>
          <w:rFonts w:ascii="Times New Roman" w:hAnsi="Times New Roman" w:cs="Times New Roman"/>
        </w:rPr>
        <w:t xml:space="preserve"> that differences in rotifer performance among clones and temperatures </w:t>
      </w:r>
      <w:r w:rsidR="006A6C99">
        <w:rPr>
          <w:rFonts w:ascii="Times New Roman" w:hAnsi="Times New Roman" w:cs="Times New Roman"/>
        </w:rPr>
        <w:t>would be less dependent on bacterial</w:t>
      </w:r>
      <w:r w:rsidR="006A6C99" w:rsidRPr="006A6C99">
        <w:rPr>
          <w:rFonts w:ascii="Times New Roman" w:hAnsi="Times New Roman" w:cs="Times New Roman"/>
        </w:rPr>
        <w:t xml:space="preserve"> community composition.</w:t>
      </w:r>
      <w:ins w:id="58" w:author="terHorst, Casey  P" w:date="2026-06-01T13:56:00Z">
        <w:r w:rsidR="007652AD">
          <w:rPr>
            <w:rFonts w:ascii="Times New Roman" w:hAnsi="Times New Roman" w:cs="Times New Roman"/>
          </w:rPr>
          <w:t xml:space="preserve"> This bacterial stock was then used in the temperature response experiment.</w:t>
        </w:r>
      </w:ins>
    </w:p>
    <w:p w14:paraId="40BC8F3B" w14:textId="77777777" w:rsidR="00DF1531" w:rsidRPr="004F3818" w:rsidRDefault="00DF1531" w:rsidP="00DF1531">
      <w:pPr>
        <w:spacing w:after="0" w:line="480" w:lineRule="auto"/>
        <w:rPr>
          <w:rFonts w:ascii="Times New Roman" w:hAnsi="Times New Roman" w:cs="Times New Roman"/>
        </w:rPr>
      </w:pPr>
      <w:r w:rsidRPr="00C119DD">
        <w:rPr>
          <w:rFonts w:ascii="Times New Roman" w:hAnsi="Times New Roman" w:cs="Times New Roman"/>
          <w:u w:val="single"/>
        </w:rPr>
        <w:t xml:space="preserve">Temperature </w:t>
      </w:r>
      <w:r>
        <w:rPr>
          <w:rFonts w:ascii="Times New Roman" w:hAnsi="Times New Roman" w:cs="Times New Roman"/>
          <w:u w:val="single"/>
        </w:rPr>
        <w:t>r</w:t>
      </w:r>
      <w:r w:rsidRPr="00C119DD">
        <w:rPr>
          <w:rFonts w:ascii="Times New Roman" w:hAnsi="Times New Roman" w:cs="Times New Roman"/>
          <w:u w:val="single"/>
        </w:rPr>
        <w:t xml:space="preserve">esponse </w:t>
      </w:r>
      <w:r>
        <w:rPr>
          <w:rFonts w:ascii="Times New Roman" w:hAnsi="Times New Roman" w:cs="Times New Roman"/>
          <w:u w:val="single"/>
        </w:rPr>
        <w:t>e</w:t>
      </w:r>
      <w:r w:rsidRPr="00C119DD">
        <w:rPr>
          <w:rFonts w:ascii="Times New Roman" w:hAnsi="Times New Roman" w:cs="Times New Roman"/>
          <w:u w:val="single"/>
        </w:rPr>
        <w:t>xperiment</w:t>
      </w:r>
    </w:p>
    <w:p w14:paraId="2D701AB0" w14:textId="4311CBA3" w:rsidR="00DF1531" w:rsidRPr="00DF1531" w:rsidRDefault="00DF1531" w:rsidP="006A3DA3">
      <w:pPr>
        <w:spacing w:after="0" w:line="480" w:lineRule="auto"/>
        <w:rPr>
          <w:rFonts w:ascii="Times New Roman" w:hAnsi="Times New Roman" w:cs="Times New Roman"/>
        </w:rPr>
      </w:pPr>
      <w:r>
        <w:rPr>
          <w:rFonts w:ascii="Times New Roman" w:hAnsi="Times New Roman" w:cs="Times New Roman"/>
        </w:rPr>
        <w:tab/>
        <w:t xml:space="preserve">Clonal lines were selected from across the spatial distribution of </w:t>
      </w:r>
      <w:ins w:id="59" w:author="terHorst, Casey  P" w:date="2026-06-01T13:57:00Z">
        <w:r w:rsidR="00FC5818">
          <w:rPr>
            <w:rFonts w:ascii="Times New Roman" w:hAnsi="Times New Roman" w:cs="Times New Roman"/>
          </w:rPr>
          <w:t xml:space="preserve">the </w:t>
        </w:r>
      </w:ins>
      <w:r>
        <w:rPr>
          <w:rFonts w:ascii="Times New Roman" w:hAnsi="Times New Roman" w:cs="Times New Roman"/>
        </w:rPr>
        <w:t>origin</w:t>
      </w:r>
      <w:ins w:id="60" w:author="terHorst, Casey  P" w:date="2026-06-01T13:57:00Z">
        <w:r w:rsidR="00FC5818">
          <w:rPr>
            <w:rFonts w:ascii="Times New Roman" w:hAnsi="Times New Roman" w:cs="Times New Roman"/>
          </w:rPr>
          <w:t>s of</w:t>
        </w:r>
      </w:ins>
      <w:r>
        <w:rPr>
          <w:rFonts w:ascii="Times New Roman" w:hAnsi="Times New Roman" w:cs="Times New Roman"/>
        </w:rPr>
        <w:t xml:space="preserve"> leaf water samples to investigate whether differences in response to temperature existed between sites, among leaves, or among clones within leaves. From each </w:t>
      </w:r>
      <w:ins w:id="61" w:author="terHorst, Casey  P" w:date="2026-06-01T13:57:00Z">
        <w:r w:rsidR="00FC5818">
          <w:rPr>
            <w:rFonts w:ascii="Times New Roman" w:hAnsi="Times New Roman" w:cs="Times New Roman"/>
          </w:rPr>
          <w:t xml:space="preserve">of the two </w:t>
        </w:r>
      </w:ins>
      <w:r>
        <w:rPr>
          <w:rFonts w:ascii="Times New Roman" w:hAnsi="Times New Roman" w:cs="Times New Roman"/>
        </w:rPr>
        <w:t>site</w:t>
      </w:r>
      <w:ins w:id="62" w:author="terHorst, Casey  P" w:date="2026-06-01T13:58:00Z">
        <w:r w:rsidR="00FC5818">
          <w:rPr>
            <w:rFonts w:ascii="Times New Roman" w:hAnsi="Times New Roman" w:cs="Times New Roman"/>
          </w:rPr>
          <w:t>s</w:t>
        </w:r>
      </w:ins>
      <w:del w:id="63" w:author="terHorst, Casey  P" w:date="2026-06-01T13:58:00Z">
        <w:r w:rsidDel="00FC5818">
          <w:rPr>
            <w:rFonts w:ascii="Times New Roman" w:hAnsi="Times New Roman" w:cs="Times New Roman"/>
          </w:rPr>
          <w:delText xml:space="preserve"> (Site 1 and Site 2)</w:delText>
        </w:r>
      </w:del>
      <w:r>
        <w:rPr>
          <w:rFonts w:ascii="Times New Roman" w:hAnsi="Times New Roman" w:cs="Times New Roman"/>
        </w:rPr>
        <w:t xml:space="preserve">, 3 leaves were </w:t>
      </w:r>
      <w:r w:rsidR="00163BA7">
        <w:rPr>
          <w:rFonts w:ascii="Times New Roman" w:hAnsi="Times New Roman" w:cs="Times New Roman"/>
        </w:rPr>
        <w:t>chosen</w:t>
      </w:r>
      <w:r>
        <w:rPr>
          <w:rFonts w:ascii="Times New Roman" w:hAnsi="Times New Roman" w:cs="Times New Roman"/>
        </w:rPr>
        <w:t xml:space="preserve"> </w:t>
      </w:r>
      <w:r w:rsidR="00163BA7">
        <w:rPr>
          <w:rFonts w:ascii="Times New Roman" w:hAnsi="Times New Roman" w:cs="Times New Roman"/>
        </w:rPr>
        <w:t>randomly</w:t>
      </w:r>
      <w:r>
        <w:rPr>
          <w:rFonts w:ascii="Times New Roman" w:hAnsi="Times New Roman" w:cs="Times New Roman"/>
        </w:rPr>
        <w:t>. Each leaf was represented by 3 randomly selected clones</w:t>
      </w:r>
      <w:ins w:id="64" w:author="terHorst, Casey  P" w:date="2026-06-01T13:58:00Z">
        <w:r w:rsidR="00FC5818">
          <w:rPr>
            <w:rFonts w:ascii="Times New Roman" w:hAnsi="Times New Roman" w:cs="Times New Roman"/>
          </w:rPr>
          <w:t xml:space="preserve"> isolated from the same leaf</w:t>
        </w:r>
      </w:ins>
      <w:r>
        <w:rPr>
          <w:rFonts w:ascii="Times New Roman" w:hAnsi="Times New Roman" w:cs="Times New Roman"/>
        </w:rPr>
        <w:t xml:space="preserve">, with the exception of Leaf 1 from Site 1, which was only represented by 2 clones. I established 102 microcosms in new 15 ml conical tubes. For each clone, the appropriate volume of clonal stock culture was added to 6 replicate tubes so that the final density of rotifers was 5 individuals per ml in 10 ml of autoclaved AFW medium. To each microcosm, I added 50 </w:t>
      </w:r>
      <w:r w:rsidRPr="00B222C7">
        <w:rPr>
          <w:rFonts w:ascii="Times New Roman" w:hAnsi="Times New Roman" w:cs="Times New Roman"/>
        </w:rPr>
        <w:t>µ</w:t>
      </w:r>
      <w:r>
        <w:rPr>
          <w:rFonts w:ascii="Times New Roman" w:hAnsi="Times New Roman" w:cs="Times New Roman"/>
        </w:rPr>
        <w:t xml:space="preserve">l of a </w:t>
      </w:r>
      <w:del w:id="65" w:author="terHorst, Casey  P" w:date="2026-06-01T14:01:00Z">
        <w:r w:rsidDel="00FC5818">
          <w:rPr>
            <w:rFonts w:ascii="Times New Roman" w:hAnsi="Times New Roman" w:cs="Times New Roman"/>
          </w:rPr>
          <w:delText>culture of pitcher plant leaf water bacteria (prepared as described above)</w:delText>
        </w:r>
      </w:del>
      <w:ins w:id="66" w:author="terHorst, Casey  P" w:date="2026-06-01T14:01:00Z">
        <w:r w:rsidR="00FC5818">
          <w:rPr>
            <w:rFonts w:ascii="Times New Roman" w:hAnsi="Times New Roman" w:cs="Times New Roman"/>
          </w:rPr>
          <w:t>bacteria stock</w:t>
        </w:r>
      </w:ins>
      <w:r>
        <w:rPr>
          <w:rFonts w:ascii="Times New Roman" w:hAnsi="Times New Roman" w:cs="Times New Roman"/>
        </w:rPr>
        <w:t xml:space="preserve"> and 1 mg of finely-ground, autoclaved fish food dissolved in 1</w:t>
      </w:r>
      <w:r w:rsidR="00860F28">
        <w:rPr>
          <w:rFonts w:ascii="Times New Roman" w:hAnsi="Times New Roman" w:cs="Times New Roman"/>
        </w:rPr>
        <w:t>00</w:t>
      </w:r>
      <w:r>
        <w:rPr>
          <w:rFonts w:ascii="Times New Roman" w:hAnsi="Times New Roman" w:cs="Times New Roman"/>
        </w:rPr>
        <w:t xml:space="preserve"> </w:t>
      </w:r>
      <w:r w:rsidR="00860F28" w:rsidRPr="00B222C7">
        <w:rPr>
          <w:rFonts w:ascii="Times New Roman" w:hAnsi="Times New Roman" w:cs="Times New Roman"/>
        </w:rPr>
        <w:t>µ</w:t>
      </w:r>
      <w:r w:rsidR="00860F28">
        <w:rPr>
          <w:rFonts w:ascii="Times New Roman" w:hAnsi="Times New Roman" w:cs="Times New Roman"/>
        </w:rPr>
        <w:t>l</w:t>
      </w:r>
      <w:r>
        <w:rPr>
          <w:rFonts w:ascii="Times New Roman" w:hAnsi="Times New Roman" w:cs="Times New Roman"/>
        </w:rPr>
        <w:t xml:space="preserve"> of deionized water. The same amount of fish food was added once every 6 days for the duration of the experiment. Microcosms were divided among two growth chambers </w:t>
      </w:r>
      <w:ins w:id="67" w:author="terHorst, Casey  P" w:date="2026-06-01T14:02:00Z">
        <w:r w:rsidR="00FC5818">
          <w:rPr>
            <w:rFonts w:ascii="Times New Roman" w:hAnsi="Times New Roman" w:cs="Times New Roman"/>
          </w:rPr>
          <w:t xml:space="preserve">set at different temperatures </w:t>
        </w:r>
      </w:ins>
      <w:r>
        <w:rPr>
          <w:rFonts w:ascii="Times New Roman" w:hAnsi="Times New Roman" w:cs="Times New Roman"/>
        </w:rPr>
        <w:t xml:space="preserve">and held at constant temperatures of 25 °C and 30 °C </w:t>
      </w:r>
      <w:r w:rsidR="008A2DC5">
        <w:rPr>
          <w:rFonts w:ascii="Times New Roman" w:hAnsi="Times New Roman" w:cs="Times New Roman"/>
        </w:rPr>
        <w:t xml:space="preserve">for 39 days </w:t>
      </w:r>
      <w:r>
        <w:rPr>
          <w:rFonts w:ascii="Times New Roman" w:hAnsi="Times New Roman" w:cs="Times New Roman"/>
        </w:rPr>
        <w:t xml:space="preserve">(n = 3 per clone per temperature). Every 3 </w:t>
      </w:r>
      <w:r>
        <w:rPr>
          <w:rFonts w:ascii="Times New Roman" w:hAnsi="Times New Roman" w:cs="Times New Roman"/>
        </w:rPr>
        <w:lastRenderedPageBreak/>
        <w:t xml:space="preserve">days, a </w:t>
      </w:r>
      <w:r w:rsidR="00171B92" w:rsidRPr="00171B92">
        <w:rPr>
          <w:rFonts w:ascii="Times New Roman" w:hAnsi="Times New Roman" w:cs="Times New Roman"/>
        </w:rPr>
        <w:t>300 µl</w:t>
      </w:r>
      <w:r>
        <w:rPr>
          <w:rFonts w:ascii="Times New Roman" w:hAnsi="Times New Roman" w:cs="Times New Roman"/>
        </w:rPr>
        <w:t xml:space="preserve"> sample was transferred from each replicate to an empty well in a 24-well culture plate for counting using an inverted compound microscope. On </w:t>
      </w:r>
      <w:r w:rsidR="00626A57">
        <w:rPr>
          <w:rFonts w:ascii="Times New Roman" w:hAnsi="Times New Roman" w:cs="Times New Roman"/>
        </w:rPr>
        <w:t>day 39</w:t>
      </w:r>
      <w:r>
        <w:rPr>
          <w:rFonts w:ascii="Times New Roman" w:hAnsi="Times New Roman" w:cs="Times New Roman"/>
        </w:rPr>
        <w:t>, a 1</w:t>
      </w:r>
      <w:r w:rsidR="00A843AB">
        <w:rPr>
          <w:rFonts w:ascii="Times New Roman" w:hAnsi="Times New Roman" w:cs="Times New Roman"/>
        </w:rPr>
        <w:t>00</w:t>
      </w:r>
      <w:r>
        <w:rPr>
          <w:rFonts w:ascii="Times New Roman" w:hAnsi="Times New Roman" w:cs="Times New Roman"/>
        </w:rPr>
        <w:t xml:space="preserve"> </w:t>
      </w:r>
      <w:r w:rsidR="00A843AB" w:rsidRPr="00171B92">
        <w:rPr>
          <w:rFonts w:ascii="Times New Roman" w:hAnsi="Times New Roman" w:cs="Times New Roman"/>
        </w:rPr>
        <w:t>µl</w:t>
      </w:r>
      <w:r>
        <w:rPr>
          <w:rFonts w:ascii="Times New Roman" w:hAnsi="Times New Roman" w:cs="Times New Roman"/>
        </w:rPr>
        <w:t xml:space="preserve"> sample of each replicate was imaged for body size measurement (as described </w:t>
      </w:r>
      <w:r w:rsidR="0055465C">
        <w:rPr>
          <w:rFonts w:ascii="Times New Roman" w:hAnsi="Times New Roman" w:cs="Times New Roman"/>
        </w:rPr>
        <w:t>below</w:t>
      </w:r>
      <w:r>
        <w:rPr>
          <w:rFonts w:ascii="Times New Roman" w:hAnsi="Times New Roman" w:cs="Times New Roman"/>
        </w:rPr>
        <w:t>).</w:t>
      </w:r>
    </w:p>
    <w:p w14:paraId="1097BBCC" w14:textId="452166C3" w:rsidR="006A3DA3" w:rsidRDefault="006A3DA3" w:rsidP="006A3DA3">
      <w:pPr>
        <w:spacing w:after="0" w:line="480" w:lineRule="auto"/>
        <w:rPr>
          <w:rFonts w:ascii="Times New Roman" w:hAnsi="Times New Roman" w:cs="Times New Roman"/>
        </w:rPr>
      </w:pPr>
      <w:r>
        <w:rPr>
          <w:rFonts w:ascii="Times New Roman" w:hAnsi="Times New Roman" w:cs="Times New Roman"/>
          <w:u w:val="single"/>
        </w:rPr>
        <w:t>Growth models</w:t>
      </w:r>
    </w:p>
    <w:p w14:paraId="73DD62AE" w14:textId="16AD5A6D" w:rsidR="00BA10D5" w:rsidRDefault="006A3DA3" w:rsidP="00BA10D5">
      <w:pPr>
        <w:spacing w:after="0" w:line="480" w:lineRule="auto"/>
        <w:ind w:firstLine="720"/>
        <w:rPr>
          <w:rFonts w:ascii="Times New Roman" w:hAnsi="Times New Roman" w:cs="Times New Roman"/>
        </w:rPr>
      </w:pPr>
      <w:r>
        <w:rPr>
          <w:rFonts w:ascii="Times New Roman" w:hAnsi="Times New Roman" w:cs="Times New Roman"/>
        </w:rPr>
        <w:t xml:space="preserve">I used a non-parametric approach to modeling </w:t>
      </w:r>
      <w:r w:rsidR="00AF1A1E">
        <w:rPr>
          <w:rFonts w:ascii="Times New Roman" w:hAnsi="Times New Roman" w:cs="Times New Roman"/>
        </w:rPr>
        <w:t>t</w:t>
      </w:r>
      <w:r>
        <w:rPr>
          <w:rFonts w:ascii="Times New Roman" w:hAnsi="Times New Roman" w:cs="Times New Roman"/>
        </w:rPr>
        <w:t>he maximum growth rate (</w:t>
      </w:r>
      <w:r w:rsidRPr="003873C9">
        <w:rPr>
          <w:rFonts w:ascii="Times New Roman" w:hAnsi="Times New Roman" w:cs="Times New Roman"/>
          <w:i/>
          <w:iCs/>
        </w:rPr>
        <w:t>µ</w:t>
      </w:r>
      <w:r w:rsidRPr="004C2125">
        <w:rPr>
          <w:rFonts w:ascii="Times New Roman" w:hAnsi="Times New Roman" w:cs="Times New Roman"/>
          <w:i/>
          <w:iCs/>
          <w:vertAlign w:val="subscript"/>
        </w:rPr>
        <w:t>max</w:t>
      </w:r>
      <w:r>
        <w:rPr>
          <w:rFonts w:ascii="Times New Roman" w:hAnsi="Times New Roman" w:cs="Times New Roman"/>
        </w:rPr>
        <w:t xml:space="preserve">) of each replicate by fitting a smoothing spline to log-transformed abundance data using the </w:t>
      </w:r>
      <w:proofErr w:type="spellStart"/>
      <w:r>
        <w:rPr>
          <w:rFonts w:ascii="Times New Roman" w:hAnsi="Times New Roman" w:cs="Times New Roman"/>
        </w:rPr>
        <w:t>fit_</w:t>
      </w:r>
      <w:proofErr w:type="gramStart"/>
      <w:r>
        <w:rPr>
          <w:rFonts w:ascii="Times New Roman" w:hAnsi="Times New Roman" w:cs="Times New Roman"/>
        </w:rPr>
        <w:t>spline</w:t>
      </w:r>
      <w:proofErr w:type="spellEnd"/>
      <w:r>
        <w:rPr>
          <w:rFonts w:ascii="Times New Roman" w:hAnsi="Times New Roman" w:cs="Times New Roman"/>
        </w:rPr>
        <w:t>(</w:t>
      </w:r>
      <w:proofErr w:type="gramEnd"/>
      <w:r>
        <w:rPr>
          <w:rFonts w:ascii="Times New Roman" w:hAnsi="Times New Roman" w:cs="Times New Roman"/>
        </w:rPr>
        <w:t xml:space="preserve">) function in the </w:t>
      </w:r>
      <w:r w:rsidR="009E0D88">
        <w:rPr>
          <w:rFonts w:ascii="Times New Roman" w:hAnsi="Times New Roman" w:cs="Times New Roman"/>
        </w:rPr>
        <w:t>‘</w:t>
      </w:r>
      <w:proofErr w:type="spellStart"/>
      <w:r>
        <w:rPr>
          <w:rFonts w:ascii="Times New Roman" w:hAnsi="Times New Roman" w:cs="Times New Roman"/>
        </w:rPr>
        <w:t>growthrates</w:t>
      </w:r>
      <w:proofErr w:type="spellEnd"/>
      <w:r w:rsidR="009E0D88">
        <w:rPr>
          <w:rFonts w:ascii="Times New Roman" w:hAnsi="Times New Roman" w:cs="Times New Roman"/>
        </w:rPr>
        <w:t>’</w:t>
      </w:r>
      <w:r>
        <w:rPr>
          <w:rFonts w:ascii="Times New Roman" w:hAnsi="Times New Roman" w:cs="Times New Roman"/>
        </w:rPr>
        <w:t xml:space="preserve"> package</w:t>
      </w:r>
      <w:r w:rsidR="00227FE3" w:rsidRPr="00227FE3">
        <w:rPr>
          <w:rFonts w:ascii="Times New Roman" w:hAnsi="Times New Roman" w:cs="Times New Roman"/>
        </w:rPr>
        <w:t xml:space="preserve"> </w:t>
      </w:r>
      <w:r w:rsidR="00227FE3">
        <w:rPr>
          <w:rFonts w:ascii="Times New Roman" w:hAnsi="Times New Roman" w:cs="Times New Roman"/>
        </w:rPr>
        <w:t>(</w:t>
      </w:r>
      <w:commentRangeStart w:id="68"/>
      <w:r w:rsidR="00227FE3" w:rsidRPr="00470F66">
        <w:rPr>
          <w:rFonts w:ascii="Times New Roman" w:hAnsi="Times New Roman" w:cs="Times New Roman"/>
        </w:rPr>
        <w:t>v0.8.</w:t>
      </w:r>
      <w:r w:rsidR="00227FE3">
        <w:rPr>
          <w:rFonts w:ascii="Times New Roman" w:hAnsi="Times New Roman" w:cs="Times New Roman"/>
        </w:rPr>
        <w:t>5</w:t>
      </w:r>
      <w:commentRangeEnd w:id="68"/>
      <w:r w:rsidR="00FC5818">
        <w:rPr>
          <w:rStyle w:val="CommentReference"/>
          <w:rFonts w:ascii="Times New Roman" w:hAnsi="Times New Roman" w:cs="Times New Roman"/>
          <w:sz w:val="24"/>
          <w:szCs w:val="24"/>
        </w:rPr>
        <w:commentReference w:id="68"/>
      </w:r>
      <w:r w:rsidR="00227FE3">
        <w:rPr>
          <w:rFonts w:ascii="Times New Roman" w:hAnsi="Times New Roman" w:cs="Times New Roman"/>
        </w:rPr>
        <w:t>) within R (</w:t>
      </w:r>
      <w:r w:rsidR="00227FE3" w:rsidRPr="00470F66">
        <w:rPr>
          <w:rFonts w:ascii="Times New Roman" w:hAnsi="Times New Roman" w:cs="Times New Roman"/>
        </w:rPr>
        <w:t>v4.5.</w:t>
      </w:r>
      <w:r w:rsidR="00227FE3">
        <w:rPr>
          <w:rFonts w:ascii="Times New Roman" w:hAnsi="Times New Roman" w:cs="Times New Roman"/>
        </w:rPr>
        <w:t>2)</w:t>
      </w:r>
      <w:r>
        <w:rPr>
          <w:rFonts w:ascii="Times New Roman" w:hAnsi="Times New Roman" w:cs="Times New Roman"/>
        </w:rPr>
        <w:t xml:space="preserve">. Maximum growth rate was defined by </w:t>
      </w:r>
      <w:r w:rsidR="00A94DC9">
        <w:rPr>
          <w:rFonts w:ascii="Times New Roman" w:hAnsi="Times New Roman" w:cs="Times New Roman"/>
        </w:rPr>
        <w:t>E</w:t>
      </w:r>
      <w:r>
        <w:rPr>
          <w:rFonts w:ascii="Times New Roman" w:hAnsi="Times New Roman" w:cs="Times New Roman"/>
        </w:rPr>
        <w:t xml:space="preserve">quation </w:t>
      </w:r>
      <w:r w:rsidR="00083AF8">
        <w:rPr>
          <w:rFonts w:ascii="Times New Roman" w:hAnsi="Times New Roman" w:cs="Times New Roman"/>
        </w:rPr>
        <w:t>1</w:t>
      </w:r>
      <w:r>
        <w:rPr>
          <w:rFonts w:ascii="Times New Roman" w:hAnsi="Times New Roman" w:cs="Times New Roman"/>
        </w:rPr>
        <w:t xml:space="preserve"> as the first derivative of the fitted spline over time, representing the highest instantaneous per-capita growth rate of each replicate. </w:t>
      </w:r>
      <w:r w:rsidR="00AF7C51">
        <w:rPr>
          <w:rFonts w:ascii="Times New Roman" w:hAnsi="Times New Roman" w:cs="Times New Roman"/>
        </w:rPr>
        <w:t xml:space="preserve">Model fit was assessed visually and </w:t>
      </w:r>
      <w:r w:rsidR="00D33A89">
        <w:rPr>
          <w:rFonts w:ascii="Times New Roman" w:hAnsi="Times New Roman" w:cs="Times New Roman"/>
        </w:rPr>
        <w:t>by inspecting</w:t>
      </w:r>
      <w:r w:rsidR="00AF7C51">
        <w:rPr>
          <w:rFonts w:ascii="Times New Roman" w:hAnsi="Times New Roman" w:cs="Times New Roman"/>
        </w:rPr>
        <w:t xml:space="preserve"> </w:t>
      </w:r>
      <w:r w:rsidR="00D33A89">
        <w:rPr>
          <w:rFonts w:ascii="Times New Roman" w:hAnsi="Times New Roman" w:cs="Times New Roman"/>
        </w:rPr>
        <w:t xml:space="preserve">the spline-fit </w:t>
      </w:r>
      <w:commentRangeStart w:id="69"/>
      <w:r w:rsidR="00AF7C51">
        <w:rPr>
          <w:rFonts w:ascii="Times New Roman" w:hAnsi="Times New Roman" w:cs="Times New Roman"/>
          <w:i/>
          <w:iCs/>
        </w:rPr>
        <w:t>R</w:t>
      </w:r>
      <w:r w:rsidR="00AF7C51" w:rsidRPr="00AF7C51">
        <w:rPr>
          <w:rFonts w:ascii="Times New Roman" w:hAnsi="Times New Roman" w:cs="Times New Roman"/>
          <w:vertAlign w:val="superscript"/>
        </w:rPr>
        <w:t>2</w:t>
      </w:r>
      <w:r w:rsidR="00D33A89">
        <w:rPr>
          <w:rFonts w:ascii="Times New Roman" w:hAnsi="Times New Roman" w:cs="Times New Roman"/>
        </w:rPr>
        <w:t xml:space="preserve"> for each </w:t>
      </w:r>
      <w:commentRangeEnd w:id="69"/>
      <w:r w:rsidR="00FC5818">
        <w:rPr>
          <w:rStyle w:val="CommentReference"/>
          <w:rFonts w:ascii="Times New Roman" w:hAnsi="Times New Roman" w:cs="Times New Roman"/>
          <w:sz w:val="24"/>
          <w:szCs w:val="24"/>
        </w:rPr>
        <w:commentReference w:id="69"/>
      </w:r>
      <w:r w:rsidR="00D33A89">
        <w:rPr>
          <w:rFonts w:ascii="Times New Roman" w:hAnsi="Times New Roman" w:cs="Times New Roman"/>
        </w:rPr>
        <w:t>replicate</w:t>
      </w:r>
      <w:r w:rsidR="00F31206">
        <w:rPr>
          <w:rFonts w:ascii="Times New Roman" w:hAnsi="Times New Roman" w:cs="Times New Roman"/>
        </w:rPr>
        <w:t xml:space="preserve"> (</w:t>
      </w:r>
      <w:r w:rsidR="00F31206" w:rsidRPr="00CE6A1E">
        <w:rPr>
          <w:rFonts w:ascii="Times New Roman" w:hAnsi="Times New Roman" w:cs="Times New Roman"/>
        </w:rPr>
        <w:t>Figure</w:t>
      </w:r>
      <w:r w:rsidR="00CE6A1E">
        <w:rPr>
          <w:rFonts w:ascii="Times New Roman" w:hAnsi="Times New Roman" w:cs="Times New Roman"/>
        </w:rPr>
        <w:t xml:space="preserve"> 2</w:t>
      </w:r>
      <w:r w:rsidR="00F31206">
        <w:rPr>
          <w:rFonts w:ascii="Times New Roman" w:hAnsi="Times New Roman" w:cs="Times New Roman"/>
        </w:rPr>
        <w:t>)</w:t>
      </w:r>
      <w:r w:rsidR="00D33A89">
        <w:rPr>
          <w:rFonts w:ascii="Times New Roman" w:hAnsi="Times New Roman" w:cs="Times New Roman"/>
        </w:rPr>
        <w:t>.</w:t>
      </w:r>
    </w:p>
    <w:p w14:paraId="13BF9759" w14:textId="18E53686" w:rsidR="00BA10D5" w:rsidRPr="00BA10D5" w:rsidRDefault="00000000" w:rsidP="00BA10D5">
      <w:pPr>
        <w:rPr>
          <w:rFonts w:ascii="Times New Roman" w:eastAsiaTheme="minorEastAsia" w:hAnsi="Times New Roman" w:cs="Times New Roman"/>
        </w:rPr>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µ</m:t>
                  </m:r>
                </m:e>
                <m:sub>
                  <m:r>
                    <w:rPr>
                      <w:rFonts w:ascii="Cambria Math" w:hAnsi="Cambria Math"/>
                    </w:rPr>
                    <m:t>max</m:t>
                  </m:r>
                </m:sub>
              </m:sSub>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max</m:t>
                    </m:r>
                  </m:e>
                </m:mr>
                <m:mr>
                  <m:e>
                    <m:r>
                      <w:rPr>
                        <w:rFonts w:ascii="Cambria Math" w:hAnsi="Cambria Math"/>
                      </w:rPr>
                      <m:t>t</m:t>
                    </m:r>
                  </m:e>
                </m:mr>
              </m:m>
              <m:d>
                <m:dPr>
                  <m:ctrlPr>
                    <w:rPr>
                      <w:rFonts w:ascii="Cambria Math" w:hAnsi="Cambria Math"/>
                      <w:i/>
                    </w:rPr>
                  </m:ctrlPr>
                </m:dPr>
                <m:e>
                  <m:f>
                    <m:fPr>
                      <m:ctrlPr>
                        <w:rPr>
                          <w:rFonts w:ascii="Cambria Math" w:hAnsi="Cambria Math"/>
                          <w:i/>
                        </w:rPr>
                      </m:ctrlPr>
                    </m:fPr>
                    <m:num>
                      <m:r>
                        <w:rPr>
                          <w:rFonts w:ascii="Cambria Math" w:hAnsi="Cambria Math"/>
                        </w:rPr>
                        <m:t>d</m:t>
                      </m:r>
                    </m:num>
                    <m:den>
                      <m:r>
                        <w:rPr>
                          <w:rFonts w:ascii="Cambria Math" w:hAnsi="Cambria Math"/>
                        </w:rPr>
                        <m:t>dt</m:t>
                      </m:r>
                    </m:den>
                  </m:f>
                  <m:func>
                    <m:funcPr>
                      <m:ctrlPr>
                        <w:rPr>
                          <w:rFonts w:ascii="Cambria Math" w:hAnsi="Cambria Math"/>
                          <w:i/>
                        </w:rPr>
                      </m:ctrlPr>
                    </m:funcPr>
                    <m:fName>
                      <m:r>
                        <m:rPr>
                          <m:sty m:val="p"/>
                        </m:rPr>
                        <w:rPr>
                          <w:rFonts w:ascii="Cambria Math" w:hAnsi="Cambria Math"/>
                        </w:rPr>
                        <m:t>ln</m:t>
                      </m:r>
                    </m:fName>
                    <m:e>
                      <m:r>
                        <w:rPr>
                          <w:rFonts w:ascii="Cambria Math" w:hAnsi="Cambria Math"/>
                        </w:rPr>
                        <m:t>N(t)</m:t>
                      </m:r>
                    </m:e>
                  </m:func>
                </m:e>
              </m:d>
              <m:r>
                <w:rPr>
                  <w:rFonts w:ascii="Cambria Math" w:hAnsi="Cambria Math"/>
                </w:rPr>
                <m:t>#</m:t>
              </m:r>
              <m:d>
                <m:dPr>
                  <m:ctrlPr>
                    <w:rPr>
                      <w:rFonts w:ascii="Cambria Math" w:hAnsi="Cambria Math"/>
                      <w:i/>
                    </w:rPr>
                  </m:ctrlPr>
                </m:dPr>
                <m:e>
                  <m:r>
                    <w:rPr>
                      <w:rFonts w:ascii="Cambria Math" w:hAnsi="Cambria Math"/>
                    </w:rPr>
                    <m:t>1</m:t>
                  </m:r>
                </m:e>
              </m:d>
            </m:e>
          </m:eqArr>
        </m:oMath>
      </m:oMathPara>
    </w:p>
    <w:p w14:paraId="3802B59D" w14:textId="77777777" w:rsidR="006A3DA3" w:rsidRDefault="006A3DA3" w:rsidP="006A3DA3">
      <w:pPr>
        <w:spacing w:after="0" w:line="480" w:lineRule="auto"/>
        <w:rPr>
          <w:rFonts w:ascii="Times New Roman" w:hAnsi="Times New Roman" w:cs="Times New Roman"/>
        </w:rPr>
      </w:pPr>
      <w:r>
        <w:rPr>
          <w:rFonts w:ascii="Times New Roman" w:hAnsi="Times New Roman" w:cs="Times New Roman"/>
          <w:u w:val="single"/>
        </w:rPr>
        <w:t>Body size measurements</w:t>
      </w:r>
    </w:p>
    <w:p w14:paraId="05944D1D" w14:textId="7FB7C9DE" w:rsidR="001F7853" w:rsidRDefault="006A3DA3" w:rsidP="006A3DA3">
      <w:pPr>
        <w:spacing w:after="0" w:line="480" w:lineRule="auto"/>
        <w:ind w:firstLine="720"/>
        <w:rPr>
          <w:rFonts w:ascii="Times New Roman" w:hAnsi="Times New Roman" w:cs="Times New Roman"/>
        </w:rPr>
      </w:pPr>
      <w:r>
        <w:rPr>
          <w:rFonts w:ascii="Times New Roman" w:hAnsi="Times New Roman" w:cs="Times New Roman"/>
        </w:rPr>
        <w:t>I used video recording to image active rotifers as opposed to still photography of fixed specimens because of the inconsistent effects of fixatives on soft-bodied organism morphology. Samples of rotifers were imaged on customized glass microscope slides that featured a series of long independent channels cut into a waterproof sticker adhered to the slide surface. These channels were shallow enough to prevent rotifers from orienting themselves perpendicular to the slide, and wide enough to fill the camera’s field of view.</w:t>
      </w:r>
      <w:r w:rsidR="00AD2BE6">
        <w:rPr>
          <w:rFonts w:ascii="Times New Roman" w:hAnsi="Times New Roman" w:cs="Times New Roman"/>
        </w:rPr>
        <w:t xml:space="preserve"> The purpose of using a </w:t>
      </w:r>
      <w:del w:id="70" w:author="terHorst, Casey  P" w:date="2026-06-01T14:04:00Z">
        <w:r w:rsidR="00AD2BE6" w:rsidDel="00FC5818">
          <w:rPr>
            <w:rFonts w:ascii="Times New Roman" w:hAnsi="Times New Roman" w:cs="Times New Roman"/>
          </w:rPr>
          <w:delText>custom slide</w:delText>
        </w:r>
      </w:del>
      <w:ins w:id="71" w:author="terHorst, Casey  P" w:date="2026-06-01T14:04:00Z">
        <w:r w:rsidR="00FC5818">
          <w:rPr>
            <w:rFonts w:ascii="Times New Roman" w:hAnsi="Times New Roman" w:cs="Times New Roman"/>
          </w:rPr>
          <w:t>channel</w:t>
        </w:r>
      </w:ins>
      <w:r w:rsidR="00AD2BE6">
        <w:rPr>
          <w:rFonts w:ascii="Times New Roman" w:hAnsi="Times New Roman" w:cs="Times New Roman"/>
        </w:rPr>
        <w:t xml:space="preserve"> was to avoid imaging the same individuals more than once.</w:t>
      </w:r>
      <w:r>
        <w:rPr>
          <w:rFonts w:ascii="Times New Roman" w:hAnsi="Times New Roman" w:cs="Times New Roman"/>
        </w:rPr>
        <w:t xml:space="preserve"> When recording videos, the slide stage was moved so that each channel was scanned by a camera (</w:t>
      </w:r>
      <w:r w:rsidR="001B54F6" w:rsidRPr="001B54F6">
        <w:rPr>
          <w:rFonts w:ascii="Times New Roman" w:hAnsi="Times New Roman" w:cs="Times New Roman"/>
        </w:rPr>
        <w:t>Sony α7 II, ILCE-7M2, Sony Corp., Tokyo, Japan</w:t>
      </w:r>
      <w:r>
        <w:rPr>
          <w:rFonts w:ascii="Times New Roman" w:hAnsi="Times New Roman" w:cs="Times New Roman"/>
        </w:rPr>
        <w:t xml:space="preserve">) attached to the compound microscope. Videos were recorded at 30 frames per second at a resolution of 1440 x 1080 pixels. </w:t>
      </w:r>
    </w:p>
    <w:p w14:paraId="64072D4B" w14:textId="3EED9602" w:rsidR="006A3DA3" w:rsidRPr="00132C67" w:rsidRDefault="006A3DA3" w:rsidP="00132C67">
      <w:pPr>
        <w:spacing w:after="0" w:line="480" w:lineRule="auto"/>
        <w:ind w:firstLine="720"/>
        <w:rPr>
          <w:rFonts w:ascii="Times New Roman" w:hAnsi="Times New Roman" w:cs="Times New Roman"/>
        </w:rPr>
      </w:pPr>
      <w:r>
        <w:rPr>
          <w:rFonts w:ascii="Times New Roman" w:hAnsi="Times New Roman" w:cs="Times New Roman"/>
        </w:rPr>
        <w:lastRenderedPageBreak/>
        <w:t xml:space="preserve">From each video, still frames were </w:t>
      </w:r>
      <w:r w:rsidR="00585704">
        <w:rPr>
          <w:rFonts w:ascii="Times New Roman" w:hAnsi="Times New Roman" w:cs="Times New Roman"/>
        </w:rPr>
        <w:t>exported</w:t>
      </w:r>
      <w:r>
        <w:rPr>
          <w:rFonts w:ascii="Times New Roman" w:hAnsi="Times New Roman" w:cs="Times New Roman"/>
        </w:rPr>
        <w:t xml:space="preserve"> each time a unique individual rotifer was </w:t>
      </w:r>
      <w:r w:rsidR="00346266">
        <w:rPr>
          <w:rFonts w:ascii="Times New Roman" w:hAnsi="Times New Roman" w:cs="Times New Roman"/>
        </w:rPr>
        <w:t>visible,</w:t>
      </w:r>
      <w:r>
        <w:rPr>
          <w:rFonts w:ascii="Times New Roman" w:hAnsi="Times New Roman" w:cs="Times New Roman"/>
        </w:rPr>
        <w:t xml:space="preserve"> </w:t>
      </w:r>
      <w:r w:rsidR="00CF7908">
        <w:rPr>
          <w:rFonts w:ascii="Times New Roman" w:hAnsi="Times New Roman" w:cs="Times New Roman"/>
        </w:rPr>
        <w:t>outstretched</w:t>
      </w:r>
      <w:r w:rsidR="00346266">
        <w:rPr>
          <w:rFonts w:ascii="Times New Roman" w:hAnsi="Times New Roman" w:cs="Times New Roman"/>
        </w:rPr>
        <w:t>,</w:t>
      </w:r>
      <w:r>
        <w:rPr>
          <w:rFonts w:ascii="Times New Roman" w:hAnsi="Times New Roman" w:cs="Times New Roman"/>
        </w:rPr>
        <w:t xml:space="preserve"> and flat against the surface of the slide. </w:t>
      </w:r>
      <w:r w:rsidR="007547F7">
        <w:rPr>
          <w:rFonts w:ascii="Times New Roman" w:hAnsi="Times New Roman" w:cs="Times New Roman"/>
        </w:rPr>
        <w:t xml:space="preserve">From these images, rotifers were first isolated using object identification with a custom-trained YOLO11s model </w:t>
      </w:r>
      <w:r w:rsidR="00FD4908">
        <w:rPr>
          <w:rFonts w:ascii="Times New Roman" w:hAnsi="Times New Roman" w:cs="Times New Roman"/>
        </w:rPr>
        <w:t xml:space="preserve">using </w:t>
      </w:r>
      <w:proofErr w:type="spellStart"/>
      <w:r w:rsidR="007547F7">
        <w:rPr>
          <w:rFonts w:ascii="Times New Roman" w:hAnsi="Times New Roman" w:cs="Times New Roman"/>
        </w:rPr>
        <w:t>Ultralytics</w:t>
      </w:r>
      <w:proofErr w:type="spellEnd"/>
      <w:r w:rsidR="007547F7">
        <w:rPr>
          <w:rFonts w:ascii="Times New Roman" w:hAnsi="Times New Roman" w:cs="Times New Roman"/>
        </w:rPr>
        <w:t xml:space="preserve"> YOLO</w:t>
      </w:r>
      <w:r w:rsidR="00FD4908">
        <w:rPr>
          <w:rFonts w:ascii="Times New Roman" w:hAnsi="Times New Roman" w:cs="Times New Roman"/>
        </w:rPr>
        <w:t xml:space="preserve"> (</w:t>
      </w:r>
      <w:r w:rsidR="002B3B60">
        <w:rPr>
          <w:rFonts w:ascii="Times New Roman" w:hAnsi="Times New Roman" w:cs="Times New Roman"/>
        </w:rPr>
        <w:t>version</w:t>
      </w:r>
      <w:r w:rsidR="007547F7">
        <w:rPr>
          <w:rFonts w:ascii="Times New Roman" w:hAnsi="Times New Roman" w:cs="Times New Roman"/>
        </w:rPr>
        <w:t xml:space="preserve"> 8.3.240</w:t>
      </w:r>
      <w:r w:rsidR="00FD4908">
        <w:rPr>
          <w:rFonts w:ascii="Times New Roman" w:hAnsi="Times New Roman" w:cs="Times New Roman"/>
        </w:rPr>
        <w:t xml:space="preserve">; </w:t>
      </w:r>
      <w:proofErr w:type="spellStart"/>
      <w:r w:rsidR="00FD4908">
        <w:rPr>
          <w:rFonts w:ascii="Times New Roman" w:hAnsi="Times New Roman" w:cs="Times New Roman"/>
        </w:rPr>
        <w:t>Jocher</w:t>
      </w:r>
      <w:proofErr w:type="spellEnd"/>
      <w:r w:rsidR="00FD4908">
        <w:rPr>
          <w:rFonts w:ascii="Times New Roman" w:hAnsi="Times New Roman" w:cs="Times New Roman"/>
        </w:rPr>
        <w:t xml:space="preserve"> et al., 2024</w:t>
      </w:r>
      <w:r>
        <w:rPr>
          <w:rFonts w:ascii="Times New Roman" w:hAnsi="Times New Roman" w:cs="Times New Roman"/>
        </w:rPr>
        <w:t>)</w:t>
      </w:r>
      <w:r w:rsidR="002A7165">
        <w:rPr>
          <w:rFonts w:ascii="Times New Roman" w:hAnsi="Times New Roman" w:cs="Times New Roman"/>
        </w:rPr>
        <w:t xml:space="preserve"> running with </w:t>
      </w:r>
      <w:proofErr w:type="spellStart"/>
      <w:r w:rsidR="002A7165">
        <w:rPr>
          <w:rFonts w:ascii="Times New Roman" w:hAnsi="Times New Roman" w:cs="Times New Roman"/>
        </w:rPr>
        <w:t>PyTorch</w:t>
      </w:r>
      <w:proofErr w:type="spellEnd"/>
      <w:r w:rsidR="002A7165">
        <w:rPr>
          <w:rFonts w:ascii="Times New Roman" w:hAnsi="Times New Roman" w:cs="Times New Roman"/>
        </w:rPr>
        <w:t xml:space="preserve"> </w:t>
      </w:r>
      <w:r w:rsidR="004B7286">
        <w:rPr>
          <w:rFonts w:ascii="Times New Roman" w:hAnsi="Times New Roman" w:cs="Times New Roman"/>
        </w:rPr>
        <w:t xml:space="preserve">(version </w:t>
      </w:r>
      <w:r w:rsidR="002A7165">
        <w:rPr>
          <w:rFonts w:ascii="Times New Roman" w:hAnsi="Times New Roman" w:cs="Times New Roman"/>
        </w:rPr>
        <w:t>2.9.0</w:t>
      </w:r>
      <w:r w:rsidR="004B7286">
        <w:rPr>
          <w:rFonts w:ascii="Times New Roman" w:hAnsi="Times New Roman" w:cs="Times New Roman"/>
        </w:rPr>
        <w:t>)</w:t>
      </w:r>
      <w:r w:rsidR="002A7165">
        <w:rPr>
          <w:rFonts w:ascii="Times New Roman" w:hAnsi="Times New Roman" w:cs="Times New Roman"/>
        </w:rPr>
        <w:t xml:space="preserve"> on a CUDA-enabled GPU (NVIDIA Tesla T4).</w:t>
      </w:r>
      <w:r>
        <w:rPr>
          <w:rFonts w:ascii="Times New Roman" w:hAnsi="Times New Roman" w:cs="Times New Roman"/>
        </w:rPr>
        <w:t xml:space="preserve"> </w:t>
      </w:r>
      <w:r w:rsidR="002A7165">
        <w:rPr>
          <w:rFonts w:ascii="Times New Roman" w:hAnsi="Times New Roman" w:cs="Times New Roman"/>
        </w:rPr>
        <w:t xml:space="preserve">Objects identified as rotifers were then classified at the </w:t>
      </w:r>
      <w:r>
        <w:rPr>
          <w:rFonts w:ascii="Times New Roman" w:hAnsi="Times New Roman" w:cs="Times New Roman"/>
        </w:rPr>
        <w:t xml:space="preserve">pixel </w:t>
      </w:r>
      <w:r w:rsidR="002A7165">
        <w:rPr>
          <w:rFonts w:ascii="Times New Roman" w:hAnsi="Times New Roman" w:cs="Times New Roman"/>
        </w:rPr>
        <w:t xml:space="preserve">level using </w:t>
      </w:r>
      <w:r w:rsidR="007607DF">
        <w:rPr>
          <w:rFonts w:ascii="Times New Roman" w:hAnsi="Times New Roman" w:cs="Times New Roman"/>
        </w:rPr>
        <w:t xml:space="preserve">a </w:t>
      </w:r>
      <w:r w:rsidR="007607DF" w:rsidRPr="007607DF">
        <w:rPr>
          <w:rFonts w:ascii="Times New Roman" w:hAnsi="Times New Roman" w:cs="Times New Roman"/>
        </w:rPr>
        <w:t xml:space="preserve">supervised parallel random forest classifier with variable importance </w:t>
      </w:r>
      <w:r w:rsidR="00773FE7">
        <w:rPr>
          <w:rFonts w:ascii="Times New Roman" w:hAnsi="Times New Roman" w:cs="Times New Roman"/>
        </w:rPr>
        <w:t xml:space="preserve">in </w:t>
      </w:r>
      <w:proofErr w:type="spellStart"/>
      <w:r w:rsidR="00773FE7">
        <w:rPr>
          <w:rFonts w:ascii="Times New Roman" w:hAnsi="Times New Roman" w:cs="Times New Roman"/>
        </w:rPr>
        <w:t>Ilastik</w:t>
      </w:r>
      <w:proofErr w:type="spellEnd"/>
      <w:r w:rsidR="00773FE7">
        <w:rPr>
          <w:rFonts w:ascii="Times New Roman" w:hAnsi="Times New Roman" w:cs="Times New Roman"/>
        </w:rPr>
        <w:t xml:space="preserve"> </w:t>
      </w:r>
      <w:r>
        <w:rPr>
          <w:rFonts w:ascii="Times New Roman" w:hAnsi="Times New Roman" w:cs="Times New Roman"/>
        </w:rPr>
        <w:t>(</w:t>
      </w:r>
      <w:r w:rsidR="00773FE7">
        <w:rPr>
          <w:rFonts w:ascii="Times New Roman" w:hAnsi="Times New Roman" w:cs="Times New Roman"/>
        </w:rPr>
        <w:t>version 1.4.</w:t>
      </w:r>
      <w:proofErr w:type="gramStart"/>
      <w:r w:rsidR="00773FE7">
        <w:rPr>
          <w:rFonts w:ascii="Times New Roman" w:hAnsi="Times New Roman" w:cs="Times New Roman"/>
        </w:rPr>
        <w:t>1.post</w:t>
      </w:r>
      <w:proofErr w:type="gramEnd"/>
      <w:r w:rsidR="00773FE7">
        <w:rPr>
          <w:rFonts w:ascii="Times New Roman" w:hAnsi="Times New Roman" w:cs="Times New Roman"/>
        </w:rPr>
        <w:t>1-gpu</w:t>
      </w:r>
      <w:r w:rsidR="006D63EB">
        <w:rPr>
          <w:rFonts w:ascii="Times New Roman" w:hAnsi="Times New Roman" w:cs="Times New Roman"/>
        </w:rPr>
        <w:t>; Berg et al., 2019</w:t>
      </w:r>
      <w:r>
        <w:rPr>
          <w:rFonts w:ascii="Times New Roman" w:hAnsi="Times New Roman" w:cs="Times New Roman"/>
        </w:rPr>
        <w:t>)</w:t>
      </w:r>
      <w:r w:rsidR="00B81B71">
        <w:rPr>
          <w:rFonts w:ascii="Times New Roman" w:hAnsi="Times New Roman" w:cs="Times New Roman"/>
        </w:rPr>
        <w:t>.</w:t>
      </w:r>
      <w:r w:rsidR="00E5539E">
        <w:rPr>
          <w:rFonts w:ascii="Times New Roman" w:hAnsi="Times New Roman" w:cs="Times New Roman"/>
        </w:rPr>
        <w:t xml:space="preserve"> </w:t>
      </w:r>
      <w:r w:rsidR="00E5539E" w:rsidRPr="00E5539E">
        <w:rPr>
          <w:rFonts w:ascii="Times New Roman" w:hAnsi="Times New Roman" w:cs="Times New Roman"/>
        </w:rPr>
        <w:t>The classifier was trained on manually annotated pixels using multi-scale image features to generate per-pixel probability maps</w:t>
      </w:r>
      <w:r w:rsidR="00107F0B">
        <w:rPr>
          <w:rFonts w:ascii="Times New Roman" w:hAnsi="Times New Roman" w:cs="Times New Roman"/>
        </w:rPr>
        <w:t>.</w:t>
      </w:r>
      <w:r w:rsidR="00E5539E">
        <w:rPr>
          <w:rFonts w:ascii="Times New Roman" w:hAnsi="Times New Roman" w:cs="Times New Roman"/>
        </w:rPr>
        <w:t xml:space="preserve"> </w:t>
      </w:r>
      <w:r w:rsidR="00107F0B">
        <w:rPr>
          <w:rFonts w:ascii="Times New Roman" w:hAnsi="Times New Roman" w:cs="Times New Roman"/>
        </w:rPr>
        <w:t xml:space="preserve">Segmented images were exported from </w:t>
      </w:r>
      <w:proofErr w:type="spellStart"/>
      <w:r w:rsidR="00107F0B">
        <w:rPr>
          <w:rFonts w:ascii="Times New Roman" w:hAnsi="Times New Roman" w:cs="Times New Roman"/>
        </w:rPr>
        <w:t>Ilastik</w:t>
      </w:r>
      <w:proofErr w:type="spellEnd"/>
      <w:r w:rsidR="00107F0B">
        <w:rPr>
          <w:rFonts w:ascii="Times New Roman" w:hAnsi="Times New Roman" w:cs="Times New Roman"/>
        </w:rPr>
        <w:t xml:space="preserve"> using the default settings, where </w:t>
      </w:r>
      <w:r w:rsidR="00622E06">
        <w:rPr>
          <w:rFonts w:ascii="Times New Roman" w:hAnsi="Times New Roman" w:cs="Times New Roman"/>
        </w:rPr>
        <w:t xml:space="preserve">each </w:t>
      </w:r>
      <w:r w:rsidR="00107F0B">
        <w:rPr>
          <w:rFonts w:ascii="Times New Roman" w:hAnsi="Times New Roman" w:cs="Times New Roman"/>
        </w:rPr>
        <w:t xml:space="preserve">pixel </w:t>
      </w:r>
      <w:r w:rsidR="00622E06">
        <w:rPr>
          <w:rFonts w:ascii="Times New Roman" w:hAnsi="Times New Roman" w:cs="Times New Roman"/>
        </w:rPr>
        <w:t xml:space="preserve">was assigned to the rotifer </w:t>
      </w:r>
      <w:r w:rsidR="00107F0B">
        <w:rPr>
          <w:rFonts w:ascii="Times New Roman" w:hAnsi="Times New Roman" w:cs="Times New Roman"/>
        </w:rPr>
        <w:t xml:space="preserve">class </w:t>
      </w:r>
      <w:r w:rsidR="00622E06">
        <w:rPr>
          <w:rFonts w:ascii="Times New Roman" w:hAnsi="Times New Roman" w:cs="Times New Roman"/>
        </w:rPr>
        <w:t xml:space="preserve">when </w:t>
      </w:r>
      <w:r w:rsidR="001F7853">
        <w:rPr>
          <w:rFonts w:ascii="Times New Roman" w:hAnsi="Times New Roman" w:cs="Times New Roman"/>
        </w:rPr>
        <w:t>that class</w:t>
      </w:r>
      <w:r w:rsidR="00622E06">
        <w:rPr>
          <w:rFonts w:ascii="Times New Roman" w:hAnsi="Times New Roman" w:cs="Times New Roman"/>
        </w:rPr>
        <w:t xml:space="preserve"> had the </w:t>
      </w:r>
      <w:r w:rsidR="00107F0B">
        <w:rPr>
          <w:rFonts w:ascii="Times New Roman" w:hAnsi="Times New Roman" w:cs="Times New Roman"/>
        </w:rPr>
        <w:t>highest predicted probability</w:t>
      </w:r>
      <w:r>
        <w:rPr>
          <w:rFonts w:ascii="Times New Roman" w:hAnsi="Times New Roman" w:cs="Times New Roman"/>
        </w:rPr>
        <w:t xml:space="preserve">. These </w:t>
      </w:r>
      <w:r w:rsidR="003F4F54">
        <w:rPr>
          <w:rFonts w:ascii="Times New Roman" w:hAnsi="Times New Roman" w:cs="Times New Roman"/>
        </w:rPr>
        <w:t xml:space="preserve">segmented images were converted to </w:t>
      </w:r>
      <w:r>
        <w:rPr>
          <w:rFonts w:ascii="Times New Roman" w:hAnsi="Times New Roman" w:cs="Times New Roman"/>
        </w:rPr>
        <w:t xml:space="preserve">binary </w:t>
      </w:r>
      <w:r w:rsidR="00590AAB">
        <w:rPr>
          <w:rFonts w:ascii="Times New Roman" w:hAnsi="Times New Roman" w:cs="Times New Roman"/>
        </w:rPr>
        <w:t>masks</w:t>
      </w:r>
      <w:r w:rsidR="000E4362">
        <w:rPr>
          <w:rFonts w:ascii="Times New Roman" w:hAnsi="Times New Roman" w:cs="Times New Roman"/>
        </w:rPr>
        <w:t xml:space="preserve"> and</w:t>
      </w:r>
      <w:r>
        <w:rPr>
          <w:rFonts w:ascii="Times New Roman" w:hAnsi="Times New Roman" w:cs="Times New Roman"/>
        </w:rPr>
        <w:t xml:space="preserve"> further processed with closing, gap-filling, and smoothing </w:t>
      </w:r>
      <w:r w:rsidR="00F00088">
        <w:rPr>
          <w:rFonts w:ascii="Times New Roman" w:hAnsi="Times New Roman" w:cs="Times New Roman"/>
        </w:rPr>
        <w:t>operations</w:t>
      </w:r>
      <w:r>
        <w:rPr>
          <w:rFonts w:ascii="Times New Roman" w:hAnsi="Times New Roman" w:cs="Times New Roman"/>
        </w:rPr>
        <w:t xml:space="preserve"> using OpenCV (</w:t>
      </w:r>
      <w:r w:rsidR="00BC463C">
        <w:rPr>
          <w:rFonts w:ascii="Times New Roman" w:hAnsi="Times New Roman" w:cs="Times New Roman"/>
        </w:rPr>
        <w:t>cv2, version 4.12.0</w:t>
      </w:r>
      <w:r>
        <w:rPr>
          <w:rFonts w:ascii="Times New Roman" w:hAnsi="Times New Roman" w:cs="Times New Roman"/>
        </w:rPr>
        <w:t xml:space="preserve">) </w:t>
      </w:r>
      <w:r w:rsidR="00447819">
        <w:rPr>
          <w:rFonts w:ascii="Times New Roman" w:hAnsi="Times New Roman" w:cs="Times New Roman"/>
        </w:rPr>
        <w:t>with</w:t>
      </w:r>
      <w:r w:rsidR="005669B8">
        <w:rPr>
          <w:rFonts w:ascii="Times New Roman" w:hAnsi="Times New Roman" w:cs="Times New Roman"/>
        </w:rPr>
        <w:t xml:space="preserve">in Python (version </w:t>
      </w:r>
      <w:r w:rsidR="00BC463C">
        <w:rPr>
          <w:rFonts w:ascii="Times New Roman" w:hAnsi="Times New Roman" w:cs="Times New Roman"/>
        </w:rPr>
        <w:t>3.13.5</w:t>
      </w:r>
      <w:r w:rsidR="005669B8">
        <w:rPr>
          <w:rFonts w:ascii="Times New Roman" w:hAnsi="Times New Roman" w:cs="Times New Roman"/>
        </w:rPr>
        <w:t>)</w:t>
      </w:r>
      <w:r>
        <w:rPr>
          <w:rFonts w:ascii="Times New Roman" w:hAnsi="Times New Roman" w:cs="Times New Roman"/>
        </w:rPr>
        <w:t xml:space="preserve">. </w:t>
      </w:r>
      <w:r w:rsidR="00A304C7">
        <w:rPr>
          <w:rFonts w:ascii="Times New Roman" w:hAnsi="Times New Roman" w:cs="Times New Roman"/>
        </w:rPr>
        <w:t xml:space="preserve">The area of each mask was measured in square pixels then converted to </w:t>
      </w:r>
      <w:r w:rsidR="00F65E8A">
        <w:rPr>
          <w:rFonts w:ascii="Times New Roman" w:hAnsi="Times New Roman" w:cs="Times New Roman"/>
        </w:rPr>
        <w:t>micro</w:t>
      </w:r>
      <w:r w:rsidR="00A304C7">
        <w:rPr>
          <w:rFonts w:ascii="Times New Roman" w:hAnsi="Times New Roman" w:cs="Times New Roman"/>
        </w:rPr>
        <w:t>m</w:t>
      </w:r>
      <w:r w:rsidR="00F65E8A">
        <w:rPr>
          <w:rFonts w:ascii="Times New Roman" w:hAnsi="Times New Roman" w:cs="Times New Roman"/>
        </w:rPr>
        <w:t>eters</w:t>
      </w:r>
      <w:r w:rsidR="00A304C7">
        <w:rPr>
          <w:rFonts w:ascii="Times New Roman" w:hAnsi="Times New Roman" w:cs="Times New Roman"/>
        </w:rPr>
        <w:t xml:space="preserve">. </w:t>
      </w:r>
      <w:r>
        <w:rPr>
          <w:rFonts w:ascii="Times New Roman" w:hAnsi="Times New Roman" w:cs="Times New Roman"/>
        </w:rPr>
        <w:t xml:space="preserve">Finally, </w:t>
      </w:r>
      <w:r w:rsidR="006F4720">
        <w:rPr>
          <w:rFonts w:ascii="Times New Roman" w:hAnsi="Times New Roman" w:cs="Times New Roman"/>
        </w:rPr>
        <w:t>the</w:t>
      </w:r>
      <w:r>
        <w:rPr>
          <w:rFonts w:ascii="Times New Roman" w:hAnsi="Times New Roman" w:cs="Times New Roman"/>
        </w:rPr>
        <w:t xml:space="preserve"> cleaned masks were overlayed on top of the original color images and manually reviewed to ensure accuracy</w:t>
      </w:r>
      <w:r w:rsidR="006830A4">
        <w:rPr>
          <w:rFonts w:ascii="Times New Roman" w:hAnsi="Times New Roman" w:cs="Times New Roman"/>
        </w:rPr>
        <w:t xml:space="preserve"> using a custom Python s</w:t>
      </w:r>
      <w:commentRangeStart w:id="72"/>
      <w:r w:rsidR="006830A4">
        <w:rPr>
          <w:rFonts w:ascii="Times New Roman" w:hAnsi="Times New Roman" w:cs="Times New Roman"/>
        </w:rPr>
        <w:t>crip</w:t>
      </w:r>
      <w:commentRangeEnd w:id="72"/>
      <w:r w:rsidR="00FC5818">
        <w:rPr>
          <w:rStyle w:val="CommentReference"/>
          <w:rFonts w:ascii="Times New Roman" w:hAnsi="Times New Roman" w:cs="Times New Roman"/>
          <w:sz w:val="24"/>
          <w:szCs w:val="24"/>
        </w:rPr>
        <w:commentReference w:id="72"/>
      </w:r>
      <w:r w:rsidR="006830A4">
        <w:rPr>
          <w:rFonts w:ascii="Times New Roman" w:hAnsi="Times New Roman" w:cs="Times New Roman"/>
        </w:rPr>
        <w:t>t</w:t>
      </w:r>
      <w:r>
        <w:rPr>
          <w:rFonts w:ascii="Times New Roman" w:hAnsi="Times New Roman" w:cs="Times New Roman"/>
        </w:rPr>
        <w:t>.</w:t>
      </w:r>
    </w:p>
    <w:p w14:paraId="0643728B" w14:textId="6B9115FB" w:rsidR="00E973F3" w:rsidRDefault="00E973F3" w:rsidP="00E973F3">
      <w:pPr>
        <w:spacing w:after="0" w:line="480" w:lineRule="auto"/>
        <w:rPr>
          <w:rFonts w:ascii="Times New Roman" w:hAnsi="Times New Roman" w:cs="Times New Roman"/>
        </w:rPr>
      </w:pPr>
      <w:r>
        <w:rPr>
          <w:rFonts w:ascii="Times New Roman" w:hAnsi="Times New Roman" w:cs="Times New Roman"/>
          <w:u w:val="single"/>
        </w:rPr>
        <w:t>Statistical analysis</w:t>
      </w:r>
    </w:p>
    <w:p w14:paraId="23ADCDE5" w14:textId="33528F3D" w:rsidR="006A3DA3" w:rsidRDefault="00E973F3" w:rsidP="00E973F3">
      <w:pPr>
        <w:spacing w:after="0" w:line="480" w:lineRule="auto"/>
        <w:rPr>
          <w:rFonts w:ascii="Times New Roman" w:hAnsi="Times New Roman" w:cs="Times New Roman"/>
        </w:rPr>
      </w:pPr>
      <w:r>
        <w:rPr>
          <w:rFonts w:ascii="Times New Roman" w:hAnsi="Times New Roman" w:cs="Times New Roman"/>
        </w:rPr>
        <w:tab/>
      </w:r>
      <w:r w:rsidR="006A3DA3">
        <w:rPr>
          <w:rFonts w:ascii="Times New Roman" w:hAnsi="Times New Roman" w:cs="Times New Roman"/>
        </w:rPr>
        <w:t xml:space="preserve"> </w:t>
      </w:r>
      <w:r w:rsidR="00707BE3">
        <w:rPr>
          <w:rFonts w:ascii="Times New Roman" w:hAnsi="Times New Roman" w:cs="Times New Roman"/>
        </w:rPr>
        <w:t xml:space="preserve">The </w:t>
      </w:r>
      <w:r w:rsidR="000F494C">
        <w:rPr>
          <w:rFonts w:ascii="Times New Roman" w:hAnsi="Times New Roman" w:cs="Times New Roman"/>
        </w:rPr>
        <w:t xml:space="preserve">effect of temperature on </w:t>
      </w:r>
      <w:r w:rsidR="00707BE3">
        <w:rPr>
          <w:rFonts w:ascii="Times New Roman" w:hAnsi="Times New Roman" w:cs="Times New Roman"/>
        </w:rPr>
        <w:t xml:space="preserve">maximum growth rate </w:t>
      </w:r>
      <w:r w:rsidR="00430BBF">
        <w:rPr>
          <w:rFonts w:ascii="Times New Roman" w:hAnsi="Times New Roman" w:cs="Times New Roman"/>
        </w:rPr>
        <w:t xml:space="preserve">and body size </w:t>
      </w:r>
      <w:r w:rsidR="00707BE3">
        <w:rPr>
          <w:rFonts w:ascii="Times New Roman" w:hAnsi="Times New Roman" w:cs="Times New Roman"/>
        </w:rPr>
        <w:t xml:space="preserve">of rotifers was </w:t>
      </w:r>
      <w:r w:rsidR="007D6C2A">
        <w:rPr>
          <w:rFonts w:ascii="Times New Roman" w:hAnsi="Times New Roman" w:cs="Times New Roman"/>
        </w:rPr>
        <w:t xml:space="preserve">modeled </w:t>
      </w:r>
      <w:r w:rsidR="00707BE3">
        <w:rPr>
          <w:rFonts w:ascii="Times New Roman" w:hAnsi="Times New Roman" w:cs="Times New Roman"/>
        </w:rPr>
        <w:t xml:space="preserve">using </w:t>
      </w:r>
      <w:r w:rsidR="00430BBF">
        <w:rPr>
          <w:rFonts w:ascii="Times New Roman" w:hAnsi="Times New Roman" w:cs="Times New Roman"/>
        </w:rPr>
        <w:t xml:space="preserve">separate </w:t>
      </w:r>
      <w:r w:rsidR="000F494C" w:rsidRPr="000F494C">
        <w:rPr>
          <w:rFonts w:ascii="Times New Roman" w:hAnsi="Times New Roman" w:cs="Times New Roman"/>
        </w:rPr>
        <w:t>linear mixed-effects model</w:t>
      </w:r>
      <w:r w:rsidR="00E039C2">
        <w:rPr>
          <w:rFonts w:ascii="Times New Roman" w:hAnsi="Times New Roman" w:cs="Times New Roman"/>
        </w:rPr>
        <w:t>s</w:t>
      </w:r>
      <w:r w:rsidR="0059069D">
        <w:rPr>
          <w:rFonts w:ascii="Times New Roman" w:hAnsi="Times New Roman" w:cs="Times New Roman"/>
        </w:rPr>
        <w:t xml:space="preserve"> including site, leaf nested within site, and clone nested within site and leaf</w:t>
      </w:r>
      <w:r w:rsidR="00E039C2">
        <w:rPr>
          <w:rFonts w:ascii="Times New Roman" w:hAnsi="Times New Roman" w:cs="Times New Roman"/>
        </w:rPr>
        <w:t xml:space="preserve"> as random effects</w:t>
      </w:r>
      <w:r w:rsidR="0059069D">
        <w:rPr>
          <w:rFonts w:ascii="Times New Roman" w:hAnsi="Times New Roman" w:cs="Times New Roman"/>
        </w:rPr>
        <w:t xml:space="preserve">. The </w:t>
      </w:r>
      <w:r w:rsidR="00081B38">
        <w:rPr>
          <w:rFonts w:ascii="Times New Roman" w:hAnsi="Times New Roman" w:cs="Times New Roman"/>
        </w:rPr>
        <w:t xml:space="preserve">maximum growth rate </w:t>
      </w:r>
      <w:r w:rsidR="0059069D">
        <w:rPr>
          <w:rFonts w:ascii="Times New Roman" w:hAnsi="Times New Roman" w:cs="Times New Roman"/>
        </w:rPr>
        <w:t xml:space="preserve">model included </w:t>
      </w:r>
      <w:r w:rsidR="000F494C" w:rsidRPr="000F494C">
        <w:rPr>
          <w:rFonts w:ascii="Times New Roman" w:hAnsi="Times New Roman" w:cs="Times New Roman"/>
        </w:rPr>
        <w:t xml:space="preserve">random intercepts and treatment-specific random slopes at the </w:t>
      </w:r>
      <w:proofErr w:type="spellStart"/>
      <w:proofErr w:type="gramStart"/>
      <w:r w:rsidR="000F494C" w:rsidRPr="000F494C">
        <w:rPr>
          <w:rFonts w:ascii="Times New Roman" w:hAnsi="Times New Roman" w:cs="Times New Roman"/>
        </w:rPr>
        <w:t>Site:Leaf</w:t>
      </w:r>
      <w:proofErr w:type="spellEnd"/>
      <w:proofErr w:type="gramEnd"/>
      <w:r w:rsidR="000F494C" w:rsidRPr="000F494C">
        <w:rPr>
          <w:rFonts w:ascii="Times New Roman" w:hAnsi="Times New Roman" w:cs="Times New Roman"/>
        </w:rPr>
        <w:t xml:space="preserve"> and </w:t>
      </w:r>
      <w:proofErr w:type="spellStart"/>
      <w:r w:rsidR="000F494C" w:rsidRPr="000F494C">
        <w:rPr>
          <w:rFonts w:ascii="Times New Roman" w:hAnsi="Times New Roman" w:cs="Times New Roman"/>
        </w:rPr>
        <w:t>Site:Leaf:Clone</w:t>
      </w:r>
      <w:proofErr w:type="spellEnd"/>
      <w:r w:rsidR="000F494C" w:rsidRPr="000F494C">
        <w:rPr>
          <w:rFonts w:ascii="Times New Roman" w:hAnsi="Times New Roman" w:cs="Times New Roman"/>
        </w:rPr>
        <w:t xml:space="preserve"> levels</w:t>
      </w:r>
      <w:r w:rsidR="000F494C">
        <w:rPr>
          <w:rFonts w:ascii="Times New Roman" w:hAnsi="Times New Roman" w:cs="Times New Roman"/>
        </w:rPr>
        <w:t>.</w:t>
      </w:r>
      <w:r w:rsidR="001549F8">
        <w:rPr>
          <w:rFonts w:ascii="Times New Roman" w:hAnsi="Times New Roman" w:cs="Times New Roman"/>
        </w:rPr>
        <w:t xml:space="preserve"> Since</w:t>
      </w:r>
      <w:r w:rsidR="000F494C">
        <w:rPr>
          <w:rFonts w:ascii="Times New Roman" w:hAnsi="Times New Roman" w:cs="Times New Roman"/>
        </w:rPr>
        <w:t xml:space="preserve"> </w:t>
      </w:r>
      <w:r w:rsidR="001549F8">
        <w:rPr>
          <w:rFonts w:ascii="Times New Roman" w:hAnsi="Times New Roman" w:cs="Times New Roman"/>
        </w:rPr>
        <w:t>t</w:t>
      </w:r>
      <w:r w:rsidR="0003285E">
        <w:rPr>
          <w:rFonts w:ascii="Times New Roman" w:hAnsi="Times New Roman" w:cs="Times New Roman"/>
        </w:rPr>
        <w:t xml:space="preserve">he </w:t>
      </w:r>
      <w:r w:rsidR="00B869BA">
        <w:rPr>
          <w:rFonts w:ascii="Times New Roman" w:hAnsi="Times New Roman" w:cs="Times New Roman"/>
        </w:rPr>
        <w:t xml:space="preserve">maximum growth rate </w:t>
      </w:r>
      <w:r w:rsidR="0003285E">
        <w:rPr>
          <w:rFonts w:ascii="Times New Roman" w:hAnsi="Times New Roman" w:cs="Times New Roman"/>
        </w:rPr>
        <w:t>d</w:t>
      </w:r>
      <w:r w:rsidR="005468F6">
        <w:rPr>
          <w:rFonts w:ascii="Times New Roman" w:hAnsi="Times New Roman" w:cs="Times New Roman"/>
        </w:rPr>
        <w:t>ata did not meet the assumption of normality,</w:t>
      </w:r>
      <w:r w:rsidR="001549F8" w:rsidRPr="001549F8">
        <w:rPr>
          <w:rFonts w:ascii="Times New Roman" w:hAnsi="Times New Roman" w:cs="Times New Roman"/>
        </w:rPr>
        <w:t xml:space="preserve"> </w:t>
      </w:r>
      <w:r w:rsidR="001549F8">
        <w:rPr>
          <w:rFonts w:ascii="Times New Roman" w:hAnsi="Times New Roman" w:cs="Times New Roman"/>
        </w:rPr>
        <w:t>the natural log of the maximum growth rate</w:t>
      </w:r>
      <w:r w:rsidR="005468F6">
        <w:rPr>
          <w:rFonts w:ascii="Times New Roman" w:hAnsi="Times New Roman" w:cs="Times New Roman"/>
        </w:rPr>
        <w:t xml:space="preserve"> </w:t>
      </w:r>
      <w:r w:rsidR="001549F8">
        <w:rPr>
          <w:rFonts w:ascii="Times New Roman" w:hAnsi="Times New Roman" w:cs="Times New Roman"/>
        </w:rPr>
        <w:t xml:space="preserve">was </w:t>
      </w:r>
      <w:r w:rsidR="00DD4FBE">
        <w:rPr>
          <w:rFonts w:ascii="Times New Roman" w:hAnsi="Times New Roman" w:cs="Times New Roman"/>
        </w:rPr>
        <w:t>used</w:t>
      </w:r>
      <w:r w:rsidR="001549F8">
        <w:rPr>
          <w:rFonts w:ascii="Times New Roman" w:hAnsi="Times New Roman" w:cs="Times New Roman"/>
        </w:rPr>
        <w:t xml:space="preserve"> to test the </w:t>
      </w:r>
      <w:r w:rsidR="00D04377">
        <w:rPr>
          <w:rFonts w:ascii="Times New Roman" w:hAnsi="Times New Roman" w:cs="Times New Roman"/>
        </w:rPr>
        <w:t xml:space="preserve">fixed </w:t>
      </w:r>
      <w:r w:rsidR="001549F8">
        <w:rPr>
          <w:rFonts w:ascii="Times New Roman" w:hAnsi="Times New Roman" w:cs="Times New Roman"/>
        </w:rPr>
        <w:t>effect of temperature</w:t>
      </w:r>
      <w:r w:rsidR="005468F6">
        <w:rPr>
          <w:rFonts w:ascii="Times New Roman" w:hAnsi="Times New Roman" w:cs="Times New Roman"/>
        </w:rPr>
        <w:t xml:space="preserve">. </w:t>
      </w:r>
      <w:r w:rsidR="00A5288B">
        <w:rPr>
          <w:rFonts w:ascii="Times New Roman" w:hAnsi="Times New Roman" w:cs="Times New Roman"/>
        </w:rPr>
        <w:t xml:space="preserve">Variance </w:t>
      </w:r>
      <w:r w:rsidR="00A5288B">
        <w:rPr>
          <w:rFonts w:ascii="Times New Roman" w:hAnsi="Times New Roman" w:cs="Times New Roman"/>
        </w:rPr>
        <w:lastRenderedPageBreak/>
        <w:t xml:space="preserve">components </w:t>
      </w:r>
      <w:r w:rsidR="00E13A55">
        <w:rPr>
          <w:rFonts w:ascii="Times New Roman" w:hAnsi="Times New Roman" w:cs="Times New Roman"/>
        </w:rPr>
        <w:t>attributed to the random effects</w:t>
      </w:r>
      <w:r w:rsidR="005C4F0A">
        <w:rPr>
          <w:rFonts w:ascii="Times New Roman" w:hAnsi="Times New Roman" w:cs="Times New Roman"/>
        </w:rPr>
        <w:t xml:space="preserve"> </w:t>
      </w:r>
      <w:r w:rsidR="00A5288B">
        <w:rPr>
          <w:rFonts w:ascii="Times New Roman" w:hAnsi="Times New Roman" w:cs="Times New Roman"/>
        </w:rPr>
        <w:t xml:space="preserve">were </w:t>
      </w:r>
      <w:r w:rsidR="00DD4FBE">
        <w:rPr>
          <w:rFonts w:ascii="Times New Roman" w:hAnsi="Times New Roman" w:cs="Times New Roman"/>
        </w:rPr>
        <w:t>derived from the untransformed data.</w:t>
      </w:r>
      <w:r w:rsidR="003B4280">
        <w:rPr>
          <w:rFonts w:ascii="Times New Roman" w:hAnsi="Times New Roman" w:cs="Times New Roman"/>
        </w:rPr>
        <w:t xml:space="preserve"> All </w:t>
      </w:r>
      <w:ins w:id="73" w:author="terHorst, Casey  P" w:date="2026-06-01T14:07:00Z">
        <w:r w:rsidR="00083566">
          <w:rPr>
            <w:rFonts w:ascii="Times New Roman" w:hAnsi="Times New Roman" w:cs="Times New Roman"/>
          </w:rPr>
          <w:t xml:space="preserve">models were fit with lme4 and </w:t>
        </w:r>
      </w:ins>
      <w:r w:rsidR="003B4280">
        <w:rPr>
          <w:rFonts w:ascii="Times New Roman" w:hAnsi="Times New Roman" w:cs="Times New Roman"/>
        </w:rPr>
        <w:t>analyses were performed in R (version 4.5.2).</w:t>
      </w:r>
    </w:p>
    <w:p w14:paraId="405E5E6A" w14:textId="77777777" w:rsidR="00263A6E" w:rsidRDefault="00263A6E">
      <w:pPr>
        <w:rPr>
          <w:rFonts w:ascii="Times New Roman" w:hAnsi="Times New Roman" w:cs="Times New Roman"/>
          <w:b/>
          <w:bCs/>
        </w:rPr>
      </w:pPr>
      <w:r>
        <w:rPr>
          <w:rFonts w:ascii="Times New Roman" w:hAnsi="Times New Roman" w:cs="Times New Roman"/>
          <w:b/>
          <w:bCs/>
        </w:rPr>
        <w:br w:type="page"/>
      </w:r>
    </w:p>
    <w:p w14:paraId="5DC085AF" w14:textId="5B1499D5" w:rsidR="006A3DA3" w:rsidRDefault="00B0700B" w:rsidP="00B0700B">
      <w:pPr>
        <w:spacing w:after="0" w:line="480" w:lineRule="auto"/>
        <w:jc w:val="center"/>
        <w:rPr>
          <w:rFonts w:ascii="Times New Roman" w:hAnsi="Times New Roman" w:cs="Times New Roman"/>
        </w:rPr>
      </w:pPr>
      <w:r>
        <w:rPr>
          <w:rFonts w:ascii="Times New Roman" w:hAnsi="Times New Roman" w:cs="Times New Roman"/>
          <w:b/>
          <w:bCs/>
        </w:rPr>
        <w:lastRenderedPageBreak/>
        <w:t>Results</w:t>
      </w:r>
    </w:p>
    <w:p w14:paraId="44991F7B" w14:textId="70EF3F90" w:rsidR="00F93B88" w:rsidRPr="00F93B88" w:rsidRDefault="00F93B88" w:rsidP="00F93B88">
      <w:pPr>
        <w:spacing w:after="0" w:line="480" w:lineRule="auto"/>
        <w:ind w:firstLine="720"/>
        <w:rPr>
          <w:rFonts w:ascii="Times New Roman" w:hAnsi="Times New Roman" w:cs="Times New Roman"/>
        </w:rPr>
      </w:pPr>
      <w:r w:rsidRPr="00F93B88">
        <w:rPr>
          <w:rFonts w:ascii="Times New Roman" w:hAnsi="Times New Roman" w:cs="Times New Roman"/>
        </w:rPr>
        <w:t>Rotifers had a higher maximum growth rate when cultured at 30 °C compared to 25 °C after accounting for the random effects of site, leaf, and clone (</w:t>
      </w:r>
      <w:r w:rsidR="00CA2A6A">
        <w:rPr>
          <w:rFonts w:ascii="Times New Roman" w:hAnsi="Times New Roman" w:cs="Times New Roman"/>
          <w:i/>
          <w:iCs/>
        </w:rPr>
        <w:t>F</w:t>
      </w:r>
      <w:r w:rsidR="00CA2A6A" w:rsidRPr="00CA2A6A">
        <w:rPr>
          <w:rFonts w:ascii="Times New Roman" w:hAnsi="Times New Roman" w:cs="Times New Roman"/>
          <w:vertAlign w:val="subscript"/>
        </w:rPr>
        <w:t>1,16</w:t>
      </w:r>
      <w:r w:rsidRPr="00F93B88">
        <w:rPr>
          <w:rFonts w:ascii="Times New Roman" w:hAnsi="Times New Roman" w:cs="Times New Roman"/>
        </w:rPr>
        <w:t xml:space="preserve"> = </w:t>
      </w:r>
      <w:r w:rsidR="00A13E28">
        <w:rPr>
          <w:rFonts w:ascii="Times New Roman" w:hAnsi="Times New Roman" w:cs="Times New Roman"/>
        </w:rPr>
        <w:t>38.14</w:t>
      </w:r>
      <w:r w:rsidRPr="00F93B88">
        <w:rPr>
          <w:rFonts w:ascii="Times New Roman" w:hAnsi="Times New Roman" w:cs="Times New Roman"/>
        </w:rPr>
        <w:t xml:space="preserve">, </w:t>
      </w:r>
      <w:r w:rsidR="00CA2A6A" w:rsidRPr="00CA2A6A">
        <w:rPr>
          <w:rFonts w:ascii="Times New Roman" w:hAnsi="Times New Roman" w:cs="Times New Roman"/>
          <w:i/>
          <w:iCs/>
        </w:rPr>
        <w:t>P</w:t>
      </w:r>
      <w:r w:rsidRPr="00F93B88">
        <w:rPr>
          <w:rFonts w:ascii="Times New Roman" w:hAnsi="Times New Roman" w:cs="Times New Roman"/>
        </w:rPr>
        <w:t xml:space="preserve"> &lt; 0.001). No v</w:t>
      </w:r>
      <w:commentRangeStart w:id="74"/>
      <w:r w:rsidRPr="00F93B88">
        <w:rPr>
          <w:rFonts w:ascii="Times New Roman" w:hAnsi="Times New Roman" w:cs="Times New Roman"/>
        </w:rPr>
        <w:t>aria</w:t>
      </w:r>
      <w:commentRangeEnd w:id="74"/>
      <w:r w:rsidR="002A4E9B" w:rsidRPr="00F93B88">
        <w:rPr>
          <w:rStyle w:val="CommentReference"/>
          <w:rFonts w:ascii="Times New Roman" w:hAnsi="Times New Roman" w:cs="Times New Roman"/>
          <w:sz w:val="24"/>
          <w:szCs w:val="24"/>
        </w:rPr>
        <w:commentReference w:id="74"/>
      </w:r>
      <w:r w:rsidRPr="00F93B88">
        <w:rPr>
          <w:rFonts w:ascii="Times New Roman" w:hAnsi="Times New Roman" w:cs="Times New Roman"/>
        </w:rPr>
        <w:t>nce in growth rate was attributed to site or leaf effects. Variation in growth rate</w:t>
      </w:r>
      <w:r w:rsidR="002402EF">
        <w:rPr>
          <w:rFonts w:ascii="Times New Roman" w:hAnsi="Times New Roman" w:cs="Times New Roman"/>
        </w:rPr>
        <w:t>s</w:t>
      </w:r>
      <w:r w:rsidRPr="00F93B88">
        <w:rPr>
          <w:rFonts w:ascii="Times New Roman" w:hAnsi="Times New Roman" w:cs="Times New Roman"/>
        </w:rPr>
        <w:t xml:space="preserve"> among clones (nested within leaves and sites) account</w:t>
      </w:r>
      <w:ins w:id="75" w:author="terHorst, Casey  P" w:date="2026-06-01T14:17:00Z">
        <w:r w:rsidR="002A4E9B">
          <w:rPr>
            <w:rFonts w:ascii="Times New Roman" w:hAnsi="Times New Roman" w:cs="Times New Roman"/>
          </w:rPr>
          <w:t>ed</w:t>
        </w:r>
      </w:ins>
      <w:del w:id="76" w:author="terHorst, Casey  P" w:date="2026-06-01T14:17:00Z">
        <w:r w:rsidRPr="00F93B88" w:rsidDel="002A4E9B">
          <w:rPr>
            <w:rFonts w:ascii="Times New Roman" w:hAnsi="Times New Roman" w:cs="Times New Roman"/>
          </w:rPr>
          <w:delText>ing</w:delText>
        </w:r>
      </w:del>
      <w:r w:rsidRPr="00F93B88">
        <w:rPr>
          <w:rFonts w:ascii="Times New Roman" w:hAnsi="Times New Roman" w:cs="Times New Roman"/>
        </w:rPr>
        <w:t xml:space="preserve"> for 40.4% of the total variance</w:t>
      </w:r>
      <w:r w:rsidR="007B2DC3">
        <w:rPr>
          <w:rFonts w:ascii="Times New Roman" w:hAnsi="Times New Roman" w:cs="Times New Roman"/>
        </w:rPr>
        <w:t>, second only to residual variance among clone replicates</w:t>
      </w:r>
      <w:ins w:id="77" w:author="terHorst, Casey  P" w:date="2026-06-01T14:17:00Z">
        <w:r w:rsidR="002A4E9B">
          <w:rPr>
            <w:rFonts w:ascii="Times New Roman" w:hAnsi="Times New Roman" w:cs="Times New Roman"/>
          </w:rPr>
          <w:t xml:space="preserve"> (59.6% I assume?)</w:t>
        </w:r>
      </w:ins>
      <w:r w:rsidRPr="00F93B88">
        <w:rPr>
          <w:rFonts w:ascii="Times New Roman" w:hAnsi="Times New Roman" w:cs="Times New Roman"/>
        </w:rPr>
        <w:t>. When further parti</w:t>
      </w:r>
      <w:commentRangeStart w:id="78"/>
      <w:r w:rsidRPr="00F93B88">
        <w:rPr>
          <w:rFonts w:ascii="Times New Roman" w:hAnsi="Times New Roman" w:cs="Times New Roman"/>
        </w:rPr>
        <w:t>tio</w:t>
      </w:r>
      <w:commentRangeEnd w:id="78"/>
      <w:r w:rsidR="002A4E9B" w:rsidRPr="00F93B88">
        <w:rPr>
          <w:rStyle w:val="CommentReference"/>
          <w:rFonts w:ascii="Times New Roman" w:hAnsi="Times New Roman" w:cs="Times New Roman"/>
          <w:sz w:val="24"/>
          <w:szCs w:val="24"/>
        </w:rPr>
        <w:commentReference w:id="78"/>
      </w:r>
      <w:r w:rsidRPr="00F93B88">
        <w:rPr>
          <w:rFonts w:ascii="Times New Roman" w:hAnsi="Times New Roman" w:cs="Times New Roman"/>
        </w:rPr>
        <w:t>ned, 8.2% of the total variance was attributed to differences among clones at 25 °C, while 32.2% was attributed to differences in how clones responded to temperature (i.e., variation in reaction norm slopes</w:t>
      </w:r>
      <w:r w:rsidR="0077006B">
        <w:rPr>
          <w:rFonts w:ascii="Times New Roman" w:hAnsi="Times New Roman" w:cs="Times New Roman"/>
        </w:rPr>
        <w:t xml:space="preserve">, </w:t>
      </w:r>
      <w:r w:rsidR="0077006B" w:rsidRPr="009F76B7">
        <w:rPr>
          <w:rFonts w:ascii="Times New Roman" w:hAnsi="Times New Roman" w:cs="Times New Roman"/>
        </w:rPr>
        <w:t>F</w:t>
      </w:r>
      <w:commentRangeStart w:id="79"/>
      <w:r w:rsidR="0077006B" w:rsidRPr="009F76B7">
        <w:rPr>
          <w:rFonts w:ascii="Times New Roman" w:hAnsi="Times New Roman" w:cs="Times New Roman"/>
        </w:rPr>
        <w:t>igu</w:t>
      </w:r>
      <w:commentRangeEnd w:id="79"/>
      <w:r w:rsidR="002A4E9B" w:rsidRPr="009F76B7">
        <w:rPr>
          <w:rStyle w:val="CommentReference"/>
          <w:rFonts w:ascii="Times New Roman" w:hAnsi="Times New Roman" w:cs="Times New Roman"/>
          <w:sz w:val="24"/>
          <w:szCs w:val="24"/>
        </w:rPr>
        <w:commentReference w:id="79"/>
      </w:r>
      <w:r w:rsidR="0077006B" w:rsidRPr="009F76B7">
        <w:rPr>
          <w:rFonts w:ascii="Times New Roman" w:hAnsi="Times New Roman" w:cs="Times New Roman"/>
        </w:rPr>
        <w:t>re</w:t>
      </w:r>
      <w:r w:rsidR="009F76B7">
        <w:rPr>
          <w:rFonts w:ascii="Times New Roman" w:hAnsi="Times New Roman" w:cs="Times New Roman"/>
        </w:rPr>
        <w:t xml:space="preserve"> 3</w:t>
      </w:r>
      <w:r w:rsidRPr="00F93B88">
        <w:rPr>
          <w:rFonts w:ascii="Times New Roman" w:hAnsi="Times New Roman" w:cs="Times New Roman"/>
        </w:rPr>
        <w:t>).</w:t>
      </w:r>
    </w:p>
    <w:p w14:paraId="40C14DB7" w14:textId="35556EDB" w:rsidR="00F93B88" w:rsidRDefault="00F93B88" w:rsidP="00F93B88">
      <w:pPr>
        <w:spacing w:after="0" w:line="480" w:lineRule="auto"/>
        <w:ind w:firstLine="720"/>
        <w:rPr>
          <w:rFonts w:ascii="Times New Roman" w:hAnsi="Times New Roman" w:cs="Times New Roman"/>
        </w:rPr>
      </w:pPr>
      <w:r w:rsidRPr="00F93B88">
        <w:rPr>
          <w:rFonts w:ascii="Times New Roman" w:hAnsi="Times New Roman" w:cs="Times New Roman"/>
        </w:rPr>
        <w:t>Body size did not differ between temperature treatments (</w:t>
      </w:r>
      <w:r w:rsidRPr="003E7C28">
        <w:rPr>
          <w:rFonts w:ascii="Times New Roman" w:hAnsi="Times New Roman" w:cs="Times New Roman"/>
          <w:i/>
          <w:iCs/>
        </w:rPr>
        <w:t>P</w:t>
      </w:r>
      <w:r w:rsidRPr="00F93B88">
        <w:rPr>
          <w:rFonts w:ascii="Times New Roman" w:hAnsi="Times New Roman" w:cs="Times New Roman"/>
        </w:rPr>
        <w:t xml:space="preserve"> = 0.58), and variation in body size was minimal across spatial scales</w:t>
      </w:r>
      <w:r w:rsidR="00DC3783">
        <w:rPr>
          <w:rFonts w:ascii="Times New Roman" w:hAnsi="Times New Roman" w:cs="Times New Roman"/>
        </w:rPr>
        <w:t xml:space="preserve"> (</w:t>
      </w:r>
      <w:r w:rsidR="00DC3783" w:rsidRPr="000501BD">
        <w:rPr>
          <w:rFonts w:ascii="Times New Roman" w:hAnsi="Times New Roman" w:cs="Times New Roman"/>
        </w:rPr>
        <w:t>Figure</w:t>
      </w:r>
      <w:r w:rsidR="000501BD">
        <w:rPr>
          <w:rFonts w:ascii="Times New Roman" w:hAnsi="Times New Roman" w:cs="Times New Roman"/>
        </w:rPr>
        <w:t xml:space="preserve"> 4</w:t>
      </w:r>
      <w:r w:rsidR="00DC3783">
        <w:rPr>
          <w:rFonts w:ascii="Times New Roman" w:hAnsi="Times New Roman" w:cs="Times New Roman"/>
        </w:rPr>
        <w:t>)</w:t>
      </w:r>
      <w:r w:rsidRPr="00F93B88">
        <w:rPr>
          <w:rFonts w:ascii="Times New Roman" w:hAnsi="Times New Roman" w:cs="Times New Roman"/>
        </w:rPr>
        <w:t>, with no meaningful variance attributed to site, leaf, or clone (0.43%, 0%, and 0.68% of total variance, respectively).</w:t>
      </w:r>
    </w:p>
    <w:p w14:paraId="0FB3E4B9" w14:textId="77777777" w:rsidR="00263A6E" w:rsidRDefault="00263A6E">
      <w:pPr>
        <w:rPr>
          <w:rFonts w:ascii="Times New Roman" w:hAnsi="Times New Roman" w:cs="Times New Roman"/>
          <w:b/>
          <w:bCs/>
        </w:rPr>
      </w:pPr>
      <w:r>
        <w:rPr>
          <w:rFonts w:ascii="Times New Roman" w:hAnsi="Times New Roman" w:cs="Times New Roman"/>
          <w:b/>
          <w:bCs/>
        </w:rPr>
        <w:br w:type="page"/>
      </w:r>
    </w:p>
    <w:p w14:paraId="7876B816" w14:textId="7F58E0C5" w:rsidR="00B0700B" w:rsidRDefault="004D739F" w:rsidP="00F93B88">
      <w:pPr>
        <w:spacing w:after="0" w:line="480" w:lineRule="auto"/>
        <w:jc w:val="center"/>
        <w:rPr>
          <w:rFonts w:ascii="Times New Roman" w:hAnsi="Times New Roman" w:cs="Times New Roman"/>
        </w:rPr>
      </w:pPr>
      <w:r>
        <w:rPr>
          <w:rFonts w:ascii="Times New Roman" w:hAnsi="Times New Roman" w:cs="Times New Roman"/>
          <w:b/>
          <w:bCs/>
        </w:rPr>
        <w:lastRenderedPageBreak/>
        <w:t>Discussion</w:t>
      </w:r>
    </w:p>
    <w:p w14:paraId="6F89092F" w14:textId="41129784" w:rsidR="00B959F2" w:rsidRDefault="00D76B9A" w:rsidP="00B959F2">
      <w:pPr>
        <w:spacing w:after="0" w:line="480" w:lineRule="auto"/>
        <w:ind w:firstLine="720"/>
        <w:rPr>
          <w:rFonts w:ascii="Times New Roman" w:hAnsi="Times New Roman" w:cs="Times New Roman"/>
        </w:rPr>
      </w:pPr>
      <w:r>
        <w:rPr>
          <w:rFonts w:ascii="Times New Roman" w:hAnsi="Times New Roman" w:cs="Times New Roman"/>
        </w:rPr>
        <w:t>The maximum growth rate of rotifer clones wa</w:t>
      </w:r>
      <w:r w:rsidR="00FF5CF7">
        <w:rPr>
          <w:rFonts w:ascii="Times New Roman" w:hAnsi="Times New Roman" w:cs="Times New Roman"/>
        </w:rPr>
        <w:t>s</w:t>
      </w:r>
      <w:r>
        <w:rPr>
          <w:rFonts w:ascii="Times New Roman" w:hAnsi="Times New Roman" w:cs="Times New Roman"/>
        </w:rPr>
        <w:t xml:space="preserve"> </w:t>
      </w:r>
      <w:r w:rsidR="00466C87">
        <w:rPr>
          <w:rFonts w:ascii="Times New Roman" w:hAnsi="Times New Roman" w:cs="Times New Roman"/>
        </w:rPr>
        <w:t xml:space="preserve">overall </w:t>
      </w:r>
      <w:r>
        <w:rPr>
          <w:rFonts w:ascii="Times New Roman" w:hAnsi="Times New Roman" w:cs="Times New Roman"/>
        </w:rPr>
        <w:t xml:space="preserve">higher at 30 °C than 25 °C, </w:t>
      </w:r>
      <w:r w:rsidR="00466C87">
        <w:rPr>
          <w:rFonts w:ascii="Times New Roman" w:hAnsi="Times New Roman" w:cs="Times New Roman"/>
        </w:rPr>
        <w:t xml:space="preserve">which indicates that </w:t>
      </w:r>
      <w:r w:rsidR="00466C87" w:rsidRPr="00466C87">
        <w:rPr>
          <w:rFonts w:ascii="Times New Roman" w:hAnsi="Times New Roman" w:cs="Times New Roman"/>
        </w:rPr>
        <w:t>30 °C may not be physiologically stressful</w:t>
      </w:r>
      <w:r w:rsidR="0083570A">
        <w:rPr>
          <w:rFonts w:ascii="Times New Roman" w:hAnsi="Times New Roman" w:cs="Times New Roman"/>
        </w:rPr>
        <w:t xml:space="preserve">. </w:t>
      </w:r>
      <w:r w:rsidR="006D606C">
        <w:rPr>
          <w:rFonts w:ascii="Times New Roman" w:hAnsi="Times New Roman" w:cs="Times New Roman"/>
        </w:rPr>
        <w:t>While these results are</w:t>
      </w:r>
      <w:r w:rsidR="0083570A">
        <w:rPr>
          <w:rFonts w:ascii="Times New Roman" w:hAnsi="Times New Roman" w:cs="Times New Roman"/>
        </w:rPr>
        <w:t xml:space="preserve"> contrary to my prediction, f</w:t>
      </w:r>
      <w:r w:rsidR="00466C87" w:rsidRPr="00466C87">
        <w:rPr>
          <w:rFonts w:ascii="Times New Roman" w:hAnsi="Times New Roman" w:cs="Times New Roman"/>
        </w:rPr>
        <w:t>aster growth rate at a warmer temperature is consistent with fundamental metabolic expectations</w:t>
      </w:r>
      <w:r w:rsidR="00466C87">
        <w:rPr>
          <w:rFonts w:ascii="Times New Roman" w:hAnsi="Times New Roman" w:cs="Times New Roman"/>
        </w:rPr>
        <w:t xml:space="preserve"> up until a </w:t>
      </w:r>
      <w:commentRangeStart w:id="80"/>
      <w:r w:rsidR="00466C87">
        <w:rPr>
          <w:rFonts w:ascii="Times New Roman" w:hAnsi="Times New Roman" w:cs="Times New Roman"/>
        </w:rPr>
        <w:t>thermal optimum is reached</w:t>
      </w:r>
      <w:commentRangeEnd w:id="80"/>
      <w:r w:rsidR="002A4E9B">
        <w:rPr>
          <w:rStyle w:val="CommentReference"/>
          <w:rFonts w:ascii="Times New Roman" w:hAnsi="Times New Roman" w:cs="Times New Roman"/>
          <w:sz w:val="24"/>
          <w:szCs w:val="24"/>
        </w:rPr>
        <w:commentReference w:id="80"/>
      </w:r>
      <w:r w:rsidR="006F7CD3">
        <w:rPr>
          <w:rFonts w:ascii="Times New Roman" w:hAnsi="Times New Roman" w:cs="Times New Roman"/>
        </w:rPr>
        <w:t xml:space="preserve">, and no such thermal optimum has been described for </w:t>
      </w:r>
      <w:r w:rsidR="006F7CD3">
        <w:rPr>
          <w:rFonts w:ascii="Times New Roman" w:hAnsi="Times New Roman" w:cs="Times New Roman"/>
          <w:i/>
          <w:iCs/>
        </w:rPr>
        <w:t>H. rosa</w:t>
      </w:r>
      <w:r w:rsidR="002F1A8F">
        <w:rPr>
          <w:rFonts w:ascii="Times New Roman" w:hAnsi="Times New Roman" w:cs="Times New Roman"/>
        </w:rPr>
        <w:t xml:space="preserve">. </w:t>
      </w:r>
      <w:commentRangeStart w:id="81"/>
      <w:r w:rsidR="002F1A8F">
        <w:rPr>
          <w:rFonts w:ascii="Times New Roman" w:hAnsi="Times New Roman" w:cs="Times New Roman"/>
        </w:rPr>
        <w:t>T</w:t>
      </w:r>
      <w:r w:rsidR="00466C87">
        <w:rPr>
          <w:rFonts w:ascii="Times New Roman" w:hAnsi="Times New Roman" w:cs="Times New Roman"/>
        </w:rPr>
        <w:t>hus</w:t>
      </w:r>
      <w:r w:rsidR="002F1A8F">
        <w:rPr>
          <w:rFonts w:ascii="Times New Roman" w:hAnsi="Times New Roman" w:cs="Times New Roman"/>
        </w:rPr>
        <w:t>,</w:t>
      </w:r>
      <w:r w:rsidR="00466C87">
        <w:rPr>
          <w:rFonts w:ascii="Times New Roman" w:hAnsi="Times New Roman" w:cs="Times New Roman"/>
        </w:rPr>
        <w:t xml:space="preserve"> it is likely such an optimum for </w:t>
      </w:r>
      <w:r w:rsidR="00466C87">
        <w:rPr>
          <w:rFonts w:ascii="Times New Roman" w:hAnsi="Times New Roman" w:cs="Times New Roman"/>
          <w:i/>
          <w:iCs/>
        </w:rPr>
        <w:t>H. rosa</w:t>
      </w:r>
      <w:r w:rsidR="00466C87">
        <w:rPr>
          <w:rFonts w:ascii="Times New Roman" w:hAnsi="Times New Roman" w:cs="Times New Roman"/>
        </w:rPr>
        <w:t xml:space="preserve"> exists closer to </w:t>
      </w:r>
      <w:r w:rsidR="00466C87" w:rsidRPr="00466C87">
        <w:rPr>
          <w:rFonts w:ascii="Times New Roman" w:hAnsi="Times New Roman" w:cs="Times New Roman"/>
        </w:rPr>
        <w:t xml:space="preserve">30 °C </w:t>
      </w:r>
      <w:r w:rsidR="00466C87">
        <w:rPr>
          <w:rFonts w:ascii="Times New Roman" w:hAnsi="Times New Roman" w:cs="Times New Roman"/>
        </w:rPr>
        <w:t xml:space="preserve">than to 25 </w:t>
      </w:r>
      <w:r w:rsidR="00466C87" w:rsidRPr="00466C87">
        <w:rPr>
          <w:rFonts w:ascii="Times New Roman" w:hAnsi="Times New Roman" w:cs="Times New Roman"/>
        </w:rPr>
        <w:t>°C</w:t>
      </w:r>
      <w:r w:rsidR="00261099">
        <w:rPr>
          <w:rFonts w:ascii="Times New Roman" w:hAnsi="Times New Roman" w:cs="Times New Roman"/>
        </w:rPr>
        <w:t>.</w:t>
      </w:r>
      <w:commentRangeEnd w:id="81"/>
      <w:r w:rsidR="002A4E9B">
        <w:rPr>
          <w:rStyle w:val="CommentReference"/>
          <w:rFonts w:ascii="Times New Roman" w:hAnsi="Times New Roman" w:cs="Times New Roman"/>
          <w:sz w:val="24"/>
          <w:szCs w:val="24"/>
        </w:rPr>
        <w:commentReference w:id="81"/>
      </w:r>
      <w:r w:rsidR="00261099">
        <w:rPr>
          <w:rFonts w:ascii="Times New Roman" w:hAnsi="Times New Roman" w:cs="Times New Roman"/>
        </w:rPr>
        <w:t xml:space="preserve"> </w:t>
      </w:r>
      <w:r w:rsidR="00492A85">
        <w:rPr>
          <w:rFonts w:ascii="Times New Roman" w:hAnsi="Times New Roman" w:cs="Times New Roman"/>
        </w:rPr>
        <w:t xml:space="preserve">However, </w:t>
      </w:r>
      <w:r w:rsidR="00E06AB0">
        <w:rPr>
          <w:rFonts w:ascii="Times New Roman" w:hAnsi="Times New Roman" w:cs="Times New Roman"/>
        </w:rPr>
        <w:t>the extent to which this is true</w:t>
      </w:r>
      <w:r w:rsidR="00492A85">
        <w:rPr>
          <w:rFonts w:ascii="Times New Roman" w:hAnsi="Times New Roman" w:cs="Times New Roman"/>
        </w:rPr>
        <w:t xml:space="preserve"> </w:t>
      </w:r>
      <w:r w:rsidR="00A25C61">
        <w:rPr>
          <w:rFonts w:ascii="Times New Roman" w:hAnsi="Times New Roman" w:cs="Times New Roman"/>
        </w:rPr>
        <w:t>is not</w:t>
      </w:r>
      <w:r w:rsidR="00492A85">
        <w:rPr>
          <w:rFonts w:ascii="Times New Roman" w:hAnsi="Times New Roman" w:cs="Times New Roman"/>
        </w:rPr>
        <w:t xml:space="preserve"> </w:t>
      </w:r>
      <w:r w:rsidR="00E06AB0">
        <w:rPr>
          <w:rFonts w:ascii="Times New Roman" w:hAnsi="Times New Roman" w:cs="Times New Roman"/>
        </w:rPr>
        <w:t xml:space="preserve">the same for </w:t>
      </w:r>
      <w:r w:rsidR="00492A85">
        <w:rPr>
          <w:rFonts w:ascii="Times New Roman" w:hAnsi="Times New Roman" w:cs="Times New Roman"/>
        </w:rPr>
        <w:t xml:space="preserve">all clones. </w:t>
      </w:r>
      <w:r w:rsidR="0038247A">
        <w:rPr>
          <w:rFonts w:ascii="Times New Roman" w:hAnsi="Times New Roman" w:cs="Times New Roman"/>
        </w:rPr>
        <w:t>T</w:t>
      </w:r>
      <w:r w:rsidR="000D33FF">
        <w:rPr>
          <w:rFonts w:ascii="Times New Roman" w:hAnsi="Times New Roman" w:cs="Times New Roman"/>
        </w:rPr>
        <w:t>here was substantial variation among clones</w:t>
      </w:r>
      <w:r w:rsidR="007E604D">
        <w:rPr>
          <w:rFonts w:ascii="Times New Roman" w:hAnsi="Times New Roman" w:cs="Times New Roman"/>
        </w:rPr>
        <w:t xml:space="preserve"> in</w:t>
      </w:r>
      <w:r w:rsidR="000D33FF">
        <w:rPr>
          <w:rFonts w:ascii="Times New Roman" w:hAnsi="Times New Roman" w:cs="Times New Roman"/>
        </w:rPr>
        <w:t xml:space="preserve"> </w:t>
      </w:r>
      <w:r w:rsidR="00466C87">
        <w:rPr>
          <w:rFonts w:ascii="Times New Roman" w:hAnsi="Times New Roman" w:cs="Times New Roman"/>
        </w:rPr>
        <w:t xml:space="preserve">the magnitude of their </w:t>
      </w:r>
      <w:r w:rsidR="00650658">
        <w:rPr>
          <w:rFonts w:ascii="Times New Roman" w:hAnsi="Times New Roman" w:cs="Times New Roman"/>
        </w:rPr>
        <w:t>respon</w:t>
      </w:r>
      <w:r w:rsidR="00466C87">
        <w:rPr>
          <w:rFonts w:ascii="Times New Roman" w:hAnsi="Times New Roman" w:cs="Times New Roman"/>
        </w:rPr>
        <w:t>se</w:t>
      </w:r>
      <w:r w:rsidR="000D33FF">
        <w:rPr>
          <w:rFonts w:ascii="Times New Roman" w:hAnsi="Times New Roman" w:cs="Times New Roman"/>
        </w:rPr>
        <w:t xml:space="preserve"> to warming</w:t>
      </w:r>
      <w:r w:rsidR="006D1A6F">
        <w:rPr>
          <w:rFonts w:ascii="Times New Roman" w:hAnsi="Times New Roman" w:cs="Times New Roman"/>
        </w:rPr>
        <w:t xml:space="preserve">, </w:t>
      </w:r>
      <w:r w:rsidR="00EF6DBA" w:rsidRPr="000D33FF">
        <w:rPr>
          <w:rFonts w:ascii="Times New Roman" w:hAnsi="Times New Roman" w:cs="Times New Roman"/>
        </w:rPr>
        <w:t>accounting</w:t>
      </w:r>
      <w:r w:rsidR="000D33FF" w:rsidRPr="000D33FF">
        <w:rPr>
          <w:rFonts w:ascii="Times New Roman" w:hAnsi="Times New Roman" w:cs="Times New Roman"/>
        </w:rPr>
        <w:t xml:space="preserve"> for </w:t>
      </w:r>
      <w:r w:rsidR="008131FF">
        <w:rPr>
          <w:rFonts w:ascii="Times New Roman" w:hAnsi="Times New Roman" w:cs="Times New Roman"/>
        </w:rPr>
        <w:t>the</w:t>
      </w:r>
      <w:r w:rsidR="000D33FF" w:rsidRPr="000D33FF">
        <w:rPr>
          <w:rFonts w:ascii="Times New Roman" w:hAnsi="Times New Roman" w:cs="Times New Roman"/>
        </w:rPr>
        <w:t xml:space="preserve"> large</w:t>
      </w:r>
      <w:r w:rsidR="008131FF">
        <w:rPr>
          <w:rFonts w:ascii="Times New Roman" w:hAnsi="Times New Roman" w:cs="Times New Roman"/>
        </w:rPr>
        <w:t>st</w:t>
      </w:r>
      <w:r w:rsidR="000D33FF" w:rsidRPr="000D33FF">
        <w:rPr>
          <w:rFonts w:ascii="Times New Roman" w:hAnsi="Times New Roman" w:cs="Times New Roman"/>
        </w:rPr>
        <w:t xml:space="preserve"> proportion of total variance in </w:t>
      </w:r>
      <w:proofErr w:type="spellStart"/>
      <w:r w:rsidR="000D33FF" w:rsidRPr="000D33FF">
        <w:rPr>
          <w:rFonts w:ascii="Times New Roman" w:hAnsi="Times New Roman" w:cs="Times New Roman"/>
          <w:i/>
          <w:iCs/>
        </w:rPr>
        <w:t>μmax</w:t>
      </w:r>
      <w:proofErr w:type="spellEnd"/>
      <w:r w:rsidR="008131FF">
        <w:rPr>
          <w:rFonts w:ascii="Times New Roman" w:hAnsi="Times New Roman" w:cs="Times New Roman"/>
        </w:rPr>
        <w:t xml:space="preserve"> (40%)</w:t>
      </w:r>
      <w:r w:rsidR="009A2302">
        <w:rPr>
          <w:rFonts w:ascii="Times New Roman" w:hAnsi="Times New Roman" w:cs="Times New Roman"/>
        </w:rPr>
        <w:t xml:space="preserve">. </w:t>
      </w:r>
      <w:r w:rsidR="00B16150" w:rsidRPr="00B16150">
        <w:rPr>
          <w:rFonts w:ascii="Times New Roman" w:hAnsi="Times New Roman" w:cs="Times New Roman"/>
        </w:rPr>
        <w:t>In contrast, little to no variation was observed at the site or leaf level</w:t>
      </w:r>
      <w:r w:rsidR="006A4829">
        <w:rPr>
          <w:rFonts w:ascii="Times New Roman" w:hAnsi="Times New Roman" w:cs="Times New Roman"/>
        </w:rPr>
        <w:t>,</w:t>
      </w:r>
      <w:r w:rsidR="006A4829" w:rsidRPr="006A4829">
        <w:rPr>
          <w:rFonts w:ascii="Times New Roman" w:hAnsi="Times New Roman" w:cs="Times New Roman"/>
        </w:rPr>
        <w:t xml:space="preserve"> </w:t>
      </w:r>
      <w:r w:rsidR="006A4829">
        <w:rPr>
          <w:rFonts w:ascii="Times New Roman" w:hAnsi="Times New Roman" w:cs="Times New Roman"/>
        </w:rPr>
        <w:t xml:space="preserve">suggesting </w:t>
      </w:r>
      <w:r w:rsidR="006A4829" w:rsidRPr="00B16150">
        <w:rPr>
          <w:rFonts w:ascii="Times New Roman" w:hAnsi="Times New Roman" w:cs="Times New Roman"/>
        </w:rPr>
        <w:t>that most biologically relevant variation in temperature response occurs within individual leaves</w:t>
      </w:r>
      <w:r w:rsidR="006A4829">
        <w:rPr>
          <w:rFonts w:ascii="Times New Roman" w:hAnsi="Times New Roman" w:cs="Times New Roman"/>
        </w:rPr>
        <w:t xml:space="preserve">. </w:t>
      </w:r>
      <w:r w:rsidR="00DE58FD">
        <w:rPr>
          <w:rFonts w:ascii="Times New Roman" w:hAnsi="Times New Roman" w:cs="Times New Roman"/>
        </w:rPr>
        <w:t>This</w:t>
      </w:r>
      <w:r w:rsidR="003D6DD6">
        <w:rPr>
          <w:rFonts w:ascii="Times New Roman" w:hAnsi="Times New Roman" w:cs="Times New Roman"/>
        </w:rPr>
        <w:t xml:space="preserve"> within-leaf</w:t>
      </w:r>
      <w:r w:rsidR="00DE58FD">
        <w:rPr>
          <w:rFonts w:ascii="Times New Roman" w:hAnsi="Times New Roman" w:cs="Times New Roman"/>
        </w:rPr>
        <w:t xml:space="preserve"> variation has the potential to facilitate rapid evolutionary change, </w:t>
      </w:r>
      <w:r w:rsidR="00DE58FD" w:rsidRPr="00A16954">
        <w:rPr>
          <w:rFonts w:ascii="Times New Roman" w:hAnsi="Times New Roman" w:cs="Times New Roman"/>
        </w:rPr>
        <w:t xml:space="preserve">because multiple clones with differing thermal responses </w:t>
      </w:r>
      <w:commentRangeStart w:id="82"/>
      <w:r w:rsidR="00DE58FD" w:rsidRPr="00A16954">
        <w:rPr>
          <w:rFonts w:ascii="Times New Roman" w:hAnsi="Times New Roman" w:cs="Times New Roman"/>
        </w:rPr>
        <w:t>coexist</w:t>
      </w:r>
      <w:commentRangeEnd w:id="82"/>
      <w:r w:rsidR="002A4E9B" w:rsidRPr="00A16954">
        <w:rPr>
          <w:rStyle w:val="CommentReference"/>
          <w:rFonts w:ascii="Times New Roman" w:hAnsi="Times New Roman" w:cs="Times New Roman"/>
          <w:sz w:val="24"/>
          <w:szCs w:val="24"/>
        </w:rPr>
        <w:commentReference w:id="82"/>
      </w:r>
      <w:r w:rsidR="00DE58FD" w:rsidRPr="00A16954">
        <w:rPr>
          <w:rFonts w:ascii="Times New Roman" w:hAnsi="Times New Roman" w:cs="Times New Roman"/>
        </w:rPr>
        <w:t>, allowing selection to rapidly shift population composition.</w:t>
      </w:r>
      <w:r w:rsidR="00DE58FD">
        <w:rPr>
          <w:rFonts w:ascii="Times New Roman" w:hAnsi="Times New Roman" w:cs="Times New Roman"/>
        </w:rPr>
        <w:t xml:space="preserve"> </w:t>
      </w:r>
    </w:p>
    <w:p w14:paraId="3BED253F" w14:textId="69369F45" w:rsidR="00B8115F" w:rsidRDefault="006A4829" w:rsidP="00B959F2">
      <w:pPr>
        <w:spacing w:after="0" w:line="480" w:lineRule="auto"/>
        <w:ind w:firstLine="720"/>
        <w:rPr>
          <w:rFonts w:ascii="Times New Roman" w:hAnsi="Times New Roman" w:cs="Times New Roman"/>
        </w:rPr>
      </w:pPr>
      <w:r>
        <w:rPr>
          <w:rFonts w:ascii="Times New Roman" w:hAnsi="Times New Roman" w:cs="Times New Roman"/>
        </w:rPr>
        <w:t xml:space="preserve">I </w:t>
      </w:r>
      <w:r w:rsidR="00941635">
        <w:rPr>
          <w:rFonts w:ascii="Times New Roman" w:hAnsi="Times New Roman" w:cs="Times New Roman"/>
        </w:rPr>
        <w:t>hypothesized that</w:t>
      </w:r>
      <w:r>
        <w:rPr>
          <w:rFonts w:ascii="Times New Roman" w:hAnsi="Times New Roman" w:cs="Times New Roman"/>
        </w:rPr>
        <w:t xml:space="preserve"> the average response to temperature of clones among leaves </w:t>
      </w:r>
      <w:r w:rsidR="001E7173">
        <w:rPr>
          <w:rFonts w:ascii="Times New Roman" w:hAnsi="Times New Roman" w:cs="Times New Roman"/>
        </w:rPr>
        <w:t xml:space="preserve">would </w:t>
      </w:r>
      <w:r>
        <w:rPr>
          <w:rFonts w:ascii="Times New Roman" w:hAnsi="Times New Roman" w:cs="Times New Roman"/>
        </w:rPr>
        <w:t xml:space="preserve">differ the </w:t>
      </w:r>
      <w:r w:rsidR="009E1A96">
        <w:rPr>
          <w:rFonts w:ascii="Times New Roman" w:hAnsi="Times New Roman" w:cs="Times New Roman"/>
        </w:rPr>
        <w:t xml:space="preserve">most </w:t>
      </w:r>
      <w:r w:rsidR="009E1A96" w:rsidRPr="009E1A96">
        <w:rPr>
          <w:rFonts w:ascii="Times New Roman" w:hAnsi="Times New Roman" w:cs="Times New Roman"/>
        </w:rPr>
        <w:t>because leaves represent relatively distinct microhabitats where rotifer populations experience localized environmental conditions (e.g.,</w:t>
      </w:r>
      <w:r w:rsidR="00A17190">
        <w:rPr>
          <w:rFonts w:ascii="Times New Roman" w:hAnsi="Times New Roman" w:cs="Times New Roman"/>
        </w:rPr>
        <w:t xml:space="preserve"> basal</w:t>
      </w:r>
      <w:r w:rsidR="009E1A96" w:rsidRPr="009E1A96">
        <w:rPr>
          <w:rFonts w:ascii="Times New Roman" w:hAnsi="Times New Roman" w:cs="Times New Roman"/>
        </w:rPr>
        <w:t xml:space="preserve"> resource availability, microbial communit</w:t>
      </w:r>
      <w:r w:rsidR="007D3F7D">
        <w:rPr>
          <w:rFonts w:ascii="Times New Roman" w:hAnsi="Times New Roman" w:cs="Times New Roman"/>
        </w:rPr>
        <w:t>y composition</w:t>
      </w:r>
      <w:r w:rsidR="009E1A96" w:rsidRPr="009E1A96">
        <w:rPr>
          <w:rFonts w:ascii="Times New Roman" w:hAnsi="Times New Roman" w:cs="Times New Roman"/>
        </w:rPr>
        <w:t xml:space="preserve">, or microclimate), which could promote divergence </w:t>
      </w:r>
      <w:r w:rsidR="003E10E6">
        <w:rPr>
          <w:rFonts w:ascii="Times New Roman" w:hAnsi="Times New Roman" w:cs="Times New Roman"/>
        </w:rPr>
        <w:t>in the frequencies of</w:t>
      </w:r>
      <w:r w:rsidR="009E1A96" w:rsidRPr="009E1A96">
        <w:rPr>
          <w:rFonts w:ascii="Times New Roman" w:hAnsi="Times New Roman" w:cs="Times New Roman"/>
        </w:rPr>
        <w:t xml:space="preserve"> clones they harbor.</w:t>
      </w:r>
      <w:r w:rsidR="00A22855">
        <w:rPr>
          <w:rFonts w:ascii="Times New Roman" w:hAnsi="Times New Roman" w:cs="Times New Roman"/>
        </w:rPr>
        <w:t xml:space="preserve"> </w:t>
      </w:r>
      <w:r w:rsidR="00CC5B7F">
        <w:rPr>
          <w:rFonts w:ascii="Times New Roman" w:hAnsi="Times New Roman" w:cs="Times New Roman"/>
        </w:rPr>
        <w:t>For example, s</w:t>
      </w:r>
      <w:r w:rsidR="00B8115F" w:rsidRPr="00B33C3B">
        <w:rPr>
          <w:rFonts w:ascii="Times New Roman" w:hAnsi="Times New Roman" w:cs="Times New Roman"/>
        </w:rPr>
        <w:t>ome plants occur in full sun and are likely to experience substantially higher leaf water temperatures than those in more shaded conditions. This variation in thermal environment could result in differences in the strength of selection among leaves. Under this scenario, clones that respond strongly to warming would be expected to outperform others in warmer leaves</w:t>
      </w:r>
      <w:r w:rsidR="009141DF">
        <w:rPr>
          <w:rFonts w:ascii="Times New Roman" w:hAnsi="Times New Roman" w:cs="Times New Roman"/>
        </w:rPr>
        <w:t xml:space="preserve">. </w:t>
      </w:r>
      <w:r w:rsidR="00B8115F" w:rsidRPr="00B33C3B">
        <w:rPr>
          <w:rFonts w:ascii="Times New Roman" w:hAnsi="Times New Roman" w:cs="Times New Roman"/>
        </w:rPr>
        <w:t>However, the absence of detectable variation among leaves in this study is inconsistent with this expectation.</w:t>
      </w:r>
      <w:r w:rsidR="00B8115F">
        <w:rPr>
          <w:rFonts w:ascii="Times New Roman" w:hAnsi="Times New Roman" w:cs="Times New Roman"/>
        </w:rPr>
        <w:t xml:space="preserve"> </w:t>
      </w:r>
    </w:p>
    <w:p w14:paraId="6D7BA81C" w14:textId="78213B1C" w:rsidR="00B8115F" w:rsidRDefault="00B8115F" w:rsidP="00B8115F">
      <w:pPr>
        <w:spacing w:after="0" w:line="480" w:lineRule="auto"/>
        <w:ind w:firstLine="720"/>
        <w:rPr>
          <w:rFonts w:ascii="Times New Roman" w:hAnsi="Times New Roman" w:cs="Times New Roman"/>
        </w:rPr>
      </w:pPr>
      <w:r w:rsidRPr="00724629">
        <w:rPr>
          <w:rFonts w:ascii="Times New Roman" w:hAnsi="Times New Roman" w:cs="Times New Roman"/>
        </w:rPr>
        <w:lastRenderedPageBreak/>
        <w:t xml:space="preserve">It is possible that </w:t>
      </w:r>
      <w:commentRangeStart w:id="83"/>
      <w:r w:rsidRPr="00724629">
        <w:rPr>
          <w:rFonts w:ascii="Times New Roman" w:hAnsi="Times New Roman" w:cs="Times New Roman"/>
        </w:rPr>
        <w:t>differences in</w:t>
      </w:r>
      <w:r>
        <w:rPr>
          <w:rFonts w:ascii="Times New Roman" w:hAnsi="Times New Roman" w:cs="Times New Roman"/>
        </w:rPr>
        <w:t xml:space="preserve"> temperature </w:t>
      </w:r>
      <w:commentRangeEnd w:id="83"/>
      <w:r w:rsidR="00336F95">
        <w:rPr>
          <w:rStyle w:val="CommentReference"/>
          <w:rFonts w:ascii="Times New Roman" w:hAnsi="Times New Roman" w:cs="Times New Roman"/>
          <w:sz w:val="24"/>
          <w:szCs w:val="24"/>
        </w:rPr>
        <w:commentReference w:id="83"/>
      </w:r>
      <w:r>
        <w:rPr>
          <w:rFonts w:ascii="Times New Roman" w:hAnsi="Times New Roman" w:cs="Times New Roman"/>
        </w:rPr>
        <w:t>response</w:t>
      </w:r>
      <w:r w:rsidRPr="00724629">
        <w:rPr>
          <w:rFonts w:ascii="Times New Roman" w:hAnsi="Times New Roman" w:cs="Times New Roman"/>
        </w:rPr>
        <w:t xml:space="preserve"> among leaves do exist, but that the number of leaves</w:t>
      </w:r>
      <w:r>
        <w:rPr>
          <w:rFonts w:ascii="Times New Roman" w:hAnsi="Times New Roman" w:cs="Times New Roman"/>
        </w:rPr>
        <w:t>,</w:t>
      </w:r>
      <w:r w:rsidRPr="00724629">
        <w:rPr>
          <w:rFonts w:ascii="Times New Roman" w:hAnsi="Times New Roman" w:cs="Times New Roman"/>
        </w:rPr>
        <w:t xml:space="preserve"> </w:t>
      </w:r>
      <w:r>
        <w:rPr>
          <w:rFonts w:ascii="Times New Roman" w:hAnsi="Times New Roman" w:cs="Times New Roman"/>
        </w:rPr>
        <w:t xml:space="preserve">or individuals within leaves, </w:t>
      </w:r>
      <w:r w:rsidRPr="00724629">
        <w:rPr>
          <w:rFonts w:ascii="Times New Roman" w:hAnsi="Times New Roman" w:cs="Times New Roman"/>
        </w:rPr>
        <w:t xml:space="preserve">sampled here was insufficient to detect them. In addition, environmental conditions experienced by </w:t>
      </w:r>
      <w:r>
        <w:rPr>
          <w:rFonts w:ascii="Times New Roman" w:hAnsi="Times New Roman" w:cs="Times New Roman"/>
        </w:rPr>
        <w:t xml:space="preserve">the </w:t>
      </w:r>
      <w:r w:rsidRPr="00724629">
        <w:rPr>
          <w:rFonts w:ascii="Times New Roman" w:hAnsi="Times New Roman" w:cs="Times New Roman"/>
        </w:rPr>
        <w:t xml:space="preserve">leaves </w:t>
      </w:r>
      <w:r>
        <w:rPr>
          <w:rFonts w:ascii="Times New Roman" w:hAnsi="Times New Roman" w:cs="Times New Roman"/>
        </w:rPr>
        <w:t xml:space="preserve">I sampled </w:t>
      </w:r>
      <w:r w:rsidRPr="00724629">
        <w:rPr>
          <w:rFonts w:ascii="Times New Roman" w:hAnsi="Times New Roman" w:cs="Times New Roman"/>
        </w:rPr>
        <w:t xml:space="preserve">were not measured, </w:t>
      </w:r>
      <w:r w:rsidR="002C24BA">
        <w:rPr>
          <w:rFonts w:ascii="Times New Roman" w:hAnsi="Times New Roman" w:cs="Times New Roman"/>
        </w:rPr>
        <w:t>preventing</w:t>
      </w:r>
      <w:r>
        <w:rPr>
          <w:rFonts w:ascii="Times New Roman" w:hAnsi="Times New Roman" w:cs="Times New Roman"/>
        </w:rPr>
        <w:t xml:space="preserve"> the</w:t>
      </w:r>
      <w:r w:rsidRPr="00724629">
        <w:rPr>
          <w:rFonts w:ascii="Times New Roman" w:hAnsi="Times New Roman" w:cs="Times New Roman"/>
        </w:rPr>
        <w:t xml:space="preserve"> link</w:t>
      </w:r>
      <w:r w:rsidR="002C24BA">
        <w:rPr>
          <w:rFonts w:ascii="Times New Roman" w:hAnsi="Times New Roman" w:cs="Times New Roman"/>
        </w:rPr>
        <w:t>age of</w:t>
      </w:r>
      <w:r w:rsidRPr="00724629">
        <w:rPr>
          <w:rFonts w:ascii="Times New Roman" w:hAnsi="Times New Roman" w:cs="Times New Roman"/>
        </w:rPr>
        <w:t xml:space="preserve"> variation in temperature to differences in clone performance among leaves. It is also possible that dispersal among leaves is sufficiently common to ho</w:t>
      </w:r>
      <w:commentRangeStart w:id="84"/>
      <w:r w:rsidRPr="00724629">
        <w:rPr>
          <w:rFonts w:ascii="Times New Roman" w:hAnsi="Times New Roman" w:cs="Times New Roman"/>
        </w:rPr>
        <w:t>mogeni</w:t>
      </w:r>
      <w:commentRangeEnd w:id="84"/>
      <w:r w:rsidR="00336F95" w:rsidRPr="00724629">
        <w:rPr>
          <w:rStyle w:val="CommentReference"/>
          <w:rFonts w:ascii="Times New Roman" w:hAnsi="Times New Roman" w:cs="Times New Roman"/>
          <w:sz w:val="24"/>
          <w:szCs w:val="24"/>
        </w:rPr>
        <w:commentReference w:id="84"/>
      </w:r>
      <w:r w:rsidRPr="00724629">
        <w:rPr>
          <w:rFonts w:ascii="Times New Roman" w:hAnsi="Times New Roman" w:cs="Times New Roman"/>
        </w:rPr>
        <w:t xml:space="preserve">ze populations, such that gene flow dampens the effects of selection when </w:t>
      </w:r>
      <w:r>
        <w:rPr>
          <w:rFonts w:ascii="Times New Roman" w:hAnsi="Times New Roman" w:cs="Times New Roman"/>
        </w:rPr>
        <w:t xml:space="preserve">the </w:t>
      </w:r>
      <w:r w:rsidRPr="00724629">
        <w:rPr>
          <w:rFonts w:ascii="Times New Roman" w:hAnsi="Times New Roman" w:cs="Times New Roman"/>
        </w:rPr>
        <w:t xml:space="preserve">thermal conditions </w:t>
      </w:r>
      <w:r>
        <w:rPr>
          <w:rFonts w:ascii="Times New Roman" w:hAnsi="Times New Roman" w:cs="Times New Roman"/>
        </w:rPr>
        <w:t xml:space="preserve">of leaves </w:t>
      </w:r>
      <w:r w:rsidRPr="00724629">
        <w:rPr>
          <w:rFonts w:ascii="Times New Roman" w:hAnsi="Times New Roman" w:cs="Times New Roman"/>
        </w:rPr>
        <w:t>differ. Experimental work that directly quantifies thermal conditions and dispersal among leaves would help clarify the role of environmental heterogeneity in structuring these populations.</w:t>
      </w:r>
    </w:p>
    <w:p w14:paraId="113E9E42" w14:textId="770B0F2F" w:rsidR="00DF5156" w:rsidRPr="009308A9" w:rsidRDefault="006D36E2" w:rsidP="00B33C3B">
      <w:pPr>
        <w:spacing w:after="0" w:line="480" w:lineRule="auto"/>
        <w:ind w:firstLine="720"/>
        <w:rPr>
          <w:rFonts w:ascii="Times New Roman" w:hAnsi="Times New Roman" w:cs="Times New Roman"/>
        </w:rPr>
      </w:pPr>
      <w:r w:rsidRPr="006D36E2">
        <w:rPr>
          <w:rFonts w:ascii="Times New Roman" w:hAnsi="Times New Roman" w:cs="Times New Roman"/>
        </w:rPr>
        <w:t>Despite substantial clonal variation in thermal response of maximum growth rate, I found no corresponding variation in body size among clones, leaves, or sites, and no effect of temperature</w:t>
      </w:r>
      <w:r w:rsidR="00A70597">
        <w:rPr>
          <w:rFonts w:ascii="Times New Roman" w:hAnsi="Times New Roman" w:cs="Times New Roman"/>
        </w:rPr>
        <w:t xml:space="preserve">. Most temperature-size rule </w:t>
      </w:r>
      <w:r w:rsidR="00F457C3">
        <w:rPr>
          <w:rFonts w:ascii="Times New Roman" w:hAnsi="Times New Roman" w:cs="Times New Roman"/>
        </w:rPr>
        <w:t xml:space="preserve">(TSR) </w:t>
      </w:r>
      <w:r w:rsidR="00A70597">
        <w:rPr>
          <w:rFonts w:ascii="Times New Roman" w:hAnsi="Times New Roman" w:cs="Times New Roman"/>
        </w:rPr>
        <w:t xml:space="preserve">work in </w:t>
      </w:r>
      <w:proofErr w:type="spellStart"/>
      <w:r w:rsidR="00A70597">
        <w:rPr>
          <w:rFonts w:ascii="Times New Roman" w:hAnsi="Times New Roman" w:cs="Times New Roman"/>
        </w:rPr>
        <w:t>Rotifera</w:t>
      </w:r>
      <w:proofErr w:type="spellEnd"/>
      <w:r w:rsidR="00A70597">
        <w:rPr>
          <w:rFonts w:ascii="Times New Roman" w:hAnsi="Times New Roman" w:cs="Times New Roman"/>
        </w:rPr>
        <w:t xml:space="preserve"> has focused on taxa in the </w:t>
      </w:r>
      <w:ins w:id="85" w:author="terHorst, Casey  P" w:date="2026-06-01T14:29:00Z">
        <w:r w:rsidR="00336F95">
          <w:rPr>
            <w:rFonts w:ascii="Times New Roman" w:hAnsi="Times New Roman" w:cs="Times New Roman"/>
          </w:rPr>
          <w:t>M</w:t>
        </w:r>
      </w:ins>
      <w:del w:id="86" w:author="terHorst, Casey  P" w:date="2026-06-01T14:29:00Z">
        <w:r w:rsidR="00EE26A0" w:rsidDel="00336F95">
          <w:rPr>
            <w:rFonts w:ascii="Times New Roman" w:hAnsi="Times New Roman" w:cs="Times New Roman"/>
          </w:rPr>
          <w:delText>m</w:delText>
        </w:r>
      </w:del>
      <w:r w:rsidR="00A70597">
        <w:rPr>
          <w:rFonts w:ascii="Times New Roman" w:hAnsi="Times New Roman" w:cs="Times New Roman"/>
        </w:rPr>
        <w:t xml:space="preserve">onogononta class. Such work has widely supported the pattern of smaller body sizes being associated with higher temperatures. </w:t>
      </w:r>
      <w:r w:rsidR="000C2A39">
        <w:rPr>
          <w:rFonts w:ascii="Times New Roman" w:hAnsi="Times New Roman" w:cs="Times New Roman"/>
        </w:rPr>
        <w:t xml:space="preserve">While I found no such association here despite </w:t>
      </w:r>
      <w:del w:id="87" w:author="terHorst, Casey  P" w:date="2026-06-01T14:29:00Z">
        <w:r w:rsidR="000C2A39" w:rsidDel="00336F95">
          <w:rPr>
            <w:rFonts w:ascii="Times New Roman" w:hAnsi="Times New Roman" w:cs="Times New Roman"/>
          </w:rPr>
          <w:delText xml:space="preserve">adequate </w:delText>
        </w:r>
      </w:del>
      <w:ins w:id="88" w:author="terHorst, Casey  P" w:date="2026-06-01T14:29:00Z">
        <w:r w:rsidR="00336F95">
          <w:rPr>
            <w:rFonts w:ascii="Times New Roman" w:hAnsi="Times New Roman" w:cs="Times New Roman"/>
          </w:rPr>
          <w:t>lar</w:t>
        </w:r>
      </w:ins>
      <w:ins w:id="89" w:author="terHorst, Casey  P" w:date="2026-06-01T14:30:00Z">
        <w:r w:rsidR="00336F95">
          <w:rPr>
            <w:rFonts w:ascii="Times New Roman" w:hAnsi="Times New Roman" w:cs="Times New Roman"/>
          </w:rPr>
          <w:t>ge</w:t>
        </w:r>
      </w:ins>
      <w:ins w:id="90" w:author="terHorst, Casey  P" w:date="2026-06-01T14:29:00Z">
        <w:r w:rsidR="00336F95">
          <w:rPr>
            <w:rFonts w:ascii="Times New Roman" w:hAnsi="Times New Roman" w:cs="Times New Roman"/>
          </w:rPr>
          <w:t xml:space="preserve"> </w:t>
        </w:r>
      </w:ins>
      <w:r w:rsidR="000C2A39">
        <w:rPr>
          <w:rFonts w:ascii="Times New Roman" w:hAnsi="Times New Roman" w:cs="Times New Roman"/>
        </w:rPr>
        <w:t>sample sizes (</w:t>
      </w:r>
      <w:r w:rsidR="000C2A39" w:rsidRPr="002838E1">
        <w:rPr>
          <w:rFonts w:ascii="Times New Roman" w:hAnsi="Times New Roman" w:cs="Times New Roman"/>
        </w:rPr>
        <w:t>N</w:t>
      </w:r>
      <w:r w:rsidR="002838E1">
        <w:rPr>
          <w:rFonts w:ascii="Times New Roman" w:hAnsi="Times New Roman" w:cs="Times New Roman"/>
        </w:rPr>
        <w:t xml:space="preserve"> = 2</w:t>
      </w:r>
      <w:r w:rsidR="00601F4F">
        <w:rPr>
          <w:rFonts w:ascii="Times New Roman" w:hAnsi="Times New Roman" w:cs="Times New Roman"/>
        </w:rPr>
        <w:t>,</w:t>
      </w:r>
      <w:r w:rsidR="002838E1">
        <w:rPr>
          <w:rFonts w:ascii="Times New Roman" w:hAnsi="Times New Roman" w:cs="Times New Roman"/>
        </w:rPr>
        <w:t>140</w:t>
      </w:r>
      <w:r w:rsidR="000C2A39">
        <w:rPr>
          <w:rFonts w:ascii="Times New Roman" w:hAnsi="Times New Roman" w:cs="Times New Roman"/>
        </w:rPr>
        <w:t>)</w:t>
      </w:r>
      <w:r w:rsidR="009308A9">
        <w:rPr>
          <w:rFonts w:ascii="Times New Roman" w:hAnsi="Times New Roman" w:cs="Times New Roman"/>
        </w:rPr>
        <w:t xml:space="preserve">, this lack of </w:t>
      </w:r>
      <w:r w:rsidR="008B3419">
        <w:rPr>
          <w:rFonts w:ascii="Times New Roman" w:hAnsi="Times New Roman" w:cs="Times New Roman"/>
        </w:rPr>
        <w:t xml:space="preserve">observed </w:t>
      </w:r>
      <w:r w:rsidR="009308A9">
        <w:rPr>
          <w:rFonts w:ascii="Times New Roman" w:hAnsi="Times New Roman" w:cs="Times New Roman"/>
        </w:rPr>
        <w:t xml:space="preserve">morphological plasticity could be explained by </w:t>
      </w:r>
      <w:r w:rsidR="008B3419">
        <w:rPr>
          <w:rFonts w:ascii="Times New Roman" w:hAnsi="Times New Roman" w:cs="Times New Roman"/>
        </w:rPr>
        <w:t xml:space="preserve">the </w:t>
      </w:r>
      <w:r w:rsidR="00850C5F">
        <w:rPr>
          <w:rFonts w:ascii="Times New Roman" w:hAnsi="Times New Roman" w:cs="Times New Roman"/>
        </w:rPr>
        <w:t>narrow</w:t>
      </w:r>
      <w:r w:rsidR="008B3419">
        <w:rPr>
          <w:rFonts w:ascii="Times New Roman" w:hAnsi="Times New Roman" w:cs="Times New Roman"/>
        </w:rPr>
        <w:t xml:space="preserve"> range of </w:t>
      </w:r>
      <w:r w:rsidR="009308A9">
        <w:rPr>
          <w:rFonts w:ascii="Times New Roman" w:hAnsi="Times New Roman" w:cs="Times New Roman"/>
        </w:rPr>
        <w:t>temperature</w:t>
      </w:r>
      <w:r w:rsidR="008B3419">
        <w:rPr>
          <w:rFonts w:ascii="Times New Roman" w:hAnsi="Times New Roman" w:cs="Times New Roman"/>
        </w:rPr>
        <w:t>s used. My temperature treatments were</w:t>
      </w:r>
      <w:r w:rsidR="009308A9">
        <w:rPr>
          <w:rFonts w:ascii="Times New Roman" w:hAnsi="Times New Roman" w:cs="Times New Roman"/>
        </w:rPr>
        <w:t xml:space="preserve"> only 5 </w:t>
      </w:r>
      <w:r w:rsidR="009308A9" w:rsidRPr="009308A9">
        <w:rPr>
          <w:rFonts w:ascii="Times New Roman" w:hAnsi="Times New Roman" w:cs="Times New Roman"/>
        </w:rPr>
        <w:t>°C</w:t>
      </w:r>
      <w:r w:rsidR="009308A9">
        <w:rPr>
          <w:rFonts w:ascii="Times New Roman" w:hAnsi="Times New Roman" w:cs="Times New Roman"/>
        </w:rPr>
        <w:t xml:space="preserve"> </w:t>
      </w:r>
      <w:r w:rsidR="008B3419">
        <w:rPr>
          <w:rFonts w:ascii="Times New Roman" w:hAnsi="Times New Roman" w:cs="Times New Roman"/>
        </w:rPr>
        <w:t xml:space="preserve">apart, and likely </w:t>
      </w:r>
      <w:r w:rsidR="009308A9">
        <w:rPr>
          <w:rFonts w:ascii="Times New Roman" w:hAnsi="Times New Roman" w:cs="Times New Roman"/>
        </w:rPr>
        <w:t xml:space="preserve">near </w:t>
      </w:r>
      <w:r w:rsidR="00413BEF">
        <w:rPr>
          <w:rFonts w:ascii="Times New Roman" w:hAnsi="Times New Roman" w:cs="Times New Roman"/>
        </w:rPr>
        <w:t xml:space="preserve">the thermal optimum of </w:t>
      </w:r>
      <w:r w:rsidR="009308A9">
        <w:rPr>
          <w:rFonts w:ascii="Times New Roman" w:hAnsi="Times New Roman" w:cs="Times New Roman"/>
          <w:i/>
          <w:iCs/>
        </w:rPr>
        <w:t>H. rosa</w:t>
      </w:r>
      <w:r w:rsidR="009308A9">
        <w:rPr>
          <w:rFonts w:ascii="Times New Roman" w:hAnsi="Times New Roman" w:cs="Times New Roman"/>
        </w:rPr>
        <w:t xml:space="preserve">. </w:t>
      </w:r>
      <w:r w:rsidR="00850C5F">
        <w:rPr>
          <w:rFonts w:ascii="Times New Roman" w:hAnsi="Times New Roman" w:cs="Times New Roman"/>
        </w:rPr>
        <w:t xml:space="preserve">The effect of temperature on body size in </w:t>
      </w:r>
      <w:proofErr w:type="spellStart"/>
      <w:r w:rsidR="006E34E2">
        <w:rPr>
          <w:rFonts w:ascii="Times New Roman" w:hAnsi="Times New Roman" w:cs="Times New Roman"/>
        </w:rPr>
        <w:t>m</w:t>
      </w:r>
      <w:r w:rsidR="00850C5F">
        <w:rPr>
          <w:rFonts w:ascii="Times New Roman" w:hAnsi="Times New Roman" w:cs="Times New Roman"/>
        </w:rPr>
        <w:t>onogononta</w:t>
      </w:r>
      <w:ins w:id="91" w:author="terHorst, Casey  P" w:date="2026-06-01T14:30:00Z">
        <w:r w:rsidR="00336F95">
          <w:rPr>
            <w:rFonts w:ascii="Times New Roman" w:hAnsi="Times New Roman" w:cs="Times New Roman"/>
          </w:rPr>
          <w:t>n</w:t>
        </w:r>
      </w:ins>
      <w:proofErr w:type="spellEnd"/>
      <w:r w:rsidR="00850C5F">
        <w:rPr>
          <w:rFonts w:ascii="Times New Roman" w:hAnsi="Times New Roman" w:cs="Times New Roman"/>
        </w:rPr>
        <w:t xml:space="preserve"> rotifers has been shown to be detectable only across much broader ranges of t</w:t>
      </w:r>
      <w:commentRangeStart w:id="92"/>
      <w:r w:rsidR="00850C5F">
        <w:rPr>
          <w:rFonts w:ascii="Times New Roman" w:hAnsi="Times New Roman" w:cs="Times New Roman"/>
        </w:rPr>
        <w:t>emp</w:t>
      </w:r>
      <w:commentRangeEnd w:id="92"/>
      <w:r w:rsidR="00336F95">
        <w:rPr>
          <w:rStyle w:val="CommentReference"/>
          <w:rFonts w:ascii="Times New Roman" w:hAnsi="Times New Roman" w:cs="Times New Roman"/>
          <w:sz w:val="24"/>
          <w:szCs w:val="24"/>
        </w:rPr>
        <w:commentReference w:id="92"/>
      </w:r>
      <w:r w:rsidR="00850C5F">
        <w:rPr>
          <w:rFonts w:ascii="Times New Roman" w:hAnsi="Times New Roman" w:cs="Times New Roman"/>
        </w:rPr>
        <w:t xml:space="preserve">eratures (Miracle and Serra, 1987; </w:t>
      </w:r>
      <w:proofErr w:type="spellStart"/>
      <w:r w:rsidR="00850C5F">
        <w:rPr>
          <w:rFonts w:ascii="Times New Roman" w:hAnsi="Times New Roman" w:cs="Times New Roman"/>
        </w:rPr>
        <w:t>Zygadlo</w:t>
      </w:r>
      <w:proofErr w:type="spellEnd"/>
      <w:r w:rsidR="00850C5F">
        <w:rPr>
          <w:rFonts w:ascii="Times New Roman" w:hAnsi="Times New Roman" w:cs="Times New Roman"/>
        </w:rPr>
        <w:t xml:space="preserve"> et al., 2025). </w:t>
      </w:r>
      <w:r w:rsidR="00EE26A0" w:rsidRPr="00EE26A0">
        <w:rPr>
          <w:rFonts w:ascii="Times New Roman" w:hAnsi="Times New Roman" w:cs="Times New Roman"/>
        </w:rPr>
        <w:t xml:space="preserve">Although previous TSR studies in </w:t>
      </w:r>
      <w:proofErr w:type="spellStart"/>
      <w:r w:rsidR="00EE26A0" w:rsidRPr="00EE26A0">
        <w:rPr>
          <w:rFonts w:ascii="Times New Roman" w:hAnsi="Times New Roman" w:cs="Times New Roman"/>
        </w:rPr>
        <w:t>Rotifera</w:t>
      </w:r>
      <w:proofErr w:type="spellEnd"/>
      <w:r w:rsidR="00EE26A0" w:rsidRPr="00EE26A0">
        <w:rPr>
          <w:rFonts w:ascii="Times New Roman" w:hAnsi="Times New Roman" w:cs="Times New Roman"/>
        </w:rPr>
        <w:t xml:space="preserve"> measured </w:t>
      </w:r>
      <w:r w:rsidR="008873A7">
        <w:rPr>
          <w:rFonts w:ascii="Times New Roman" w:hAnsi="Times New Roman" w:cs="Times New Roman"/>
        </w:rPr>
        <w:t>body</w:t>
      </w:r>
      <w:r w:rsidR="00EE26A0" w:rsidRPr="00EE26A0">
        <w:rPr>
          <w:rFonts w:ascii="Times New Roman" w:hAnsi="Times New Roman" w:cs="Times New Roman"/>
        </w:rPr>
        <w:t xml:space="preserve"> length and width rather than cross-sectional area directly, this approach is conceptually equivalent to and arguably less precise than the pixel-level segmentation used here, making measurement technique an unlikely explanation for the absence of an effect. A more meaningful distinction is that </w:t>
      </w:r>
      <w:ins w:id="93" w:author="terHorst, Casey  P" w:date="2026-06-01T14:32:00Z">
        <w:r w:rsidR="00336F95">
          <w:rPr>
            <w:rFonts w:ascii="Times New Roman" w:hAnsi="Times New Roman" w:cs="Times New Roman"/>
          </w:rPr>
          <w:t>M</w:t>
        </w:r>
      </w:ins>
      <w:del w:id="94" w:author="terHorst, Casey  P" w:date="2026-06-01T14:32:00Z">
        <w:r w:rsidR="00EE26A0" w:rsidRPr="00EE26A0" w:rsidDel="00336F95">
          <w:rPr>
            <w:rFonts w:ascii="Times New Roman" w:hAnsi="Times New Roman" w:cs="Times New Roman"/>
          </w:rPr>
          <w:delText>m</w:delText>
        </w:r>
      </w:del>
      <w:r w:rsidR="00EE26A0" w:rsidRPr="00EE26A0">
        <w:rPr>
          <w:rFonts w:ascii="Times New Roman" w:hAnsi="Times New Roman" w:cs="Times New Roman"/>
        </w:rPr>
        <w:t xml:space="preserve">onogononta possess a rigid lorica while bdelloids like </w:t>
      </w:r>
      <w:r w:rsidR="00EE26A0" w:rsidRPr="00D83E32">
        <w:rPr>
          <w:rFonts w:ascii="Times New Roman" w:hAnsi="Times New Roman" w:cs="Times New Roman"/>
          <w:i/>
          <w:iCs/>
        </w:rPr>
        <w:t>H. rosa</w:t>
      </w:r>
      <w:r w:rsidR="00EE26A0" w:rsidRPr="00EE26A0">
        <w:rPr>
          <w:rFonts w:ascii="Times New Roman" w:hAnsi="Times New Roman" w:cs="Times New Roman"/>
        </w:rPr>
        <w:t xml:space="preserve"> </w:t>
      </w:r>
      <w:r w:rsidR="00EE26A0" w:rsidRPr="00EE26A0">
        <w:rPr>
          <w:rFonts w:ascii="Times New Roman" w:hAnsi="Times New Roman" w:cs="Times New Roman"/>
        </w:rPr>
        <w:lastRenderedPageBreak/>
        <w:t>have soft, flexible bodies</w:t>
      </w:r>
      <w:r w:rsidR="00D83E32">
        <w:rPr>
          <w:rFonts w:ascii="Times New Roman" w:hAnsi="Times New Roman" w:cs="Times New Roman"/>
        </w:rPr>
        <w:t xml:space="preserve">. </w:t>
      </w:r>
      <w:r w:rsidR="008873A7">
        <w:rPr>
          <w:rFonts w:ascii="Times New Roman" w:hAnsi="Times New Roman" w:cs="Times New Roman"/>
        </w:rPr>
        <w:t>Because of t</w:t>
      </w:r>
      <w:r w:rsidR="00D83E32">
        <w:rPr>
          <w:rFonts w:ascii="Times New Roman" w:hAnsi="Times New Roman" w:cs="Times New Roman"/>
        </w:rPr>
        <w:t>his structural</w:t>
      </w:r>
      <w:r w:rsidR="00EE26A0" w:rsidRPr="00EE26A0">
        <w:rPr>
          <w:rFonts w:ascii="Times New Roman" w:hAnsi="Times New Roman" w:cs="Times New Roman"/>
        </w:rPr>
        <w:t xml:space="preserve"> difference</w:t>
      </w:r>
      <w:r w:rsidR="008873A7">
        <w:rPr>
          <w:rFonts w:ascii="Times New Roman" w:hAnsi="Times New Roman" w:cs="Times New Roman"/>
        </w:rPr>
        <w:t xml:space="preserve">, using other measurements (e.g., </w:t>
      </w:r>
      <w:proofErr w:type="spellStart"/>
      <w:r w:rsidR="008873A7">
        <w:rPr>
          <w:rFonts w:ascii="Times New Roman" w:hAnsi="Times New Roman" w:cs="Times New Roman"/>
        </w:rPr>
        <w:t>mastax</w:t>
      </w:r>
      <w:proofErr w:type="spellEnd"/>
      <w:r w:rsidR="008873A7">
        <w:rPr>
          <w:rFonts w:ascii="Times New Roman" w:hAnsi="Times New Roman" w:cs="Times New Roman"/>
        </w:rPr>
        <w:t xml:space="preserve"> length and width, </w:t>
      </w:r>
      <w:proofErr w:type="spellStart"/>
      <w:r w:rsidR="008873A7">
        <w:rPr>
          <w:rFonts w:ascii="Times New Roman" w:hAnsi="Times New Roman" w:cs="Times New Roman"/>
        </w:rPr>
        <w:t>mastax</w:t>
      </w:r>
      <w:proofErr w:type="spellEnd"/>
      <w:r w:rsidR="008873A7">
        <w:rPr>
          <w:rFonts w:ascii="Times New Roman" w:hAnsi="Times New Roman" w:cs="Times New Roman"/>
        </w:rPr>
        <w:t xml:space="preserve"> tooth count) in combination with</w:t>
      </w:r>
      <w:r w:rsidR="00662F93">
        <w:rPr>
          <w:rFonts w:ascii="Times New Roman" w:hAnsi="Times New Roman" w:cs="Times New Roman"/>
        </w:rPr>
        <w:t xml:space="preserve"> controlling for</w:t>
      </w:r>
      <w:r w:rsidR="008873A7">
        <w:rPr>
          <w:rFonts w:ascii="Times New Roman" w:hAnsi="Times New Roman" w:cs="Times New Roman"/>
        </w:rPr>
        <w:t xml:space="preserve"> life history stage may be necessary to describe more subtle changes</w:t>
      </w:r>
      <w:r w:rsidR="007336F1">
        <w:rPr>
          <w:rFonts w:ascii="Times New Roman" w:hAnsi="Times New Roman" w:cs="Times New Roman"/>
        </w:rPr>
        <w:t xml:space="preserve"> in morphology across a finer range of temp</w:t>
      </w:r>
      <w:commentRangeStart w:id="95"/>
      <w:r w:rsidR="007336F1">
        <w:rPr>
          <w:rFonts w:ascii="Times New Roman" w:hAnsi="Times New Roman" w:cs="Times New Roman"/>
        </w:rPr>
        <w:t>er</w:t>
      </w:r>
      <w:commentRangeEnd w:id="95"/>
      <w:r w:rsidR="00336F95">
        <w:rPr>
          <w:rStyle w:val="CommentReference"/>
          <w:rFonts w:ascii="Times New Roman" w:hAnsi="Times New Roman" w:cs="Times New Roman"/>
          <w:sz w:val="24"/>
          <w:szCs w:val="24"/>
        </w:rPr>
        <w:commentReference w:id="95"/>
      </w:r>
      <w:r w:rsidR="007336F1">
        <w:rPr>
          <w:rFonts w:ascii="Times New Roman" w:hAnsi="Times New Roman" w:cs="Times New Roman"/>
        </w:rPr>
        <w:t>atures</w:t>
      </w:r>
      <w:r w:rsidR="008873A7">
        <w:rPr>
          <w:rFonts w:ascii="Times New Roman" w:hAnsi="Times New Roman" w:cs="Times New Roman"/>
        </w:rPr>
        <w:t xml:space="preserve">. </w:t>
      </w:r>
    </w:p>
    <w:p w14:paraId="60297A9C" w14:textId="7416C8DA" w:rsidR="000D33FF" w:rsidRDefault="00E7118C" w:rsidP="009E5147">
      <w:pPr>
        <w:spacing w:after="0" w:line="480" w:lineRule="auto"/>
        <w:ind w:firstLine="720"/>
        <w:rPr>
          <w:rFonts w:ascii="Times New Roman" w:hAnsi="Times New Roman" w:cs="Times New Roman"/>
        </w:rPr>
      </w:pPr>
      <w:del w:id="96" w:author="terHorst, Casey  P" w:date="2026-06-01T14:33:00Z">
        <w:r w:rsidRPr="00E7118C" w:rsidDel="00336F95">
          <w:rPr>
            <w:rFonts w:ascii="Times New Roman" w:hAnsi="Times New Roman" w:cs="Times New Roman"/>
          </w:rPr>
          <w:delText xml:space="preserve">While </w:delText>
        </w:r>
      </w:del>
      <w:ins w:id="97" w:author="terHorst, Casey  P" w:date="2026-06-01T14:33:00Z">
        <w:r w:rsidR="00336F95">
          <w:rPr>
            <w:rFonts w:ascii="Times New Roman" w:hAnsi="Times New Roman" w:cs="Times New Roman"/>
          </w:rPr>
          <w:t>Although</w:t>
        </w:r>
        <w:r w:rsidR="00336F95" w:rsidRPr="00E7118C">
          <w:rPr>
            <w:rFonts w:ascii="Times New Roman" w:hAnsi="Times New Roman" w:cs="Times New Roman"/>
          </w:rPr>
          <w:t xml:space="preserve"> </w:t>
        </w:r>
      </w:ins>
      <w:r w:rsidRPr="00E7118C">
        <w:rPr>
          <w:rFonts w:ascii="Times New Roman" w:hAnsi="Times New Roman" w:cs="Times New Roman"/>
        </w:rPr>
        <w:t xml:space="preserve">constant temperature treatments are standard for characterizing thermal performance and were appropriate for detecting differences among clones, they do not capture the full complexity of the thermal environment experienced by </w:t>
      </w:r>
      <w:r w:rsidRPr="00336F95">
        <w:rPr>
          <w:rFonts w:ascii="Times New Roman" w:hAnsi="Times New Roman" w:cs="Times New Roman"/>
          <w:i/>
          <w:iCs/>
          <w:rPrChange w:id="98" w:author="terHorst, Casey  P" w:date="2026-06-01T14:34:00Z">
            <w:rPr>
              <w:rFonts w:ascii="Times New Roman" w:hAnsi="Times New Roman" w:cs="Times New Roman"/>
            </w:rPr>
          </w:rPrChange>
        </w:rPr>
        <w:t>H. rosa</w:t>
      </w:r>
      <w:r w:rsidRPr="00E7118C">
        <w:rPr>
          <w:rFonts w:ascii="Times New Roman" w:hAnsi="Times New Roman" w:cs="Times New Roman"/>
        </w:rPr>
        <w:t xml:space="preserve"> in nature. Pitcher plant leaf water temperatures fluctuate substantially </w:t>
      </w:r>
      <w:r w:rsidR="007D5E0F">
        <w:rPr>
          <w:rFonts w:ascii="Times New Roman" w:hAnsi="Times New Roman" w:cs="Times New Roman"/>
        </w:rPr>
        <w:t xml:space="preserve">throughout each day and across seasons. </w:t>
      </w:r>
      <w:r w:rsidRPr="00E7118C">
        <w:rPr>
          <w:rFonts w:ascii="Times New Roman" w:hAnsi="Times New Roman" w:cs="Times New Roman"/>
        </w:rPr>
        <w:t>Jensen's inequality predicts that mean performance under fluctuating temperatures will diverge from performance at the mean temperature when the thermal performance curve is nonlinear</w:t>
      </w:r>
      <w:r w:rsidR="007D5E0F">
        <w:rPr>
          <w:rFonts w:ascii="Times New Roman" w:hAnsi="Times New Roman" w:cs="Times New Roman"/>
        </w:rPr>
        <w:t xml:space="preserve">, as is the case here where my experimental temperatures were likely near thermal </w:t>
      </w:r>
      <w:r w:rsidR="008770C5">
        <w:rPr>
          <w:rFonts w:ascii="Times New Roman" w:hAnsi="Times New Roman" w:cs="Times New Roman"/>
        </w:rPr>
        <w:t>optimum</w:t>
      </w:r>
      <w:r w:rsidRPr="00E7118C">
        <w:rPr>
          <w:rFonts w:ascii="Times New Roman" w:hAnsi="Times New Roman" w:cs="Times New Roman"/>
        </w:rPr>
        <w:t xml:space="preserve">. Future work incorporating naturally fluctuating thermal regimes would complement </w:t>
      </w:r>
      <w:r w:rsidR="003C5CBD">
        <w:rPr>
          <w:rFonts w:ascii="Times New Roman" w:hAnsi="Times New Roman" w:cs="Times New Roman"/>
        </w:rPr>
        <w:t>the results presented here</w:t>
      </w:r>
      <w:r w:rsidRPr="00E7118C">
        <w:rPr>
          <w:rFonts w:ascii="Times New Roman" w:hAnsi="Times New Roman" w:cs="Times New Roman"/>
        </w:rPr>
        <w:t xml:space="preserve"> by testing whether the clonal variation in thermal response translates to fitness differences under more ecologically realistic conditions.</w:t>
      </w:r>
      <w:r w:rsidR="007B191D">
        <w:rPr>
          <w:rFonts w:ascii="Times New Roman" w:hAnsi="Times New Roman" w:cs="Times New Roman"/>
        </w:rPr>
        <w:t xml:space="preserve"> </w:t>
      </w:r>
      <w:r w:rsidR="007B191D" w:rsidRPr="007B191D">
        <w:rPr>
          <w:rFonts w:ascii="Times New Roman" w:hAnsi="Times New Roman" w:cs="Times New Roman"/>
        </w:rPr>
        <w:t xml:space="preserve">These limitations are important to consider, but the </w:t>
      </w:r>
      <w:r w:rsidR="0037309C">
        <w:rPr>
          <w:rFonts w:ascii="Times New Roman" w:hAnsi="Times New Roman" w:cs="Times New Roman"/>
        </w:rPr>
        <w:t xml:space="preserve">variation among </w:t>
      </w:r>
      <w:r w:rsidR="007A765E">
        <w:rPr>
          <w:rFonts w:ascii="Times New Roman" w:hAnsi="Times New Roman" w:cs="Times New Roman"/>
        </w:rPr>
        <w:t xml:space="preserve">the thermal responses of </w:t>
      </w:r>
      <w:r w:rsidR="007B191D" w:rsidRPr="007B191D">
        <w:rPr>
          <w:rFonts w:ascii="Times New Roman" w:hAnsi="Times New Roman" w:cs="Times New Roman"/>
        </w:rPr>
        <w:t>clone</w:t>
      </w:r>
      <w:r w:rsidR="0037309C">
        <w:rPr>
          <w:rFonts w:ascii="Times New Roman" w:hAnsi="Times New Roman" w:cs="Times New Roman"/>
        </w:rPr>
        <w:t>s</w:t>
      </w:r>
      <w:r w:rsidR="007B191D" w:rsidRPr="007B191D">
        <w:rPr>
          <w:rFonts w:ascii="Times New Roman" w:hAnsi="Times New Roman" w:cs="Times New Roman"/>
        </w:rPr>
        <w:t xml:space="preserve"> </w:t>
      </w:r>
      <w:r w:rsidR="00A45D49">
        <w:rPr>
          <w:rFonts w:ascii="Times New Roman" w:hAnsi="Times New Roman" w:cs="Times New Roman"/>
        </w:rPr>
        <w:t xml:space="preserve">in these results </w:t>
      </w:r>
      <w:r w:rsidR="006D2F83">
        <w:rPr>
          <w:rFonts w:ascii="Times New Roman" w:hAnsi="Times New Roman" w:cs="Times New Roman"/>
        </w:rPr>
        <w:t>represent</w:t>
      </w:r>
      <w:r w:rsidR="007B191D" w:rsidRPr="007B191D">
        <w:rPr>
          <w:rFonts w:ascii="Times New Roman" w:hAnsi="Times New Roman" w:cs="Times New Roman"/>
        </w:rPr>
        <w:t xml:space="preserve"> underlying genetic differences that are unlikely to disappear under more </w:t>
      </w:r>
      <w:commentRangeStart w:id="99"/>
      <w:r w:rsidR="007B191D" w:rsidRPr="007B191D">
        <w:rPr>
          <w:rFonts w:ascii="Times New Roman" w:hAnsi="Times New Roman" w:cs="Times New Roman"/>
        </w:rPr>
        <w:t xml:space="preserve">ecologically realistic </w:t>
      </w:r>
      <w:commentRangeEnd w:id="99"/>
      <w:r w:rsidR="00336F95" w:rsidRPr="007B191D">
        <w:rPr>
          <w:rStyle w:val="CommentReference"/>
          <w:rFonts w:ascii="Times New Roman" w:hAnsi="Times New Roman" w:cs="Times New Roman"/>
          <w:sz w:val="24"/>
          <w:szCs w:val="24"/>
        </w:rPr>
        <w:commentReference w:id="99"/>
      </w:r>
      <w:r w:rsidR="007B191D" w:rsidRPr="007B191D">
        <w:rPr>
          <w:rFonts w:ascii="Times New Roman" w:hAnsi="Times New Roman" w:cs="Times New Roman"/>
        </w:rPr>
        <w:t>conditions</w:t>
      </w:r>
      <w:r w:rsidR="007B191D">
        <w:rPr>
          <w:rFonts w:ascii="Times New Roman" w:hAnsi="Times New Roman" w:cs="Times New Roman"/>
        </w:rPr>
        <w:t>.</w:t>
      </w:r>
    </w:p>
    <w:p w14:paraId="10FE5B18" w14:textId="7EF1A281" w:rsidR="00DB48FA" w:rsidRPr="004D739F" w:rsidRDefault="0037309C" w:rsidP="00AC7BC0">
      <w:pPr>
        <w:spacing w:after="0" w:line="480" w:lineRule="auto"/>
        <w:ind w:firstLine="720"/>
        <w:rPr>
          <w:rFonts w:ascii="Times New Roman" w:hAnsi="Times New Roman" w:cs="Times New Roman"/>
        </w:rPr>
      </w:pPr>
      <w:r w:rsidRPr="0037309C">
        <w:rPr>
          <w:rFonts w:ascii="Times New Roman" w:hAnsi="Times New Roman" w:cs="Times New Roman"/>
        </w:rPr>
        <w:t xml:space="preserve">The concentration of variation in thermal response among clones within individual leaves has important implications for the adaptive potential of </w:t>
      </w:r>
      <w:r w:rsidRPr="00D1193F">
        <w:rPr>
          <w:rFonts w:ascii="Times New Roman" w:hAnsi="Times New Roman" w:cs="Times New Roman"/>
          <w:i/>
          <w:iCs/>
        </w:rPr>
        <w:t>H. rosa</w:t>
      </w:r>
      <w:r w:rsidRPr="0037309C">
        <w:rPr>
          <w:rFonts w:ascii="Times New Roman" w:hAnsi="Times New Roman" w:cs="Times New Roman"/>
        </w:rPr>
        <w:t xml:space="preserve"> populations. Standing genetic variation is the raw material on which selection acts, and its </w:t>
      </w:r>
      <w:r w:rsidR="00D1193F">
        <w:rPr>
          <w:rFonts w:ascii="Times New Roman" w:hAnsi="Times New Roman" w:cs="Times New Roman"/>
        </w:rPr>
        <w:t>existence</w:t>
      </w:r>
      <w:r w:rsidRPr="0037309C">
        <w:rPr>
          <w:rFonts w:ascii="Times New Roman" w:hAnsi="Times New Roman" w:cs="Times New Roman"/>
        </w:rPr>
        <w:t xml:space="preserve"> at the within-leaf scale means that selection can act on the full range of clonal thermal responses present without requiring migration from other leaves or populations. As temperatures in the Apalachicola National Forest approach those projected under higher emissions scenarios, </w:t>
      </w:r>
      <w:r w:rsidR="00503A2B">
        <w:rPr>
          <w:rFonts w:ascii="Times New Roman" w:hAnsi="Times New Roman" w:cs="Times New Roman"/>
        </w:rPr>
        <w:t xml:space="preserve">these results are consistent with </w:t>
      </w:r>
      <w:r w:rsidRPr="00AC7BC0">
        <w:rPr>
          <w:rFonts w:ascii="Times New Roman" w:hAnsi="Times New Roman" w:cs="Times New Roman"/>
          <w:i/>
          <w:iCs/>
        </w:rPr>
        <w:t>H. rosa</w:t>
      </w:r>
      <w:r w:rsidRPr="0037309C">
        <w:rPr>
          <w:rFonts w:ascii="Times New Roman" w:hAnsi="Times New Roman" w:cs="Times New Roman"/>
        </w:rPr>
        <w:t xml:space="preserve"> populations hav</w:t>
      </w:r>
      <w:r w:rsidR="00503A2B">
        <w:rPr>
          <w:rFonts w:ascii="Times New Roman" w:hAnsi="Times New Roman" w:cs="Times New Roman"/>
        </w:rPr>
        <w:t>ing</w:t>
      </w:r>
      <w:r w:rsidRPr="0037309C">
        <w:rPr>
          <w:rFonts w:ascii="Times New Roman" w:hAnsi="Times New Roman" w:cs="Times New Roman"/>
        </w:rPr>
        <w:t xml:space="preserve"> a meaningful capacity to respond evolutionarily to </w:t>
      </w:r>
      <w:r w:rsidRPr="0037309C">
        <w:rPr>
          <w:rFonts w:ascii="Times New Roman" w:hAnsi="Times New Roman" w:cs="Times New Roman"/>
        </w:rPr>
        <w:lastRenderedPageBreak/>
        <w:t xml:space="preserve">warming. </w:t>
      </w:r>
      <w:r w:rsidR="00AC7BC0" w:rsidRPr="00AC7BC0">
        <w:rPr>
          <w:rFonts w:ascii="Times New Roman" w:hAnsi="Times New Roman" w:cs="Times New Roman"/>
        </w:rPr>
        <w:t xml:space="preserve">Whether </w:t>
      </w:r>
      <w:r w:rsidR="00954C80">
        <w:rPr>
          <w:rFonts w:ascii="Times New Roman" w:hAnsi="Times New Roman" w:cs="Times New Roman"/>
        </w:rPr>
        <w:t>this</w:t>
      </w:r>
      <w:r w:rsidR="00AC7BC0" w:rsidRPr="00AC7BC0">
        <w:rPr>
          <w:rFonts w:ascii="Times New Roman" w:hAnsi="Times New Roman" w:cs="Times New Roman"/>
        </w:rPr>
        <w:t xml:space="preserve"> range of clonal variation is sufficient to cope with the full suite of climate-driven changes projected for the Apalachicola National Forest</w:t>
      </w:r>
      <w:r w:rsidR="00ED2CCE">
        <w:rPr>
          <w:rFonts w:ascii="Times New Roman" w:hAnsi="Times New Roman" w:cs="Times New Roman"/>
        </w:rPr>
        <w:t xml:space="preserve"> (i.e.,</w:t>
      </w:r>
      <w:r w:rsidR="00AC7BC0" w:rsidRPr="00AC7BC0">
        <w:rPr>
          <w:rFonts w:ascii="Times New Roman" w:hAnsi="Times New Roman" w:cs="Times New Roman"/>
        </w:rPr>
        <w:t xml:space="preserve"> increased peak temperatures, shifts in precipitation, and saltwater intrusion</w:t>
      </w:r>
      <w:r w:rsidR="00ED2CCE">
        <w:rPr>
          <w:rFonts w:ascii="Times New Roman" w:hAnsi="Times New Roman" w:cs="Times New Roman"/>
        </w:rPr>
        <w:t>)</w:t>
      </w:r>
      <w:r w:rsidR="00AC7BC0" w:rsidRPr="00AC7BC0">
        <w:rPr>
          <w:rFonts w:ascii="Times New Roman" w:hAnsi="Times New Roman" w:cs="Times New Roman"/>
        </w:rPr>
        <w:t xml:space="preserve"> remains to be seen, but the substantial</w:t>
      </w:r>
      <w:r w:rsidR="0039374C">
        <w:rPr>
          <w:rFonts w:ascii="Times New Roman" w:hAnsi="Times New Roman" w:cs="Times New Roman"/>
        </w:rPr>
        <w:t xml:space="preserve"> standing genetic</w:t>
      </w:r>
      <w:r w:rsidR="00AC7BC0" w:rsidRPr="00AC7BC0">
        <w:rPr>
          <w:rFonts w:ascii="Times New Roman" w:hAnsi="Times New Roman" w:cs="Times New Roman"/>
        </w:rPr>
        <w:t xml:space="preserve"> variation in thermal reaction norms within individual leaves provides a credible basis for evolutionary rescue of this ecologically important member of the </w:t>
      </w:r>
      <w:r w:rsidR="00AC7BC0" w:rsidRPr="009C527C">
        <w:rPr>
          <w:rFonts w:ascii="Times New Roman" w:hAnsi="Times New Roman" w:cs="Times New Roman"/>
          <w:i/>
          <w:iCs/>
        </w:rPr>
        <w:t>S. purpurea</w:t>
      </w:r>
      <w:r w:rsidR="00AC7BC0" w:rsidRPr="00AC7BC0">
        <w:rPr>
          <w:rFonts w:ascii="Times New Roman" w:hAnsi="Times New Roman" w:cs="Times New Roman"/>
        </w:rPr>
        <w:t xml:space="preserve"> inquiline community</w:t>
      </w:r>
      <w:r w:rsidR="00BB20E9">
        <w:rPr>
          <w:rFonts w:ascii="Times New Roman" w:hAnsi="Times New Roman" w:cs="Times New Roman"/>
        </w:rPr>
        <w:t>.</w:t>
      </w:r>
    </w:p>
    <w:p w14:paraId="0A5C78AC" w14:textId="2F7DF714" w:rsidR="007B74FC" w:rsidRDefault="007B74FC">
      <w:pPr>
        <w:rPr>
          <w:rFonts w:ascii="Times New Roman" w:hAnsi="Times New Roman" w:cs="Times New Roman"/>
        </w:rPr>
      </w:pPr>
      <w:r>
        <w:rPr>
          <w:rFonts w:ascii="Times New Roman" w:hAnsi="Times New Roman" w:cs="Times New Roman"/>
        </w:rPr>
        <w:br w:type="page"/>
      </w:r>
    </w:p>
    <w:p w14:paraId="051D79D9" w14:textId="0D634219" w:rsidR="000B6618" w:rsidRPr="009C59DB" w:rsidRDefault="009C59DB" w:rsidP="009C59DB">
      <w:pPr>
        <w:spacing w:after="0" w:line="480" w:lineRule="auto"/>
        <w:jc w:val="center"/>
        <w:rPr>
          <w:rFonts w:ascii="Times New Roman" w:hAnsi="Times New Roman" w:cs="Times New Roman"/>
          <w:b/>
          <w:bCs/>
        </w:rPr>
      </w:pPr>
      <w:r w:rsidRPr="009C59DB">
        <w:rPr>
          <w:rFonts w:ascii="Times New Roman" w:hAnsi="Times New Roman" w:cs="Times New Roman"/>
          <w:b/>
          <w:bCs/>
        </w:rPr>
        <w:lastRenderedPageBreak/>
        <w:t>Introduction</w:t>
      </w:r>
    </w:p>
    <w:p w14:paraId="3EB9515C" w14:textId="36AD3B9D" w:rsidR="006D6020" w:rsidRDefault="000B6618" w:rsidP="001036A9">
      <w:pPr>
        <w:spacing w:after="0" w:line="480" w:lineRule="auto"/>
        <w:ind w:firstLine="720"/>
        <w:rPr>
          <w:rFonts w:ascii="Times New Roman" w:hAnsi="Times New Roman" w:cs="Times New Roman"/>
        </w:rPr>
      </w:pPr>
      <w:r>
        <w:rPr>
          <w:rFonts w:ascii="Times New Roman" w:hAnsi="Times New Roman" w:cs="Times New Roman"/>
        </w:rPr>
        <w:t xml:space="preserve">Research on the ecological effects of climate change </w:t>
      </w:r>
      <w:r w:rsidR="0090764D">
        <w:rPr>
          <w:rFonts w:ascii="Times New Roman" w:hAnsi="Times New Roman" w:cs="Times New Roman"/>
        </w:rPr>
        <w:t>has</w:t>
      </w:r>
      <w:r w:rsidR="00F7787C">
        <w:rPr>
          <w:rFonts w:ascii="Times New Roman" w:hAnsi="Times New Roman" w:cs="Times New Roman"/>
        </w:rPr>
        <w:t xml:space="preserve"> </w:t>
      </w:r>
      <w:r w:rsidR="00FE1194">
        <w:rPr>
          <w:rFonts w:ascii="Times New Roman" w:hAnsi="Times New Roman" w:cs="Times New Roman"/>
        </w:rPr>
        <w:t xml:space="preserve">largely focused on </w:t>
      </w:r>
      <w:r>
        <w:rPr>
          <w:rFonts w:ascii="Times New Roman" w:hAnsi="Times New Roman" w:cs="Times New Roman"/>
        </w:rPr>
        <w:t xml:space="preserve">direct physiological effects </w:t>
      </w:r>
      <w:r w:rsidR="00F97BCF">
        <w:rPr>
          <w:rFonts w:ascii="Times New Roman" w:hAnsi="Times New Roman" w:cs="Times New Roman"/>
        </w:rPr>
        <w:t xml:space="preserve">experienced by a </w:t>
      </w:r>
      <w:r>
        <w:rPr>
          <w:rFonts w:ascii="Times New Roman" w:hAnsi="Times New Roman" w:cs="Times New Roman"/>
        </w:rPr>
        <w:t>single focal spe</w:t>
      </w:r>
      <w:commentRangeStart w:id="100"/>
      <w:r>
        <w:rPr>
          <w:rFonts w:ascii="Times New Roman" w:hAnsi="Times New Roman" w:cs="Times New Roman"/>
        </w:rPr>
        <w:t>cie</w:t>
      </w:r>
      <w:commentRangeEnd w:id="100"/>
      <w:r w:rsidR="006E1EFE">
        <w:rPr>
          <w:rStyle w:val="CommentReference"/>
        </w:rPr>
        <w:commentReference w:id="100"/>
      </w:r>
      <w:r>
        <w:rPr>
          <w:rFonts w:ascii="Times New Roman" w:hAnsi="Times New Roman" w:cs="Times New Roman"/>
        </w:rPr>
        <w:t>s</w:t>
      </w:r>
      <w:r w:rsidR="00A35BC6">
        <w:rPr>
          <w:rFonts w:ascii="Times New Roman" w:hAnsi="Times New Roman" w:cs="Times New Roman"/>
        </w:rPr>
        <w:t>. However,</w:t>
      </w:r>
      <w:r>
        <w:rPr>
          <w:rFonts w:ascii="Times New Roman" w:hAnsi="Times New Roman" w:cs="Times New Roman"/>
        </w:rPr>
        <w:t xml:space="preserve"> important consequences often emerge indirectly through alter</w:t>
      </w:r>
      <w:r w:rsidR="005856B0">
        <w:rPr>
          <w:rFonts w:ascii="Times New Roman" w:hAnsi="Times New Roman" w:cs="Times New Roman"/>
        </w:rPr>
        <w:t>ations in the</w:t>
      </w:r>
      <w:r>
        <w:rPr>
          <w:rFonts w:ascii="Times New Roman" w:hAnsi="Times New Roman" w:cs="Times New Roman"/>
        </w:rPr>
        <w:t xml:space="preserve"> interactions</w:t>
      </w:r>
      <w:r w:rsidR="005856B0">
        <w:rPr>
          <w:rFonts w:ascii="Times New Roman" w:hAnsi="Times New Roman" w:cs="Times New Roman"/>
        </w:rPr>
        <w:t xml:space="preserve"> </w:t>
      </w:r>
      <w:r w:rsidR="001F01F7">
        <w:rPr>
          <w:rFonts w:ascii="Times New Roman" w:hAnsi="Times New Roman" w:cs="Times New Roman"/>
        </w:rPr>
        <w:t>between</w:t>
      </w:r>
      <w:r w:rsidR="005856B0">
        <w:rPr>
          <w:rFonts w:ascii="Times New Roman" w:hAnsi="Times New Roman" w:cs="Times New Roman"/>
        </w:rPr>
        <w:t xml:space="preserve"> the focal species and other </w:t>
      </w:r>
      <w:r w:rsidR="00001301">
        <w:rPr>
          <w:rFonts w:ascii="Times New Roman" w:hAnsi="Times New Roman" w:cs="Times New Roman"/>
        </w:rPr>
        <w:t>community members</w:t>
      </w:r>
      <w:r>
        <w:rPr>
          <w:rFonts w:ascii="Times New Roman" w:hAnsi="Times New Roman" w:cs="Times New Roman"/>
        </w:rPr>
        <w:t>.</w:t>
      </w:r>
      <w:r w:rsidR="00FB7422">
        <w:rPr>
          <w:rFonts w:ascii="Times New Roman" w:hAnsi="Times New Roman" w:cs="Times New Roman"/>
        </w:rPr>
        <w:t xml:space="preserve"> </w:t>
      </w:r>
      <w:r w:rsidR="00DB7AA5">
        <w:rPr>
          <w:rFonts w:ascii="Times New Roman" w:hAnsi="Times New Roman" w:cs="Times New Roman"/>
        </w:rPr>
        <w:t>Empirical tests of indirect ecological effects are notoriously difficult to design</w:t>
      </w:r>
      <w:r w:rsidR="00996D3C">
        <w:rPr>
          <w:rFonts w:ascii="Times New Roman" w:hAnsi="Times New Roman" w:cs="Times New Roman"/>
        </w:rPr>
        <w:t xml:space="preserve"> (Woot</w:t>
      </w:r>
      <w:r w:rsidR="00F176D1">
        <w:rPr>
          <w:rFonts w:ascii="Times New Roman" w:hAnsi="Times New Roman" w:cs="Times New Roman"/>
        </w:rPr>
        <w:t>t</w:t>
      </w:r>
      <w:r w:rsidR="00996D3C">
        <w:rPr>
          <w:rFonts w:ascii="Times New Roman" w:hAnsi="Times New Roman" w:cs="Times New Roman"/>
        </w:rPr>
        <w:t>on, 1994)</w:t>
      </w:r>
      <w:r w:rsidR="00DB7AA5">
        <w:rPr>
          <w:rFonts w:ascii="Times New Roman" w:hAnsi="Times New Roman" w:cs="Times New Roman"/>
        </w:rPr>
        <w:t xml:space="preserve">, and historically, evidence for such effects relied heavily on mathematical </w:t>
      </w:r>
      <w:commentRangeStart w:id="101"/>
      <w:r w:rsidR="00DB7AA5">
        <w:rPr>
          <w:rFonts w:ascii="Times New Roman" w:hAnsi="Times New Roman" w:cs="Times New Roman"/>
        </w:rPr>
        <w:t>modeling</w:t>
      </w:r>
      <w:r w:rsidR="00FA3F32">
        <w:rPr>
          <w:rFonts w:ascii="Times New Roman" w:hAnsi="Times New Roman" w:cs="Times New Roman"/>
        </w:rPr>
        <w:t>.</w:t>
      </w:r>
      <w:commentRangeEnd w:id="101"/>
      <w:r w:rsidR="006E1EFE">
        <w:rPr>
          <w:rStyle w:val="CommentReference"/>
        </w:rPr>
        <w:commentReference w:id="101"/>
      </w:r>
      <w:r w:rsidR="00DB7AA5">
        <w:rPr>
          <w:rFonts w:ascii="Times New Roman" w:hAnsi="Times New Roman" w:cs="Times New Roman"/>
        </w:rPr>
        <w:t xml:space="preserve"> As a result</w:t>
      </w:r>
      <w:r w:rsidR="0007371C">
        <w:rPr>
          <w:rFonts w:ascii="Times New Roman" w:hAnsi="Times New Roman" w:cs="Times New Roman"/>
        </w:rPr>
        <w:t>, the</w:t>
      </w:r>
      <w:r w:rsidR="00FA3F32">
        <w:rPr>
          <w:rFonts w:ascii="Times New Roman" w:hAnsi="Times New Roman" w:cs="Times New Roman"/>
        </w:rPr>
        <w:t xml:space="preserve"> relative importance of indirect </w:t>
      </w:r>
      <w:r w:rsidR="00711BF8">
        <w:rPr>
          <w:rFonts w:ascii="Times New Roman" w:hAnsi="Times New Roman" w:cs="Times New Roman"/>
        </w:rPr>
        <w:t xml:space="preserve">versus direct </w:t>
      </w:r>
      <w:r w:rsidR="00FA3F32">
        <w:rPr>
          <w:rFonts w:ascii="Times New Roman" w:hAnsi="Times New Roman" w:cs="Times New Roman"/>
        </w:rPr>
        <w:t xml:space="preserve">effects </w:t>
      </w:r>
      <w:r w:rsidR="00AC0A1C">
        <w:rPr>
          <w:rFonts w:ascii="Times New Roman" w:hAnsi="Times New Roman" w:cs="Times New Roman"/>
        </w:rPr>
        <w:t xml:space="preserve">of climate change </w:t>
      </w:r>
      <w:r w:rsidR="00DB7AA5">
        <w:rPr>
          <w:rFonts w:ascii="Times New Roman" w:hAnsi="Times New Roman" w:cs="Times New Roman"/>
        </w:rPr>
        <w:t>remained</w:t>
      </w:r>
      <w:r w:rsidR="00936A0C">
        <w:rPr>
          <w:rFonts w:ascii="Times New Roman" w:hAnsi="Times New Roman" w:cs="Times New Roman"/>
        </w:rPr>
        <w:t xml:space="preserve"> uncertain</w:t>
      </w:r>
      <w:r w:rsidR="00DB7AA5">
        <w:rPr>
          <w:rFonts w:ascii="Times New Roman" w:hAnsi="Times New Roman" w:cs="Times New Roman"/>
        </w:rPr>
        <w:t xml:space="preserve"> until recently</w:t>
      </w:r>
      <w:r w:rsidR="0007371C">
        <w:rPr>
          <w:rFonts w:ascii="Times New Roman" w:hAnsi="Times New Roman" w:cs="Times New Roman"/>
        </w:rPr>
        <w:t>.</w:t>
      </w:r>
      <w:r w:rsidR="00A06A15">
        <w:rPr>
          <w:rFonts w:ascii="Times New Roman" w:hAnsi="Times New Roman" w:cs="Times New Roman"/>
        </w:rPr>
        <w:t xml:space="preserve"> </w:t>
      </w:r>
      <w:r w:rsidR="0007371C">
        <w:rPr>
          <w:rFonts w:ascii="Times New Roman" w:hAnsi="Times New Roman" w:cs="Times New Roman"/>
        </w:rPr>
        <w:t>S</w:t>
      </w:r>
      <w:r w:rsidR="00A06A15">
        <w:rPr>
          <w:rFonts w:ascii="Times New Roman" w:hAnsi="Times New Roman" w:cs="Times New Roman"/>
        </w:rPr>
        <w:t xml:space="preserve">everal studies in the last two decades have supported </w:t>
      </w:r>
      <w:r w:rsidR="00E4287F">
        <w:rPr>
          <w:rFonts w:ascii="Times New Roman" w:hAnsi="Times New Roman" w:cs="Times New Roman"/>
        </w:rPr>
        <w:t>the</w:t>
      </w:r>
      <w:r w:rsidR="00A06A15">
        <w:rPr>
          <w:rFonts w:ascii="Times New Roman" w:hAnsi="Times New Roman" w:cs="Times New Roman"/>
        </w:rPr>
        <w:t xml:space="preserve"> existence </w:t>
      </w:r>
      <w:r w:rsidR="00E4287F">
        <w:rPr>
          <w:rFonts w:ascii="Times New Roman" w:hAnsi="Times New Roman" w:cs="Times New Roman"/>
        </w:rPr>
        <w:t xml:space="preserve">of indirect effects </w:t>
      </w:r>
      <w:r w:rsidR="00A06A15">
        <w:rPr>
          <w:rFonts w:ascii="Times New Roman" w:hAnsi="Times New Roman" w:cs="Times New Roman"/>
        </w:rPr>
        <w:t xml:space="preserve">and </w:t>
      </w:r>
      <w:r w:rsidR="00E4287F">
        <w:rPr>
          <w:rFonts w:ascii="Times New Roman" w:hAnsi="Times New Roman" w:cs="Times New Roman"/>
        </w:rPr>
        <w:t xml:space="preserve">their </w:t>
      </w:r>
      <w:r w:rsidR="00EF4D20">
        <w:rPr>
          <w:rFonts w:ascii="Times New Roman" w:hAnsi="Times New Roman" w:cs="Times New Roman"/>
        </w:rPr>
        <w:t xml:space="preserve">ability to reshape community </w:t>
      </w:r>
      <w:r w:rsidR="00E35DD4">
        <w:rPr>
          <w:rFonts w:ascii="Times New Roman" w:hAnsi="Times New Roman" w:cs="Times New Roman"/>
        </w:rPr>
        <w:t xml:space="preserve">dynamics </w:t>
      </w:r>
      <w:r w:rsidR="00DA39A9">
        <w:rPr>
          <w:rFonts w:ascii="Times New Roman" w:hAnsi="Times New Roman" w:cs="Times New Roman"/>
        </w:rPr>
        <w:t>(</w:t>
      </w:r>
      <w:proofErr w:type="spellStart"/>
      <w:r w:rsidR="00614EE8">
        <w:rPr>
          <w:rFonts w:ascii="Times New Roman" w:hAnsi="Times New Roman" w:cs="Times New Roman"/>
        </w:rPr>
        <w:t>Tylianakis</w:t>
      </w:r>
      <w:proofErr w:type="spellEnd"/>
      <w:r w:rsidR="00614EE8">
        <w:rPr>
          <w:rFonts w:ascii="Times New Roman" w:hAnsi="Times New Roman" w:cs="Times New Roman"/>
        </w:rPr>
        <w:t xml:space="preserve"> et al., 2008</w:t>
      </w:r>
      <w:r w:rsidR="00026EE5">
        <w:rPr>
          <w:rFonts w:ascii="Times New Roman" w:hAnsi="Times New Roman" w:cs="Times New Roman"/>
        </w:rPr>
        <w:t xml:space="preserve">; </w:t>
      </w:r>
      <w:r w:rsidR="00E31215">
        <w:rPr>
          <w:rFonts w:ascii="Times New Roman" w:hAnsi="Times New Roman" w:cs="Times New Roman"/>
        </w:rPr>
        <w:t xml:space="preserve">Blois et al., 2013; </w:t>
      </w:r>
      <w:proofErr w:type="spellStart"/>
      <w:r w:rsidR="00026EE5">
        <w:rPr>
          <w:rFonts w:ascii="Times New Roman" w:hAnsi="Times New Roman" w:cs="Times New Roman"/>
        </w:rPr>
        <w:t>Fussmann</w:t>
      </w:r>
      <w:proofErr w:type="spellEnd"/>
      <w:r w:rsidR="00026EE5">
        <w:rPr>
          <w:rFonts w:ascii="Times New Roman" w:hAnsi="Times New Roman" w:cs="Times New Roman"/>
        </w:rPr>
        <w:t xml:space="preserve"> et al., 2014</w:t>
      </w:r>
      <w:r w:rsidR="00DA39A9">
        <w:rPr>
          <w:rFonts w:ascii="Times New Roman" w:hAnsi="Times New Roman" w:cs="Times New Roman"/>
        </w:rPr>
        <w:t>)</w:t>
      </w:r>
      <w:r w:rsidR="00936A0C">
        <w:rPr>
          <w:rFonts w:ascii="Times New Roman" w:hAnsi="Times New Roman" w:cs="Times New Roman"/>
        </w:rPr>
        <w:t xml:space="preserve">. </w:t>
      </w:r>
      <w:r w:rsidR="00D77B0E">
        <w:rPr>
          <w:rFonts w:ascii="Times New Roman" w:hAnsi="Times New Roman" w:cs="Times New Roman"/>
        </w:rPr>
        <w:t xml:space="preserve">A </w:t>
      </w:r>
      <w:r w:rsidR="00B8080E">
        <w:rPr>
          <w:rFonts w:ascii="Times New Roman" w:hAnsi="Times New Roman" w:cs="Times New Roman"/>
        </w:rPr>
        <w:t>well-known</w:t>
      </w:r>
      <w:r w:rsidR="00D77B0E">
        <w:rPr>
          <w:rFonts w:ascii="Times New Roman" w:hAnsi="Times New Roman" w:cs="Times New Roman"/>
        </w:rPr>
        <w:t xml:space="preserve"> example </w:t>
      </w:r>
      <w:r w:rsidR="00B8080E">
        <w:rPr>
          <w:rFonts w:ascii="Times New Roman" w:hAnsi="Times New Roman" w:cs="Times New Roman"/>
        </w:rPr>
        <w:t>is</w:t>
      </w:r>
      <w:r w:rsidR="00D77B0E">
        <w:rPr>
          <w:rFonts w:ascii="Times New Roman" w:hAnsi="Times New Roman" w:cs="Times New Roman"/>
        </w:rPr>
        <w:t xml:space="preserve"> </w:t>
      </w:r>
      <w:r w:rsidR="00B8080E">
        <w:rPr>
          <w:rFonts w:ascii="Times New Roman" w:hAnsi="Times New Roman" w:cs="Times New Roman"/>
        </w:rPr>
        <w:t xml:space="preserve">phenological </w:t>
      </w:r>
      <w:r w:rsidR="00D77B0E">
        <w:rPr>
          <w:rFonts w:ascii="Times New Roman" w:hAnsi="Times New Roman" w:cs="Times New Roman"/>
        </w:rPr>
        <w:t xml:space="preserve">mismatch between </w:t>
      </w:r>
      <w:r w:rsidR="00C728FC">
        <w:rPr>
          <w:rFonts w:ascii="Times New Roman" w:hAnsi="Times New Roman" w:cs="Times New Roman"/>
        </w:rPr>
        <w:t>flowering plants and their pollinators</w:t>
      </w:r>
      <w:r w:rsidR="00FB2A17">
        <w:rPr>
          <w:rFonts w:ascii="Times New Roman" w:hAnsi="Times New Roman" w:cs="Times New Roman"/>
        </w:rPr>
        <w:t xml:space="preserve">. </w:t>
      </w:r>
      <w:del w:id="102" w:author="terHorst, Casey P" w:date="2026-06-02T10:57:00Z">
        <w:r w:rsidR="00FB2A17" w:rsidDel="006E1EFE">
          <w:rPr>
            <w:rFonts w:ascii="Times New Roman" w:hAnsi="Times New Roman" w:cs="Times New Roman"/>
          </w:rPr>
          <w:delText xml:space="preserve">Since </w:delText>
        </w:r>
      </w:del>
      <w:ins w:id="103" w:author="terHorst, Casey P" w:date="2026-06-02T10:57:00Z">
        <w:r w:rsidR="006E1EFE">
          <w:rPr>
            <w:rFonts w:ascii="Times New Roman" w:hAnsi="Times New Roman" w:cs="Times New Roman"/>
          </w:rPr>
          <w:t>Because</w:t>
        </w:r>
        <w:r w:rsidR="006E1EFE">
          <w:rPr>
            <w:rFonts w:ascii="Times New Roman" w:hAnsi="Times New Roman" w:cs="Times New Roman"/>
          </w:rPr>
          <w:t xml:space="preserve"> </w:t>
        </w:r>
      </w:ins>
      <w:r w:rsidR="00FB2A17">
        <w:rPr>
          <w:rFonts w:ascii="Times New Roman" w:hAnsi="Times New Roman" w:cs="Times New Roman"/>
        </w:rPr>
        <w:t>they often</w:t>
      </w:r>
      <w:r w:rsidR="009806D1">
        <w:rPr>
          <w:rFonts w:ascii="Times New Roman" w:hAnsi="Times New Roman" w:cs="Times New Roman"/>
        </w:rPr>
        <w:t xml:space="preserve"> rely on</w:t>
      </w:r>
      <w:r w:rsidR="00D77B0E">
        <w:rPr>
          <w:rFonts w:ascii="Times New Roman" w:hAnsi="Times New Roman" w:cs="Times New Roman"/>
        </w:rPr>
        <w:t xml:space="preserve"> different environmental cues to synchronize </w:t>
      </w:r>
      <w:r w:rsidR="009806D1">
        <w:rPr>
          <w:rFonts w:ascii="Times New Roman" w:hAnsi="Times New Roman" w:cs="Times New Roman"/>
        </w:rPr>
        <w:t>flowering and emergence</w:t>
      </w:r>
      <w:r w:rsidR="004F50F5">
        <w:rPr>
          <w:rFonts w:ascii="Times New Roman" w:hAnsi="Times New Roman" w:cs="Times New Roman"/>
        </w:rPr>
        <w:t xml:space="preserve">, </w:t>
      </w:r>
      <w:r w:rsidR="00FB2A17">
        <w:rPr>
          <w:rFonts w:ascii="Times New Roman" w:hAnsi="Times New Roman" w:cs="Times New Roman"/>
        </w:rPr>
        <w:t xml:space="preserve">these </w:t>
      </w:r>
      <w:r w:rsidR="00A14998">
        <w:rPr>
          <w:rFonts w:ascii="Times New Roman" w:hAnsi="Times New Roman" w:cs="Times New Roman"/>
        </w:rPr>
        <w:t>mutualisms</w:t>
      </w:r>
      <w:r w:rsidR="00FB2A17">
        <w:rPr>
          <w:rFonts w:ascii="Times New Roman" w:hAnsi="Times New Roman" w:cs="Times New Roman"/>
        </w:rPr>
        <w:t xml:space="preserve"> </w:t>
      </w:r>
      <w:r w:rsidR="004F50F5" w:rsidRPr="004F50F5">
        <w:rPr>
          <w:rFonts w:ascii="Times New Roman" w:hAnsi="Times New Roman" w:cs="Times New Roman"/>
        </w:rPr>
        <w:t xml:space="preserve">can fall out of phase </w:t>
      </w:r>
      <w:r w:rsidR="00B84B9A">
        <w:rPr>
          <w:rFonts w:ascii="Times New Roman" w:hAnsi="Times New Roman" w:cs="Times New Roman"/>
        </w:rPr>
        <w:t>as the climate changes rapidly</w:t>
      </w:r>
      <w:r w:rsidR="00C81DFF">
        <w:rPr>
          <w:rFonts w:ascii="Times New Roman" w:hAnsi="Times New Roman" w:cs="Times New Roman"/>
        </w:rPr>
        <w:t xml:space="preserve"> (</w:t>
      </w:r>
      <w:proofErr w:type="spellStart"/>
      <w:r w:rsidR="00C81DFF">
        <w:rPr>
          <w:rFonts w:ascii="Times New Roman" w:hAnsi="Times New Roman" w:cs="Times New Roman"/>
        </w:rPr>
        <w:t>Kharouba</w:t>
      </w:r>
      <w:proofErr w:type="spellEnd"/>
      <w:r w:rsidR="00C81DFF">
        <w:rPr>
          <w:rFonts w:ascii="Times New Roman" w:hAnsi="Times New Roman" w:cs="Times New Roman"/>
        </w:rPr>
        <w:t xml:space="preserve"> et al., 2018)</w:t>
      </w:r>
      <w:r w:rsidR="00D77B0E">
        <w:rPr>
          <w:rFonts w:ascii="Times New Roman" w:hAnsi="Times New Roman" w:cs="Times New Roman"/>
        </w:rPr>
        <w:t xml:space="preserve">. </w:t>
      </w:r>
      <w:r w:rsidR="002B74C6">
        <w:rPr>
          <w:rFonts w:ascii="Times New Roman" w:hAnsi="Times New Roman" w:cs="Times New Roman"/>
        </w:rPr>
        <w:t>Additionally</w:t>
      </w:r>
      <w:r w:rsidR="00C64B0E">
        <w:rPr>
          <w:rFonts w:ascii="Times New Roman" w:hAnsi="Times New Roman" w:cs="Times New Roman"/>
        </w:rPr>
        <w:t xml:space="preserve">, </w:t>
      </w:r>
      <w:r w:rsidR="00533B0F">
        <w:rPr>
          <w:rFonts w:ascii="Times New Roman" w:hAnsi="Times New Roman" w:cs="Times New Roman"/>
        </w:rPr>
        <w:t>elevated atmospheric CO</w:t>
      </w:r>
      <w:r w:rsidR="00533B0F" w:rsidRPr="00AB1EFF">
        <w:rPr>
          <w:rFonts w:ascii="Times New Roman" w:hAnsi="Times New Roman" w:cs="Times New Roman"/>
          <w:vertAlign w:val="subscript"/>
        </w:rPr>
        <w:t>2</w:t>
      </w:r>
      <w:r w:rsidR="00533B0F">
        <w:rPr>
          <w:rFonts w:ascii="Times New Roman" w:hAnsi="Times New Roman" w:cs="Times New Roman"/>
        </w:rPr>
        <w:t xml:space="preserve"> concentrations benefit some </w:t>
      </w:r>
      <w:r w:rsidR="00C64B0E">
        <w:rPr>
          <w:rFonts w:ascii="Times New Roman" w:hAnsi="Times New Roman" w:cs="Times New Roman"/>
        </w:rPr>
        <w:t>plant species</w:t>
      </w:r>
      <w:r w:rsidR="00533B0F">
        <w:rPr>
          <w:rFonts w:ascii="Times New Roman" w:hAnsi="Times New Roman" w:cs="Times New Roman"/>
        </w:rPr>
        <w:t>,</w:t>
      </w:r>
      <w:r w:rsidR="000560FE">
        <w:rPr>
          <w:rFonts w:ascii="Times New Roman" w:hAnsi="Times New Roman" w:cs="Times New Roman"/>
        </w:rPr>
        <w:t xml:space="preserve"> leading</w:t>
      </w:r>
      <w:r w:rsidR="00533B0F">
        <w:rPr>
          <w:rFonts w:ascii="Times New Roman" w:hAnsi="Times New Roman" w:cs="Times New Roman"/>
        </w:rPr>
        <w:t xml:space="preserve"> </w:t>
      </w:r>
      <w:r w:rsidR="000560FE">
        <w:rPr>
          <w:rFonts w:ascii="Times New Roman" w:hAnsi="Times New Roman" w:cs="Times New Roman"/>
        </w:rPr>
        <w:t xml:space="preserve">to a </w:t>
      </w:r>
      <w:r w:rsidR="00C64B0E">
        <w:rPr>
          <w:rFonts w:ascii="Times New Roman" w:hAnsi="Times New Roman" w:cs="Times New Roman"/>
        </w:rPr>
        <w:t>competitive advantage over neighboring plants that experience no such benefits (Lau et al., 2014).</w:t>
      </w:r>
      <w:r w:rsidR="00E35DD4">
        <w:rPr>
          <w:rFonts w:ascii="Times New Roman" w:hAnsi="Times New Roman" w:cs="Times New Roman"/>
        </w:rPr>
        <w:t xml:space="preserve"> </w:t>
      </w:r>
      <w:r w:rsidR="00371DAC">
        <w:rPr>
          <w:rFonts w:ascii="Times New Roman" w:hAnsi="Times New Roman" w:cs="Times New Roman"/>
        </w:rPr>
        <w:t xml:space="preserve">Global warming, in particular, stands out as a pivotal driver of indirect ecological effects, with most studies demonstrating </w:t>
      </w:r>
      <w:r w:rsidR="001527DA">
        <w:rPr>
          <w:rFonts w:ascii="Times New Roman" w:hAnsi="Times New Roman" w:cs="Times New Roman"/>
        </w:rPr>
        <w:t xml:space="preserve">rapid </w:t>
      </w:r>
      <w:r w:rsidR="00371DAC">
        <w:rPr>
          <w:rFonts w:ascii="Times New Roman" w:hAnsi="Times New Roman" w:cs="Times New Roman"/>
        </w:rPr>
        <w:t xml:space="preserve">warming-driven shifts in species interactions </w:t>
      </w:r>
      <w:r w:rsidR="005E34C2" w:rsidRPr="005E34C2">
        <w:rPr>
          <w:rFonts w:ascii="Times New Roman" w:hAnsi="Times New Roman" w:cs="Times New Roman"/>
        </w:rPr>
        <w:t>(Barrio et al., 2017; Frances and McCauley, 2018; Vucic-</w:t>
      </w:r>
      <w:proofErr w:type="spellStart"/>
      <w:r w:rsidR="005E34C2" w:rsidRPr="005E34C2">
        <w:rPr>
          <w:rFonts w:ascii="Times New Roman" w:hAnsi="Times New Roman" w:cs="Times New Roman"/>
        </w:rPr>
        <w:t>Pestic</w:t>
      </w:r>
      <w:proofErr w:type="spellEnd"/>
      <w:r w:rsidR="005E34C2" w:rsidRPr="005E34C2">
        <w:rPr>
          <w:rFonts w:ascii="Times New Roman" w:hAnsi="Times New Roman" w:cs="Times New Roman"/>
        </w:rPr>
        <w:t xml:space="preserve"> et al., 2010; </w:t>
      </w:r>
      <w:proofErr w:type="spellStart"/>
      <w:r w:rsidR="005E34C2" w:rsidRPr="005E34C2">
        <w:rPr>
          <w:rFonts w:ascii="Times New Roman" w:hAnsi="Times New Roman" w:cs="Times New Roman"/>
        </w:rPr>
        <w:t>Sentis</w:t>
      </w:r>
      <w:proofErr w:type="spellEnd"/>
      <w:r w:rsidR="005E34C2" w:rsidRPr="005E34C2">
        <w:rPr>
          <w:rFonts w:ascii="Times New Roman" w:hAnsi="Times New Roman" w:cs="Times New Roman"/>
        </w:rPr>
        <w:t xml:space="preserve"> et al., 2012</w:t>
      </w:r>
      <w:r w:rsidR="00371DAC">
        <w:rPr>
          <w:rFonts w:ascii="Times New Roman" w:hAnsi="Times New Roman" w:cs="Times New Roman"/>
        </w:rPr>
        <w:t xml:space="preserve">; but see </w:t>
      </w:r>
      <w:r w:rsidR="00371DAC" w:rsidRPr="005E34C2">
        <w:rPr>
          <w:rFonts w:ascii="Times New Roman" w:hAnsi="Times New Roman" w:cs="Times New Roman"/>
        </w:rPr>
        <w:t>Thierry et al., 2021</w:t>
      </w:r>
      <w:r w:rsidR="00371DAC">
        <w:rPr>
          <w:rFonts w:ascii="Times New Roman" w:hAnsi="Times New Roman" w:cs="Times New Roman"/>
        </w:rPr>
        <w:t>; Carlson et al., 2018)</w:t>
      </w:r>
      <w:r w:rsidR="00AD31D6">
        <w:rPr>
          <w:rFonts w:ascii="Times New Roman" w:hAnsi="Times New Roman" w:cs="Times New Roman"/>
        </w:rPr>
        <w:t>.</w:t>
      </w:r>
      <w:r w:rsidR="00330C87">
        <w:rPr>
          <w:rFonts w:ascii="Times New Roman" w:hAnsi="Times New Roman" w:cs="Times New Roman"/>
        </w:rPr>
        <w:t xml:space="preserve"> </w:t>
      </w:r>
      <w:del w:id="104" w:author="terHorst, Casey P" w:date="2026-06-02T10:59:00Z">
        <w:r w:rsidR="00330C87" w:rsidDel="006E1EFE">
          <w:rPr>
            <w:rFonts w:ascii="Times New Roman" w:hAnsi="Times New Roman" w:cs="Times New Roman"/>
          </w:rPr>
          <w:delText xml:space="preserve">While </w:delText>
        </w:r>
      </w:del>
      <w:ins w:id="105" w:author="terHorst, Casey P" w:date="2026-06-02T10:59:00Z">
        <w:r w:rsidR="006E1EFE">
          <w:rPr>
            <w:rFonts w:ascii="Times New Roman" w:hAnsi="Times New Roman" w:cs="Times New Roman"/>
          </w:rPr>
          <w:t>Although</w:t>
        </w:r>
        <w:r w:rsidR="006E1EFE">
          <w:rPr>
            <w:rFonts w:ascii="Times New Roman" w:hAnsi="Times New Roman" w:cs="Times New Roman"/>
          </w:rPr>
          <w:t xml:space="preserve"> </w:t>
        </w:r>
      </w:ins>
      <w:r w:rsidR="00330C87">
        <w:rPr>
          <w:rFonts w:ascii="Times New Roman" w:hAnsi="Times New Roman" w:cs="Times New Roman"/>
        </w:rPr>
        <w:t xml:space="preserve">these examples illustrate how climate change can reshape </w:t>
      </w:r>
      <w:r w:rsidR="002F46C3">
        <w:rPr>
          <w:rFonts w:ascii="Times New Roman" w:hAnsi="Times New Roman" w:cs="Times New Roman"/>
        </w:rPr>
        <w:t>community dynamics</w:t>
      </w:r>
      <w:r w:rsidR="00330C87">
        <w:rPr>
          <w:rFonts w:ascii="Times New Roman" w:hAnsi="Times New Roman" w:cs="Times New Roman"/>
        </w:rPr>
        <w:t xml:space="preserve"> over ecological timescales, they </w:t>
      </w:r>
      <w:r w:rsidR="00DA0D35">
        <w:rPr>
          <w:rFonts w:ascii="Times New Roman" w:hAnsi="Times New Roman" w:cs="Times New Roman"/>
        </w:rPr>
        <w:t>leave open the question of how</w:t>
      </w:r>
      <w:r w:rsidR="00330C87">
        <w:rPr>
          <w:rFonts w:ascii="Times New Roman" w:hAnsi="Times New Roman" w:cs="Times New Roman"/>
        </w:rPr>
        <w:t xml:space="preserve"> populations </w:t>
      </w:r>
      <w:r w:rsidR="001E487D">
        <w:rPr>
          <w:rFonts w:ascii="Times New Roman" w:hAnsi="Times New Roman" w:cs="Times New Roman"/>
        </w:rPr>
        <w:t>evolve</w:t>
      </w:r>
      <w:r w:rsidR="00330C87">
        <w:rPr>
          <w:rFonts w:ascii="Times New Roman" w:hAnsi="Times New Roman" w:cs="Times New Roman"/>
        </w:rPr>
        <w:t xml:space="preserve"> in response to climate change and the consequence</w:t>
      </w:r>
      <w:r w:rsidR="000E48DA">
        <w:rPr>
          <w:rFonts w:ascii="Times New Roman" w:hAnsi="Times New Roman" w:cs="Times New Roman"/>
        </w:rPr>
        <w:t>s</w:t>
      </w:r>
      <w:r w:rsidR="00330C87">
        <w:rPr>
          <w:rFonts w:ascii="Times New Roman" w:hAnsi="Times New Roman" w:cs="Times New Roman"/>
        </w:rPr>
        <w:t xml:space="preserve"> of that evolution for the interactions</w:t>
      </w:r>
      <w:r w:rsidR="00B254FE">
        <w:rPr>
          <w:rFonts w:ascii="Times New Roman" w:hAnsi="Times New Roman" w:cs="Times New Roman"/>
        </w:rPr>
        <w:t xml:space="preserve"> among </w:t>
      </w:r>
      <w:r w:rsidR="000813E9">
        <w:rPr>
          <w:rFonts w:ascii="Times New Roman" w:hAnsi="Times New Roman" w:cs="Times New Roman"/>
        </w:rPr>
        <w:t>sp</w:t>
      </w:r>
      <w:commentRangeStart w:id="106"/>
      <w:r w:rsidR="000813E9">
        <w:rPr>
          <w:rFonts w:ascii="Times New Roman" w:hAnsi="Times New Roman" w:cs="Times New Roman"/>
        </w:rPr>
        <w:t>ec</w:t>
      </w:r>
      <w:commentRangeEnd w:id="106"/>
      <w:r w:rsidR="006E1EFE">
        <w:rPr>
          <w:rStyle w:val="CommentReference"/>
        </w:rPr>
        <w:commentReference w:id="106"/>
      </w:r>
      <w:r w:rsidR="000813E9">
        <w:rPr>
          <w:rFonts w:ascii="Times New Roman" w:hAnsi="Times New Roman" w:cs="Times New Roman"/>
        </w:rPr>
        <w:t>ies</w:t>
      </w:r>
      <w:r w:rsidR="00330C87">
        <w:rPr>
          <w:rFonts w:ascii="Times New Roman" w:hAnsi="Times New Roman" w:cs="Times New Roman"/>
        </w:rPr>
        <w:t>.</w:t>
      </w:r>
    </w:p>
    <w:p w14:paraId="17E92A93" w14:textId="247FFBB6" w:rsidR="00970F31" w:rsidRDefault="006D6020" w:rsidP="001036A9">
      <w:pPr>
        <w:spacing w:after="0" w:line="480" w:lineRule="auto"/>
        <w:ind w:firstLine="720"/>
        <w:rPr>
          <w:rFonts w:ascii="Times New Roman" w:hAnsi="Times New Roman" w:cs="Times New Roman"/>
        </w:rPr>
      </w:pPr>
      <w:commentRangeStart w:id="107"/>
      <w:r>
        <w:rPr>
          <w:rFonts w:ascii="Times New Roman" w:hAnsi="Times New Roman" w:cs="Times New Roman"/>
        </w:rPr>
        <w:lastRenderedPageBreak/>
        <w:t xml:space="preserve">Rapid evolution </w:t>
      </w:r>
      <w:commentRangeEnd w:id="107"/>
      <w:r w:rsidR="006E1EFE">
        <w:rPr>
          <w:rStyle w:val="CommentReference"/>
        </w:rPr>
        <w:commentReference w:id="107"/>
      </w:r>
      <w:r>
        <w:rPr>
          <w:rFonts w:ascii="Times New Roman" w:hAnsi="Times New Roman" w:cs="Times New Roman"/>
        </w:rPr>
        <w:t xml:space="preserve">in response to climate change may </w:t>
      </w:r>
      <w:r w:rsidR="00E04A6C">
        <w:rPr>
          <w:rFonts w:ascii="Times New Roman" w:hAnsi="Times New Roman" w:cs="Times New Roman"/>
        </w:rPr>
        <w:t xml:space="preserve">act as a mediator to </w:t>
      </w:r>
      <w:r>
        <w:rPr>
          <w:rFonts w:ascii="Times New Roman" w:hAnsi="Times New Roman" w:cs="Times New Roman"/>
        </w:rPr>
        <w:t xml:space="preserve">reshape species interactions in ways not captured by purely ecological frameworks (Lau and terHorst, 2020). </w:t>
      </w:r>
      <w:r w:rsidR="00BB67B5">
        <w:rPr>
          <w:rFonts w:ascii="Times New Roman" w:hAnsi="Times New Roman" w:cs="Times New Roman"/>
        </w:rPr>
        <w:t>These evolution-mediated indirect effects have been demonstrated to arise through two distinct pathways: (1) a rapid change in climate may alter the strength of a species interaction that itself acts as a selective agent, or (2) a species interaction may modify the strength of selection imposed by climate change</w:t>
      </w:r>
      <w:r w:rsidR="00E62267">
        <w:rPr>
          <w:rFonts w:ascii="Times New Roman" w:hAnsi="Times New Roman" w:cs="Times New Roman"/>
        </w:rPr>
        <w:t xml:space="preserve"> (Lau and terHorst, 2020)</w:t>
      </w:r>
      <w:r w:rsidR="00BB67B5">
        <w:rPr>
          <w:rFonts w:ascii="Times New Roman" w:hAnsi="Times New Roman" w:cs="Times New Roman"/>
        </w:rPr>
        <w:t xml:space="preserve">. </w:t>
      </w:r>
      <w:r w:rsidR="00223AA7">
        <w:rPr>
          <w:rFonts w:ascii="Times New Roman" w:hAnsi="Times New Roman" w:cs="Times New Roman"/>
        </w:rPr>
        <w:t xml:space="preserve">For example, populations of </w:t>
      </w:r>
      <w:r w:rsidR="00223AA7">
        <w:rPr>
          <w:rFonts w:ascii="Times New Roman" w:hAnsi="Times New Roman" w:cs="Times New Roman"/>
          <w:i/>
          <w:iCs/>
        </w:rPr>
        <w:t>Daphnia</w:t>
      </w:r>
      <w:r w:rsidR="00223AA7">
        <w:rPr>
          <w:rFonts w:ascii="Times New Roman" w:hAnsi="Times New Roman" w:cs="Times New Roman"/>
        </w:rPr>
        <w:t xml:space="preserve"> evolved faster growth rates </w:t>
      </w:r>
      <w:r w:rsidR="00AE0968">
        <w:rPr>
          <w:rFonts w:ascii="Times New Roman" w:hAnsi="Times New Roman" w:cs="Times New Roman"/>
        </w:rPr>
        <w:t>in warm</w:t>
      </w:r>
      <w:r w:rsidR="007808B7">
        <w:rPr>
          <w:rFonts w:ascii="Times New Roman" w:hAnsi="Times New Roman" w:cs="Times New Roman"/>
        </w:rPr>
        <w:t xml:space="preserve">ing only </w:t>
      </w:r>
      <w:r w:rsidR="00AE0968">
        <w:rPr>
          <w:rFonts w:ascii="Times New Roman" w:hAnsi="Times New Roman" w:cs="Times New Roman"/>
        </w:rPr>
        <w:t>when predators were present</w:t>
      </w:r>
      <w:r w:rsidR="00412F22">
        <w:rPr>
          <w:rFonts w:ascii="Times New Roman" w:hAnsi="Times New Roman" w:cs="Times New Roman"/>
        </w:rPr>
        <w:t>.</w:t>
      </w:r>
      <w:r w:rsidR="00223AA7">
        <w:rPr>
          <w:rFonts w:ascii="Times New Roman" w:hAnsi="Times New Roman" w:cs="Times New Roman"/>
        </w:rPr>
        <w:t xml:space="preserve"> </w:t>
      </w:r>
      <w:r w:rsidR="00A326B1">
        <w:rPr>
          <w:rFonts w:ascii="Times New Roman" w:hAnsi="Times New Roman" w:cs="Times New Roman"/>
        </w:rPr>
        <w:t>H</w:t>
      </w:r>
      <w:r w:rsidR="00AE0968">
        <w:rPr>
          <w:rFonts w:ascii="Times New Roman" w:hAnsi="Times New Roman" w:cs="Times New Roman"/>
        </w:rPr>
        <w:t>igher temperature intensified predator activity</w:t>
      </w:r>
      <w:r w:rsidR="000C666A">
        <w:rPr>
          <w:rFonts w:ascii="Times New Roman" w:hAnsi="Times New Roman" w:cs="Times New Roman"/>
        </w:rPr>
        <w:t xml:space="preserve">, which reduced </w:t>
      </w:r>
      <w:r w:rsidR="000C666A">
        <w:rPr>
          <w:rFonts w:ascii="Times New Roman" w:hAnsi="Times New Roman" w:cs="Times New Roman"/>
          <w:i/>
          <w:iCs/>
        </w:rPr>
        <w:t>Daphnia</w:t>
      </w:r>
      <w:r w:rsidR="000C666A">
        <w:rPr>
          <w:rFonts w:ascii="Times New Roman" w:hAnsi="Times New Roman" w:cs="Times New Roman"/>
        </w:rPr>
        <w:t xml:space="preserve"> densities and decreased the strength of intraspecific competition that would otherwise have selected against faster life histories</w:t>
      </w:r>
      <w:r w:rsidR="00223AA7">
        <w:rPr>
          <w:rFonts w:ascii="Times New Roman" w:hAnsi="Times New Roman" w:cs="Times New Roman"/>
        </w:rPr>
        <w:t xml:space="preserve"> (Tseng and O’Connor, 2015). </w:t>
      </w:r>
      <w:r w:rsidR="000919FF">
        <w:rPr>
          <w:rFonts w:ascii="Times New Roman" w:hAnsi="Times New Roman" w:cs="Times New Roman"/>
        </w:rPr>
        <w:t xml:space="preserve">Here, </w:t>
      </w:r>
      <w:r w:rsidR="001360F4">
        <w:rPr>
          <w:rFonts w:ascii="Times New Roman" w:hAnsi="Times New Roman" w:cs="Times New Roman"/>
        </w:rPr>
        <w:t>climate change drove selection by altering the strength of a species interaction</w:t>
      </w:r>
      <w:r w:rsidR="00EA4ED0">
        <w:rPr>
          <w:rFonts w:ascii="Times New Roman" w:hAnsi="Times New Roman" w:cs="Times New Roman"/>
        </w:rPr>
        <w:t>, as described by the first pathway above</w:t>
      </w:r>
      <w:r w:rsidR="001360F4">
        <w:rPr>
          <w:rFonts w:ascii="Times New Roman" w:hAnsi="Times New Roman" w:cs="Times New Roman"/>
        </w:rPr>
        <w:t xml:space="preserve">. </w:t>
      </w:r>
      <w:r w:rsidR="00FF4DA4">
        <w:rPr>
          <w:rFonts w:ascii="Times New Roman" w:hAnsi="Times New Roman" w:cs="Times New Roman"/>
        </w:rPr>
        <w:t>By contrast</w:t>
      </w:r>
      <w:r w:rsidR="00F778A2">
        <w:rPr>
          <w:rFonts w:ascii="Times New Roman" w:hAnsi="Times New Roman" w:cs="Times New Roman"/>
        </w:rPr>
        <w:t>, i</w:t>
      </w:r>
      <w:r w:rsidR="004F14BE">
        <w:rPr>
          <w:rFonts w:ascii="Times New Roman" w:hAnsi="Times New Roman" w:cs="Times New Roman"/>
        </w:rPr>
        <w:t>n</w:t>
      </w:r>
      <w:r w:rsidR="00AE0968">
        <w:rPr>
          <w:rFonts w:ascii="Times New Roman" w:hAnsi="Times New Roman" w:cs="Times New Roman"/>
        </w:rPr>
        <w:t xml:space="preserve"> </w:t>
      </w:r>
      <w:r w:rsidR="004F14BE">
        <w:rPr>
          <w:rFonts w:ascii="Times New Roman" w:hAnsi="Times New Roman" w:cs="Times New Roman"/>
        </w:rPr>
        <w:t xml:space="preserve">a transplant experiment along an elevational gradient in the Swiss Alps, warming imposed directional selection on </w:t>
      </w:r>
      <w:r w:rsidR="00306312">
        <w:rPr>
          <w:rFonts w:ascii="Times New Roman" w:hAnsi="Times New Roman" w:cs="Times New Roman"/>
        </w:rPr>
        <w:t xml:space="preserve">the </w:t>
      </w:r>
      <w:r w:rsidR="004F14BE">
        <w:rPr>
          <w:rFonts w:ascii="Times New Roman" w:hAnsi="Times New Roman" w:cs="Times New Roman"/>
        </w:rPr>
        <w:t xml:space="preserve">leaf area and flowering time of four alpine plant species, but </w:t>
      </w:r>
      <w:r w:rsidR="00A36FAE">
        <w:rPr>
          <w:rFonts w:ascii="Times New Roman" w:hAnsi="Times New Roman" w:cs="Times New Roman"/>
        </w:rPr>
        <w:t xml:space="preserve">the </w:t>
      </w:r>
      <w:r w:rsidR="004F14BE">
        <w:rPr>
          <w:rFonts w:ascii="Times New Roman" w:hAnsi="Times New Roman" w:cs="Times New Roman"/>
        </w:rPr>
        <w:t>strength of that selection was weakened, and in some cases eliminated entirely, in the presence of competitors</w:t>
      </w:r>
      <w:r w:rsidR="001360F4">
        <w:rPr>
          <w:rFonts w:ascii="Times New Roman" w:hAnsi="Times New Roman" w:cs="Times New Roman"/>
        </w:rPr>
        <w:t xml:space="preserve"> (</w:t>
      </w:r>
      <w:proofErr w:type="spellStart"/>
      <w:r w:rsidR="001360F4">
        <w:rPr>
          <w:rFonts w:ascii="Times New Roman" w:hAnsi="Times New Roman" w:cs="Times New Roman"/>
        </w:rPr>
        <w:t>Nomoto</w:t>
      </w:r>
      <w:proofErr w:type="spellEnd"/>
      <w:r w:rsidR="001360F4">
        <w:rPr>
          <w:rFonts w:ascii="Times New Roman" w:hAnsi="Times New Roman" w:cs="Times New Roman"/>
        </w:rPr>
        <w:t xml:space="preserve"> et al., 2023)</w:t>
      </w:r>
      <w:r w:rsidR="004F14BE">
        <w:rPr>
          <w:rFonts w:ascii="Times New Roman" w:hAnsi="Times New Roman" w:cs="Times New Roman"/>
        </w:rPr>
        <w:t xml:space="preserve">. </w:t>
      </w:r>
      <w:r w:rsidR="001360F4">
        <w:rPr>
          <w:rFonts w:ascii="Times New Roman" w:hAnsi="Times New Roman" w:cs="Times New Roman"/>
        </w:rPr>
        <w:t xml:space="preserve">This </w:t>
      </w:r>
      <w:r w:rsidR="003D3F67">
        <w:rPr>
          <w:rFonts w:ascii="Times New Roman" w:hAnsi="Times New Roman" w:cs="Times New Roman"/>
        </w:rPr>
        <w:t xml:space="preserve">example </w:t>
      </w:r>
      <w:r w:rsidR="001360F4">
        <w:rPr>
          <w:rFonts w:ascii="Times New Roman" w:hAnsi="Times New Roman" w:cs="Times New Roman"/>
        </w:rPr>
        <w:t>represents the second pathway, in which a species interaction mediated the strength of selection imposed directly by climate change.</w:t>
      </w:r>
      <w:r w:rsidR="00EA7468">
        <w:rPr>
          <w:rFonts w:ascii="Times New Roman" w:hAnsi="Times New Roman" w:cs="Times New Roman"/>
        </w:rPr>
        <w:t xml:space="preserve"> </w:t>
      </w:r>
      <w:r w:rsidR="00843B12">
        <w:rPr>
          <w:rFonts w:ascii="Times New Roman" w:hAnsi="Times New Roman" w:cs="Times New Roman"/>
        </w:rPr>
        <w:t>Although</w:t>
      </w:r>
      <w:r w:rsidR="005F4096">
        <w:rPr>
          <w:rFonts w:ascii="Times New Roman" w:hAnsi="Times New Roman" w:cs="Times New Roman"/>
        </w:rPr>
        <w:t xml:space="preserve"> many other empirical studies have provided supporting evidence for the importance of these evolution-mediated indirect effects (</w:t>
      </w:r>
      <w:r w:rsidR="00130AD7">
        <w:rPr>
          <w:rFonts w:ascii="Times New Roman" w:hAnsi="Times New Roman" w:cs="Times New Roman"/>
        </w:rPr>
        <w:t xml:space="preserve">Lau et al., 2014; Lopez-Pascua and Buckling, 2008; Van </w:t>
      </w:r>
      <w:proofErr w:type="spellStart"/>
      <w:r w:rsidR="00130AD7">
        <w:rPr>
          <w:rFonts w:ascii="Times New Roman" w:hAnsi="Times New Roman" w:cs="Times New Roman"/>
        </w:rPr>
        <w:t>Doorslaer</w:t>
      </w:r>
      <w:proofErr w:type="spellEnd"/>
      <w:r w:rsidR="00130AD7">
        <w:rPr>
          <w:rFonts w:ascii="Times New Roman" w:hAnsi="Times New Roman" w:cs="Times New Roman"/>
        </w:rPr>
        <w:t xml:space="preserve"> et al., 2009; Tseng et al., 2019</w:t>
      </w:r>
      <w:r w:rsidR="005F4096">
        <w:rPr>
          <w:rFonts w:ascii="Times New Roman" w:hAnsi="Times New Roman" w:cs="Times New Roman"/>
        </w:rPr>
        <w:t>)</w:t>
      </w:r>
      <w:r w:rsidR="00107E3B">
        <w:rPr>
          <w:rFonts w:ascii="Times New Roman" w:hAnsi="Times New Roman" w:cs="Times New Roman"/>
        </w:rPr>
        <w:t>, t</w:t>
      </w:r>
      <w:r w:rsidR="008F1B52">
        <w:rPr>
          <w:rFonts w:ascii="Times New Roman" w:hAnsi="Times New Roman" w:cs="Times New Roman"/>
        </w:rPr>
        <w:t xml:space="preserve">he reciprocal question of how evolutionary responses, in turn, shape species interactions has received less attention. </w:t>
      </w:r>
    </w:p>
    <w:p w14:paraId="3B355CF1" w14:textId="4151FAB0" w:rsidR="00EF47DA" w:rsidRDefault="001E314E" w:rsidP="00EF47DA">
      <w:pPr>
        <w:spacing w:after="0" w:line="480" w:lineRule="auto"/>
        <w:ind w:firstLine="720"/>
        <w:rPr>
          <w:rFonts w:ascii="Times New Roman" w:hAnsi="Times New Roman" w:cs="Times New Roman"/>
        </w:rPr>
      </w:pPr>
      <w:r>
        <w:rPr>
          <w:rFonts w:ascii="Times New Roman" w:hAnsi="Times New Roman" w:cs="Times New Roman"/>
        </w:rPr>
        <w:t>T</w:t>
      </w:r>
      <w:r w:rsidR="00970F31">
        <w:rPr>
          <w:rFonts w:ascii="Times New Roman" w:hAnsi="Times New Roman" w:cs="Times New Roman"/>
        </w:rPr>
        <w:t xml:space="preserve">heoretical work has indicated that evolutionary responses to climate change can feed back into the ecological consequences of those changes, with the strength and direction of the feedback varying </w:t>
      </w:r>
      <w:r>
        <w:rPr>
          <w:rFonts w:ascii="Times New Roman" w:hAnsi="Times New Roman" w:cs="Times New Roman"/>
        </w:rPr>
        <w:t>with the type and strength of species interactions</w:t>
      </w:r>
      <w:r w:rsidR="00970F31">
        <w:rPr>
          <w:rFonts w:ascii="Times New Roman" w:hAnsi="Times New Roman" w:cs="Times New Roman"/>
        </w:rPr>
        <w:t xml:space="preserve"> (</w:t>
      </w:r>
      <w:r>
        <w:rPr>
          <w:rFonts w:ascii="Times New Roman" w:hAnsi="Times New Roman" w:cs="Times New Roman"/>
        </w:rPr>
        <w:t xml:space="preserve">Northfield and Ives, 2013; </w:t>
      </w:r>
      <w:proofErr w:type="spellStart"/>
      <w:r w:rsidR="00970F31">
        <w:rPr>
          <w:rFonts w:ascii="Times New Roman" w:hAnsi="Times New Roman" w:cs="Times New Roman"/>
        </w:rPr>
        <w:lastRenderedPageBreak/>
        <w:t>Akesson</w:t>
      </w:r>
      <w:proofErr w:type="spellEnd"/>
      <w:r>
        <w:rPr>
          <w:rFonts w:ascii="Times New Roman" w:hAnsi="Times New Roman" w:cs="Times New Roman"/>
        </w:rPr>
        <w:t xml:space="preserve"> et al.</w:t>
      </w:r>
      <w:r w:rsidR="00970F31">
        <w:rPr>
          <w:rFonts w:ascii="Times New Roman" w:hAnsi="Times New Roman" w:cs="Times New Roman"/>
        </w:rPr>
        <w:t xml:space="preserve">, </w:t>
      </w:r>
      <w:r>
        <w:rPr>
          <w:rFonts w:ascii="Times New Roman" w:hAnsi="Times New Roman" w:cs="Times New Roman"/>
        </w:rPr>
        <w:t>2021; Zhao et al., 2025, preprint)</w:t>
      </w:r>
      <w:r w:rsidR="00946B9D">
        <w:rPr>
          <w:rFonts w:ascii="Times New Roman" w:hAnsi="Times New Roman" w:cs="Times New Roman"/>
        </w:rPr>
        <w:t xml:space="preserve">. Few empirical studies, however, have directly tested how </w:t>
      </w:r>
      <w:commentRangeStart w:id="108"/>
      <w:r w:rsidR="00946B9D">
        <w:rPr>
          <w:rFonts w:ascii="Times New Roman" w:hAnsi="Times New Roman" w:cs="Times New Roman"/>
        </w:rPr>
        <w:t xml:space="preserve">prior adaptation </w:t>
      </w:r>
      <w:commentRangeEnd w:id="108"/>
      <w:r w:rsidR="006E3EA5">
        <w:rPr>
          <w:rStyle w:val="CommentReference"/>
        </w:rPr>
        <w:commentReference w:id="108"/>
      </w:r>
      <w:r w:rsidR="00946B9D">
        <w:rPr>
          <w:rFonts w:ascii="Times New Roman" w:hAnsi="Times New Roman" w:cs="Times New Roman"/>
        </w:rPr>
        <w:t xml:space="preserve">affects the strength or outcome of species interactions. In one notable exception, </w:t>
      </w:r>
      <w:proofErr w:type="spellStart"/>
      <w:r w:rsidR="00946B9D">
        <w:rPr>
          <w:rFonts w:ascii="Times New Roman" w:hAnsi="Times New Roman" w:cs="Times New Roman"/>
        </w:rPr>
        <w:t>Schaum</w:t>
      </w:r>
      <w:proofErr w:type="spellEnd"/>
      <w:r w:rsidR="00946B9D">
        <w:rPr>
          <w:rFonts w:ascii="Times New Roman" w:hAnsi="Times New Roman" w:cs="Times New Roman"/>
        </w:rPr>
        <w:t xml:space="preserve"> et al. (2018) used populations of the gastropod grazer </w:t>
      </w:r>
      <w:r w:rsidR="00946B9D">
        <w:rPr>
          <w:rFonts w:ascii="Times New Roman" w:hAnsi="Times New Roman" w:cs="Times New Roman"/>
          <w:i/>
          <w:iCs/>
        </w:rPr>
        <w:t xml:space="preserve">Radix </w:t>
      </w:r>
      <w:proofErr w:type="spellStart"/>
      <w:r w:rsidR="00946B9D">
        <w:rPr>
          <w:rFonts w:ascii="Times New Roman" w:hAnsi="Times New Roman" w:cs="Times New Roman"/>
          <w:i/>
          <w:iCs/>
        </w:rPr>
        <w:t>balthica</w:t>
      </w:r>
      <w:proofErr w:type="spellEnd"/>
      <w:r w:rsidR="00946B9D">
        <w:rPr>
          <w:rFonts w:ascii="Times New Roman" w:hAnsi="Times New Roman" w:cs="Times New Roman"/>
        </w:rPr>
        <w:t xml:space="preserve"> from </w:t>
      </w:r>
      <w:r w:rsidR="00C1714F">
        <w:rPr>
          <w:rFonts w:ascii="Times New Roman" w:hAnsi="Times New Roman" w:cs="Times New Roman"/>
        </w:rPr>
        <w:t xml:space="preserve">naturally warmed streams along a geothermal temperature gradient to show that the strength of grazing on an algal prey species was mediated by thermal adaptations in metabolic rate. </w:t>
      </w:r>
      <w:del w:id="109" w:author="terHorst, Casey P" w:date="2026-06-02T11:06:00Z">
        <w:r w:rsidR="006D5E6A" w:rsidDel="006E3EA5">
          <w:rPr>
            <w:rFonts w:ascii="Times New Roman" w:hAnsi="Times New Roman" w:cs="Times New Roman"/>
          </w:rPr>
          <w:delText xml:space="preserve">While </w:delText>
        </w:r>
      </w:del>
      <w:ins w:id="110" w:author="terHorst, Casey P" w:date="2026-06-02T11:06:00Z">
        <w:r w:rsidR="006E3EA5">
          <w:rPr>
            <w:rFonts w:ascii="Times New Roman" w:hAnsi="Times New Roman" w:cs="Times New Roman"/>
          </w:rPr>
          <w:t>Although</w:t>
        </w:r>
        <w:r w:rsidR="006E3EA5">
          <w:rPr>
            <w:rFonts w:ascii="Times New Roman" w:hAnsi="Times New Roman" w:cs="Times New Roman"/>
          </w:rPr>
          <w:t xml:space="preserve"> </w:t>
        </w:r>
      </w:ins>
      <w:r w:rsidR="006D5E6A">
        <w:rPr>
          <w:rFonts w:ascii="Times New Roman" w:hAnsi="Times New Roman" w:cs="Times New Roman"/>
        </w:rPr>
        <w:t xml:space="preserve">such </w:t>
      </w:r>
      <w:commentRangeStart w:id="111"/>
      <w:r w:rsidR="006D5E6A">
        <w:rPr>
          <w:rFonts w:ascii="Times New Roman" w:hAnsi="Times New Roman" w:cs="Times New Roman"/>
        </w:rPr>
        <w:t xml:space="preserve">studies make a strong case for this type of evolution-mediated indirect effect on community interactions, they describe adaptation that has </w:t>
      </w:r>
      <w:r w:rsidR="005E7A55">
        <w:rPr>
          <w:rFonts w:ascii="Times New Roman" w:hAnsi="Times New Roman" w:cs="Times New Roman"/>
        </w:rPr>
        <w:t>occurred under natural conditions where multiple species evolve together along environmental gradients that vary in more than just temperature</w:t>
      </w:r>
      <w:r w:rsidR="006D5E6A">
        <w:rPr>
          <w:rFonts w:ascii="Times New Roman" w:hAnsi="Times New Roman" w:cs="Times New Roman"/>
        </w:rPr>
        <w:t>.</w:t>
      </w:r>
      <w:r w:rsidR="002F16EC">
        <w:rPr>
          <w:rFonts w:ascii="Times New Roman" w:hAnsi="Times New Roman" w:cs="Times New Roman"/>
        </w:rPr>
        <w:t xml:space="preserve"> </w:t>
      </w:r>
      <w:r w:rsidR="005E7A55" w:rsidRPr="005E7A55">
        <w:rPr>
          <w:rFonts w:ascii="Times New Roman" w:hAnsi="Times New Roman" w:cs="Times New Roman"/>
        </w:rPr>
        <w:t>Isolating the downstream effects of focal-species adaptation on its interactions therefore requires an experimental system in which the evolutionary history of one species can be manipulated independently, then factorially crossed with contemporary temperatures and species interacti</w:t>
      </w:r>
      <w:commentRangeStart w:id="112"/>
      <w:r w:rsidR="005E7A55" w:rsidRPr="005E7A55">
        <w:rPr>
          <w:rFonts w:ascii="Times New Roman" w:hAnsi="Times New Roman" w:cs="Times New Roman"/>
        </w:rPr>
        <w:t>on</w:t>
      </w:r>
      <w:commentRangeEnd w:id="112"/>
      <w:r w:rsidR="006E3EA5">
        <w:rPr>
          <w:rStyle w:val="CommentReference"/>
        </w:rPr>
        <w:commentReference w:id="112"/>
      </w:r>
      <w:r w:rsidR="005E7A55" w:rsidRPr="005E7A55">
        <w:rPr>
          <w:rFonts w:ascii="Times New Roman" w:hAnsi="Times New Roman" w:cs="Times New Roman"/>
        </w:rPr>
        <w:t>s.</w:t>
      </w:r>
      <w:commentRangeEnd w:id="111"/>
      <w:r w:rsidR="006E3EA5">
        <w:rPr>
          <w:rStyle w:val="CommentReference"/>
        </w:rPr>
        <w:commentReference w:id="111"/>
      </w:r>
    </w:p>
    <w:p w14:paraId="6F05D311" w14:textId="5F1EC9EC" w:rsidR="009136F6" w:rsidRDefault="002F16EC" w:rsidP="00EF47DA">
      <w:pPr>
        <w:spacing w:after="0" w:line="480" w:lineRule="auto"/>
        <w:ind w:firstLine="720"/>
        <w:rPr>
          <w:rFonts w:ascii="Times New Roman" w:hAnsi="Times New Roman" w:cs="Times New Roman"/>
        </w:rPr>
      </w:pPr>
      <w:commentRangeStart w:id="113"/>
      <w:r>
        <w:rPr>
          <w:rFonts w:ascii="Times New Roman" w:hAnsi="Times New Roman" w:cs="Times New Roman"/>
        </w:rPr>
        <w:t xml:space="preserve">Among the few systems that meet these requirements are </w:t>
      </w:r>
      <w:commentRangeEnd w:id="113"/>
      <w:r w:rsidR="006E3EA5">
        <w:rPr>
          <w:rStyle w:val="CommentReference"/>
        </w:rPr>
        <w:commentReference w:id="113"/>
      </w:r>
      <w:r>
        <w:rPr>
          <w:rFonts w:ascii="Times New Roman" w:hAnsi="Times New Roman" w:cs="Times New Roman"/>
        </w:rPr>
        <w:t xml:space="preserve">the water-filled leaves of the purple pitcher plant, </w:t>
      </w:r>
      <w:r>
        <w:rPr>
          <w:rFonts w:ascii="Times New Roman" w:hAnsi="Times New Roman" w:cs="Times New Roman"/>
          <w:i/>
          <w:iCs/>
        </w:rPr>
        <w:t xml:space="preserve">Sarracenia </w:t>
      </w:r>
      <w:commentRangeStart w:id="114"/>
      <w:r>
        <w:rPr>
          <w:rFonts w:ascii="Times New Roman" w:hAnsi="Times New Roman" w:cs="Times New Roman"/>
          <w:i/>
          <w:iCs/>
        </w:rPr>
        <w:t>purpurea</w:t>
      </w:r>
      <w:r>
        <w:rPr>
          <w:rFonts w:ascii="Times New Roman" w:hAnsi="Times New Roman" w:cs="Times New Roman"/>
        </w:rPr>
        <w:t>.</w:t>
      </w:r>
      <w:r w:rsidR="005C06A1">
        <w:rPr>
          <w:rFonts w:ascii="Times New Roman" w:hAnsi="Times New Roman" w:cs="Times New Roman"/>
        </w:rPr>
        <w:t xml:space="preserve"> </w:t>
      </w:r>
      <w:r w:rsidR="00457039">
        <w:rPr>
          <w:rFonts w:ascii="Times New Roman" w:hAnsi="Times New Roman" w:cs="Times New Roman"/>
          <w:i/>
          <w:iCs/>
        </w:rPr>
        <w:t xml:space="preserve">Sarracenia </w:t>
      </w:r>
      <w:commentRangeEnd w:id="114"/>
      <w:r w:rsidR="006E3EA5">
        <w:rPr>
          <w:rStyle w:val="CommentReference"/>
        </w:rPr>
        <w:commentReference w:id="114"/>
      </w:r>
      <w:r w:rsidR="00457039">
        <w:rPr>
          <w:rFonts w:ascii="Times New Roman" w:hAnsi="Times New Roman" w:cs="Times New Roman"/>
          <w:i/>
          <w:iCs/>
        </w:rPr>
        <w:t>purpurea</w:t>
      </w:r>
      <w:r w:rsidR="00457039">
        <w:rPr>
          <w:rFonts w:ascii="Times New Roman" w:hAnsi="Times New Roman" w:cs="Times New Roman"/>
        </w:rPr>
        <w:t xml:space="preserve"> is a carnivorous plant that attracts insect prey by producing nectar around the rim of cup-shaped, water-filled leaves. </w:t>
      </w:r>
      <w:r w:rsidR="00606DD9">
        <w:rPr>
          <w:rFonts w:ascii="Times New Roman" w:hAnsi="Times New Roman" w:cs="Times New Roman"/>
        </w:rPr>
        <w:t>Prey fall into the water and drown before being decomposed by a diverse community</w:t>
      </w:r>
      <w:r w:rsidR="00BE6A41">
        <w:rPr>
          <w:rFonts w:ascii="Times New Roman" w:hAnsi="Times New Roman" w:cs="Times New Roman"/>
        </w:rPr>
        <w:t xml:space="preserve"> of bacteria, archaea, and fungi</w:t>
      </w:r>
      <w:r w:rsidR="00606DD9">
        <w:rPr>
          <w:rFonts w:ascii="Times New Roman" w:hAnsi="Times New Roman" w:cs="Times New Roman"/>
        </w:rPr>
        <w:t xml:space="preserve">. </w:t>
      </w:r>
      <w:r w:rsidR="006D36D0">
        <w:rPr>
          <w:rFonts w:ascii="Times New Roman" w:hAnsi="Times New Roman" w:cs="Times New Roman"/>
        </w:rPr>
        <w:t>These microbes form the base of multiple trophic level</w:t>
      </w:r>
      <w:r w:rsidR="000A4093">
        <w:rPr>
          <w:rFonts w:ascii="Times New Roman" w:hAnsi="Times New Roman" w:cs="Times New Roman"/>
        </w:rPr>
        <w:t>s</w:t>
      </w:r>
      <w:r w:rsidR="00661CE6">
        <w:rPr>
          <w:rFonts w:ascii="Times New Roman" w:hAnsi="Times New Roman" w:cs="Times New Roman"/>
        </w:rPr>
        <w:t xml:space="preserve">, including </w:t>
      </w:r>
      <w:r w:rsidR="007E137B">
        <w:rPr>
          <w:rFonts w:ascii="Times New Roman" w:hAnsi="Times New Roman" w:cs="Times New Roman"/>
        </w:rPr>
        <w:t xml:space="preserve">primary </w:t>
      </w:r>
      <w:r w:rsidR="008647B4">
        <w:rPr>
          <w:rFonts w:ascii="Times New Roman" w:hAnsi="Times New Roman" w:cs="Times New Roman"/>
        </w:rPr>
        <w:t xml:space="preserve">consumers </w:t>
      </w:r>
      <w:r w:rsidR="007E137B">
        <w:rPr>
          <w:rFonts w:ascii="Times New Roman" w:hAnsi="Times New Roman" w:cs="Times New Roman"/>
        </w:rPr>
        <w:t>(</w:t>
      </w:r>
      <w:r w:rsidR="00661CE6">
        <w:rPr>
          <w:rFonts w:ascii="Times New Roman" w:hAnsi="Times New Roman" w:cs="Times New Roman"/>
        </w:rPr>
        <w:t>bacterivores</w:t>
      </w:r>
      <w:r w:rsidR="007E137B">
        <w:rPr>
          <w:rFonts w:ascii="Times New Roman" w:hAnsi="Times New Roman" w:cs="Times New Roman"/>
        </w:rPr>
        <w:t xml:space="preserve">, </w:t>
      </w:r>
      <w:r w:rsidR="00661CE6">
        <w:rPr>
          <w:rFonts w:ascii="Times New Roman" w:hAnsi="Times New Roman" w:cs="Times New Roman"/>
        </w:rPr>
        <w:t xml:space="preserve">e.g., rotifers and </w:t>
      </w:r>
      <w:r w:rsidR="009D1B53">
        <w:rPr>
          <w:rFonts w:ascii="Times New Roman" w:hAnsi="Times New Roman" w:cs="Times New Roman"/>
        </w:rPr>
        <w:t>protists</w:t>
      </w:r>
      <w:r w:rsidR="00661CE6">
        <w:rPr>
          <w:rFonts w:ascii="Times New Roman" w:hAnsi="Times New Roman" w:cs="Times New Roman"/>
        </w:rPr>
        <w:t xml:space="preserve">) and </w:t>
      </w:r>
      <w:r w:rsidR="007E137B">
        <w:rPr>
          <w:rFonts w:ascii="Times New Roman" w:hAnsi="Times New Roman" w:cs="Times New Roman"/>
        </w:rPr>
        <w:t xml:space="preserve">secondary </w:t>
      </w:r>
      <w:r w:rsidR="008647B4">
        <w:rPr>
          <w:rFonts w:ascii="Times New Roman" w:hAnsi="Times New Roman" w:cs="Times New Roman"/>
        </w:rPr>
        <w:t xml:space="preserve">consumers </w:t>
      </w:r>
      <w:r w:rsidR="00661CE6">
        <w:rPr>
          <w:rFonts w:ascii="Times New Roman" w:hAnsi="Times New Roman" w:cs="Times New Roman"/>
        </w:rPr>
        <w:t>(</w:t>
      </w:r>
      <w:r w:rsidR="007E137B">
        <w:rPr>
          <w:rFonts w:ascii="Times New Roman" w:hAnsi="Times New Roman" w:cs="Times New Roman"/>
        </w:rPr>
        <w:t xml:space="preserve">predators, </w:t>
      </w:r>
      <w:r w:rsidR="00661CE6">
        <w:rPr>
          <w:rFonts w:ascii="Times New Roman" w:hAnsi="Times New Roman" w:cs="Times New Roman"/>
        </w:rPr>
        <w:t>e.g., mosquito and fly larvae).</w:t>
      </w:r>
      <w:r w:rsidR="002C3F3E">
        <w:rPr>
          <w:rFonts w:ascii="Times New Roman" w:hAnsi="Times New Roman" w:cs="Times New Roman"/>
        </w:rPr>
        <w:t xml:space="preserve"> This </w:t>
      </w:r>
      <w:proofErr w:type="spellStart"/>
      <w:r w:rsidR="002C3F3E">
        <w:rPr>
          <w:rFonts w:ascii="Times New Roman" w:hAnsi="Times New Roman" w:cs="Times New Roman"/>
        </w:rPr>
        <w:t>phytotelmic</w:t>
      </w:r>
      <w:proofErr w:type="spellEnd"/>
      <w:r w:rsidR="002C3F3E">
        <w:rPr>
          <w:rFonts w:ascii="Times New Roman" w:hAnsi="Times New Roman" w:cs="Times New Roman"/>
        </w:rPr>
        <w:t xml:space="preserve"> community has well-documented successional dynamics</w:t>
      </w:r>
      <w:r w:rsidR="00A26DAC">
        <w:rPr>
          <w:rFonts w:ascii="Times New Roman" w:hAnsi="Times New Roman" w:cs="Times New Roman"/>
        </w:rPr>
        <w:t xml:space="preserve"> </w:t>
      </w:r>
      <w:r w:rsidR="00A26DAC" w:rsidRPr="00A26DAC">
        <w:rPr>
          <w:rFonts w:ascii="Times New Roman" w:hAnsi="Times New Roman" w:cs="Times New Roman"/>
        </w:rPr>
        <w:t>(Cuellar-</w:t>
      </w:r>
      <w:proofErr w:type="spellStart"/>
      <w:r w:rsidR="00A26DAC" w:rsidRPr="00A26DAC">
        <w:rPr>
          <w:rFonts w:ascii="Times New Roman" w:hAnsi="Times New Roman" w:cs="Times New Roman"/>
        </w:rPr>
        <w:t>Gempeler</w:t>
      </w:r>
      <w:proofErr w:type="spellEnd"/>
      <w:r w:rsidR="00A26DAC" w:rsidRPr="00A26DAC">
        <w:rPr>
          <w:rFonts w:ascii="Times New Roman" w:hAnsi="Times New Roman" w:cs="Times New Roman"/>
        </w:rPr>
        <w:t xml:space="preserve"> et al., 2025; Miller and terHorst, 2012; Fish and Hall, 1978)</w:t>
      </w:r>
      <w:r w:rsidR="002C3F3E">
        <w:rPr>
          <w:rFonts w:ascii="Times New Roman" w:hAnsi="Times New Roman" w:cs="Times New Roman"/>
        </w:rPr>
        <w:t>, and provides a strong model system for studying community-level responses to environmental change</w:t>
      </w:r>
      <w:r w:rsidR="00873D70">
        <w:rPr>
          <w:rFonts w:ascii="Times New Roman" w:hAnsi="Times New Roman" w:cs="Times New Roman"/>
        </w:rPr>
        <w:t xml:space="preserve"> (</w:t>
      </w:r>
      <w:r w:rsidR="00873D70" w:rsidRPr="00873D70">
        <w:rPr>
          <w:rFonts w:ascii="Times New Roman" w:hAnsi="Times New Roman" w:cs="Times New Roman"/>
        </w:rPr>
        <w:t>Miller et al., 2018</w:t>
      </w:r>
      <w:r w:rsidR="00873D70">
        <w:rPr>
          <w:rFonts w:ascii="Times New Roman" w:hAnsi="Times New Roman" w:cs="Times New Roman"/>
        </w:rPr>
        <w:t>)</w:t>
      </w:r>
      <w:r w:rsidR="002C3F3E">
        <w:rPr>
          <w:rFonts w:ascii="Times New Roman" w:hAnsi="Times New Roman" w:cs="Times New Roman"/>
        </w:rPr>
        <w:t>.</w:t>
      </w:r>
      <w:r w:rsidR="00661CE6">
        <w:rPr>
          <w:rFonts w:ascii="Times New Roman" w:hAnsi="Times New Roman" w:cs="Times New Roman"/>
        </w:rPr>
        <w:t xml:space="preserve"> </w:t>
      </w:r>
    </w:p>
    <w:p w14:paraId="72CE876F" w14:textId="5F7644D8" w:rsidR="00C920A7" w:rsidRDefault="001341F2" w:rsidP="00757B57">
      <w:pPr>
        <w:spacing w:after="0" w:line="480" w:lineRule="auto"/>
        <w:ind w:firstLine="720"/>
        <w:rPr>
          <w:rFonts w:ascii="Times New Roman" w:hAnsi="Times New Roman" w:cs="Times New Roman"/>
        </w:rPr>
      </w:pPr>
      <w:r>
        <w:rPr>
          <w:rFonts w:ascii="Times New Roman" w:hAnsi="Times New Roman" w:cs="Times New Roman"/>
        </w:rPr>
        <w:lastRenderedPageBreak/>
        <w:t xml:space="preserve">Compared to other pitcher plants, </w:t>
      </w:r>
      <w:r>
        <w:rPr>
          <w:rFonts w:ascii="Times New Roman" w:hAnsi="Times New Roman" w:cs="Times New Roman"/>
          <w:i/>
          <w:iCs/>
        </w:rPr>
        <w:t>S. purpurea</w:t>
      </w:r>
      <w:r>
        <w:rPr>
          <w:rFonts w:ascii="Times New Roman" w:hAnsi="Times New Roman" w:cs="Times New Roman"/>
        </w:rPr>
        <w:t xml:space="preserve"> is limited in its production of digestive enzymes and depends on its </w:t>
      </w:r>
      <w:proofErr w:type="spellStart"/>
      <w:r>
        <w:rPr>
          <w:rFonts w:ascii="Times New Roman" w:hAnsi="Times New Roman" w:cs="Times New Roman"/>
        </w:rPr>
        <w:t>phytotelmic</w:t>
      </w:r>
      <w:proofErr w:type="spellEnd"/>
      <w:r>
        <w:rPr>
          <w:rFonts w:ascii="Times New Roman" w:hAnsi="Times New Roman" w:cs="Times New Roman"/>
        </w:rPr>
        <w:t xml:space="preserve"> community to break down captured prey into bioavailable forms of nitrogen and phosphorus (Luciano and Newell, 2017; </w:t>
      </w:r>
      <w:proofErr w:type="spellStart"/>
      <w:r>
        <w:rPr>
          <w:rFonts w:ascii="Times New Roman" w:hAnsi="Times New Roman" w:cs="Times New Roman"/>
        </w:rPr>
        <w:t>Bledzki</w:t>
      </w:r>
      <w:proofErr w:type="spellEnd"/>
      <w:r>
        <w:rPr>
          <w:rFonts w:ascii="Times New Roman" w:hAnsi="Times New Roman" w:cs="Times New Roman"/>
        </w:rPr>
        <w:t xml:space="preserve"> and Ellison, 2003). This dependence makes community-level processes </w:t>
      </w:r>
      <w:r w:rsidR="000C06C8">
        <w:rPr>
          <w:rFonts w:ascii="Times New Roman" w:hAnsi="Times New Roman" w:cs="Times New Roman"/>
        </w:rPr>
        <w:t>(</w:t>
      </w:r>
      <w:r>
        <w:rPr>
          <w:rFonts w:ascii="Times New Roman" w:hAnsi="Times New Roman" w:cs="Times New Roman"/>
        </w:rPr>
        <w:t xml:space="preserve">such as bacterial decomposition and </w:t>
      </w:r>
      <w:r w:rsidR="00B4578B">
        <w:rPr>
          <w:rFonts w:ascii="Times New Roman" w:hAnsi="Times New Roman" w:cs="Times New Roman"/>
        </w:rPr>
        <w:t>the release of mineralized nutrients by bacterivores</w:t>
      </w:r>
      <w:r w:rsidR="000C06C8">
        <w:rPr>
          <w:rFonts w:ascii="Times New Roman" w:hAnsi="Times New Roman" w:cs="Times New Roman"/>
        </w:rPr>
        <w:t>)</w:t>
      </w:r>
      <w:r w:rsidR="00B4578B">
        <w:rPr>
          <w:rFonts w:ascii="Times New Roman" w:hAnsi="Times New Roman" w:cs="Times New Roman"/>
        </w:rPr>
        <w:t xml:space="preserve"> central to the fitness of </w:t>
      </w:r>
      <w:r w:rsidR="00B4578B">
        <w:rPr>
          <w:rFonts w:ascii="Times New Roman" w:hAnsi="Times New Roman" w:cs="Times New Roman"/>
          <w:i/>
          <w:iCs/>
        </w:rPr>
        <w:t>S. purpurea</w:t>
      </w:r>
      <w:r w:rsidR="00B4578B">
        <w:rPr>
          <w:rFonts w:ascii="Times New Roman" w:hAnsi="Times New Roman" w:cs="Times New Roman"/>
        </w:rPr>
        <w:t xml:space="preserve">. </w:t>
      </w:r>
      <w:r w:rsidR="004900C0">
        <w:rPr>
          <w:rFonts w:ascii="Times New Roman" w:hAnsi="Times New Roman" w:cs="Times New Roman"/>
        </w:rPr>
        <w:t xml:space="preserve">The rate of </w:t>
      </w:r>
      <w:r w:rsidR="00FD5AEC">
        <w:rPr>
          <w:rFonts w:ascii="Times New Roman" w:hAnsi="Times New Roman" w:cs="Times New Roman"/>
        </w:rPr>
        <w:t xml:space="preserve">prey </w:t>
      </w:r>
      <w:r w:rsidR="004900C0">
        <w:rPr>
          <w:rFonts w:ascii="Times New Roman" w:hAnsi="Times New Roman" w:cs="Times New Roman"/>
        </w:rPr>
        <w:t>decomposition increases with the species richness of leaves (</w:t>
      </w:r>
      <w:proofErr w:type="spellStart"/>
      <w:r w:rsidR="004900C0">
        <w:rPr>
          <w:rFonts w:ascii="Times New Roman" w:hAnsi="Times New Roman" w:cs="Times New Roman"/>
        </w:rPr>
        <w:t>Baiser</w:t>
      </w:r>
      <w:proofErr w:type="spellEnd"/>
      <w:r w:rsidR="004900C0">
        <w:rPr>
          <w:rFonts w:ascii="Times New Roman" w:hAnsi="Times New Roman" w:cs="Times New Roman"/>
        </w:rPr>
        <w:t xml:space="preserve"> et al., 2011), suggesting that any climate-driven shift in community composition or interaction strength could feed back to affect the plant itself. </w:t>
      </w:r>
      <w:del w:id="115" w:author="terHorst, Casey P" w:date="2026-06-02T11:16:00Z">
        <w:r w:rsidR="004900C0" w:rsidDel="00BE7ECF">
          <w:rPr>
            <w:rFonts w:ascii="Times New Roman" w:hAnsi="Times New Roman" w:cs="Times New Roman"/>
          </w:rPr>
          <w:delText>Yet while</w:delText>
        </w:r>
      </w:del>
      <w:ins w:id="116" w:author="terHorst, Casey P" w:date="2026-06-02T11:16:00Z">
        <w:r w:rsidR="00BE7ECF">
          <w:rPr>
            <w:rFonts w:ascii="Times New Roman" w:hAnsi="Times New Roman" w:cs="Times New Roman"/>
          </w:rPr>
          <w:t>Although</w:t>
        </w:r>
      </w:ins>
      <w:r w:rsidR="004900C0">
        <w:rPr>
          <w:rFonts w:ascii="Times New Roman" w:hAnsi="Times New Roman" w:cs="Times New Roman"/>
        </w:rPr>
        <w:t xml:space="preserve"> climate change effects on </w:t>
      </w:r>
      <w:r w:rsidR="004900C0">
        <w:rPr>
          <w:rFonts w:ascii="Times New Roman" w:hAnsi="Times New Roman" w:cs="Times New Roman"/>
          <w:i/>
          <w:iCs/>
        </w:rPr>
        <w:t>S. purpurea</w:t>
      </w:r>
      <w:r w:rsidR="004900C0">
        <w:rPr>
          <w:rFonts w:ascii="Times New Roman" w:hAnsi="Times New Roman" w:cs="Times New Roman"/>
        </w:rPr>
        <w:t xml:space="preserve"> populations are increasingly documented (</w:t>
      </w:r>
      <w:proofErr w:type="spellStart"/>
      <w:r w:rsidR="004900C0">
        <w:rPr>
          <w:rFonts w:ascii="Times New Roman" w:hAnsi="Times New Roman" w:cs="Times New Roman"/>
        </w:rPr>
        <w:t>Gotelli</w:t>
      </w:r>
      <w:proofErr w:type="spellEnd"/>
      <w:r w:rsidR="004900C0">
        <w:rPr>
          <w:rFonts w:ascii="Times New Roman" w:hAnsi="Times New Roman" w:cs="Times New Roman"/>
        </w:rPr>
        <w:t xml:space="preserve"> and Ellison, 2002; Abbott and Battaglia, 2015; Brown et al., 2025), little is known about how warming affects interactions among organisms living inside the leaves (but see Bradshaw and Holzapfel, 2000). </w:t>
      </w:r>
      <w:r w:rsidR="00C920A7">
        <w:rPr>
          <w:rFonts w:ascii="Times New Roman" w:hAnsi="Times New Roman" w:cs="Times New Roman"/>
        </w:rPr>
        <w:t>One such interaction is competition among bacterivor</w:t>
      </w:r>
      <w:r w:rsidR="00504FEE">
        <w:rPr>
          <w:rFonts w:ascii="Times New Roman" w:hAnsi="Times New Roman" w:cs="Times New Roman"/>
        </w:rPr>
        <w:t>es</w:t>
      </w:r>
      <w:r w:rsidR="00C920A7">
        <w:rPr>
          <w:rFonts w:ascii="Times New Roman" w:hAnsi="Times New Roman" w:cs="Times New Roman"/>
        </w:rPr>
        <w:t xml:space="preserve">, of which </w:t>
      </w:r>
      <w:r w:rsidR="00C920A7">
        <w:rPr>
          <w:rFonts w:ascii="Times New Roman" w:hAnsi="Times New Roman" w:cs="Times New Roman"/>
          <w:i/>
          <w:iCs/>
        </w:rPr>
        <w:t xml:space="preserve">S. </w:t>
      </w:r>
      <w:r w:rsidR="00C920A7" w:rsidRPr="00C920A7">
        <w:rPr>
          <w:rFonts w:ascii="Times New Roman" w:hAnsi="Times New Roman" w:cs="Times New Roman"/>
          <w:i/>
          <w:iCs/>
        </w:rPr>
        <w:t>purpurea</w:t>
      </w:r>
      <w:r w:rsidR="00C920A7">
        <w:rPr>
          <w:rFonts w:ascii="Times New Roman" w:hAnsi="Times New Roman" w:cs="Times New Roman"/>
        </w:rPr>
        <w:t xml:space="preserve"> </w:t>
      </w:r>
      <w:proofErr w:type="spellStart"/>
      <w:r w:rsidR="00C920A7">
        <w:rPr>
          <w:rFonts w:ascii="Times New Roman" w:hAnsi="Times New Roman" w:cs="Times New Roman"/>
        </w:rPr>
        <w:t>phytotelmata</w:t>
      </w:r>
      <w:proofErr w:type="spellEnd"/>
      <w:r w:rsidR="00C920A7">
        <w:rPr>
          <w:rFonts w:ascii="Times New Roman" w:hAnsi="Times New Roman" w:cs="Times New Roman"/>
        </w:rPr>
        <w:t xml:space="preserve"> host over a dozen species </w:t>
      </w:r>
      <w:r w:rsidR="00FB7711">
        <w:rPr>
          <w:rFonts w:ascii="Times New Roman" w:hAnsi="Times New Roman" w:cs="Times New Roman"/>
        </w:rPr>
        <w:t>including</w:t>
      </w:r>
      <w:r w:rsidR="00C920A7">
        <w:rPr>
          <w:rFonts w:ascii="Times New Roman" w:hAnsi="Times New Roman" w:cs="Times New Roman"/>
        </w:rPr>
        <w:t xml:space="preserve"> ciliates, flagellates, amoebae, and rotifers (Cochran-</w:t>
      </w:r>
      <w:proofErr w:type="spellStart"/>
      <w:r w:rsidR="00C920A7">
        <w:rPr>
          <w:rFonts w:ascii="Times New Roman" w:hAnsi="Times New Roman" w:cs="Times New Roman"/>
        </w:rPr>
        <w:t>Stafira</w:t>
      </w:r>
      <w:proofErr w:type="spellEnd"/>
      <w:r w:rsidR="00C920A7">
        <w:rPr>
          <w:rFonts w:ascii="Times New Roman" w:hAnsi="Times New Roman" w:cs="Times New Roman"/>
        </w:rPr>
        <w:t xml:space="preserve"> and von Ende, 1998; </w:t>
      </w:r>
      <w:r w:rsidR="00C920A7" w:rsidRPr="00730143">
        <w:rPr>
          <w:rFonts w:ascii="Times New Roman" w:hAnsi="Times New Roman" w:cs="Times New Roman"/>
          <w:color w:val="000000" w:themeColor="text1"/>
        </w:rPr>
        <w:t>Ellison et al., 2021</w:t>
      </w:r>
      <w:r w:rsidR="00C920A7">
        <w:rPr>
          <w:rFonts w:ascii="Times New Roman" w:hAnsi="Times New Roman" w:cs="Times New Roman"/>
        </w:rPr>
        <w:t>).</w:t>
      </w:r>
      <w:r w:rsidR="00505B0D">
        <w:rPr>
          <w:rFonts w:ascii="Times New Roman" w:hAnsi="Times New Roman" w:cs="Times New Roman"/>
        </w:rPr>
        <w:t xml:space="preserve"> </w:t>
      </w:r>
      <w:r w:rsidR="0017764D">
        <w:rPr>
          <w:rFonts w:ascii="Times New Roman" w:hAnsi="Times New Roman" w:cs="Times New Roman"/>
        </w:rPr>
        <w:t xml:space="preserve">These bacterivores </w:t>
      </w:r>
      <w:r w:rsidR="00D6699C">
        <w:rPr>
          <w:rFonts w:ascii="Times New Roman" w:hAnsi="Times New Roman" w:cs="Times New Roman"/>
        </w:rPr>
        <w:t>transfer</w:t>
      </w:r>
      <w:r w:rsidR="0017764D">
        <w:rPr>
          <w:rFonts w:ascii="Times New Roman" w:hAnsi="Times New Roman" w:cs="Times New Roman"/>
        </w:rPr>
        <w:t xml:space="preserve"> mineralized nutrients to </w:t>
      </w:r>
      <w:r w:rsidR="0017764D">
        <w:rPr>
          <w:rFonts w:ascii="Times New Roman" w:hAnsi="Times New Roman" w:cs="Times New Roman"/>
          <w:i/>
          <w:iCs/>
        </w:rPr>
        <w:t>S. purpurea</w:t>
      </w:r>
      <w:r w:rsidR="0017764D">
        <w:rPr>
          <w:rFonts w:ascii="Times New Roman" w:hAnsi="Times New Roman" w:cs="Times New Roman"/>
        </w:rPr>
        <w:t xml:space="preserve">, a process most well documented in the pitcher plant rotifer </w:t>
      </w:r>
      <w:proofErr w:type="spellStart"/>
      <w:r w:rsidR="0017764D">
        <w:rPr>
          <w:rFonts w:ascii="Times New Roman" w:hAnsi="Times New Roman" w:cs="Times New Roman"/>
          <w:i/>
          <w:iCs/>
        </w:rPr>
        <w:t>Habrotrocha</w:t>
      </w:r>
      <w:proofErr w:type="spellEnd"/>
      <w:r w:rsidR="0017764D">
        <w:rPr>
          <w:rFonts w:ascii="Times New Roman" w:hAnsi="Times New Roman" w:cs="Times New Roman"/>
          <w:i/>
          <w:iCs/>
        </w:rPr>
        <w:t xml:space="preserve"> rosa</w:t>
      </w:r>
      <w:r w:rsidR="0017764D">
        <w:rPr>
          <w:rFonts w:ascii="Times New Roman" w:hAnsi="Times New Roman" w:cs="Times New Roman"/>
        </w:rPr>
        <w:t xml:space="preserve"> (</w:t>
      </w:r>
      <w:proofErr w:type="spellStart"/>
      <w:r w:rsidR="0017764D">
        <w:rPr>
          <w:rFonts w:ascii="Times New Roman" w:hAnsi="Times New Roman" w:cs="Times New Roman"/>
        </w:rPr>
        <w:t>Bledzki</w:t>
      </w:r>
      <w:proofErr w:type="spellEnd"/>
      <w:r w:rsidR="0017764D">
        <w:rPr>
          <w:rFonts w:ascii="Times New Roman" w:hAnsi="Times New Roman" w:cs="Times New Roman"/>
        </w:rPr>
        <w:t xml:space="preserve"> and Ellison, 1998, 2002, 2003).</w:t>
      </w:r>
      <w:r w:rsidR="00206392">
        <w:rPr>
          <w:rFonts w:ascii="Times New Roman" w:hAnsi="Times New Roman" w:cs="Times New Roman"/>
        </w:rPr>
        <w:t xml:space="preserve"> </w:t>
      </w:r>
      <w:proofErr w:type="spellStart"/>
      <w:r w:rsidR="00206392">
        <w:rPr>
          <w:rFonts w:ascii="Times New Roman" w:hAnsi="Times New Roman" w:cs="Times New Roman"/>
          <w:i/>
          <w:iCs/>
        </w:rPr>
        <w:t>Habrotrocha</w:t>
      </w:r>
      <w:proofErr w:type="spellEnd"/>
      <w:r w:rsidR="00206392">
        <w:rPr>
          <w:rFonts w:ascii="Times New Roman" w:hAnsi="Times New Roman" w:cs="Times New Roman"/>
          <w:i/>
          <w:iCs/>
        </w:rPr>
        <w:t xml:space="preserve"> rosa </w:t>
      </w:r>
      <w:r w:rsidR="00206392">
        <w:rPr>
          <w:rFonts w:ascii="Times New Roman" w:hAnsi="Times New Roman" w:cs="Times New Roman"/>
        </w:rPr>
        <w:t>co</w:t>
      </w:r>
      <w:r w:rsidR="00D6292D">
        <w:rPr>
          <w:rFonts w:ascii="Times New Roman" w:hAnsi="Times New Roman" w:cs="Times New Roman"/>
        </w:rPr>
        <w:t>-</w:t>
      </w:r>
      <w:r w:rsidR="00206392">
        <w:rPr>
          <w:rFonts w:ascii="Times New Roman" w:hAnsi="Times New Roman" w:cs="Times New Roman"/>
        </w:rPr>
        <w:t>occur</w:t>
      </w:r>
      <w:r w:rsidR="00D6292D">
        <w:rPr>
          <w:rFonts w:ascii="Times New Roman" w:hAnsi="Times New Roman" w:cs="Times New Roman"/>
        </w:rPr>
        <w:t>s</w:t>
      </w:r>
      <w:r w:rsidR="00206392">
        <w:rPr>
          <w:rFonts w:ascii="Times New Roman" w:hAnsi="Times New Roman" w:cs="Times New Roman"/>
        </w:rPr>
        <w:t xml:space="preserve"> and compete</w:t>
      </w:r>
      <w:r w:rsidR="00D6292D">
        <w:rPr>
          <w:rFonts w:ascii="Times New Roman" w:hAnsi="Times New Roman" w:cs="Times New Roman"/>
        </w:rPr>
        <w:t>s</w:t>
      </w:r>
      <w:r w:rsidR="00206392">
        <w:rPr>
          <w:rFonts w:ascii="Times New Roman" w:hAnsi="Times New Roman" w:cs="Times New Roman"/>
        </w:rPr>
        <w:t xml:space="preserve"> for bacterial resources with other bacterivores</w:t>
      </w:r>
      <w:r w:rsidR="00C51A99">
        <w:rPr>
          <w:rFonts w:ascii="Times New Roman" w:hAnsi="Times New Roman" w:cs="Times New Roman"/>
        </w:rPr>
        <w:t xml:space="preserve">, among the more common of which are ciliates in the genus </w:t>
      </w:r>
      <w:r w:rsidR="00C51A99">
        <w:rPr>
          <w:rFonts w:ascii="Times New Roman" w:hAnsi="Times New Roman" w:cs="Times New Roman"/>
          <w:i/>
          <w:iCs/>
        </w:rPr>
        <w:t>Tetrahymena</w:t>
      </w:r>
      <w:r w:rsidR="00C51A99">
        <w:rPr>
          <w:rFonts w:ascii="Times New Roman" w:hAnsi="Times New Roman" w:cs="Times New Roman"/>
        </w:rPr>
        <w:t xml:space="preserve">. </w:t>
      </w:r>
      <w:r w:rsidR="009A3313">
        <w:rPr>
          <w:rFonts w:ascii="Times New Roman" w:hAnsi="Times New Roman" w:cs="Times New Roman"/>
        </w:rPr>
        <w:t xml:space="preserve">The competition between </w:t>
      </w:r>
      <w:r w:rsidR="009A3313">
        <w:rPr>
          <w:rFonts w:ascii="Times New Roman" w:hAnsi="Times New Roman" w:cs="Times New Roman"/>
          <w:i/>
          <w:iCs/>
        </w:rPr>
        <w:t>H. rosa</w:t>
      </w:r>
      <w:r w:rsidR="009A3313">
        <w:rPr>
          <w:rFonts w:ascii="Times New Roman" w:hAnsi="Times New Roman" w:cs="Times New Roman"/>
        </w:rPr>
        <w:t xml:space="preserve"> and </w:t>
      </w:r>
      <w:r w:rsidR="009A3313">
        <w:rPr>
          <w:rFonts w:ascii="Times New Roman" w:hAnsi="Times New Roman" w:cs="Times New Roman"/>
          <w:i/>
          <w:iCs/>
        </w:rPr>
        <w:t>Tetrahymena</w:t>
      </w:r>
      <w:r w:rsidR="009A3313">
        <w:rPr>
          <w:rFonts w:ascii="Times New Roman" w:hAnsi="Times New Roman" w:cs="Times New Roman"/>
        </w:rPr>
        <w:t xml:space="preserve"> not only offers an opportunity to investigate the effects of rapid warming on the </w:t>
      </w:r>
      <w:r w:rsidR="009A3313">
        <w:rPr>
          <w:rFonts w:ascii="Times New Roman" w:hAnsi="Times New Roman" w:cs="Times New Roman"/>
          <w:i/>
          <w:iCs/>
        </w:rPr>
        <w:t>S. purpurea</w:t>
      </w:r>
      <w:r w:rsidR="009A3313">
        <w:rPr>
          <w:rFonts w:ascii="Times New Roman" w:hAnsi="Times New Roman" w:cs="Times New Roman"/>
        </w:rPr>
        <w:t xml:space="preserve"> </w:t>
      </w:r>
      <w:proofErr w:type="spellStart"/>
      <w:r w:rsidR="009A3313">
        <w:rPr>
          <w:rFonts w:ascii="Times New Roman" w:hAnsi="Times New Roman" w:cs="Times New Roman"/>
        </w:rPr>
        <w:t>phytotelmic</w:t>
      </w:r>
      <w:proofErr w:type="spellEnd"/>
      <w:r w:rsidR="009A3313">
        <w:rPr>
          <w:rFonts w:ascii="Times New Roman" w:hAnsi="Times New Roman" w:cs="Times New Roman"/>
        </w:rPr>
        <w:t xml:space="preserve"> community, but also how rapid evolution can mediate the indirect effects of climate on ecology.</w:t>
      </w:r>
    </w:p>
    <w:p w14:paraId="4C16B69B" w14:textId="6B9CA7A8" w:rsidR="00757B57" w:rsidRDefault="00757B57" w:rsidP="00C920A7">
      <w:pPr>
        <w:spacing w:after="0" w:line="480" w:lineRule="auto"/>
        <w:rPr>
          <w:rFonts w:ascii="Times New Roman" w:hAnsi="Times New Roman" w:cs="Times New Roman"/>
        </w:rPr>
      </w:pPr>
      <w:r>
        <w:rPr>
          <w:rFonts w:ascii="Times New Roman" w:hAnsi="Times New Roman" w:cs="Times New Roman"/>
        </w:rPr>
        <w:tab/>
      </w:r>
      <w:proofErr w:type="spellStart"/>
      <w:r>
        <w:rPr>
          <w:rFonts w:ascii="Times New Roman" w:hAnsi="Times New Roman" w:cs="Times New Roman"/>
          <w:i/>
          <w:iCs/>
        </w:rPr>
        <w:t>Habrotrocha</w:t>
      </w:r>
      <w:proofErr w:type="spellEnd"/>
      <w:r>
        <w:rPr>
          <w:rFonts w:ascii="Times New Roman" w:hAnsi="Times New Roman" w:cs="Times New Roman"/>
          <w:i/>
          <w:iCs/>
        </w:rPr>
        <w:t xml:space="preserve"> rosa</w:t>
      </w:r>
      <w:r>
        <w:rPr>
          <w:rFonts w:ascii="Times New Roman" w:hAnsi="Times New Roman" w:cs="Times New Roman"/>
        </w:rPr>
        <w:t xml:space="preserve"> is particularly well-suited for empirical investigation of evolution-mediated indirect effects. It reproduces exclusively through apomictic parthenogenesis (</w:t>
      </w:r>
      <w:proofErr w:type="spellStart"/>
      <w:r>
        <w:rPr>
          <w:rFonts w:ascii="Times New Roman" w:hAnsi="Times New Roman" w:cs="Times New Roman"/>
        </w:rPr>
        <w:t>Plasota</w:t>
      </w:r>
      <w:proofErr w:type="spellEnd"/>
      <w:r>
        <w:rPr>
          <w:rFonts w:ascii="Times New Roman" w:hAnsi="Times New Roman" w:cs="Times New Roman"/>
        </w:rPr>
        <w:t xml:space="preserve"> and </w:t>
      </w:r>
      <w:proofErr w:type="spellStart"/>
      <w:r>
        <w:rPr>
          <w:rFonts w:ascii="Times New Roman" w:hAnsi="Times New Roman" w:cs="Times New Roman"/>
        </w:rPr>
        <w:t>Plasota</w:t>
      </w:r>
      <w:proofErr w:type="spellEnd"/>
      <w:r>
        <w:rPr>
          <w:rFonts w:ascii="Times New Roman" w:hAnsi="Times New Roman" w:cs="Times New Roman"/>
        </w:rPr>
        <w:t xml:space="preserve">, 1980), allowing for the establishment of clonal lines and the manipulation of </w:t>
      </w:r>
      <w:r>
        <w:rPr>
          <w:rFonts w:ascii="Times New Roman" w:hAnsi="Times New Roman" w:cs="Times New Roman"/>
        </w:rPr>
        <w:lastRenderedPageBreak/>
        <w:t xml:space="preserve">population composition under controlled conditions. </w:t>
      </w:r>
      <w:r w:rsidR="00CA73E8">
        <w:rPr>
          <w:rFonts w:ascii="Times New Roman" w:hAnsi="Times New Roman" w:cs="Times New Roman"/>
        </w:rPr>
        <w:t xml:space="preserve">With a </w:t>
      </w:r>
      <w:r>
        <w:rPr>
          <w:rFonts w:ascii="Times New Roman" w:hAnsi="Times New Roman" w:cs="Times New Roman"/>
        </w:rPr>
        <w:t>generation time of only 2–3 days</w:t>
      </w:r>
      <w:r w:rsidR="00834CFA">
        <w:rPr>
          <w:rFonts w:ascii="Times New Roman" w:hAnsi="Times New Roman" w:cs="Times New Roman"/>
        </w:rPr>
        <w:t xml:space="preserve">, experimental evolution over more than a hundred generations can be performed </w:t>
      </w:r>
      <w:r w:rsidR="00E56B62">
        <w:rPr>
          <w:rFonts w:ascii="Times New Roman" w:hAnsi="Times New Roman" w:cs="Times New Roman"/>
        </w:rPr>
        <w:t xml:space="preserve">well </w:t>
      </w:r>
      <w:r w:rsidR="00834CFA">
        <w:rPr>
          <w:rFonts w:ascii="Times New Roman" w:hAnsi="Times New Roman" w:cs="Times New Roman"/>
        </w:rPr>
        <w:t xml:space="preserve">within </w:t>
      </w:r>
      <w:r w:rsidR="00320544">
        <w:rPr>
          <w:rFonts w:ascii="Times New Roman" w:hAnsi="Times New Roman" w:cs="Times New Roman"/>
        </w:rPr>
        <w:t>a</w:t>
      </w:r>
      <w:r w:rsidR="00834CFA">
        <w:rPr>
          <w:rFonts w:ascii="Times New Roman" w:hAnsi="Times New Roman" w:cs="Times New Roman"/>
        </w:rPr>
        <w:t xml:space="preserve"> </w:t>
      </w:r>
      <w:r w:rsidR="00E56B62">
        <w:rPr>
          <w:rFonts w:ascii="Times New Roman" w:hAnsi="Times New Roman" w:cs="Times New Roman"/>
        </w:rPr>
        <w:t>year</w:t>
      </w:r>
      <w:r w:rsidR="00834CFA">
        <w:rPr>
          <w:rFonts w:ascii="Times New Roman" w:hAnsi="Times New Roman" w:cs="Times New Roman"/>
        </w:rPr>
        <w:t xml:space="preserve">. </w:t>
      </w:r>
      <w:r w:rsidR="007B656D">
        <w:rPr>
          <w:rFonts w:ascii="Times New Roman" w:hAnsi="Times New Roman" w:cs="Times New Roman"/>
        </w:rPr>
        <w:t>Substantial standing variation in thermal response exists among clonal linages within individual leaves, supporting the potential for clonal selection to act rapidly. Together, the</w:t>
      </w:r>
      <w:r w:rsidR="00E8497C">
        <w:rPr>
          <w:rFonts w:ascii="Times New Roman" w:hAnsi="Times New Roman" w:cs="Times New Roman"/>
        </w:rPr>
        <w:t xml:space="preserve">se features </w:t>
      </w:r>
      <w:r w:rsidR="007B656D">
        <w:rPr>
          <w:rFonts w:ascii="Times New Roman" w:hAnsi="Times New Roman" w:cs="Times New Roman"/>
        </w:rPr>
        <w:t xml:space="preserve">of </w:t>
      </w:r>
      <w:r w:rsidR="007B656D">
        <w:rPr>
          <w:rFonts w:ascii="Times New Roman" w:hAnsi="Times New Roman" w:cs="Times New Roman"/>
          <w:i/>
          <w:iCs/>
        </w:rPr>
        <w:t>H. rosa</w:t>
      </w:r>
      <w:r w:rsidR="007B656D">
        <w:rPr>
          <w:rFonts w:ascii="Times New Roman" w:hAnsi="Times New Roman" w:cs="Times New Roman"/>
        </w:rPr>
        <w:t xml:space="preserve"> makes it possible to induce thermal adaptation on a timescale commensurate to that of changes in species interactions, then measure the downstream effects on an ecologically relevant interaction with their natural competitor, </w:t>
      </w:r>
      <w:r w:rsidR="007B656D">
        <w:rPr>
          <w:rFonts w:ascii="Times New Roman" w:hAnsi="Times New Roman" w:cs="Times New Roman"/>
          <w:i/>
          <w:iCs/>
        </w:rPr>
        <w:t>Tetrahymena</w:t>
      </w:r>
      <w:r w:rsidR="007B656D">
        <w:rPr>
          <w:rFonts w:ascii="Times New Roman" w:hAnsi="Times New Roman" w:cs="Times New Roman"/>
        </w:rPr>
        <w:t>.</w:t>
      </w:r>
    </w:p>
    <w:p w14:paraId="3B8C44D5" w14:textId="0299F1E7" w:rsidR="007B74FC" w:rsidRDefault="00AF27CC" w:rsidP="007B74FC">
      <w:pPr>
        <w:spacing w:after="0" w:line="480" w:lineRule="auto"/>
        <w:rPr>
          <w:rFonts w:ascii="Times New Roman" w:hAnsi="Times New Roman" w:cs="Times New Roman"/>
        </w:rPr>
      </w:pPr>
      <w:r>
        <w:rPr>
          <w:rFonts w:ascii="Times New Roman" w:hAnsi="Times New Roman" w:cs="Times New Roman"/>
        </w:rPr>
        <w:tab/>
      </w:r>
      <w:r w:rsidRPr="00AF27CC">
        <w:rPr>
          <w:rFonts w:ascii="Times New Roman" w:hAnsi="Times New Roman" w:cs="Times New Roman"/>
        </w:rPr>
        <w:t xml:space="preserve">In this study, I asked three questions about the role of evolution-mediated indirect effects in the warming response of the </w:t>
      </w:r>
      <w:r w:rsidRPr="00092288">
        <w:rPr>
          <w:rFonts w:ascii="Times New Roman" w:hAnsi="Times New Roman" w:cs="Times New Roman"/>
          <w:i/>
          <w:iCs/>
        </w:rPr>
        <w:t>S. purpurea</w:t>
      </w:r>
      <w:r w:rsidRPr="00AF27CC">
        <w:rPr>
          <w:rFonts w:ascii="Times New Roman" w:hAnsi="Times New Roman" w:cs="Times New Roman"/>
        </w:rPr>
        <w:t xml:space="preserve"> inquiline community</w:t>
      </w:r>
      <w:r w:rsidR="007C3739">
        <w:rPr>
          <w:rFonts w:ascii="Times New Roman" w:hAnsi="Times New Roman" w:cs="Times New Roman"/>
        </w:rPr>
        <w:t>: (1)</w:t>
      </w:r>
      <w:r w:rsidRPr="00AF27CC">
        <w:rPr>
          <w:rFonts w:ascii="Times New Roman" w:hAnsi="Times New Roman" w:cs="Times New Roman"/>
        </w:rPr>
        <w:t xml:space="preserve"> </w:t>
      </w:r>
      <w:r w:rsidR="007C3739">
        <w:rPr>
          <w:rFonts w:ascii="Times New Roman" w:hAnsi="Times New Roman" w:cs="Times New Roman"/>
        </w:rPr>
        <w:t>D</w:t>
      </w:r>
      <w:r w:rsidRPr="00AF27CC">
        <w:rPr>
          <w:rFonts w:ascii="Times New Roman" w:hAnsi="Times New Roman" w:cs="Times New Roman"/>
        </w:rPr>
        <w:t xml:space="preserve">o </w:t>
      </w:r>
      <w:del w:id="117" w:author="terHorst, Casey P" w:date="2026-06-02T11:18:00Z">
        <w:r w:rsidR="00092288" w:rsidDel="00BE7ECF">
          <w:rPr>
            <w:rFonts w:ascii="Times New Roman" w:hAnsi="Times New Roman" w:cs="Times New Roman"/>
          </w:rPr>
          <w:delText>diverse</w:delText>
        </w:r>
        <w:r w:rsidRPr="00AF27CC" w:rsidDel="00BE7ECF">
          <w:rPr>
            <w:rFonts w:ascii="Times New Roman" w:hAnsi="Times New Roman" w:cs="Times New Roman"/>
          </w:rPr>
          <w:delText xml:space="preserve"> </w:delText>
        </w:r>
      </w:del>
      <w:r w:rsidRPr="00AF27CC">
        <w:rPr>
          <w:rFonts w:ascii="Times New Roman" w:hAnsi="Times New Roman" w:cs="Times New Roman"/>
        </w:rPr>
        <w:t xml:space="preserve">populations of </w:t>
      </w:r>
      <w:r w:rsidRPr="00092288">
        <w:rPr>
          <w:rFonts w:ascii="Times New Roman" w:hAnsi="Times New Roman" w:cs="Times New Roman"/>
          <w:i/>
          <w:iCs/>
        </w:rPr>
        <w:t>H. rosa</w:t>
      </w:r>
      <w:r w:rsidRPr="00AF27CC">
        <w:rPr>
          <w:rFonts w:ascii="Times New Roman" w:hAnsi="Times New Roman" w:cs="Times New Roman"/>
        </w:rPr>
        <w:t xml:space="preserve"> adapt rapidly to a novel temperature?</w:t>
      </w:r>
      <w:r w:rsidR="007C3739">
        <w:rPr>
          <w:rFonts w:ascii="Times New Roman" w:hAnsi="Times New Roman" w:cs="Times New Roman"/>
        </w:rPr>
        <w:t xml:space="preserve"> (2)</w:t>
      </w:r>
      <w:r w:rsidRPr="00AF27CC">
        <w:rPr>
          <w:rFonts w:ascii="Times New Roman" w:hAnsi="Times New Roman" w:cs="Times New Roman"/>
        </w:rPr>
        <w:t xml:space="preserve"> </w:t>
      </w:r>
      <w:r w:rsidR="007C3739">
        <w:rPr>
          <w:rFonts w:ascii="Times New Roman" w:hAnsi="Times New Roman" w:cs="Times New Roman"/>
        </w:rPr>
        <w:t>D</w:t>
      </w:r>
      <w:r w:rsidRPr="00AF27CC">
        <w:rPr>
          <w:rFonts w:ascii="Times New Roman" w:hAnsi="Times New Roman" w:cs="Times New Roman"/>
        </w:rPr>
        <w:t xml:space="preserve">oes </w:t>
      </w:r>
      <w:r w:rsidRPr="000174BC">
        <w:rPr>
          <w:rFonts w:ascii="Times New Roman" w:hAnsi="Times New Roman" w:cs="Times New Roman"/>
          <w:i/>
          <w:iCs/>
        </w:rPr>
        <w:t>H. rosa</w:t>
      </w:r>
      <w:r w:rsidRPr="00AF27CC">
        <w:rPr>
          <w:rFonts w:ascii="Times New Roman" w:hAnsi="Times New Roman" w:cs="Times New Roman"/>
        </w:rPr>
        <w:t xml:space="preserve"> compete </w:t>
      </w:r>
      <w:del w:id="118" w:author="terHorst, Casey P" w:date="2026-06-02T11:18:00Z">
        <w:r w:rsidRPr="00AF27CC" w:rsidDel="00BE7ECF">
          <w:rPr>
            <w:rFonts w:ascii="Times New Roman" w:hAnsi="Times New Roman" w:cs="Times New Roman"/>
          </w:rPr>
          <w:delText xml:space="preserve">measurably </w:delText>
        </w:r>
      </w:del>
      <w:r w:rsidRPr="00AF27CC">
        <w:rPr>
          <w:rFonts w:ascii="Times New Roman" w:hAnsi="Times New Roman" w:cs="Times New Roman"/>
        </w:rPr>
        <w:t xml:space="preserve">with the bacterivorous ciliate </w:t>
      </w:r>
      <w:r w:rsidRPr="000174BC">
        <w:rPr>
          <w:rFonts w:ascii="Times New Roman" w:hAnsi="Times New Roman" w:cs="Times New Roman"/>
          <w:i/>
          <w:iCs/>
        </w:rPr>
        <w:t>Tetrahymena</w:t>
      </w:r>
      <w:r w:rsidRPr="00AF27CC">
        <w:rPr>
          <w:rFonts w:ascii="Times New Roman" w:hAnsi="Times New Roman" w:cs="Times New Roman"/>
        </w:rPr>
        <w:t>?</w:t>
      </w:r>
      <w:r w:rsidR="00CA2728">
        <w:rPr>
          <w:rFonts w:ascii="Times New Roman" w:hAnsi="Times New Roman" w:cs="Times New Roman"/>
        </w:rPr>
        <w:t xml:space="preserve"> </w:t>
      </w:r>
      <w:r w:rsidR="007C3739">
        <w:rPr>
          <w:rFonts w:ascii="Times New Roman" w:hAnsi="Times New Roman" w:cs="Times New Roman"/>
        </w:rPr>
        <w:t>(3)</w:t>
      </w:r>
      <w:r w:rsidRPr="00AF27CC">
        <w:rPr>
          <w:rFonts w:ascii="Times New Roman" w:hAnsi="Times New Roman" w:cs="Times New Roman"/>
        </w:rPr>
        <w:t xml:space="preserve"> </w:t>
      </w:r>
      <w:r w:rsidR="007C3739">
        <w:rPr>
          <w:rFonts w:ascii="Times New Roman" w:hAnsi="Times New Roman" w:cs="Times New Roman"/>
        </w:rPr>
        <w:t>D</w:t>
      </w:r>
      <w:r w:rsidRPr="00AF27CC">
        <w:rPr>
          <w:rFonts w:ascii="Times New Roman" w:hAnsi="Times New Roman" w:cs="Times New Roman"/>
        </w:rPr>
        <w:t xml:space="preserve">oes the outcome of </w:t>
      </w:r>
      <w:del w:id="119" w:author="terHorst, Casey P" w:date="2026-06-02T11:18:00Z">
        <w:r w:rsidRPr="00AF27CC" w:rsidDel="00BE7ECF">
          <w:rPr>
            <w:rFonts w:ascii="Times New Roman" w:hAnsi="Times New Roman" w:cs="Times New Roman"/>
          </w:rPr>
          <w:delText xml:space="preserve">that </w:delText>
        </w:r>
      </w:del>
      <w:r w:rsidRPr="00AF27CC">
        <w:rPr>
          <w:rFonts w:ascii="Times New Roman" w:hAnsi="Times New Roman" w:cs="Times New Roman"/>
        </w:rPr>
        <w:t xml:space="preserve">competition depend on the evolutionary history of </w:t>
      </w:r>
      <w:r w:rsidRPr="000174BC">
        <w:rPr>
          <w:rFonts w:ascii="Times New Roman" w:hAnsi="Times New Roman" w:cs="Times New Roman"/>
          <w:i/>
          <w:iCs/>
        </w:rPr>
        <w:t>H. rosa</w:t>
      </w:r>
      <w:r w:rsidRPr="00AF27CC">
        <w:rPr>
          <w:rFonts w:ascii="Times New Roman" w:hAnsi="Times New Roman" w:cs="Times New Roman"/>
        </w:rPr>
        <w:t xml:space="preserve">? To address these questions, I allowed mixed-clone cultures of </w:t>
      </w:r>
      <w:r w:rsidRPr="000174BC">
        <w:rPr>
          <w:rFonts w:ascii="Times New Roman" w:hAnsi="Times New Roman" w:cs="Times New Roman"/>
          <w:i/>
          <w:iCs/>
        </w:rPr>
        <w:t>H. rosa</w:t>
      </w:r>
      <w:r w:rsidRPr="00AF27CC">
        <w:rPr>
          <w:rFonts w:ascii="Times New Roman" w:hAnsi="Times New Roman" w:cs="Times New Roman"/>
        </w:rPr>
        <w:t xml:space="preserve"> to </w:t>
      </w:r>
      <w:del w:id="120" w:author="terHorst, Casey P" w:date="2026-06-02T11:19:00Z">
        <w:r w:rsidRPr="00AF27CC" w:rsidDel="00BE7ECF">
          <w:rPr>
            <w:rFonts w:ascii="Times New Roman" w:hAnsi="Times New Roman" w:cs="Times New Roman"/>
          </w:rPr>
          <w:delText xml:space="preserve">adapt </w:delText>
        </w:r>
      </w:del>
      <w:ins w:id="121" w:author="terHorst, Casey P" w:date="2026-06-02T11:19:00Z">
        <w:r w:rsidR="00BE7ECF">
          <w:rPr>
            <w:rFonts w:ascii="Times New Roman" w:hAnsi="Times New Roman" w:cs="Times New Roman"/>
          </w:rPr>
          <w:t>evolve in response</w:t>
        </w:r>
        <w:r w:rsidR="00BE7ECF" w:rsidRPr="00AF27CC">
          <w:rPr>
            <w:rFonts w:ascii="Times New Roman" w:hAnsi="Times New Roman" w:cs="Times New Roman"/>
          </w:rPr>
          <w:t xml:space="preserve"> </w:t>
        </w:r>
      </w:ins>
      <w:r w:rsidRPr="00AF27CC">
        <w:rPr>
          <w:rFonts w:ascii="Times New Roman" w:hAnsi="Times New Roman" w:cs="Times New Roman"/>
        </w:rPr>
        <w:t xml:space="preserve">to constant temperatures of 25 °C or 30 °C for approximately 120 generations, then established competition experiments in a factorial design that crossed evolved temperature, contemporary temperature, and the presence of </w:t>
      </w:r>
      <w:r w:rsidRPr="00BE7ECF">
        <w:rPr>
          <w:rFonts w:ascii="Times New Roman" w:hAnsi="Times New Roman" w:cs="Times New Roman"/>
          <w:i/>
          <w:iCs/>
          <w:rPrChange w:id="122" w:author="terHorst, Casey P" w:date="2026-06-02T11:19:00Z">
            <w:rPr>
              <w:rFonts w:ascii="Times New Roman" w:hAnsi="Times New Roman" w:cs="Times New Roman"/>
            </w:rPr>
          </w:rPrChange>
        </w:rPr>
        <w:t>Tetrahymena</w:t>
      </w:r>
      <w:r w:rsidRPr="00AF27CC">
        <w:rPr>
          <w:rFonts w:ascii="Times New Roman" w:hAnsi="Times New Roman" w:cs="Times New Roman"/>
        </w:rPr>
        <w:t xml:space="preserve">. </w:t>
      </w:r>
      <w:r w:rsidR="00291598">
        <w:rPr>
          <w:rFonts w:ascii="Times New Roman" w:hAnsi="Times New Roman" w:cs="Times New Roman"/>
        </w:rPr>
        <w:t>To estimate the effects of these treatments on each species’ performance, I fit logistic growth models to time-series population data and extracted intrinsic growth rate (</w:t>
      </w:r>
      <w:r w:rsidR="00291598" w:rsidRPr="00291598">
        <w:rPr>
          <w:rFonts w:ascii="Times New Roman" w:hAnsi="Times New Roman" w:cs="Times New Roman"/>
          <w:i/>
          <w:iCs/>
        </w:rPr>
        <w:t>r</w:t>
      </w:r>
      <w:r w:rsidR="00291598">
        <w:rPr>
          <w:rFonts w:ascii="Times New Roman" w:hAnsi="Times New Roman" w:cs="Times New Roman"/>
        </w:rPr>
        <w:t xml:space="preserve">) and crowding coefficients (α) for both </w:t>
      </w:r>
      <w:r w:rsidR="00291598">
        <w:rPr>
          <w:rFonts w:ascii="Times New Roman" w:hAnsi="Times New Roman" w:cs="Times New Roman"/>
          <w:i/>
          <w:iCs/>
        </w:rPr>
        <w:t>H. rosa</w:t>
      </w:r>
      <w:r w:rsidR="00291598">
        <w:rPr>
          <w:rFonts w:ascii="Times New Roman" w:hAnsi="Times New Roman" w:cs="Times New Roman"/>
        </w:rPr>
        <w:t xml:space="preserve"> and </w:t>
      </w:r>
      <w:r w:rsidR="00291598">
        <w:rPr>
          <w:rFonts w:ascii="Times New Roman" w:hAnsi="Times New Roman" w:cs="Times New Roman"/>
          <w:i/>
          <w:iCs/>
        </w:rPr>
        <w:t>Tetrahymena.</w:t>
      </w:r>
      <w:r w:rsidR="00291598">
        <w:rPr>
          <w:rFonts w:ascii="Times New Roman" w:hAnsi="Times New Roman" w:cs="Times New Roman"/>
        </w:rPr>
        <w:t xml:space="preserve"> These two parameters describe distinct aspects of population growth: </w:t>
      </w:r>
      <w:r w:rsidR="00291598">
        <w:rPr>
          <w:rFonts w:ascii="Times New Roman" w:hAnsi="Times New Roman" w:cs="Times New Roman"/>
          <w:i/>
          <w:iCs/>
        </w:rPr>
        <w:t xml:space="preserve">r </w:t>
      </w:r>
      <w:r w:rsidR="00291598">
        <w:rPr>
          <w:rFonts w:ascii="Times New Roman" w:hAnsi="Times New Roman" w:cs="Times New Roman"/>
        </w:rPr>
        <w:t>reflects per-capita performance at low density, while α</w:t>
      </w:r>
      <w:r w:rsidR="00291598" w:rsidRPr="00291598">
        <w:rPr>
          <w:rFonts w:ascii="Times New Roman" w:hAnsi="Times New Roman" w:cs="Times New Roman"/>
        </w:rPr>
        <w:t xml:space="preserve"> </w:t>
      </w:r>
      <w:r w:rsidR="00291598">
        <w:rPr>
          <w:rFonts w:ascii="Times New Roman" w:hAnsi="Times New Roman" w:cs="Times New Roman"/>
        </w:rPr>
        <w:t xml:space="preserve">reflects the strength of density-dependent suppression. </w:t>
      </w:r>
      <w:r w:rsidRPr="00291598">
        <w:rPr>
          <w:rFonts w:ascii="Times New Roman" w:hAnsi="Times New Roman" w:cs="Times New Roman"/>
        </w:rPr>
        <w:t>I</w:t>
      </w:r>
      <w:r w:rsidRPr="00AF27CC">
        <w:rPr>
          <w:rFonts w:ascii="Times New Roman" w:hAnsi="Times New Roman" w:cs="Times New Roman"/>
        </w:rPr>
        <w:t xml:space="preserve"> expected that </w:t>
      </w:r>
      <w:r w:rsidR="000174BC">
        <w:rPr>
          <w:rFonts w:ascii="Times New Roman" w:hAnsi="Times New Roman" w:cs="Times New Roman"/>
        </w:rPr>
        <w:t xml:space="preserve">(1) </w:t>
      </w:r>
      <w:r w:rsidRPr="000174BC">
        <w:rPr>
          <w:rFonts w:ascii="Times New Roman" w:hAnsi="Times New Roman" w:cs="Times New Roman"/>
          <w:i/>
          <w:iCs/>
        </w:rPr>
        <w:t>H. rosa</w:t>
      </w:r>
      <w:r w:rsidRPr="00AF27CC">
        <w:rPr>
          <w:rFonts w:ascii="Times New Roman" w:hAnsi="Times New Roman" w:cs="Times New Roman"/>
        </w:rPr>
        <w:t xml:space="preserve"> would adapt to its assigned temperature within this period,</w:t>
      </w:r>
      <w:r w:rsidR="0017190C">
        <w:rPr>
          <w:rFonts w:ascii="Times New Roman" w:hAnsi="Times New Roman" w:cs="Times New Roman"/>
        </w:rPr>
        <w:t xml:space="preserve"> (2)</w:t>
      </w:r>
      <w:r w:rsidRPr="00AF27CC">
        <w:rPr>
          <w:rFonts w:ascii="Times New Roman" w:hAnsi="Times New Roman" w:cs="Times New Roman"/>
        </w:rPr>
        <w:t xml:space="preserve"> that competition with </w:t>
      </w:r>
      <w:r w:rsidRPr="00BE7ECF">
        <w:rPr>
          <w:rFonts w:ascii="Times New Roman" w:hAnsi="Times New Roman" w:cs="Times New Roman"/>
          <w:i/>
          <w:iCs/>
          <w:rPrChange w:id="123" w:author="terHorst, Casey P" w:date="2026-06-02T11:20:00Z">
            <w:rPr>
              <w:rFonts w:ascii="Times New Roman" w:hAnsi="Times New Roman" w:cs="Times New Roman"/>
            </w:rPr>
          </w:rPrChange>
        </w:rPr>
        <w:t>Tetrahymena</w:t>
      </w:r>
      <w:r w:rsidRPr="00AF27CC">
        <w:rPr>
          <w:rFonts w:ascii="Times New Roman" w:hAnsi="Times New Roman" w:cs="Times New Roman"/>
        </w:rPr>
        <w:t xml:space="preserve"> would measurably </w:t>
      </w:r>
      <w:r w:rsidR="00276710">
        <w:rPr>
          <w:rFonts w:ascii="Times New Roman" w:hAnsi="Times New Roman" w:cs="Times New Roman"/>
        </w:rPr>
        <w:t>decrease</w:t>
      </w:r>
      <w:r w:rsidRPr="00AF27CC">
        <w:rPr>
          <w:rFonts w:ascii="Times New Roman" w:hAnsi="Times New Roman" w:cs="Times New Roman"/>
        </w:rPr>
        <w:t xml:space="preserve"> rotifer performance and vice versa, and </w:t>
      </w:r>
      <w:r w:rsidR="0068010C">
        <w:rPr>
          <w:rFonts w:ascii="Times New Roman" w:hAnsi="Times New Roman" w:cs="Times New Roman"/>
        </w:rPr>
        <w:t xml:space="preserve">(3) </w:t>
      </w:r>
      <w:r w:rsidRPr="00AF27CC">
        <w:rPr>
          <w:rFonts w:ascii="Times New Roman" w:hAnsi="Times New Roman" w:cs="Times New Roman"/>
        </w:rPr>
        <w:t xml:space="preserve">that rotifers </w:t>
      </w:r>
      <w:r w:rsidR="00891BEC">
        <w:rPr>
          <w:rFonts w:ascii="Times New Roman" w:hAnsi="Times New Roman" w:cs="Times New Roman"/>
        </w:rPr>
        <w:t>measured</w:t>
      </w:r>
      <w:r w:rsidRPr="00AF27CC">
        <w:rPr>
          <w:rFonts w:ascii="Times New Roman" w:hAnsi="Times New Roman" w:cs="Times New Roman"/>
        </w:rPr>
        <w:t xml:space="preserve"> at a contemporary temperature matching their </w:t>
      </w:r>
      <w:r w:rsidRPr="00AF27CC">
        <w:rPr>
          <w:rFonts w:ascii="Times New Roman" w:hAnsi="Times New Roman" w:cs="Times New Roman"/>
        </w:rPr>
        <w:lastRenderedPageBreak/>
        <w:t>evolutionary history would exhibit higher growth rates and stronger competitive effects than rotifers from a mismatched evolutionary history.</w:t>
      </w:r>
    </w:p>
    <w:p w14:paraId="710E76DD" w14:textId="77777777" w:rsidR="007808B7" w:rsidRDefault="007808B7" w:rsidP="007B74FC">
      <w:pPr>
        <w:spacing w:after="0" w:line="480" w:lineRule="auto"/>
        <w:rPr>
          <w:rFonts w:ascii="Times New Roman" w:hAnsi="Times New Roman" w:cs="Times New Roman"/>
        </w:rPr>
      </w:pPr>
    </w:p>
    <w:p w14:paraId="27517488" w14:textId="696602DA" w:rsidR="007B74FC" w:rsidRDefault="007B74FC" w:rsidP="007B74FC">
      <w:pPr>
        <w:spacing w:after="0" w:line="480" w:lineRule="auto"/>
        <w:jc w:val="center"/>
        <w:rPr>
          <w:rFonts w:ascii="Times New Roman" w:hAnsi="Times New Roman" w:cs="Times New Roman"/>
          <w:b/>
          <w:bCs/>
        </w:rPr>
      </w:pPr>
      <w:r>
        <w:rPr>
          <w:rFonts w:ascii="Times New Roman" w:hAnsi="Times New Roman" w:cs="Times New Roman"/>
          <w:b/>
          <w:bCs/>
        </w:rPr>
        <w:t>Methods</w:t>
      </w:r>
    </w:p>
    <w:p w14:paraId="22C97C36" w14:textId="77777777" w:rsidR="00E80CD7" w:rsidRDefault="00E80CD7" w:rsidP="00E80CD7">
      <w:pPr>
        <w:spacing w:after="0" w:line="480" w:lineRule="auto"/>
        <w:rPr>
          <w:rFonts w:ascii="Times New Roman" w:hAnsi="Times New Roman" w:cs="Times New Roman"/>
        </w:rPr>
      </w:pPr>
      <w:r>
        <w:rPr>
          <w:rFonts w:ascii="Times New Roman" w:hAnsi="Times New Roman" w:cs="Times New Roman"/>
          <w:u w:val="single"/>
        </w:rPr>
        <w:t>Field Collection of Rotifers</w:t>
      </w:r>
    </w:p>
    <w:p w14:paraId="26AEFB36" w14:textId="21CE9D2E" w:rsidR="00E80CD7" w:rsidRDefault="00E80CD7" w:rsidP="00E80CD7">
      <w:pPr>
        <w:spacing w:after="0" w:line="480" w:lineRule="auto"/>
        <w:ind w:firstLine="720"/>
        <w:rPr>
          <w:rFonts w:ascii="Times New Roman" w:hAnsi="Times New Roman" w:cs="Times New Roman"/>
        </w:rPr>
      </w:pPr>
      <w:r>
        <w:rPr>
          <w:rFonts w:ascii="Times New Roman" w:hAnsi="Times New Roman" w:cs="Times New Roman"/>
        </w:rPr>
        <w:t xml:space="preserve">I collected samples of </w:t>
      </w:r>
      <w:r w:rsidRPr="00BF5962">
        <w:rPr>
          <w:rFonts w:ascii="Times New Roman" w:hAnsi="Times New Roman" w:cs="Times New Roman"/>
          <w:i/>
          <w:iCs/>
        </w:rPr>
        <w:t>Sarracenia purpurea</w:t>
      </w:r>
      <w:r>
        <w:rPr>
          <w:rFonts w:ascii="Times New Roman" w:hAnsi="Times New Roman" w:cs="Times New Roman"/>
        </w:rPr>
        <w:t xml:space="preserve"> leaf water from 97 plants from two sites in the Apalachicola National Forest in northern Florida in July of 2024</w:t>
      </w:r>
      <w:r w:rsidR="00A96341">
        <w:rPr>
          <w:rFonts w:ascii="Times New Roman" w:hAnsi="Times New Roman" w:cs="Times New Roman"/>
        </w:rPr>
        <w:t xml:space="preserve"> (</w:t>
      </w:r>
      <w:r w:rsidR="00A96341" w:rsidRPr="00774EF5">
        <w:rPr>
          <w:rFonts w:ascii="Times New Roman" w:hAnsi="Times New Roman" w:cs="Times New Roman"/>
        </w:rPr>
        <w:t>Figure</w:t>
      </w:r>
      <w:r w:rsidR="00774EF5">
        <w:rPr>
          <w:rFonts w:ascii="Times New Roman" w:hAnsi="Times New Roman" w:cs="Times New Roman"/>
        </w:rPr>
        <w:t xml:space="preserve"> 1</w:t>
      </w:r>
      <w:r w:rsidR="00A96341">
        <w:rPr>
          <w:rFonts w:ascii="Times New Roman" w:hAnsi="Times New Roman" w:cs="Times New Roman"/>
        </w:rPr>
        <w:t>)</w:t>
      </w:r>
      <w:r>
        <w:rPr>
          <w:rFonts w:ascii="Times New Roman" w:hAnsi="Times New Roman" w:cs="Times New Roman"/>
        </w:rPr>
        <w:t xml:space="preserve">. These sites were chosen for the presence of known </w:t>
      </w:r>
      <w:r>
        <w:rPr>
          <w:rFonts w:ascii="Times New Roman" w:hAnsi="Times New Roman" w:cs="Times New Roman"/>
          <w:i/>
          <w:iCs/>
        </w:rPr>
        <w:t>S. purpurea</w:t>
      </w:r>
      <w:r>
        <w:rPr>
          <w:rFonts w:ascii="Times New Roman" w:hAnsi="Times New Roman" w:cs="Times New Roman"/>
        </w:rPr>
        <w:t xml:space="preserve"> populations. I haphazardly sampled 50 plants from Site 1 (Crystal Bog), and 38 from Site 2 (</w:t>
      </w:r>
      <w:proofErr w:type="spellStart"/>
      <w:r>
        <w:rPr>
          <w:rFonts w:ascii="Times New Roman" w:hAnsi="Times New Roman" w:cs="Times New Roman"/>
        </w:rPr>
        <w:t>Pleaphase</w:t>
      </w:r>
      <w:proofErr w:type="spellEnd"/>
      <w:r>
        <w:rPr>
          <w:rFonts w:ascii="Times New Roman" w:hAnsi="Times New Roman" w:cs="Times New Roman"/>
        </w:rPr>
        <w:t xml:space="preserve"> Savanna). From each plant, a sample from one leaf was collected using a </w:t>
      </w:r>
      <w:del w:id="124" w:author="terHorst, Casey P" w:date="2026-06-02T11:20:00Z">
        <w:r w:rsidDel="00BE7ECF">
          <w:rPr>
            <w:rFonts w:ascii="Times New Roman" w:hAnsi="Times New Roman" w:cs="Times New Roman"/>
          </w:rPr>
          <w:delText xml:space="preserve">clean </w:delText>
        </w:r>
      </w:del>
      <w:ins w:id="125" w:author="terHorst, Casey P" w:date="2026-06-02T11:20:00Z">
        <w:r w:rsidR="00BE7ECF">
          <w:rPr>
            <w:rFonts w:ascii="Times New Roman" w:hAnsi="Times New Roman" w:cs="Times New Roman"/>
          </w:rPr>
          <w:t>sterile</w:t>
        </w:r>
        <w:r w:rsidR="00BE7ECF">
          <w:rPr>
            <w:rFonts w:ascii="Times New Roman" w:hAnsi="Times New Roman" w:cs="Times New Roman"/>
          </w:rPr>
          <w:t xml:space="preserve"> </w:t>
        </w:r>
      </w:ins>
      <w:r>
        <w:rPr>
          <w:rFonts w:ascii="Times New Roman" w:hAnsi="Times New Roman" w:cs="Times New Roman"/>
        </w:rPr>
        <w:t>plastic transfer pipette and stored in sterile 50 ml conical tubes. Since many endemic leaf water species are known to seek refuge in the detritus that collects at the base of each leaf, I positioned the tip of the pipette just above the bottom of each leaf to prioritize this highly inhabited leaf region. All of the water in each leaf was collected, unless the leaf water volume exceeded that of the collection tubes, in which case only ~45 ml was collected. The samples were then transported to F</w:t>
      </w:r>
      <w:ins w:id="126" w:author="terHorst, Casey P" w:date="2026-06-02T11:21:00Z">
        <w:r w:rsidR="00BE7ECF">
          <w:rPr>
            <w:rFonts w:ascii="Times New Roman" w:hAnsi="Times New Roman" w:cs="Times New Roman"/>
          </w:rPr>
          <w:t>l</w:t>
        </w:r>
      </w:ins>
      <w:r>
        <w:rPr>
          <w:rFonts w:ascii="Times New Roman" w:hAnsi="Times New Roman" w:cs="Times New Roman"/>
        </w:rPr>
        <w:t xml:space="preserve">orida State University and stored at room temperature. </w:t>
      </w:r>
    </w:p>
    <w:p w14:paraId="21E8070F" w14:textId="77777777" w:rsidR="00E80CD7" w:rsidRDefault="00E80CD7" w:rsidP="00E80CD7">
      <w:pPr>
        <w:spacing w:after="0" w:line="480" w:lineRule="auto"/>
        <w:ind w:firstLine="720"/>
        <w:rPr>
          <w:rFonts w:ascii="Times New Roman" w:hAnsi="Times New Roman" w:cs="Times New Roman"/>
        </w:rPr>
      </w:pPr>
      <w:r>
        <w:rPr>
          <w:rFonts w:ascii="Times New Roman" w:hAnsi="Times New Roman" w:cs="Times New Roman"/>
        </w:rPr>
        <w:t>W</w:t>
      </w:r>
      <w:commentRangeStart w:id="127"/>
      <w:r>
        <w:rPr>
          <w:rFonts w:ascii="Times New Roman" w:hAnsi="Times New Roman" w:cs="Times New Roman"/>
        </w:rPr>
        <w:t>it</w:t>
      </w:r>
      <w:commentRangeEnd w:id="127"/>
      <w:r w:rsidR="00BE7ECF">
        <w:rPr>
          <w:rStyle w:val="CommentReference"/>
        </w:rPr>
        <w:commentReference w:id="127"/>
      </w:r>
      <w:r>
        <w:rPr>
          <w:rFonts w:ascii="Times New Roman" w:hAnsi="Times New Roman" w:cs="Times New Roman"/>
        </w:rPr>
        <w:t>hin 24 hours of collection, the samples were visually inspected for the presence of late-instar mosquito larvae (</w:t>
      </w:r>
      <w:r w:rsidRPr="00EA263C">
        <w:rPr>
          <w:rFonts w:ascii="Times New Roman" w:hAnsi="Times New Roman" w:cs="Times New Roman"/>
          <w:i/>
          <w:iCs/>
        </w:rPr>
        <w:t>W</w:t>
      </w:r>
      <w:r>
        <w:rPr>
          <w:rFonts w:ascii="Times New Roman" w:hAnsi="Times New Roman" w:cs="Times New Roman"/>
          <w:i/>
          <w:iCs/>
        </w:rPr>
        <w:t>.</w:t>
      </w:r>
      <w:r w:rsidRPr="00EA263C">
        <w:rPr>
          <w:rFonts w:ascii="Times New Roman" w:hAnsi="Times New Roman" w:cs="Times New Roman"/>
          <w:i/>
          <w:iCs/>
        </w:rPr>
        <w:t xml:space="preserve"> </w:t>
      </w:r>
      <w:proofErr w:type="spellStart"/>
      <w:r w:rsidRPr="00EA263C">
        <w:rPr>
          <w:rFonts w:ascii="Times New Roman" w:hAnsi="Times New Roman" w:cs="Times New Roman"/>
          <w:i/>
          <w:iCs/>
        </w:rPr>
        <w:t>smithii</w:t>
      </w:r>
      <w:proofErr w:type="spellEnd"/>
      <w:r>
        <w:rPr>
          <w:rFonts w:ascii="Times New Roman" w:hAnsi="Times New Roman" w:cs="Times New Roman"/>
        </w:rPr>
        <w:t xml:space="preserve">). If present, larvae were removed using a plastic transfer pipette to prevent predation on </w:t>
      </w:r>
      <w:r>
        <w:rPr>
          <w:rFonts w:ascii="Times New Roman" w:hAnsi="Times New Roman" w:cs="Times New Roman"/>
          <w:i/>
          <w:iCs/>
        </w:rPr>
        <w:t>H. rosa</w:t>
      </w:r>
      <w:r>
        <w:rPr>
          <w:rFonts w:ascii="Times New Roman" w:hAnsi="Times New Roman" w:cs="Times New Roman"/>
        </w:rPr>
        <w:t xml:space="preserve">. All sample tubes were sealed with parafilm and transported via a commercial flight to California State University, Northridge. The samples were then stored in a growth chamber at 25°C. A 300 </w:t>
      </w:r>
      <w:r w:rsidRPr="00B222C7">
        <w:rPr>
          <w:rFonts w:ascii="Times New Roman" w:hAnsi="Times New Roman" w:cs="Times New Roman"/>
        </w:rPr>
        <w:t>µ</w:t>
      </w:r>
      <w:r>
        <w:rPr>
          <w:rFonts w:ascii="Times New Roman" w:hAnsi="Times New Roman" w:cs="Times New Roman"/>
        </w:rPr>
        <w:t xml:space="preserve">l sample from each tube was scored for the presence of </w:t>
      </w:r>
      <w:r>
        <w:rPr>
          <w:rFonts w:ascii="Times New Roman" w:hAnsi="Times New Roman" w:cs="Times New Roman"/>
          <w:i/>
          <w:iCs/>
        </w:rPr>
        <w:t>H. rosa</w:t>
      </w:r>
      <w:r>
        <w:rPr>
          <w:rFonts w:ascii="Times New Roman" w:hAnsi="Times New Roman" w:cs="Times New Roman"/>
        </w:rPr>
        <w:t xml:space="preserve">, other species of rotifers, and ciliates using 24-well tissue culture plates and a </w:t>
      </w:r>
      <w:r>
        <w:rPr>
          <w:rFonts w:ascii="Times New Roman" w:hAnsi="Times New Roman" w:cs="Times New Roman"/>
        </w:rPr>
        <w:lastRenderedPageBreak/>
        <w:t>stereomicroscope. Samples were inspected for the presence of developing mosquito larvae for two additional weeks, which were removed upon detection.</w:t>
      </w:r>
    </w:p>
    <w:p w14:paraId="5D638604" w14:textId="77777777" w:rsidR="00E80CD7" w:rsidRPr="00F341BE" w:rsidRDefault="00E80CD7" w:rsidP="00E80CD7">
      <w:pPr>
        <w:spacing w:after="0" w:line="480" w:lineRule="auto"/>
        <w:rPr>
          <w:rFonts w:ascii="Times New Roman" w:hAnsi="Times New Roman" w:cs="Times New Roman"/>
        </w:rPr>
      </w:pPr>
    </w:p>
    <w:p w14:paraId="4E1930CD" w14:textId="77777777" w:rsidR="00E80CD7" w:rsidRDefault="00E80CD7" w:rsidP="00E80CD7">
      <w:pPr>
        <w:spacing w:after="0" w:line="480" w:lineRule="auto"/>
        <w:rPr>
          <w:rFonts w:ascii="Times New Roman" w:hAnsi="Times New Roman" w:cs="Times New Roman"/>
        </w:rPr>
      </w:pPr>
      <w:r>
        <w:rPr>
          <w:rFonts w:ascii="Times New Roman" w:hAnsi="Times New Roman" w:cs="Times New Roman"/>
          <w:u w:val="single"/>
        </w:rPr>
        <w:t>Rotifer Isolation and Rearing</w:t>
      </w:r>
    </w:p>
    <w:p w14:paraId="37721126" w14:textId="3B2648E9" w:rsidR="00E80CD7" w:rsidRDefault="00E80CD7" w:rsidP="00E80CD7">
      <w:pPr>
        <w:spacing w:after="0" w:line="480" w:lineRule="auto"/>
        <w:ind w:firstLine="720"/>
        <w:rPr>
          <w:rFonts w:ascii="Times New Roman" w:hAnsi="Times New Roman" w:cs="Times New Roman"/>
        </w:rPr>
      </w:pPr>
      <w:r>
        <w:rPr>
          <w:rFonts w:ascii="Times New Roman" w:hAnsi="Times New Roman" w:cs="Times New Roman"/>
        </w:rPr>
        <w:t xml:space="preserve">To establish clonal lines of the obligate parthenogenic </w:t>
      </w:r>
      <w:r>
        <w:rPr>
          <w:rFonts w:ascii="Times New Roman" w:hAnsi="Times New Roman" w:cs="Times New Roman"/>
          <w:i/>
          <w:iCs/>
        </w:rPr>
        <w:t>H. rosa,</w:t>
      </w:r>
      <w:r>
        <w:rPr>
          <w:rFonts w:ascii="Times New Roman" w:hAnsi="Times New Roman" w:cs="Times New Roman"/>
        </w:rPr>
        <w:t xml:space="preserve"> I isolated individual rotifers from leaf water samples. Of the 97 leaf water samples collected, only </w:t>
      </w:r>
      <w:ins w:id="128" w:author="terHorst, Casey P" w:date="2026-06-02T11:22:00Z">
        <w:r w:rsidR="00BE7ECF">
          <w:rPr>
            <w:rFonts w:ascii="Times New Roman" w:hAnsi="Times New Roman" w:cs="Times New Roman"/>
          </w:rPr>
          <w:t>seven</w:t>
        </w:r>
      </w:ins>
      <w:del w:id="129" w:author="terHorst, Casey P" w:date="2026-06-02T11:22:00Z">
        <w:r w:rsidDel="00BE7ECF">
          <w:rPr>
            <w:rFonts w:ascii="Times New Roman" w:hAnsi="Times New Roman" w:cs="Times New Roman"/>
          </w:rPr>
          <w:delText>7</w:delText>
        </w:r>
      </w:del>
      <w:r>
        <w:rPr>
          <w:rFonts w:ascii="Times New Roman" w:hAnsi="Times New Roman" w:cs="Times New Roman"/>
        </w:rPr>
        <w:t xml:space="preserve"> from Site 1 and </w:t>
      </w:r>
      <w:ins w:id="130" w:author="terHorst, Casey P" w:date="2026-06-02T11:22:00Z">
        <w:r w:rsidR="00BE7ECF">
          <w:rPr>
            <w:rFonts w:ascii="Times New Roman" w:hAnsi="Times New Roman" w:cs="Times New Roman"/>
          </w:rPr>
          <w:t>six</w:t>
        </w:r>
      </w:ins>
      <w:del w:id="131" w:author="terHorst, Casey P" w:date="2026-06-02T11:22:00Z">
        <w:r w:rsidDel="00BE7ECF">
          <w:rPr>
            <w:rFonts w:ascii="Times New Roman" w:hAnsi="Times New Roman" w:cs="Times New Roman"/>
          </w:rPr>
          <w:delText>6</w:delText>
        </w:r>
      </w:del>
      <w:r>
        <w:rPr>
          <w:rFonts w:ascii="Times New Roman" w:hAnsi="Times New Roman" w:cs="Times New Roman"/>
        </w:rPr>
        <w:t xml:space="preserve"> from Site 2 were likely candidates for isolation. The remaining samples either had no rotifers or were so densely populated by small ciliates that isolating rotifers without contamination was impractical. From each leaf water sample, I isolated between 20 and 50 individuals.</w:t>
      </w:r>
    </w:p>
    <w:p w14:paraId="2E08AF21" w14:textId="77777777" w:rsidR="00E80CD7" w:rsidRDefault="00E80CD7" w:rsidP="00E80CD7">
      <w:pPr>
        <w:spacing w:after="0" w:line="480" w:lineRule="auto"/>
        <w:ind w:firstLine="720"/>
        <w:rPr>
          <w:rFonts w:ascii="Times New Roman" w:hAnsi="Times New Roman" w:cs="Times New Roman"/>
        </w:rPr>
      </w:pPr>
      <w:r>
        <w:rPr>
          <w:rFonts w:ascii="Times New Roman" w:hAnsi="Times New Roman" w:cs="Times New Roman"/>
        </w:rPr>
        <w:t xml:space="preserve">I performed the isolations in six-well culture plates by capturing rotifers with pulled glass Pasteur pipettes, which provide an extremely small aperture well-suited for moving individual rotifers. Captured rotifers were washed three or more times in an excess of sterile deionized water in 12-well tissue culture plates before being left alone for two weeks in the isolated wells of 24-well tissue culture plates. I carried out 32 isolations per leaf water sample, for a total of 448 isolated rotifers across twenty 24-well tissue culture plates. Since the isolation process is intended to exclude other protists and not to produce a fully axenic culture, bacteria from the original sample were carried over along with each individual rotifer. The addition of fish food flakes acted as the basal resource for these bacteria, that in turn provided a food source for the rotifer. </w:t>
      </w:r>
    </w:p>
    <w:p w14:paraId="1E33540A" w14:textId="77777777" w:rsidR="00E80CD7" w:rsidRPr="00545A04" w:rsidRDefault="00E80CD7" w:rsidP="00E80CD7">
      <w:pPr>
        <w:spacing w:after="0" w:line="480" w:lineRule="auto"/>
        <w:ind w:firstLine="720"/>
        <w:rPr>
          <w:rFonts w:ascii="Times New Roman" w:hAnsi="Times New Roman" w:cs="Times New Roman"/>
        </w:rPr>
      </w:pPr>
      <w:r>
        <w:rPr>
          <w:rFonts w:ascii="Times New Roman" w:hAnsi="Times New Roman" w:cs="Times New Roman"/>
        </w:rPr>
        <w:t>After two weeks, each well was observed for isolates that successfully founded clonal lines. Those that succeeded were transferred to 125 ml sterile flasks with 100 ml of artificial freshwater medium, AFW (0.0096% sodium bicarbonate (NaHCO</w:t>
      </w:r>
      <w:r w:rsidRPr="0049568C">
        <w:rPr>
          <w:rFonts w:ascii="Times New Roman" w:hAnsi="Times New Roman" w:cs="Times New Roman"/>
          <w:vertAlign w:val="subscript"/>
        </w:rPr>
        <w:t>3</w:t>
      </w:r>
      <w:r w:rsidRPr="0049568C">
        <w:rPr>
          <w:rFonts w:ascii="Times New Roman" w:hAnsi="Times New Roman" w:cs="Times New Roman"/>
        </w:rPr>
        <w:t>)</w:t>
      </w:r>
      <w:r>
        <w:rPr>
          <w:rFonts w:ascii="Times New Roman" w:hAnsi="Times New Roman" w:cs="Times New Roman"/>
        </w:rPr>
        <w:t xml:space="preserve">, 0.0060% calcium sulfate </w:t>
      </w:r>
      <w:r>
        <w:rPr>
          <w:rFonts w:ascii="Times New Roman" w:hAnsi="Times New Roman" w:cs="Times New Roman"/>
        </w:rPr>
        <w:lastRenderedPageBreak/>
        <w:t>dihydrate (CaSO</w:t>
      </w:r>
      <w:r w:rsidRPr="0049568C">
        <w:rPr>
          <w:rFonts w:ascii="Times New Roman" w:hAnsi="Times New Roman" w:cs="Times New Roman"/>
          <w:vertAlign w:val="subscript"/>
        </w:rPr>
        <w:t>4</w:t>
      </w:r>
      <w:r>
        <w:rPr>
          <w:rFonts w:ascii="Times New Roman" w:hAnsi="Times New Roman" w:cs="Times New Roman"/>
        </w:rPr>
        <w:t>•2H</w:t>
      </w:r>
      <w:r w:rsidRPr="0049568C">
        <w:rPr>
          <w:rFonts w:ascii="Times New Roman" w:hAnsi="Times New Roman" w:cs="Times New Roman"/>
          <w:vertAlign w:val="subscript"/>
        </w:rPr>
        <w:t>2</w:t>
      </w:r>
      <w:r>
        <w:rPr>
          <w:rFonts w:ascii="Times New Roman" w:hAnsi="Times New Roman" w:cs="Times New Roman"/>
        </w:rPr>
        <w:t>O), 0.0060% magnesium sulfate (MgSO</w:t>
      </w:r>
      <w:r w:rsidRPr="0049568C">
        <w:rPr>
          <w:rFonts w:ascii="Times New Roman" w:hAnsi="Times New Roman" w:cs="Times New Roman"/>
          <w:vertAlign w:val="subscript"/>
        </w:rPr>
        <w:t>4</w:t>
      </w:r>
      <w:r w:rsidRPr="0049568C">
        <w:rPr>
          <w:rFonts w:ascii="Times New Roman" w:hAnsi="Times New Roman" w:cs="Times New Roman"/>
        </w:rPr>
        <w:t>)</w:t>
      </w:r>
      <w:r>
        <w:rPr>
          <w:rFonts w:ascii="Times New Roman" w:hAnsi="Times New Roman" w:cs="Times New Roman"/>
        </w:rPr>
        <w:t>, 0.0004% potassium chloride (</w:t>
      </w:r>
      <w:proofErr w:type="spellStart"/>
      <w:r>
        <w:rPr>
          <w:rFonts w:ascii="Times New Roman" w:hAnsi="Times New Roman" w:cs="Times New Roman"/>
        </w:rPr>
        <w:t>KCl</w:t>
      </w:r>
      <w:proofErr w:type="spellEnd"/>
      <w:r>
        <w:rPr>
          <w:rFonts w:ascii="Times New Roman" w:hAnsi="Times New Roman" w:cs="Times New Roman"/>
        </w:rPr>
        <w:t xml:space="preserve">)). I designed this medium to approximate the low-mineral conditions of </w:t>
      </w:r>
      <w:r>
        <w:rPr>
          <w:rFonts w:ascii="Times New Roman" w:hAnsi="Times New Roman" w:cs="Times New Roman"/>
          <w:i/>
          <w:iCs/>
        </w:rPr>
        <w:t>S. purpurea</w:t>
      </w:r>
      <w:r>
        <w:rPr>
          <w:rFonts w:ascii="Times New Roman" w:hAnsi="Times New Roman" w:cs="Times New Roman"/>
        </w:rPr>
        <w:t xml:space="preserve"> leaf water. The inclusion of carbonate for buffering improved culture stability during experiments and replicability of conditions among experiments. The flasks (hereafter, clonal stock cultures) were also provided with two sterile wheat seeds as a slow-release carbon source for bacteria. The isolation process led to the successful founding of 85 clonal stock cultures spanning at least three leaves for each of two sites (Site 1 and Site 2). </w:t>
      </w:r>
    </w:p>
    <w:p w14:paraId="322BCF50" w14:textId="77777777" w:rsidR="00E80CD7" w:rsidRDefault="00E80CD7" w:rsidP="00E80CD7">
      <w:pPr>
        <w:spacing w:after="0" w:line="480" w:lineRule="auto"/>
        <w:rPr>
          <w:rFonts w:ascii="Times New Roman" w:hAnsi="Times New Roman" w:cs="Times New Roman"/>
        </w:rPr>
      </w:pPr>
      <w:r>
        <w:rPr>
          <w:rFonts w:ascii="Times New Roman" w:hAnsi="Times New Roman" w:cs="Times New Roman"/>
          <w:u w:val="single"/>
        </w:rPr>
        <w:t>Culturing bacteria</w:t>
      </w:r>
    </w:p>
    <w:p w14:paraId="1C23C1AB" w14:textId="1585AC75" w:rsidR="00E80CD7" w:rsidRPr="00E80CD7" w:rsidRDefault="00E80CD7" w:rsidP="00223363">
      <w:pPr>
        <w:spacing w:after="0" w:line="480" w:lineRule="auto"/>
        <w:rPr>
          <w:rFonts w:ascii="Times New Roman" w:hAnsi="Times New Roman" w:cs="Times New Roman"/>
        </w:rPr>
      </w:pPr>
      <w:r>
        <w:rPr>
          <w:rFonts w:ascii="Times New Roman" w:hAnsi="Times New Roman" w:cs="Times New Roman"/>
        </w:rPr>
        <w:tab/>
        <w:t xml:space="preserve">Immediately after field collections, the excess water from the removal of mosquito larvae was filtered using a 20 </w:t>
      </w:r>
      <w:r w:rsidRPr="00B222C7">
        <w:rPr>
          <w:rFonts w:ascii="Times New Roman" w:hAnsi="Times New Roman" w:cs="Times New Roman"/>
        </w:rPr>
        <w:t>µ</w:t>
      </w:r>
      <w:r>
        <w:rPr>
          <w:rFonts w:ascii="Times New Roman" w:hAnsi="Times New Roman" w:cs="Times New Roman"/>
        </w:rPr>
        <w:t>m mesh strainer. The filtered leaf water was transferred into 1.5 ml plastic tubes and stored in a freezer. Before the start of the experiment, one 1.5 ml tube of leaf water was thawed and added to 200 ml of AFW medium along with 0.1 g of autoclaved fish food flakes. The culture was allowed to grow at 30 °C with constant stirring for 2 days.</w:t>
      </w:r>
    </w:p>
    <w:p w14:paraId="756BE91F" w14:textId="3DC07A61" w:rsidR="00223363" w:rsidRPr="00084128" w:rsidRDefault="00223363" w:rsidP="00223363">
      <w:pPr>
        <w:spacing w:after="0" w:line="480" w:lineRule="auto"/>
        <w:rPr>
          <w:rFonts w:ascii="Times New Roman" w:hAnsi="Times New Roman" w:cs="Times New Roman"/>
        </w:rPr>
      </w:pPr>
      <w:r>
        <w:rPr>
          <w:rFonts w:ascii="Times New Roman" w:hAnsi="Times New Roman" w:cs="Times New Roman"/>
          <w:u w:val="single"/>
        </w:rPr>
        <w:t xml:space="preserve">Competition </w:t>
      </w:r>
      <w:r w:rsidR="00BA020D">
        <w:rPr>
          <w:rFonts w:ascii="Times New Roman" w:hAnsi="Times New Roman" w:cs="Times New Roman"/>
          <w:u w:val="single"/>
        </w:rPr>
        <w:t>e</w:t>
      </w:r>
      <w:r>
        <w:rPr>
          <w:rFonts w:ascii="Times New Roman" w:hAnsi="Times New Roman" w:cs="Times New Roman"/>
          <w:u w:val="single"/>
        </w:rPr>
        <w:t>xperiment</w:t>
      </w:r>
    </w:p>
    <w:p w14:paraId="022F5C7E" w14:textId="77777777" w:rsidR="000639DC" w:rsidRDefault="00223363" w:rsidP="00223363">
      <w:pPr>
        <w:spacing w:after="0" w:line="480" w:lineRule="auto"/>
        <w:rPr>
          <w:ins w:id="132" w:author="terHorst, Casey P" w:date="2026-06-02T11:50:00Z"/>
          <w:rFonts w:ascii="Times New Roman" w:hAnsi="Times New Roman" w:cs="Times New Roman"/>
        </w:rPr>
      </w:pPr>
      <w:r>
        <w:rPr>
          <w:rFonts w:ascii="Times New Roman" w:hAnsi="Times New Roman" w:cs="Times New Roman"/>
        </w:rPr>
        <w:tab/>
        <w:t xml:space="preserve"> Rotifers from 17 different clonal lines were used in equal density to establish </w:t>
      </w:r>
      <w:commentRangeStart w:id="133"/>
      <w:r>
        <w:rPr>
          <w:rFonts w:ascii="Times New Roman" w:hAnsi="Times New Roman" w:cs="Times New Roman"/>
        </w:rPr>
        <w:t xml:space="preserve">ten pairs </w:t>
      </w:r>
      <w:commentRangeEnd w:id="133"/>
      <w:r w:rsidR="000639DC">
        <w:rPr>
          <w:rStyle w:val="CommentReference"/>
        </w:rPr>
        <w:commentReference w:id="133"/>
      </w:r>
      <w:r>
        <w:rPr>
          <w:rFonts w:ascii="Times New Roman" w:hAnsi="Times New Roman" w:cs="Times New Roman"/>
        </w:rPr>
        <w:t>of mixed-clone cultures</w:t>
      </w:r>
      <w:r w:rsidR="00B46C2F">
        <w:rPr>
          <w:rFonts w:ascii="Times New Roman" w:hAnsi="Times New Roman" w:cs="Times New Roman"/>
        </w:rPr>
        <w:t xml:space="preserve"> in 50 ml conical tubes</w:t>
      </w:r>
      <w:r w:rsidR="008D6E23">
        <w:rPr>
          <w:rFonts w:ascii="Times New Roman" w:hAnsi="Times New Roman" w:cs="Times New Roman"/>
        </w:rPr>
        <w:t xml:space="preserve"> filled with 20 ml of AFW medium</w:t>
      </w:r>
      <w:r>
        <w:rPr>
          <w:rFonts w:ascii="Times New Roman" w:hAnsi="Times New Roman" w:cs="Times New Roman"/>
        </w:rPr>
        <w:t>. Each pair was separated and stored in 25</w:t>
      </w:r>
      <w:r w:rsidR="00D133EA">
        <w:rPr>
          <w:rFonts w:ascii="Times New Roman" w:hAnsi="Times New Roman" w:cs="Times New Roman"/>
        </w:rPr>
        <w:t xml:space="preserve"> </w:t>
      </w:r>
      <w:r>
        <w:rPr>
          <w:rFonts w:ascii="Times New Roman" w:hAnsi="Times New Roman" w:cs="Times New Roman"/>
        </w:rPr>
        <w:t>°C or 30</w:t>
      </w:r>
      <w:r w:rsidR="00D133EA">
        <w:rPr>
          <w:rFonts w:ascii="Times New Roman" w:hAnsi="Times New Roman" w:cs="Times New Roman"/>
        </w:rPr>
        <w:t xml:space="preserve"> </w:t>
      </w:r>
      <w:r>
        <w:rPr>
          <w:rFonts w:ascii="Times New Roman" w:hAnsi="Times New Roman" w:cs="Times New Roman"/>
        </w:rPr>
        <w:t xml:space="preserve">°C growth chambers at a constant temperature for </w:t>
      </w:r>
      <w:r w:rsidR="00DE7E8C">
        <w:rPr>
          <w:rFonts w:ascii="Times New Roman" w:hAnsi="Times New Roman" w:cs="Times New Roman"/>
        </w:rPr>
        <w:t>135</w:t>
      </w:r>
      <w:r>
        <w:rPr>
          <w:rFonts w:ascii="Times New Roman" w:hAnsi="Times New Roman" w:cs="Times New Roman"/>
        </w:rPr>
        <w:t xml:space="preserve"> days, </w:t>
      </w:r>
      <w:r w:rsidR="00797ECD">
        <w:rPr>
          <w:rFonts w:ascii="Times New Roman" w:hAnsi="Times New Roman" w:cs="Times New Roman"/>
        </w:rPr>
        <w:t xml:space="preserve">or </w:t>
      </w:r>
      <w:r w:rsidR="00A3200A">
        <w:rPr>
          <w:rFonts w:ascii="Times New Roman" w:hAnsi="Times New Roman" w:cs="Times New Roman"/>
        </w:rPr>
        <w:t>around 120 generations</w:t>
      </w:r>
      <w:r>
        <w:rPr>
          <w:rFonts w:ascii="Times New Roman" w:hAnsi="Times New Roman" w:cs="Times New Roman"/>
        </w:rPr>
        <w:t xml:space="preserve">. </w:t>
      </w:r>
      <w:r w:rsidR="00C05D69">
        <w:rPr>
          <w:rFonts w:ascii="Times New Roman" w:hAnsi="Times New Roman" w:cs="Times New Roman"/>
        </w:rPr>
        <w:t xml:space="preserve">These cultures were fed sterile fish food flakes weekly as a basal resource for bacteria, and 50% water changes were performed every 30 days for the duration of the experiment. </w:t>
      </w:r>
      <w:r>
        <w:rPr>
          <w:rFonts w:ascii="Times New Roman" w:hAnsi="Times New Roman" w:cs="Times New Roman"/>
        </w:rPr>
        <w:t xml:space="preserve">After </w:t>
      </w:r>
      <w:r w:rsidR="00BB6C0E">
        <w:rPr>
          <w:rFonts w:ascii="Times New Roman" w:hAnsi="Times New Roman" w:cs="Times New Roman"/>
        </w:rPr>
        <w:t xml:space="preserve">the </w:t>
      </w:r>
      <w:r w:rsidR="000D2115">
        <w:rPr>
          <w:rFonts w:ascii="Times New Roman" w:hAnsi="Times New Roman" w:cs="Times New Roman"/>
        </w:rPr>
        <w:t>135-day</w:t>
      </w:r>
      <w:r w:rsidR="00BB6C0E">
        <w:rPr>
          <w:rFonts w:ascii="Times New Roman" w:hAnsi="Times New Roman" w:cs="Times New Roman"/>
        </w:rPr>
        <w:t xml:space="preserve"> adaptive</w:t>
      </w:r>
      <w:r>
        <w:rPr>
          <w:rFonts w:ascii="Times New Roman" w:hAnsi="Times New Roman" w:cs="Times New Roman"/>
        </w:rPr>
        <w:t xml:space="preserve"> period, </w:t>
      </w:r>
      <w:r w:rsidR="00974C7E">
        <w:rPr>
          <w:rFonts w:ascii="Times New Roman" w:hAnsi="Times New Roman" w:cs="Times New Roman"/>
        </w:rPr>
        <w:t>all 20 cultures were stored in a 25 °C growth chamber for 3 days, or ~2-3 generations</w:t>
      </w:r>
      <w:r w:rsidR="00043F5D">
        <w:rPr>
          <w:rFonts w:ascii="Times New Roman" w:hAnsi="Times New Roman" w:cs="Times New Roman"/>
        </w:rPr>
        <w:t>, to establish a common garden setting</w:t>
      </w:r>
      <w:r w:rsidR="00FF719A">
        <w:rPr>
          <w:rFonts w:ascii="Times New Roman" w:hAnsi="Times New Roman" w:cs="Times New Roman"/>
        </w:rPr>
        <w:t xml:space="preserve"> </w:t>
      </w:r>
      <w:ins w:id="134" w:author="terHorst, Casey P" w:date="2026-06-02T11:49:00Z">
        <w:r w:rsidR="000639DC">
          <w:rPr>
            <w:rFonts w:ascii="Times New Roman" w:hAnsi="Times New Roman" w:cs="Times New Roman"/>
          </w:rPr>
          <w:t xml:space="preserve">in order to minimize any maternal </w:t>
        </w:r>
      </w:ins>
      <w:del w:id="135" w:author="terHorst, Casey P" w:date="2026-06-02T11:49:00Z">
        <w:r w:rsidR="00FF719A" w:rsidDel="000639DC">
          <w:rPr>
            <w:rFonts w:ascii="Times New Roman" w:hAnsi="Times New Roman" w:cs="Times New Roman"/>
          </w:rPr>
          <w:delText xml:space="preserve">by diluting the </w:delText>
        </w:r>
      </w:del>
      <w:r w:rsidR="00FF719A">
        <w:rPr>
          <w:rFonts w:ascii="Times New Roman" w:hAnsi="Times New Roman" w:cs="Times New Roman"/>
        </w:rPr>
        <w:t>effects o</w:t>
      </w:r>
      <w:ins w:id="136" w:author="terHorst, Casey P" w:date="2026-06-02T11:49:00Z">
        <w:r w:rsidR="000639DC">
          <w:rPr>
            <w:rFonts w:ascii="Times New Roman" w:hAnsi="Times New Roman" w:cs="Times New Roman"/>
          </w:rPr>
          <w:t xml:space="preserve">r </w:t>
        </w:r>
      </w:ins>
      <w:ins w:id="137" w:author="terHorst, Casey P" w:date="2026-06-02T11:50:00Z">
        <w:r w:rsidR="000639DC">
          <w:rPr>
            <w:rFonts w:ascii="Times New Roman" w:hAnsi="Times New Roman" w:cs="Times New Roman"/>
          </w:rPr>
          <w:t>transgenerational</w:t>
        </w:r>
      </w:ins>
      <w:del w:id="138" w:author="terHorst, Casey P" w:date="2026-06-02T11:49:00Z">
        <w:r w:rsidR="00FF719A" w:rsidDel="000639DC">
          <w:rPr>
            <w:rFonts w:ascii="Times New Roman" w:hAnsi="Times New Roman" w:cs="Times New Roman"/>
          </w:rPr>
          <w:delText>f</w:delText>
        </w:r>
      </w:del>
      <w:r w:rsidR="00FF719A">
        <w:rPr>
          <w:rFonts w:ascii="Times New Roman" w:hAnsi="Times New Roman" w:cs="Times New Roman"/>
        </w:rPr>
        <w:t xml:space="preserve"> plasticity</w:t>
      </w:r>
      <w:r w:rsidR="00974C7E">
        <w:rPr>
          <w:rFonts w:ascii="Times New Roman" w:hAnsi="Times New Roman" w:cs="Times New Roman"/>
        </w:rPr>
        <w:t>.</w:t>
      </w:r>
      <w:r w:rsidR="00FF719A">
        <w:rPr>
          <w:rFonts w:ascii="Times New Roman" w:hAnsi="Times New Roman" w:cs="Times New Roman"/>
        </w:rPr>
        <w:t xml:space="preserve"> After this 25 °C acclimation period,</w:t>
      </w:r>
      <w:r w:rsidR="00974C7E">
        <w:rPr>
          <w:rFonts w:ascii="Times New Roman" w:hAnsi="Times New Roman" w:cs="Times New Roman"/>
        </w:rPr>
        <w:t xml:space="preserve"> </w:t>
      </w:r>
      <w:r>
        <w:rPr>
          <w:rFonts w:ascii="Times New Roman" w:hAnsi="Times New Roman" w:cs="Times New Roman"/>
        </w:rPr>
        <w:lastRenderedPageBreak/>
        <w:t>samples from each culture were im</w:t>
      </w:r>
      <w:commentRangeStart w:id="139"/>
      <w:r>
        <w:rPr>
          <w:rFonts w:ascii="Times New Roman" w:hAnsi="Times New Roman" w:cs="Times New Roman"/>
        </w:rPr>
        <w:t>ag</w:t>
      </w:r>
      <w:commentRangeEnd w:id="139"/>
      <w:r w:rsidR="00D83249">
        <w:rPr>
          <w:rStyle w:val="CommentReference"/>
        </w:rPr>
        <w:commentReference w:id="139"/>
      </w:r>
      <w:r>
        <w:rPr>
          <w:rFonts w:ascii="Times New Roman" w:hAnsi="Times New Roman" w:cs="Times New Roman"/>
        </w:rPr>
        <w:t>ed for size measurement</w:t>
      </w:r>
      <w:r w:rsidR="00745D8D">
        <w:rPr>
          <w:rFonts w:ascii="Times New Roman" w:hAnsi="Times New Roman" w:cs="Times New Roman"/>
        </w:rPr>
        <w:t xml:space="preserve"> as described below</w:t>
      </w:r>
      <w:r>
        <w:rPr>
          <w:rFonts w:ascii="Times New Roman" w:hAnsi="Times New Roman" w:cs="Times New Roman"/>
        </w:rPr>
        <w:t>, then used to establish new cultures for the competition experiment</w:t>
      </w:r>
      <w:ins w:id="140" w:author="terHorst, Casey P" w:date="2026-06-02T11:50:00Z">
        <w:r w:rsidR="000639DC">
          <w:rPr>
            <w:rFonts w:ascii="Times New Roman" w:hAnsi="Times New Roman" w:cs="Times New Roman"/>
          </w:rPr>
          <w:t>.</w:t>
        </w:r>
      </w:ins>
    </w:p>
    <w:p w14:paraId="47DB4ECF" w14:textId="616993CC" w:rsidR="00223363" w:rsidDel="000639DC" w:rsidRDefault="00223363" w:rsidP="000639DC">
      <w:pPr>
        <w:spacing w:after="0" w:line="480" w:lineRule="auto"/>
        <w:ind w:firstLine="720"/>
        <w:rPr>
          <w:del w:id="141" w:author="terHorst, Casey P" w:date="2026-06-02T11:52:00Z"/>
          <w:rFonts w:ascii="Times New Roman" w:hAnsi="Times New Roman" w:cs="Times New Roman"/>
        </w:rPr>
        <w:pPrChange w:id="142" w:author="terHorst, Casey P" w:date="2026-06-02T11:50:00Z">
          <w:pPr>
            <w:spacing w:after="0" w:line="480" w:lineRule="auto"/>
          </w:pPr>
        </w:pPrChange>
      </w:pPr>
      <w:r>
        <w:rPr>
          <w:rFonts w:ascii="Times New Roman" w:hAnsi="Times New Roman" w:cs="Times New Roman"/>
        </w:rPr>
        <w:t xml:space="preserve"> </w:t>
      </w:r>
      <w:commentRangeStart w:id="143"/>
      <w:r>
        <w:rPr>
          <w:rFonts w:ascii="Times New Roman" w:hAnsi="Times New Roman" w:cs="Times New Roman"/>
        </w:rPr>
        <w:t xml:space="preserve">at a density of </w:t>
      </w:r>
      <w:r w:rsidR="001B6372">
        <w:rPr>
          <w:rFonts w:ascii="Times New Roman" w:hAnsi="Times New Roman" w:cs="Times New Roman"/>
        </w:rPr>
        <w:t>4</w:t>
      </w:r>
      <w:r w:rsidRPr="00470F66">
        <w:rPr>
          <w:rFonts w:ascii="Times New Roman" w:hAnsi="Times New Roman" w:cs="Times New Roman"/>
        </w:rPr>
        <w:t>0 rotifers</w:t>
      </w:r>
      <w:r>
        <w:rPr>
          <w:rFonts w:ascii="Times New Roman" w:hAnsi="Times New Roman" w:cs="Times New Roman"/>
        </w:rPr>
        <w:t xml:space="preserve"> per ml</w:t>
      </w:r>
      <w:commentRangeEnd w:id="143"/>
      <w:r w:rsidR="000639DC">
        <w:rPr>
          <w:rStyle w:val="CommentReference"/>
        </w:rPr>
        <w:commentReference w:id="143"/>
      </w:r>
      <w:r>
        <w:rPr>
          <w:rFonts w:ascii="Times New Roman" w:hAnsi="Times New Roman" w:cs="Times New Roman"/>
        </w:rPr>
        <w:t xml:space="preserve">. </w:t>
      </w:r>
      <w:ins w:id="144" w:author="terHorst, Casey P" w:date="2026-06-02T11:51:00Z">
        <w:r w:rsidR="000639DC">
          <w:rPr>
            <w:rFonts w:ascii="Times New Roman" w:hAnsi="Times New Roman" w:cs="Times New Roman"/>
          </w:rPr>
          <w:t xml:space="preserve">Cultures for </w:t>
        </w:r>
      </w:ins>
      <w:del w:id="145" w:author="terHorst, Casey P" w:date="2026-06-02T11:51:00Z">
        <w:r w:rsidDel="000639DC">
          <w:rPr>
            <w:rFonts w:ascii="Times New Roman" w:hAnsi="Times New Roman" w:cs="Times New Roman"/>
          </w:rPr>
          <w:delText>T</w:delText>
        </w:r>
      </w:del>
      <w:ins w:id="146" w:author="terHorst, Casey P" w:date="2026-06-02T11:51:00Z">
        <w:r w:rsidR="000639DC">
          <w:rPr>
            <w:rFonts w:ascii="Times New Roman" w:hAnsi="Times New Roman" w:cs="Times New Roman"/>
          </w:rPr>
          <w:t>t</w:t>
        </w:r>
      </w:ins>
      <w:r>
        <w:rPr>
          <w:rFonts w:ascii="Times New Roman" w:hAnsi="Times New Roman" w:cs="Times New Roman"/>
        </w:rPr>
        <w:t>he</w:t>
      </w:r>
      <w:ins w:id="147" w:author="terHorst, Casey P" w:date="2026-06-02T11:51:00Z">
        <w:r w:rsidR="000639DC">
          <w:rPr>
            <w:rFonts w:ascii="Times New Roman" w:hAnsi="Times New Roman" w:cs="Times New Roman"/>
          </w:rPr>
          <w:t xml:space="preserve"> competition experiment </w:t>
        </w:r>
      </w:ins>
      <w:del w:id="148" w:author="terHorst, Casey P" w:date="2026-06-02T11:51:00Z">
        <w:r w:rsidDel="000639DC">
          <w:rPr>
            <w:rFonts w:ascii="Times New Roman" w:hAnsi="Times New Roman" w:cs="Times New Roman"/>
          </w:rPr>
          <w:delText xml:space="preserve">se experimental cultures </w:delText>
        </w:r>
      </w:del>
      <w:r>
        <w:rPr>
          <w:rFonts w:ascii="Times New Roman" w:hAnsi="Times New Roman" w:cs="Times New Roman"/>
        </w:rPr>
        <w:t xml:space="preserve">were established in 50 ml conical </w:t>
      </w:r>
      <w:r w:rsidR="000D2115">
        <w:rPr>
          <w:rFonts w:ascii="Times New Roman" w:hAnsi="Times New Roman" w:cs="Times New Roman"/>
        </w:rPr>
        <w:t>tubes and</w:t>
      </w:r>
      <w:r>
        <w:rPr>
          <w:rFonts w:ascii="Times New Roman" w:hAnsi="Times New Roman" w:cs="Times New Roman"/>
        </w:rPr>
        <w:t xml:space="preserve"> had a total volume of 20 ml of AFW medium. Each replicate received 5 mg of sterile fish food powder dissolved in deionized water and 50 </w:t>
      </w:r>
      <w:r w:rsidRPr="00B222C7">
        <w:rPr>
          <w:rFonts w:ascii="Times New Roman" w:hAnsi="Times New Roman" w:cs="Times New Roman"/>
        </w:rPr>
        <w:t>µ</w:t>
      </w:r>
      <w:r>
        <w:rPr>
          <w:rFonts w:ascii="Times New Roman" w:hAnsi="Times New Roman" w:cs="Times New Roman"/>
        </w:rPr>
        <w:t xml:space="preserve">l of a concentrated culture of pitcher plant bacteria (prepared as described above). </w:t>
      </w:r>
    </w:p>
    <w:p w14:paraId="436B417A" w14:textId="215BC8F7" w:rsidR="00223363" w:rsidRDefault="00223363" w:rsidP="000639DC">
      <w:pPr>
        <w:spacing w:after="0" w:line="480" w:lineRule="auto"/>
        <w:ind w:firstLine="720"/>
        <w:rPr>
          <w:rFonts w:ascii="Times New Roman" w:hAnsi="Times New Roman" w:cs="Times New Roman"/>
        </w:rPr>
      </w:pPr>
      <w:r>
        <w:rPr>
          <w:rFonts w:ascii="Times New Roman" w:hAnsi="Times New Roman" w:cs="Times New Roman"/>
        </w:rPr>
        <w:t>Replicates of each temperature history (25</w:t>
      </w:r>
      <w:r w:rsidR="0061754B">
        <w:rPr>
          <w:rFonts w:ascii="Times New Roman" w:hAnsi="Times New Roman" w:cs="Times New Roman"/>
        </w:rPr>
        <w:t xml:space="preserve"> </w:t>
      </w:r>
      <w:r>
        <w:rPr>
          <w:rFonts w:ascii="Times New Roman" w:hAnsi="Times New Roman" w:cs="Times New Roman"/>
        </w:rPr>
        <w:t>°C and 30</w:t>
      </w:r>
      <w:r w:rsidR="0061754B">
        <w:rPr>
          <w:rFonts w:ascii="Times New Roman" w:hAnsi="Times New Roman" w:cs="Times New Roman"/>
        </w:rPr>
        <w:t xml:space="preserve"> </w:t>
      </w:r>
      <w:r>
        <w:rPr>
          <w:rFonts w:ascii="Times New Roman" w:hAnsi="Times New Roman" w:cs="Times New Roman"/>
        </w:rPr>
        <w:t>°C) grew in two contemporary temperature treatments: 25</w:t>
      </w:r>
      <w:r w:rsidR="0061754B">
        <w:rPr>
          <w:rFonts w:ascii="Times New Roman" w:hAnsi="Times New Roman" w:cs="Times New Roman"/>
        </w:rPr>
        <w:t xml:space="preserve"> </w:t>
      </w:r>
      <w:r>
        <w:rPr>
          <w:rFonts w:ascii="Times New Roman" w:hAnsi="Times New Roman" w:cs="Times New Roman"/>
        </w:rPr>
        <w:t>°C and 30</w:t>
      </w:r>
      <w:r w:rsidR="0061754B">
        <w:rPr>
          <w:rFonts w:ascii="Times New Roman" w:hAnsi="Times New Roman" w:cs="Times New Roman"/>
        </w:rPr>
        <w:t xml:space="preserve"> </w:t>
      </w:r>
      <w:r>
        <w:rPr>
          <w:rFonts w:ascii="Times New Roman" w:hAnsi="Times New Roman" w:cs="Times New Roman"/>
        </w:rPr>
        <w:t xml:space="preserve">°C. Each of </w:t>
      </w:r>
      <w:proofErr w:type="gramStart"/>
      <w:r>
        <w:rPr>
          <w:rFonts w:ascii="Times New Roman" w:hAnsi="Times New Roman" w:cs="Times New Roman"/>
        </w:rPr>
        <w:t>these four treat</w:t>
      </w:r>
      <w:commentRangeStart w:id="149"/>
      <w:r>
        <w:rPr>
          <w:rFonts w:ascii="Times New Roman" w:hAnsi="Times New Roman" w:cs="Times New Roman"/>
        </w:rPr>
        <w:t>ment</w:t>
      </w:r>
      <w:proofErr w:type="gramEnd"/>
      <w:r>
        <w:rPr>
          <w:rFonts w:ascii="Times New Roman" w:hAnsi="Times New Roman" w:cs="Times New Roman"/>
        </w:rPr>
        <w:t xml:space="preserve"> </w:t>
      </w:r>
      <w:commentRangeEnd w:id="149"/>
      <w:r w:rsidR="000639DC">
        <w:rPr>
          <w:rStyle w:val="CommentReference"/>
        </w:rPr>
        <w:commentReference w:id="149"/>
      </w:r>
      <w:r>
        <w:rPr>
          <w:rFonts w:ascii="Times New Roman" w:hAnsi="Times New Roman" w:cs="Times New Roman"/>
        </w:rPr>
        <w:t xml:space="preserve">groups were established with and without the addition of the bacterivorous ciliate </w:t>
      </w:r>
      <w:r>
        <w:rPr>
          <w:rFonts w:ascii="Times New Roman" w:hAnsi="Times New Roman" w:cs="Times New Roman"/>
          <w:i/>
          <w:iCs/>
        </w:rPr>
        <w:t xml:space="preserve">Tetrahymena </w:t>
      </w:r>
      <w:r>
        <w:rPr>
          <w:rFonts w:ascii="Times New Roman" w:hAnsi="Times New Roman" w:cs="Times New Roman"/>
        </w:rPr>
        <w:t>sp.</w:t>
      </w:r>
      <w:r>
        <w:rPr>
          <w:rFonts w:ascii="Times New Roman" w:hAnsi="Times New Roman" w:cs="Times New Roman"/>
          <w:i/>
          <w:iCs/>
        </w:rPr>
        <w:t>,</w:t>
      </w:r>
      <w:r>
        <w:rPr>
          <w:rFonts w:ascii="Times New Roman" w:hAnsi="Times New Roman" w:cs="Times New Roman"/>
        </w:rPr>
        <w:t xml:space="preserve"> at a density of </w:t>
      </w:r>
      <w:r w:rsidRPr="00507E77">
        <w:rPr>
          <w:rFonts w:ascii="Times New Roman" w:hAnsi="Times New Roman" w:cs="Times New Roman"/>
        </w:rPr>
        <w:t>80 cells per m</w:t>
      </w:r>
      <w:r>
        <w:rPr>
          <w:rFonts w:ascii="Times New Roman" w:hAnsi="Times New Roman" w:cs="Times New Roman"/>
        </w:rPr>
        <w:t xml:space="preserve">l. I also grew </w:t>
      </w:r>
      <w:r>
        <w:rPr>
          <w:rFonts w:ascii="Times New Roman" w:hAnsi="Times New Roman" w:cs="Times New Roman"/>
          <w:i/>
          <w:iCs/>
        </w:rPr>
        <w:t>Tetrahymena</w:t>
      </w:r>
      <w:r>
        <w:rPr>
          <w:rFonts w:ascii="Times New Roman" w:hAnsi="Times New Roman" w:cs="Times New Roman"/>
        </w:rPr>
        <w:t xml:space="preserve"> at both contemporary temperatures without rotifers, at the same density. Each unique grouping of treatments had ten replicates. Estimates of population size were made at expanding intervals of time: every six hours for the first two days, every 12 hours on the third day, daily until day 7, then every two days until day 21. A 100 </w:t>
      </w:r>
      <w:proofErr w:type="spellStart"/>
      <w:r>
        <w:rPr>
          <w:rFonts w:ascii="Times New Roman" w:hAnsi="Times New Roman" w:cs="Times New Roman"/>
        </w:rPr>
        <w:t>ul</w:t>
      </w:r>
      <w:proofErr w:type="spellEnd"/>
      <w:r>
        <w:rPr>
          <w:rFonts w:ascii="Times New Roman" w:hAnsi="Times New Roman" w:cs="Times New Roman"/>
        </w:rPr>
        <w:t xml:space="preserve"> sample of each replicate was removed and counted using a custom counting slide and a compound microscope to estimate population size. For replicates with both rotifers and ciliates, both species were counted from the same 100 </w:t>
      </w:r>
      <w:proofErr w:type="spellStart"/>
      <w:r>
        <w:rPr>
          <w:rFonts w:ascii="Times New Roman" w:hAnsi="Times New Roman" w:cs="Times New Roman"/>
        </w:rPr>
        <w:t>ul</w:t>
      </w:r>
      <w:proofErr w:type="spellEnd"/>
      <w:r>
        <w:rPr>
          <w:rFonts w:ascii="Times New Roman" w:hAnsi="Times New Roman" w:cs="Times New Roman"/>
        </w:rPr>
        <w:t xml:space="preserve"> sample. </w:t>
      </w:r>
    </w:p>
    <w:p w14:paraId="4E1524C4" w14:textId="77777777" w:rsidR="000329DC" w:rsidRDefault="000329DC" w:rsidP="000329DC">
      <w:pPr>
        <w:spacing w:after="0" w:line="480" w:lineRule="auto"/>
        <w:rPr>
          <w:rFonts w:ascii="Times New Roman" w:hAnsi="Times New Roman" w:cs="Times New Roman"/>
        </w:rPr>
      </w:pPr>
      <w:r>
        <w:rPr>
          <w:rFonts w:ascii="Times New Roman" w:hAnsi="Times New Roman" w:cs="Times New Roman"/>
          <w:u w:val="single"/>
        </w:rPr>
        <w:t>Body size measurements</w:t>
      </w:r>
    </w:p>
    <w:p w14:paraId="1C3048A0" w14:textId="77777777" w:rsidR="000329DC" w:rsidRDefault="000329DC" w:rsidP="000329DC">
      <w:pPr>
        <w:spacing w:after="0" w:line="480" w:lineRule="auto"/>
        <w:ind w:firstLine="720"/>
        <w:rPr>
          <w:rFonts w:ascii="Times New Roman" w:hAnsi="Times New Roman" w:cs="Times New Roman"/>
        </w:rPr>
      </w:pPr>
      <w:r>
        <w:rPr>
          <w:rFonts w:ascii="Times New Roman" w:hAnsi="Times New Roman" w:cs="Times New Roman"/>
        </w:rPr>
        <w:t xml:space="preserve">I used video recording to image active rotifers as opposed to still photography of fixed specimens because of the inconsistent effects of fixatives on soft-bodied organism morphology. Samples of rotifers were imaged on customized glass microscope slides that featured a series of long independent channels cut into a waterproof sticker adhered to the slide surface. These channels were shallow enough to prevent rotifers from orienting themselves perpendicular to the slide, and wide enough to fill the camera’s field of view. The purpose of using a custom slide was </w:t>
      </w:r>
      <w:r>
        <w:rPr>
          <w:rFonts w:ascii="Times New Roman" w:hAnsi="Times New Roman" w:cs="Times New Roman"/>
        </w:rPr>
        <w:lastRenderedPageBreak/>
        <w:t>to avoid imaging the same individuals more than once. When recording videos, the slide stage was moved so that each channel was scanned by a camera (</w:t>
      </w:r>
      <w:r w:rsidRPr="001B54F6">
        <w:rPr>
          <w:rFonts w:ascii="Times New Roman" w:hAnsi="Times New Roman" w:cs="Times New Roman"/>
        </w:rPr>
        <w:t>Sony α7 II, ILCE-7M2, Sony Corp., Tokyo, Japan</w:t>
      </w:r>
      <w:r>
        <w:rPr>
          <w:rFonts w:ascii="Times New Roman" w:hAnsi="Times New Roman" w:cs="Times New Roman"/>
        </w:rPr>
        <w:t xml:space="preserve">) attached to the compound microscope. Videos were recorded at 30 frames per second at a resolution of 1440 x 1080 pixels. </w:t>
      </w:r>
    </w:p>
    <w:p w14:paraId="035ED84D" w14:textId="77777777" w:rsidR="000329DC" w:rsidRPr="00132C67" w:rsidRDefault="000329DC" w:rsidP="000329DC">
      <w:pPr>
        <w:spacing w:after="0" w:line="480" w:lineRule="auto"/>
        <w:ind w:firstLine="720"/>
        <w:rPr>
          <w:rFonts w:ascii="Times New Roman" w:hAnsi="Times New Roman" w:cs="Times New Roman"/>
        </w:rPr>
      </w:pPr>
      <w:r>
        <w:rPr>
          <w:rFonts w:ascii="Times New Roman" w:hAnsi="Times New Roman" w:cs="Times New Roman"/>
        </w:rPr>
        <w:t xml:space="preserve">From each video, still frames were exported each time a unique individual rotifer was visible, outstretched, and flat against the surface of the slide. From these images, rotifers were first isolated using object identification with a custom-trained YOLO11s model using </w:t>
      </w:r>
      <w:proofErr w:type="spellStart"/>
      <w:r>
        <w:rPr>
          <w:rFonts w:ascii="Times New Roman" w:hAnsi="Times New Roman" w:cs="Times New Roman"/>
        </w:rPr>
        <w:t>Ultralytics</w:t>
      </w:r>
      <w:proofErr w:type="spellEnd"/>
      <w:r>
        <w:rPr>
          <w:rFonts w:ascii="Times New Roman" w:hAnsi="Times New Roman" w:cs="Times New Roman"/>
        </w:rPr>
        <w:t xml:space="preserve"> YOLO (version 8.3.240; </w:t>
      </w:r>
      <w:proofErr w:type="spellStart"/>
      <w:r>
        <w:rPr>
          <w:rFonts w:ascii="Times New Roman" w:hAnsi="Times New Roman" w:cs="Times New Roman"/>
        </w:rPr>
        <w:t>Jocher</w:t>
      </w:r>
      <w:proofErr w:type="spellEnd"/>
      <w:r>
        <w:rPr>
          <w:rFonts w:ascii="Times New Roman" w:hAnsi="Times New Roman" w:cs="Times New Roman"/>
        </w:rPr>
        <w:t xml:space="preserve"> et al., 2024) running with </w:t>
      </w:r>
      <w:proofErr w:type="spellStart"/>
      <w:r>
        <w:rPr>
          <w:rFonts w:ascii="Times New Roman" w:hAnsi="Times New Roman" w:cs="Times New Roman"/>
        </w:rPr>
        <w:t>PyTorch</w:t>
      </w:r>
      <w:proofErr w:type="spellEnd"/>
      <w:r>
        <w:rPr>
          <w:rFonts w:ascii="Times New Roman" w:hAnsi="Times New Roman" w:cs="Times New Roman"/>
        </w:rPr>
        <w:t xml:space="preserve"> (version 2.9.0) on a CUDA-enabled GPU (NVIDIA Tesla T4). Objects identified as rotifers were then classified at the pixel level using a </w:t>
      </w:r>
      <w:r w:rsidRPr="007607DF">
        <w:rPr>
          <w:rFonts w:ascii="Times New Roman" w:hAnsi="Times New Roman" w:cs="Times New Roman"/>
        </w:rPr>
        <w:t xml:space="preserve">supervised parallel random forest classifier with variable importance </w:t>
      </w:r>
      <w:r>
        <w:rPr>
          <w:rFonts w:ascii="Times New Roman" w:hAnsi="Times New Roman" w:cs="Times New Roman"/>
        </w:rPr>
        <w:t xml:space="preserve">in </w:t>
      </w:r>
      <w:proofErr w:type="spellStart"/>
      <w:r>
        <w:rPr>
          <w:rFonts w:ascii="Times New Roman" w:hAnsi="Times New Roman" w:cs="Times New Roman"/>
        </w:rPr>
        <w:t>Ilastik</w:t>
      </w:r>
      <w:proofErr w:type="spellEnd"/>
      <w:r>
        <w:rPr>
          <w:rFonts w:ascii="Times New Roman" w:hAnsi="Times New Roman" w:cs="Times New Roman"/>
        </w:rPr>
        <w:t xml:space="preserve"> (version 1.4.</w:t>
      </w:r>
      <w:proofErr w:type="gramStart"/>
      <w:r>
        <w:rPr>
          <w:rFonts w:ascii="Times New Roman" w:hAnsi="Times New Roman" w:cs="Times New Roman"/>
        </w:rPr>
        <w:t>1.post</w:t>
      </w:r>
      <w:proofErr w:type="gramEnd"/>
      <w:r>
        <w:rPr>
          <w:rFonts w:ascii="Times New Roman" w:hAnsi="Times New Roman" w:cs="Times New Roman"/>
        </w:rPr>
        <w:t xml:space="preserve">1-gpu; Berg et al., 2019). </w:t>
      </w:r>
      <w:r w:rsidRPr="00E5539E">
        <w:rPr>
          <w:rFonts w:ascii="Times New Roman" w:hAnsi="Times New Roman" w:cs="Times New Roman"/>
        </w:rPr>
        <w:t>The classifier was trained on manually annotated pixels using multi-scale image features to generate per-pixel probability maps</w:t>
      </w:r>
      <w:r>
        <w:rPr>
          <w:rFonts w:ascii="Times New Roman" w:hAnsi="Times New Roman" w:cs="Times New Roman"/>
        </w:rPr>
        <w:t xml:space="preserve">. Segmented images were exported from </w:t>
      </w:r>
      <w:proofErr w:type="spellStart"/>
      <w:r>
        <w:rPr>
          <w:rFonts w:ascii="Times New Roman" w:hAnsi="Times New Roman" w:cs="Times New Roman"/>
        </w:rPr>
        <w:t>Ilastik</w:t>
      </w:r>
      <w:proofErr w:type="spellEnd"/>
      <w:r>
        <w:rPr>
          <w:rFonts w:ascii="Times New Roman" w:hAnsi="Times New Roman" w:cs="Times New Roman"/>
        </w:rPr>
        <w:t xml:space="preserve"> using the default settings, where each pixel was assigned to the rotifer class when that class had the highest predicted probability. These segmented images were converted to binary masks and further processed with closing, gap-filling, and smoothing operations using OpenCV (cv2, version 4.12.0) within Python (version 3.13.5). The area of each mask was measured in square pixels then converted to micrometers. Finally, the cleaned masks were overlayed on top of the original color images and manually reviewed to ensure accuracy using a custom Python script.</w:t>
      </w:r>
    </w:p>
    <w:p w14:paraId="5BD97CED" w14:textId="65C7A6EF" w:rsidR="00DB3B9D" w:rsidRPr="00DB3B9D" w:rsidRDefault="00DB3B9D" w:rsidP="00DB3B9D">
      <w:pPr>
        <w:spacing w:after="0" w:line="480" w:lineRule="auto"/>
        <w:rPr>
          <w:rFonts w:ascii="Times New Roman" w:hAnsi="Times New Roman" w:cs="Times New Roman"/>
          <w:u w:val="single"/>
        </w:rPr>
      </w:pPr>
      <w:r w:rsidRPr="00DB3B9D">
        <w:rPr>
          <w:rFonts w:ascii="Times New Roman" w:hAnsi="Times New Roman" w:cs="Times New Roman"/>
          <w:u w:val="single"/>
        </w:rPr>
        <w:t>Growth Models</w:t>
      </w:r>
    </w:p>
    <w:p w14:paraId="4FA02388" w14:textId="0483218A" w:rsidR="007A44D5" w:rsidRDefault="002013A1" w:rsidP="00DB3B9D">
      <w:pPr>
        <w:spacing w:after="0" w:line="480" w:lineRule="auto"/>
        <w:ind w:firstLine="720"/>
        <w:rPr>
          <w:rFonts w:ascii="Times New Roman" w:hAnsi="Times New Roman" w:cs="Times New Roman"/>
        </w:rPr>
      </w:pPr>
      <w:r w:rsidRPr="002013A1">
        <w:rPr>
          <w:rFonts w:ascii="Times New Roman" w:hAnsi="Times New Roman" w:cs="Times New Roman"/>
        </w:rPr>
        <w:t xml:space="preserve">To model population growth, I used the form of the continuous logistic equation favored by Mallet (2012; Equation 2), which Mallet argues is closer to Verhulst's (1838) original conception. In this formulation, intraspecific crowding is parameterized directly by a per-capita </w:t>
      </w:r>
      <w:r w:rsidRPr="002013A1">
        <w:rPr>
          <w:rFonts w:ascii="Times New Roman" w:hAnsi="Times New Roman" w:cs="Times New Roman"/>
        </w:rPr>
        <w:lastRenderedPageBreak/>
        <w:t>competition coefficient (α) rather than indirectly through the carrying capacity (</w:t>
      </w:r>
      <w:r w:rsidRPr="00814FA4">
        <w:rPr>
          <w:rFonts w:ascii="Times New Roman" w:hAnsi="Times New Roman" w:cs="Times New Roman"/>
          <w:i/>
          <w:iCs/>
        </w:rPr>
        <w:t>K</w:t>
      </w:r>
      <w:r w:rsidRPr="002013A1">
        <w:rPr>
          <w:rFonts w:ascii="Times New Roman" w:hAnsi="Times New Roman" w:cs="Times New Roman"/>
        </w:rPr>
        <w:t xml:space="preserve">), where </w:t>
      </w:r>
      <w:r w:rsidRPr="00814FA4">
        <w:rPr>
          <w:rFonts w:ascii="Times New Roman" w:hAnsi="Times New Roman" w:cs="Times New Roman"/>
          <w:i/>
          <w:iCs/>
        </w:rPr>
        <w:t>K</w:t>
      </w:r>
      <w:r w:rsidRPr="002013A1">
        <w:rPr>
          <w:rFonts w:ascii="Times New Roman" w:hAnsi="Times New Roman" w:cs="Times New Roman"/>
        </w:rPr>
        <w:t xml:space="preserve"> = </w:t>
      </w:r>
      <w:r w:rsidRPr="00814FA4">
        <w:rPr>
          <w:rFonts w:ascii="Times New Roman" w:hAnsi="Times New Roman" w:cs="Times New Roman"/>
          <w:i/>
          <w:iCs/>
        </w:rPr>
        <w:t>r</w:t>
      </w:r>
      <w:r w:rsidRPr="002013A1">
        <w:rPr>
          <w:rFonts w:ascii="Times New Roman" w:hAnsi="Times New Roman" w:cs="Times New Roman"/>
        </w:rPr>
        <w:t>/α.</w:t>
      </w:r>
      <w:r>
        <w:rPr>
          <w:rFonts w:ascii="Times New Roman" w:hAnsi="Times New Roman" w:cs="Times New Roman"/>
        </w:rPr>
        <w:t xml:space="preserve"> </w:t>
      </w:r>
      <w:r w:rsidR="00503842" w:rsidRPr="00503842">
        <w:rPr>
          <w:rFonts w:ascii="Times New Roman" w:hAnsi="Times New Roman" w:cs="Times New Roman"/>
        </w:rPr>
        <w:t>This formulation allows growth rate (</w:t>
      </w:r>
      <w:r w:rsidR="00503842" w:rsidRPr="005F7EFF">
        <w:rPr>
          <w:rFonts w:ascii="Times New Roman" w:hAnsi="Times New Roman" w:cs="Times New Roman"/>
          <w:i/>
          <w:iCs/>
        </w:rPr>
        <w:t>r</w:t>
      </w:r>
      <w:r w:rsidR="00503842" w:rsidRPr="00503842">
        <w:rPr>
          <w:rFonts w:ascii="Times New Roman" w:hAnsi="Times New Roman" w:cs="Times New Roman"/>
        </w:rPr>
        <w:t xml:space="preserve">) and crowding (α) to be estimated and interpreted as independent biological </w:t>
      </w:r>
      <w:r w:rsidR="005F7EFF">
        <w:rPr>
          <w:rFonts w:ascii="Times New Roman" w:hAnsi="Times New Roman" w:cs="Times New Roman"/>
        </w:rPr>
        <w:t>characteristics</w:t>
      </w:r>
      <w:r w:rsidR="00503842" w:rsidRPr="00503842">
        <w:rPr>
          <w:rFonts w:ascii="Times New Roman" w:hAnsi="Times New Roman" w:cs="Times New Roman"/>
        </w:rPr>
        <w:t xml:space="preserve"> (Mallet, </w:t>
      </w:r>
      <w:r w:rsidR="00BF7D9F">
        <w:rPr>
          <w:rFonts w:ascii="Times New Roman" w:hAnsi="Times New Roman" w:cs="Times New Roman"/>
        </w:rPr>
        <w:t>2012</w:t>
      </w:r>
      <w:r w:rsidR="00C56ACB">
        <w:rPr>
          <w:rFonts w:ascii="Times New Roman" w:hAnsi="Times New Roman" w:cs="Times New Roman"/>
        </w:rPr>
        <w:t>; Andrews et al., 1986</w:t>
      </w:r>
      <w:r w:rsidR="00503842" w:rsidRPr="00503842">
        <w:rPr>
          <w:rFonts w:ascii="Times New Roman" w:hAnsi="Times New Roman" w:cs="Times New Roman"/>
        </w:rPr>
        <w:t>)</w:t>
      </w:r>
      <w:r w:rsidR="007A44D5" w:rsidRPr="007A44D5">
        <w:rPr>
          <w:rFonts w:ascii="Times New Roman" w:hAnsi="Times New Roman" w:cs="Times New Roman"/>
        </w:rPr>
        <w:t xml:space="preserve">. I fit the analytical solution of this equation (Equation 3) to time-series count data using nonlinear least squares via the Levenberg–Marquardt algorithm, implemented as a user-specified model in the </w:t>
      </w:r>
      <w:proofErr w:type="spellStart"/>
      <w:r w:rsidR="007A44D5" w:rsidRPr="007A44D5">
        <w:rPr>
          <w:rFonts w:ascii="Times New Roman" w:hAnsi="Times New Roman" w:cs="Times New Roman"/>
          <w:i/>
          <w:iCs/>
        </w:rPr>
        <w:t>growthrates</w:t>
      </w:r>
      <w:proofErr w:type="spellEnd"/>
      <w:r w:rsidR="007A44D5" w:rsidRPr="007A44D5">
        <w:rPr>
          <w:rFonts w:ascii="Times New Roman" w:hAnsi="Times New Roman" w:cs="Times New Roman"/>
        </w:rPr>
        <w:t xml:space="preserve"> package (v0.8.5; </w:t>
      </w:r>
      <w:proofErr w:type="spellStart"/>
      <w:r w:rsidR="007A44D5" w:rsidRPr="007A44D5">
        <w:rPr>
          <w:rFonts w:ascii="Times New Roman" w:hAnsi="Times New Roman" w:cs="Times New Roman"/>
        </w:rPr>
        <w:t>Petzoldt</w:t>
      </w:r>
      <w:proofErr w:type="spellEnd"/>
      <w:r w:rsidR="007A44D5" w:rsidRPr="007A44D5">
        <w:rPr>
          <w:rFonts w:ascii="Times New Roman" w:hAnsi="Times New Roman" w:cs="Times New Roman"/>
        </w:rPr>
        <w:t xml:space="preserve">, </w:t>
      </w:r>
      <w:r w:rsidR="00DF7D8B">
        <w:rPr>
          <w:rFonts w:ascii="Times New Roman" w:hAnsi="Times New Roman" w:cs="Times New Roman"/>
        </w:rPr>
        <w:t>2019</w:t>
      </w:r>
      <w:r w:rsidR="007A44D5" w:rsidRPr="007A44D5">
        <w:rPr>
          <w:rFonts w:ascii="Times New Roman" w:hAnsi="Times New Roman" w:cs="Times New Roman"/>
        </w:rPr>
        <w:t xml:space="preserve">) in R (v4.5.2). I fit models separately for each combination of evolved temperature, </w:t>
      </w:r>
      <w:r w:rsidR="00870EB5">
        <w:rPr>
          <w:rFonts w:ascii="Times New Roman" w:hAnsi="Times New Roman" w:cs="Times New Roman"/>
        </w:rPr>
        <w:t>contemporary</w:t>
      </w:r>
      <w:r w:rsidR="007A44D5" w:rsidRPr="007A44D5">
        <w:rPr>
          <w:rFonts w:ascii="Times New Roman" w:hAnsi="Times New Roman" w:cs="Times New Roman"/>
        </w:rPr>
        <w:t xml:space="preserve"> temperature, competition treatment, and replicate, and fit rotifer and protist populations independently. Initial parameter values and bounds for </w:t>
      </w:r>
      <w:r w:rsidR="007A44D5" w:rsidRPr="00A66011">
        <w:rPr>
          <w:rFonts w:ascii="Times New Roman" w:hAnsi="Times New Roman" w:cs="Times New Roman"/>
          <w:i/>
          <w:iCs/>
        </w:rPr>
        <w:t>y</w:t>
      </w:r>
      <w:r w:rsidR="007A44D5" w:rsidRPr="005154C5">
        <w:rPr>
          <w:rFonts w:ascii="Times New Roman" w:hAnsi="Times New Roman" w:cs="Times New Roman"/>
        </w:rPr>
        <w:t>₀</w:t>
      </w:r>
      <w:r w:rsidR="007A44D5" w:rsidRPr="007A44D5">
        <w:rPr>
          <w:rFonts w:ascii="Times New Roman" w:hAnsi="Times New Roman" w:cs="Times New Roman"/>
        </w:rPr>
        <w:t xml:space="preserve">, </w:t>
      </w:r>
      <w:r w:rsidR="007A44D5" w:rsidRPr="00A66011">
        <w:rPr>
          <w:rFonts w:ascii="Times New Roman" w:hAnsi="Times New Roman" w:cs="Times New Roman"/>
          <w:i/>
          <w:iCs/>
        </w:rPr>
        <w:t>r</w:t>
      </w:r>
      <w:r w:rsidR="007A44D5" w:rsidRPr="007A44D5">
        <w:rPr>
          <w:rFonts w:ascii="Times New Roman" w:hAnsi="Times New Roman" w:cs="Times New Roman"/>
        </w:rPr>
        <w:t>, and α were chosen based on visual inspection of the growth curves</w:t>
      </w:r>
      <w:r w:rsidR="00C36DD4">
        <w:rPr>
          <w:rFonts w:ascii="Times New Roman" w:hAnsi="Times New Roman" w:cs="Times New Roman"/>
        </w:rPr>
        <w:t>. These parameters</w:t>
      </w:r>
      <w:r w:rsidR="007A44D5" w:rsidRPr="007A44D5">
        <w:rPr>
          <w:rFonts w:ascii="Times New Roman" w:hAnsi="Times New Roman" w:cs="Times New Roman"/>
        </w:rPr>
        <w:t xml:space="preserve"> differed between taxa</w:t>
      </w:r>
      <w:r w:rsidR="00E107DE">
        <w:rPr>
          <w:rFonts w:ascii="Times New Roman" w:hAnsi="Times New Roman" w:cs="Times New Roman"/>
        </w:rPr>
        <w:t xml:space="preserve"> </w:t>
      </w:r>
      <w:r w:rsidR="007A44D5" w:rsidRPr="007A44D5">
        <w:rPr>
          <w:rFonts w:ascii="Times New Roman" w:hAnsi="Times New Roman" w:cs="Times New Roman"/>
        </w:rPr>
        <w:t>to reflect their distinct densities and growth rates</w:t>
      </w:r>
      <w:r w:rsidR="0099531D">
        <w:rPr>
          <w:rFonts w:ascii="Times New Roman" w:hAnsi="Times New Roman" w:cs="Times New Roman"/>
        </w:rPr>
        <w:t>, but remained consistent among treatments and replicates</w:t>
      </w:r>
      <w:r w:rsidR="00F241CC">
        <w:rPr>
          <w:rFonts w:ascii="Times New Roman" w:hAnsi="Times New Roman" w:cs="Times New Roman"/>
        </w:rPr>
        <w:t xml:space="preserve"> (Table </w:t>
      </w:r>
      <w:r w:rsidR="00B062CB">
        <w:rPr>
          <w:rFonts w:ascii="Times New Roman" w:hAnsi="Times New Roman" w:cs="Times New Roman"/>
        </w:rPr>
        <w:t>1</w:t>
      </w:r>
      <w:r w:rsidR="00F241CC">
        <w:rPr>
          <w:rFonts w:ascii="Times New Roman" w:hAnsi="Times New Roman" w:cs="Times New Roman"/>
        </w:rPr>
        <w:t>)</w:t>
      </w:r>
      <w:r w:rsidR="007A44D5" w:rsidRPr="007A44D5">
        <w:rPr>
          <w:rFonts w:ascii="Times New Roman" w:hAnsi="Times New Roman" w:cs="Times New Roman"/>
        </w:rPr>
        <w:t>. I assessed model fit</w:t>
      </w:r>
      <w:r w:rsidR="00E62A3F">
        <w:rPr>
          <w:rFonts w:ascii="Times New Roman" w:hAnsi="Times New Roman" w:cs="Times New Roman"/>
        </w:rPr>
        <w:t>s</w:t>
      </w:r>
      <w:r w:rsidR="007A44D5" w:rsidRPr="007A44D5">
        <w:rPr>
          <w:rFonts w:ascii="Times New Roman" w:hAnsi="Times New Roman" w:cs="Times New Roman"/>
        </w:rPr>
        <w:t xml:space="preserve"> by visual</w:t>
      </w:r>
      <w:r w:rsidR="001900E3">
        <w:rPr>
          <w:rFonts w:ascii="Times New Roman" w:hAnsi="Times New Roman" w:cs="Times New Roman"/>
        </w:rPr>
        <w:t>ly</w:t>
      </w:r>
      <w:r w:rsidR="007A44D5" w:rsidRPr="007A44D5">
        <w:rPr>
          <w:rFonts w:ascii="Times New Roman" w:hAnsi="Times New Roman" w:cs="Times New Roman"/>
        </w:rPr>
        <w:t xml:space="preserve"> inspect</w:t>
      </w:r>
      <w:r w:rsidR="001900E3">
        <w:rPr>
          <w:rFonts w:ascii="Times New Roman" w:hAnsi="Times New Roman" w:cs="Times New Roman"/>
        </w:rPr>
        <w:t xml:space="preserve">ing the </w:t>
      </w:r>
      <w:r w:rsidR="007A44D5" w:rsidRPr="007A44D5">
        <w:rPr>
          <w:rFonts w:ascii="Times New Roman" w:hAnsi="Times New Roman" w:cs="Times New Roman"/>
        </w:rPr>
        <w:t xml:space="preserve">fitted curves overlaid on observed data </w:t>
      </w:r>
      <w:r w:rsidR="00181CEC">
        <w:rPr>
          <w:rFonts w:ascii="Times New Roman" w:hAnsi="Times New Roman" w:cs="Times New Roman"/>
        </w:rPr>
        <w:t>(</w:t>
      </w:r>
      <w:r w:rsidR="00181CEC" w:rsidRPr="00B062CB">
        <w:rPr>
          <w:rFonts w:ascii="Times New Roman" w:hAnsi="Times New Roman" w:cs="Times New Roman"/>
        </w:rPr>
        <w:t>Figure</w:t>
      </w:r>
      <w:r w:rsidR="00B062CB">
        <w:rPr>
          <w:rFonts w:ascii="Times New Roman" w:hAnsi="Times New Roman" w:cs="Times New Roman"/>
        </w:rPr>
        <w:t>s 5 and 6</w:t>
      </w:r>
      <w:r w:rsidR="00181CEC">
        <w:rPr>
          <w:rFonts w:ascii="Times New Roman" w:hAnsi="Times New Roman" w:cs="Times New Roman"/>
        </w:rPr>
        <w:t xml:space="preserve">) </w:t>
      </w:r>
      <w:r w:rsidR="007A44D5" w:rsidRPr="007A44D5">
        <w:rPr>
          <w:rFonts w:ascii="Times New Roman" w:hAnsi="Times New Roman" w:cs="Times New Roman"/>
        </w:rPr>
        <w:t xml:space="preserve">and by </w:t>
      </w:r>
      <w:r w:rsidR="00AC450E">
        <w:rPr>
          <w:rFonts w:ascii="Times New Roman" w:hAnsi="Times New Roman" w:cs="Times New Roman"/>
        </w:rPr>
        <w:t>examining the</w:t>
      </w:r>
      <w:r w:rsidR="007A44D5" w:rsidRPr="007A44D5">
        <w:rPr>
          <w:rFonts w:ascii="Times New Roman" w:hAnsi="Times New Roman" w:cs="Times New Roman"/>
        </w:rPr>
        <w:t xml:space="preserve"> </w:t>
      </w:r>
      <w:r w:rsidR="007A44D5" w:rsidRPr="00E25E2C">
        <w:rPr>
          <w:rFonts w:ascii="Times New Roman" w:hAnsi="Times New Roman" w:cs="Times New Roman"/>
          <w:i/>
          <w:iCs/>
        </w:rPr>
        <w:t>R</w:t>
      </w:r>
      <w:r w:rsidR="007A44D5" w:rsidRPr="007A44D5">
        <w:rPr>
          <w:rFonts w:ascii="Times New Roman" w:hAnsi="Times New Roman" w:cs="Times New Roman"/>
        </w:rPr>
        <w:t>²</w:t>
      </w:r>
      <w:r w:rsidR="00AC450E">
        <w:rPr>
          <w:rFonts w:ascii="Times New Roman" w:hAnsi="Times New Roman" w:cs="Times New Roman"/>
        </w:rPr>
        <w:t xml:space="preserve"> values for each model</w:t>
      </w:r>
      <w:r w:rsidR="00E5601D">
        <w:rPr>
          <w:rFonts w:ascii="Times New Roman" w:hAnsi="Times New Roman" w:cs="Times New Roman"/>
        </w:rPr>
        <w:t xml:space="preserve"> (</w:t>
      </w:r>
      <w:r w:rsidR="00962EDF">
        <w:rPr>
          <w:rFonts w:ascii="Times New Roman" w:hAnsi="Times New Roman" w:cs="Times New Roman"/>
          <w:i/>
          <w:iCs/>
        </w:rPr>
        <w:t>H. rosa</w:t>
      </w:r>
      <w:r w:rsidR="00E5601D">
        <w:rPr>
          <w:rFonts w:ascii="Times New Roman" w:hAnsi="Times New Roman" w:cs="Times New Roman"/>
        </w:rPr>
        <w:t xml:space="preserve"> models </w:t>
      </w:r>
      <w:r w:rsidR="00E5601D">
        <w:rPr>
          <w:rFonts w:ascii="Times New Roman" w:hAnsi="Times New Roman" w:cs="Times New Roman"/>
          <w:i/>
          <w:iCs/>
        </w:rPr>
        <w:t>R</w:t>
      </w:r>
      <w:r w:rsidR="00E5601D" w:rsidRPr="00E5601D">
        <w:rPr>
          <w:rFonts w:ascii="Times New Roman" w:hAnsi="Times New Roman" w:cs="Times New Roman"/>
          <w:vertAlign w:val="superscript"/>
        </w:rPr>
        <w:t>2</w:t>
      </w:r>
      <w:r w:rsidR="00E5601D" w:rsidRPr="00E5601D">
        <w:rPr>
          <w:rFonts w:ascii="Times New Roman" w:hAnsi="Times New Roman" w:cs="Times New Roman"/>
          <w:vertAlign w:val="subscript"/>
        </w:rPr>
        <w:t xml:space="preserve"> </w:t>
      </w:r>
      <w:r w:rsidR="00E5601D">
        <w:rPr>
          <w:rFonts w:ascii="Times New Roman" w:hAnsi="Times New Roman" w:cs="Times New Roman"/>
        </w:rPr>
        <w:t>= 0.90 ± 0.0</w:t>
      </w:r>
      <w:r w:rsidR="00A5700D">
        <w:rPr>
          <w:rFonts w:ascii="Times New Roman" w:hAnsi="Times New Roman" w:cs="Times New Roman"/>
        </w:rPr>
        <w:t>6</w:t>
      </w:r>
      <w:r w:rsidR="007C22AA">
        <w:rPr>
          <w:rFonts w:ascii="Times New Roman" w:hAnsi="Times New Roman" w:cs="Times New Roman"/>
        </w:rPr>
        <w:t xml:space="preserve"> SD</w:t>
      </w:r>
      <w:r w:rsidR="00E5601D">
        <w:rPr>
          <w:rFonts w:ascii="Times New Roman" w:hAnsi="Times New Roman" w:cs="Times New Roman"/>
        </w:rPr>
        <w:t xml:space="preserve">; </w:t>
      </w:r>
      <w:r w:rsidR="001A4501">
        <w:rPr>
          <w:rFonts w:ascii="Times New Roman" w:hAnsi="Times New Roman" w:cs="Times New Roman"/>
          <w:i/>
          <w:iCs/>
        </w:rPr>
        <w:t>Tetrahymena</w:t>
      </w:r>
      <w:r w:rsidR="00E5601D">
        <w:rPr>
          <w:rFonts w:ascii="Times New Roman" w:hAnsi="Times New Roman" w:cs="Times New Roman"/>
        </w:rPr>
        <w:t xml:space="preserve"> models </w:t>
      </w:r>
      <w:r w:rsidR="00E5601D">
        <w:rPr>
          <w:rFonts w:ascii="Times New Roman" w:hAnsi="Times New Roman" w:cs="Times New Roman"/>
          <w:i/>
          <w:iCs/>
        </w:rPr>
        <w:t>R</w:t>
      </w:r>
      <w:r w:rsidR="00E5601D">
        <w:rPr>
          <w:rFonts w:ascii="Times New Roman" w:hAnsi="Times New Roman" w:cs="Times New Roman"/>
          <w:vertAlign w:val="superscript"/>
        </w:rPr>
        <w:t>2</w:t>
      </w:r>
      <w:r w:rsidR="00E5601D">
        <w:rPr>
          <w:rFonts w:ascii="Times New Roman" w:hAnsi="Times New Roman" w:cs="Times New Roman"/>
        </w:rPr>
        <w:t xml:space="preserve"> = 0.56 ± 0.17</w:t>
      </w:r>
      <w:r w:rsidR="007C22AA">
        <w:rPr>
          <w:rFonts w:ascii="Times New Roman" w:hAnsi="Times New Roman" w:cs="Times New Roman"/>
        </w:rPr>
        <w:t xml:space="preserve"> SD</w:t>
      </w:r>
      <w:r w:rsidR="00E5601D">
        <w:rPr>
          <w:rFonts w:ascii="Times New Roman" w:hAnsi="Times New Roman" w:cs="Times New Roman"/>
        </w:rPr>
        <w:t>)</w:t>
      </w:r>
      <w:r w:rsidR="007A44D5" w:rsidRPr="007A44D5">
        <w:rPr>
          <w:rFonts w:ascii="Times New Roman" w:hAnsi="Times New Roman" w:cs="Times New Roman"/>
        </w:rPr>
        <w:t>.</w:t>
      </w:r>
    </w:p>
    <w:p w14:paraId="459089B9" w14:textId="77777777" w:rsidR="00082721" w:rsidRPr="00695F54" w:rsidRDefault="00000000" w:rsidP="00082721">
      <w:pPr>
        <w:rPr>
          <w:rFonts w:ascii="Times New Roman" w:eastAsiaTheme="minorEastAsia" w:hAnsi="Times New Roman" w:cs="Times New Roman"/>
        </w:rPr>
      </w:pPr>
      <m:oMathPara>
        <m:oMathParaPr>
          <m:jc m:val="center"/>
        </m:oMathParaPr>
        <m:oMath>
          <m:eqArr>
            <m:eqArrPr>
              <m:maxDist m:val="1"/>
              <m:ctrlPr>
                <w:rPr>
                  <w:rFonts w:ascii="Cambria Math" w:hAnsi="Cambria Math"/>
                  <w:i/>
                </w:rPr>
              </m:ctrlPr>
            </m:eqArrPr>
            <m:e>
              <m:f>
                <m:fPr>
                  <m:ctrlPr>
                    <w:rPr>
                      <w:rFonts w:ascii="Cambria Math" w:hAnsi="Cambria Math"/>
                      <w:i/>
                    </w:rPr>
                  </m:ctrlPr>
                </m:fPr>
                <m:num>
                  <m:r>
                    <w:rPr>
                      <w:rFonts w:ascii="Cambria Math" w:hAnsi="Cambria Math"/>
                    </w:rPr>
                    <m:t>1</m:t>
                  </m:r>
                </m:num>
                <m:den>
                  <m:r>
                    <w:rPr>
                      <w:rFonts w:ascii="Cambria Math" w:hAnsi="Cambria Math"/>
                    </w:rPr>
                    <m:t>N</m:t>
                  </m:r>
                </m:den>
              </m:f>
              <m:f>
                <m:fPr>
                  <m:ctrlPr>
                    <w:rPr>
                      <w:rFonts w:ascii="Cambria Math" w:hAnsi="Cambria Math"/>
                      <w:i/>
                    </w:rPr>
                  </m:ctrlPr>
                </m:fPr>
                <m:num>
                  <m:r>
                    <w:rPr>
                      <w:rFonts w:ascii="Cambria Math" w:hAnsi="Cambria Math"/>
                    </w:rPr>
                    <m:t>dN</m:t>
                  </m:r>
                </m:num>
                <m:den>
                  <m:r>
                    <w:rPr>
                      <w:rFonts w:ascii="Cambria Math" w:hAnsi="Cambria Math"/>
                    </w:rPr>
                    <m:t>dt</m:t>
                  </m:r>
                </m:den>
              </m:f>
              <m:r>
                <w:rPr>
                  <w:rFonts w:ascii="Cambria Math" w:hAnsi="Cambria Math"/>
                </w:rPr>
                <m:t>=r-αN#</m:t>
              </m:r>
              <m:d>
                <m:dPr>
                  <m:ctrlPr>
                    <w:rPr>
                      <w:rFonts w:ascii="Cambria Math" w:hAnsi="Cambria Math"/>
                      <w:i/>
                    </w:rPr>
                  </m:ctrlPr>
                </m:dPr>
                <m:e>
                  <m:r>
                    <w:rPr>
                      <w:rFonts w:ascii="Cambria Math" w:hAnsi="Cambria Math"/>
                    </w:rPr>
                    <m:t>2</m:t>
                  </m:r>
                </m:e>
              </m:d>
            </m:e>
          </m:eqArr>
        </m:oMath>
      </m:oMathPara>
    </w:p>
    <w:p w14:paraId="45862043" w14:textId="07FD8191" w:rsidR="00082721" w:rsidRPr="00082721" w:rsidRDefault="00000000" w:rsidP="00082721">
      <w:pPr>
        <w:spacing w:after="0" w:line="480" w:lineRule="auto"/>
        <w:rPr>
          <w:rFonts w:ascii="Times New Roman" w:eastAsiaTheme="minorEastAsia" w:hAnsi="Times New Roman" w:cs="Times New Roman"/>
        </w:rPr>
      </w:pPr>
      <m:oMathPara>
        <m:oMath>
          <m:eqArr>
            <m:eqArrPr>
              <m:maxDist m:val="1"/>
              <m:ctrlPr>
                <w:rPr>
                  <w:rFonts w:ascii="Cambria Math" w:hAnsi="Cambria Math" w:cs="Times New Roman"/>
                  <w:i/>
                </w:rPr>
              </m:ctrlPr>
            </m:eqArrPr>
            <m:e>
              <m:r>
                <w:rPr>
                  <w:rFonts w:ascii="Cambria Math" w:hAnsi="Cambria Math" w:cs="Times New Roman"/>
                </w:rPr>
                <m:t>N</m:t>
              </m:r>
              <m:d>
                <m:dPr>
                  <m:ctrlPr>
                    <w:rPr>
                      <w:rFonts w:ascii="Cambria Math" w:hAnsi="Cambria Math" w:cs="Times New Roman"/>
                      <w:i/>
                    </w:rPr>
                  </m:ctrlPr>
                </m:dPr>
                <m:e>
                  <m:r>
                    <w:rPr>
                      <w:rFonts w:ascii="Cambria Math" w:hAnsi="Cambria Math" w:cs="Times New Roman"/>
                    </w:rPr>
                    <m:t>t</m:t>
                  </m:r>
                </m:e>
              </m:d>
              <m:r>
                <w:rPr>
                  <w:rFonts w:ascii="Cambria Math" w:hAnsi="Cambria Math" w:cs="Times New Roman"/>
                </w:rPr>
                <m:t xml:space="preserve">= </m:t>
              </m:r>
              <m:f>
                <m:fPr>
                  <m:ctrlPr>
                    <w:rPr>
                      <w:rFonts w:ascii="Cambria Math" w:hAnsi="Cambria Math" w:cs="Times New Roman"/>
                      <w:i/>
                    </w:rPr>
                  </m:ctrlPr>
                </m:fPr>
                <m:num>
                  <m:r>
                    <w:rPr>
                      <w:rFonts w:ascii="Cambria Math" w:hAnsi="Cambria Math" w:cs="Times New Roman"/>
                    </w:rPr>
                    <m:t>r</m:t>
                  </m:r>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0</m:t>
                      </m:r>
                    </m:sub>
                  </m:sSub>
                </m:num>
                <m:den>
                  <m:r>
                    <w:rPr>
                      <w:rFonts w:ascii="Cambria Math" w:hAnsi="Cambria Math" w:cs="Times New Roman"/>
                    </w:rPr>
                    <m:t>α</m:t>
                  </m:r>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0</m:t>
                      </m:r>
                    </m:sub>
                  </m:sSub>
                  <m:r>
                    <w:rPr>
                      <w:rFonts w:ascii="Cambria Math" w:hAnsi="Cambria Math" w:cs="Times New Roman"/>
                    </w:rPr>
                    <m:t>+</m:t>
                  </m:r>
                  <m:d>
                    <m:dPr>
                      <m:ctrlPr>
                        <w:rPr>
                          <w:rFonts w:ascii="Cambria Math" w:hAnsi="Cambria Math" w:cs="Times New Roman"/>
                          <w:i/>
                        </w:rPr>
                      </m:ctrlPr>
                    </m:dPr>
                    <m:e>
                      <m:r>
                        <w:rPr>
                          <w:rFonts w:ascii="Cambria Math" w:hAnsi="Cambria Math" w:cs="Times New Roman"/>
                        </w:rPr>
                        <m:t>r-α</m:t>
                      </m:r>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0</m:t>
                          </m:r>
                        </m:sub>
                      </m:sSub>
                    </m:e>
                  </m:d>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-rt</m:t>
                      </m:r>
                    </m:sup>
                  </m:sSup>
                </m:den>
              </m:f>
              <m:r>
                <w:rPr>
                  <w:rFonts w:ascii="Cambria Math" w:hAnsi="Cambria Math" w:cs="Times New Roman"/>
                </w:rPr>
                <m:t>#</m:t>
              </m:r>
              <m:d>
                <m:dPr>
                  <m:ctrlPr>
                    <w:rPr>
                      <w:rFonts w:ascii="Cambria Math" w:hAnsi="Cambria Math" w:cs="Times New Roman"/>
                      <w:i/>
                    </w:rPr>
                  </m:ctrlPr>
                </m:dPr>
                <m:e>
                  <m:r>
                    <w:rPr>
                      <w:rFonts w:ascii="Cambria Math" w:hAnsi="Cambria Math" w:cs="Times New Roman"/>
                    </w:rPr>
                    <m:t>3</m:t>
                  </m:r>
                </m:e>
              </m:d>
            </m:e>
          </m:eqArr>
        </m:oMath>
      </m:oMathPara>
    </w:p>
    <w:p w14:paraId="217B221F" w14:textId="0B08130E" w:rsidR="009B10AB" w:rsidRPr="009B10AB" w:rsidRDefault="009B10AB" w:rsidP="009B10AB">
      <w:pPr>
        <w:spacing w:after="0" w:line="480" w:lineRule="auto"/>
        <w:rPr>
          <w:rFonts w:ascii="Times New Roman" w:hAnsi="Times New Roman" w:cs="Times New Roman"/>
          <w:u w:val="single"/>
        </w:rPr>
      </w:pPr>
      <w:r>
        <w:rPr>
          <w:rFonts w:ascii="Times New Roman" w:hAnsi="Times New Roman" w:cs="Times New Roman"/>
          <w:u w:val="single"/>
        </w:rPr>
        <w:t>Statistical analysis</w:t>
      </w:r>
    </w:p>
    <w:p w14:paraId="04BBBCD7" w14:textId="012DD700" w:rsidR="00223363" w:rsidRPr="00580546" w:rsidRDefault="00B475B6" w:rsidP="00223363">
      <w:pPr>
        <w:spacing w:after="0" w:line="480" w:lineRule="auto"/>
        <w:ind w:firstLine="720"/>
        <w:rPr>
          <w:rFonts w:ascii="Times New Roman" w:hAnsi="Times New Roman" w:cs="Times New Roman"/>
        </w:rPr>
      </w:pPr>
      <w:r>
        <w:rPr>
          <w:rFonts w:ascii="Times New Roman" w:hAnsi="Times New Roman" w:cs="Times New Roman"/>
        </w:rPr>
        <w:t>The effect</w:t>
      </w:r>
      <w:r w:rsidR="00C613A0">
        <w:rPr>
          <w:rFonts w:ascii="Times New Roman" w:hAnsi="Times New Roman" w:cs="Times New Roman"/>
        </w:rPr>
        <w:t>s</w:t>
      </w:r>
      <w:r>
        <w:rPr>
          <w:rFonts w:ascii="Times New Roman" w:hAnsi="Times New Roman" w:cs="Times New Roman"/>
        </w:rPr>
        <w:t xml:space="preserve"> of h</w:t>
      </w:r>
      <w:r w:rsidR="00223363">
        <w:rPr>
          <w:rFonts w:ascii="Times New Roman" w:hAnsi="Times New Roman" w:cs="Times New Roman"/>
        </w:rPr>
        <w:t xml:space="preserve">istoric temperature, </w:t>
      </w:r>
      <w:commentRangeStart w:id="150"/>
      <w:r w:rsidR="00223363">
        <w:rPr>
          <w:rFonts w:ascii="Times New Roman" w:hAnsi="Times New Roman" w:cs="Times New Roman"/>
        </w:rPr>
        <w:t>experimental</w:t>
      </w:r>
      <w:commentRangeEnd w:id="150"/>
      <w:r w:rsidR="00D83249">
        <w:rPr>
          <w:rStyle w:val="CommentReference"/>
        </w:rPr>
        <w:commentReference w:id="150"/>
      </w:r>
      <w:r w:rsidR="00223363">
        <w:rPr>
          <w:rFonts w:ascii="Times New Roman" w:hAnsi="Times New Roman" w:cs="Times New Roman"/>
        </w:rPr>
        <w:t xml:space="preserve"> temperature, competition</w:t>
      </w:r>
      <w:ins w:id="151" w:author="terHorst, Casey P" w:date="2026-06-02T11:30:00Z">
        <w:r w:rsidR="00D83249">
          <w:rPr>
            <w:rFonts w:ascii="Times New Roman" w:hAnsi="Times New Roman" w:cs="Times New Roman"/>
          </w:rPr>
          <w:t xml:space="preserve"> treatment</w:t>
        </w:r>
      </w:ins>
      <w:r w:rsidR="00EE53CE">
        <w:rPr>
          <w:rFonts w:ascii="Times New Roman" w:hAnsi="Times New Roman" w:cs="Times New Roman"/>
        </w:rPr>
        <w:t>, and their interactions</w:t>
      </w:r>
      <w:r w:rsidR="001E4114">
        <w:rPr>
          <w:rFonts w:ascii="Times New Roman" w:hAnsi="Times New Roman" w:cs="Times New Roman"/>
        </w:rPr>
        <w:t xml:space="preserve"> </w:t>
      </w:r>
      <w:r w:rsidR="00223363">
        <w:rPr>
          <w:rFonts w:ascii="Times New Roman" w:hAnsi="Times New Roman" w:cs="Times New Roman"/>
        </w:rPr>
        <w:t>on the intrinsic growth rate (</w:t>
      </w:r>
      <w:r w:rsidR="00223363">
        <w:rPr>
          <w:rFonts w:ascii="Times New Roman" w:hAnsi="Times New Roman" w:cs="Times New Roman"/>
          <w:i/>
          <w:iCs/>
        </w:rPr>
        <w:t>r</w:t>
      </w:r>
      <w:r w:rsidR="00223363">
        <w:rPr>
          <w:rFonts w:ascii="Times New Roman" w:hAnsi="Times New Roman" w:cs="Times New Roman"/>
        </w:rPr>
        <w:t>)</w:t>
      </w:r>
      <w:r w:rsidR="00247A50">
        <w:rPr>
          <w:rFonts w:ascii="Times New Roman" w:hAnsi="Times New Roman" w:cs="Times New Roman"/>
        </w:rPr>
        <w:t xml:space="preserve">, </w:t>
      </w:r>
      <w:r w:rsidR="00223363">
        <w:rPr>
          <w:rFonts w:ascii="Times New Roman" w:hAnsi="Times New Roman" w:cs="Times New Roman"/>
        </w:rPr>
        <w:t>crowding coefficient (</w:t>
      </w:r>
      <w:r w:rsidR="00223363" w:rsidRPr="00580546">
        <w:rPr>
          <w:rFonts w:ascii="Times New Roman" w:hAnsi="Times New Roman" w:cs="Times New Roman"/>
          <w:i/>
          <w:iCs/>
        </w:rPr>
        <w:t>α</w:t>
      </w:r>
      <w:r w:rsidR="00223363">
        <w:rPr>
          <w:rFonts w:ascii="Times New Roman" w:hAnsi="Times New Roman" w:cs="Times New Roman"/>
        </w:rPr>
        <w:t>), and body size of rotifers were analyzed using separate three-way ANOVA</w:t>
      </w:r>
      <w:r w:rsidR="00D96103">
        <w:rPr>
          <w:rFonts w:ascii="Times New Roman" w:hAnsi="Times New Roman" w:cs="Times New Roman"/>
        </w:rPr>
        <w:t>s</w:t>
      </w:r>
      <w:r w:rsidR="00DD0F83">
        <w:rPr>
          <w:rFonts w:ascii="Times New Roman" w:hAnsi="Times New Roman" w:cs="Times New Roman"/>
        </w:rPr>
        <w:t xml:space="preserve"> for each </w:t>
      </w:r>
      <w:ins w:id="152" w:author="terHorst, Casey P" w:date="2026-06-02T11:29:00Z">
        <w:r w:rsidR="00D83249">
          <w:rPr>
            <w:rFonts w:ascii="Times New Roman" w:hAnsi="Times New Roman" w:cs="Times New Roman"/>
          </w:rPr>
          <w:t xml:space="preserve">dependent </w:t>
        </w:r>
      </w:ins>
      <w:r w:rsidR="00DD0F83">
        <w:rPr>
          <w:rFonts w:ascii="Times New Roman" w:hAnsi="Times New Roman" w:cs="Times New Roman"/>
        </w:rPr>
        <w:t>variable</w:t>
      </w:r>
      <w:r w:rsidR="00223363">
        <w:rPr>
          <w:rFonts w:ascii="Times New Roman" w:hAnsi="Times New Roman" w:cs="Times New Roman"/>
        </w:rPr>
        <w:t xml:space="preserve">. </w:t>
      </w:r>
      <w:r w:rsidR="008D284A" w:rsidRPr="008D284A">
        <w:rPr>
          <w:rFonts w:ascii="Times New Roman" w:hAnsi="Times New Roman" w:cs="Times New Roman"/>
        </w:rPr>
        <w:t>For protists, the effects of experimental temperature, co</w:t>
      </w:r>
      <w:commentRangeStart w:id="153"/>
      <w:r w:rsidR="008D284A" w:rsidRPr="008D284A">
        <w:rPr>
          <w:rFonts w:ascii="Times New Roman" w:hAnsi="Times New Roman" w:cs="Times New Roman"/>
        </w:rPr>
        <w:t>mpeti</w:t>
      </w:r>
      <w:commentRangeEnd w:id="153"/>
      <w:r w:rsidR="00D83249">
        <w:rPr>
          <w:rStyle w:val="CommentReference"/>
        </w:rPr>
        <w:commentReference w:id="153"/>
      </w:r>
      <w:r w:rsidR="008D284A" w:rsidRPr="008D284A">
        <w:rPr>
          <w:rFonts w:ascii="Times New Roman" w:hAnsi="Times New Roman" w:cs="Times New Roman"/>
        </w:rPr>
        <w:t xml:space="preserve">tion, and their interaction on intrinsic growth rate (r) and crowding coefficient (α) were analyzed using separate two-way ANOVAs. The competition factor </w:t>
      </w:r>
      <w:r w:rsidR="00D17620">
        <w:rPr>
          <w:rFonts w:ascii="Times New Roman" w:hAnsi="Times New Roman" w:cs="Times New Roman"/>
        </w:rPr>
        <w:t xml:space="preserve">for the protist analyses </w:t>
      </w:r>
      <w:r w:rsidR="008D284A" w:rsidRPr="008D284A">
        <w:rPr>
          <w:rFonts w:ascii="Times New Roman" w:hAnsi="Times New Roman" w:cs="Times New Roman"/>
        </w:rPr>
        <w:t xml:space="preserve">included </w:t>
      </w:r>
      <w:commentRangeStart w:id="154"/>
      <w:r w:rsidR="008D284A" w:rsidRPr="008D284A">
        <w:rPr>
          <w:rFonts w:ascii="Times New Roman" w:hAnsi="Times New Roman" w:cs="Times New Roman"/>
        </w:rPr>
        <w:t>three levels</w:t>
      </w:r>
      <w:commentRangeEnd w:id="154"/>
      <w:r w:rsidR="00D83249">
        <w:rPr>
          <w:rStyle w:val="CommentReference"/>
        </w:rPr>
        <w:commentReference w:id="154"/>
      </w:r>
      <w:r w:rsidR="008D284A" w:rsidRPr="008D284A">
        <w:rPr>
          <w:rFonts w:ascii="Times New Roman" w:hAnsi="Times New Roman" w:cs="Times New Roman"/>
        </w:rPr>
        <w:t>: no competition, competition with rotifers adapted to 25 °C, and competition with rotifers adapted to 30 °C.</w:t>
      </w:r>
      <w:r w:rsidR="008D284A">
        <w:rPr>
          <w:rFonts w:ascii="Times New Roman" w:hAnsi="Times New Roman" w:cs="Times New Roman"/>
        </w:rPr>
        <w:t xml:space="preserve"> </w:t>
      </w:r>
      <w:r w:rsidR="00A4425A" w:rsidRPr="00A4425A">
        <w:rPr>
          <w:rFonts w:ascii="Times New Roman" w:hAnsi="Times New Roman" w:cs="Times New Roman"/>
        </w:rPr>
        <w:t xml:space="preserve">To meet model </w:t>
      </w:r>
      <w:r w:rsidR="00A4425A" w:rsidRPr="00A4425A">
        <w:rPr>
          <w:rFonts w:ascii="Times New Roman" w:hAnsi="Times New Roman" w:cs="Times New Roman"/>
        </w:rPr>
        <w:lastRenderedPageBreak/>
        <w:t xml:space="preserve">assumptions, intrinsic growth rate (r) for both rotifers and protists </w:t>
      </w:r>
      <w:r w:rsidR="00AF0E7F" w:rsidRPr="00A4425A">
        <w:rPr>
          <w:rFonts w:ascii="Times New Roman" w:hAnsi="Times New Roman" w:cs="Times New Roman"/>
        </w:rPr>
        <w:t xml:space="preserve">was </w:t>
      </w:r>
      <w:r w:rsidR="00BC3E5E">
        <w:rPr>
          <w:rFonts w:ascii="Times New Roman" w:hAnsi="Times New Roman" w:cs="Times New Roman"/>
        </w:rPr>
        <w:t>log</w:t>
      </w:r>
      <w:r w:rsidR="00AF0E7F">
        <w:rPr>
          <w:rFonts w:ascii="Times New Roman" w:hAnsi="Times New Roman" w:cs="Times New Roman"/>
        </w:rPr>
        <w:t>-</w:t>
      </w:r>
      <w:r w:rsidR="00A4425A" w:rsidRPr="00A4425A">
        <w:rPr>
          <w:rFonts w:ascii="Times New Roman" w:hAnsi="Times New Roman" w:cs="Times New Roman"/>
        </w:rPr>
        <w:t>transformed. Protist crowding coefficient (α) was also l</w:t>
      </w:r>
      <w:r w:rsidR="00A70809">
        <w:rPr>
          <w:rFonts w:ascii="Times New Roman" w:hAnsi="Times New Roman" w:cs="Times New Roman"/>
        </w:rPr>
        <w:t>og</w:t>
      </w:r>
      <w:r w:rsidR="00A4425A" w:rsidRPr="00A4425A">
        <w:rPr>
          <w:rFonts w:ascii="Times New Roman" w:hAnsi="Times New Roman" w:cs="Times New Roman"/>
        </w:rPr>
        <w:t>-transformed, whereas rotifer crowding coefficient met model assumptions without transformation.</w:t>
      </w:r>
      <w:r w:rsidR="00BA689F" w:rsidRPr="00BA689F">
        <w:rPr>
          <w:rFonts w:ascii="Times New Roman" w:hAnsi="Times New Roman" w:cs="Times New Roman"/>
        </w:rPr>
        <w:t xml:space="preserve"> </w:t>
      </w:r>
      <w:r w:rsidR="00EE53CE">
        <w:rPr>
          <w:rFonts w:ascii="Times New Roman" w:hAnsi="Times New Roman" w:cs="Times New Roman"/>
        </w:rPr>
        <w:t xml:space="preserve">Post-hoc comparisons were </w:t>
      </w:r>
      <w:r w:rsidR="00344F9B">
        <w:rPr>
          <w:rFonts w:ascii="Times New Roman" w:hAnsi="Times New Roman" w:cs="Times New Roman"/>
        </w:rPr>
        <w:t>conducted</w:t>
      </w:r>
      <w:r w:rsidR="00EE53CE">
        <w:rPr>
          <w:rFonts w:ascii="Times New Roman" w:hAnsi="Times New Roman" w:cs="Times New Roman"/>
        </w:rPr>
        <w:t xml:space="preserve"> using Tukey’s honestly significant difference</w:t>
      </w:r>
      <w:r w:rsidR="00DB0AAD">
        <w:rPr>
          <w:rFonts w:ascii="Times New Roman" w:hAnsi="Times New Roman" w:cs="Times New Roman"/>
        </w:rPr>
        <w:t xml:space="preserve"> (HSD)</w:t>
      </w:r>
      <w:r w:rsidR="00EE53CE">
        <w:rPr>
          <w:rFonts w:ascii="Times New Roman" w:hAnsi="Times New Roman" w:cs="Times New Roman"/>
        </w:rPr>
        <w:t xml:space="preserve"> tests. </w:t>
      </w:r>
      <w:r w:rsidR="00247A50">
        <w:rPr>
          <w:rFonts w:ascii="Times New Roman" w:hAnsi="Times New Roman" w:cs="Times New Roman"/>
        </w:rPr>
        <w:t xml:space="preserve">All </w:t>
      </w:r>
      <w:ins w:id="155" w:author="terHorst, Casey P" w:date="2026-06-02T11:32:00Z">
        <w:r w:rsidR="00D83249">
          <w:rPr>
            <w:rFonts w:ascii="Times New Roman" w:hAnsi="Times New Roman" w:cs="Times New Roman"/>
          </w:rPr>
          <w:t>models were fit using lme</w:t>
        </w:r>
      </w:ins>
      <w:ins w:id="156" w:author="terHorst, Casey P" w:date="2026-06-02T11:33:00Z">
        <w:r w:rsidR="00D83249">
          <w:rPr>
            <w:rFonts w:ascii="Times New Roman" w:hAnsi="Times New Roman" w:cs="Times New Roman"/>
          </w:rPr>
          <w:t xml:space="preserve">4 and </w:t>
        </w:r>
      </w:ins>
      <w:r w:rsidR="00247A50">
        <w:rPr>
          <w:rFonts w:ascii="Times New Roman" w:hAnsi="Times New Roman" w:cs="Times New Roman"/>
        </w:rPr>
        <w:t xml:space="preserve">analyses were performed in R (version 4.5.2). </w:t>
      </w:r>
    </w:p>
    <w:p w14:paraId="43961892" w14:textId="77777777" w:rsidR="007A7E47" w:rsidRDefault="007A7E47" w:rsidP="007B74FC">
      <w:pPr>
        <w:spacing w:after="0" w:line="480" w:lineRule="auto"/>
        <w:jc w:val="center"/>
        <w:rPr>
          <w:rFonts w:ascii="Times New Roman" w:hAnsi="Times New Roman" w:cs="Times New Roman"/>
          <w:b/>
          <w:bCs/>
        </w:rPr>
      </w:pPr>
    </w:p>
    <w:p w14:paraId="6990F589" w14:textId="77777777" w:rsidR="007A7E47" w:rsidRDefault="007A7E47">
      <w:pPr>
        <w:rPr>
          <w:rFonts w:ascii="Times New Roman" w:hAnsi="Times New Roman" w:cs="Times New Roman"/>
          <w:b/>
          <w:bCs/>
        </w:rPr>
      </w:pPr>
      <w:r>
        <w:rPr>
          <w:rFonts w:ascii="Times New Roman" w:hAnsi="Times New Roman" w:cs="Times New Roman"/>
          <w:b/>
          <w:bCs/>
        </w:rPr>
        <w:br w:type="page"/>
      </w:r>
    </w:p>
    <w:p w14:paraId="2230C324" w14:textId="7039842F" w:rsidR="007B74FC" w:rsidRDefault="007B74FC" w:rsidP="007A7E47">
      <w:pPr>
        <w:spacing w:after="0" w:line="480" w:lineRule="auto"/>
        <w:jc w:val="center"/>
        <w:rPr>
          <w:rFonts w:ascii="Times New Roman" w:hAnsi="Times New Roman" w:cs="Times New Roman"/>
        </w:rPr>
      </w:pPr>
      <w:r>
        <w:rPr>
          <w:rFonts w:ascii="Times New Roman" w:hAnsi="Times New Roman" w:cs="Times New Roman"/>
          <w:b/>
          <w:bCs/>
        </w:rPr>
        <w:lastRenderedPageBreak/>
        <w:t>Results</w:t>
      </w:r>
    </w:p>
    <w:p w14:paraId="0E14C2B1" w14:textId="40FD44C3" w:rsidR="001D6D86" w:rsidRDefault="001D6D86" w:rsidP="004329B1">
      <w:pPr>
        <w:spacing w:after="0" w:line="480" w:lineRule="auto"/>
        <w:ind w:firstLine="720"/>
        <w:rPr>
          <w:rFonts w:ascii="Times New Roman" w:hAnsi="Times New Roman" w:cs="Times New Roman"/>
        </w:rPr>
      </w:pPr>
      <w:commentRangeStart w:id="157"/>
      <w:r>
        <w:rPr>
          <w:rFonts w:ascii="Times New Roman" w:hAnsi="Times New Roman" w:cs="Times New Roman"/>
        </w:rPr>
        <w:t>Rotifers with a</w:t>
      </w:r>
      <w:r w:rsidR="0072405F">
        <w:rPr>
          <w:rFonts w:ascii="Times New Roman" w:hAnsi="Times New Roman" w:cs="Times New Roman"/>
        </w:rPr>
        <w:t>n evolutionary</w:t>
      </w:r>
      <w:r>
        <w:rPr>
          <w:rFonts w:ascii="Times New Roman" w:hAnsi="Times New Roman" w:cs="Times New Roman"/>
        </w:rPr>
        <w:t xml:space="preserve"> temperature history of 30 °C had cross-sectional areas 10% smaller than those with a history of </w:t>
      </w:r>
      <w:r w:rsidRPr="009B61B3">
        <w:rPr>
          <w:rFonts w:ascii="Times New Roman" w:hAnsi="Times New Roman" w:cs="Times New Roman"/>
        </w:rPr>
        <w:t>25 °C</w:t>
      </w:r>
      <w:r>
        <w:rPr>
          <w:rFonts w:ascii="Times New Roman" w:hAnsi="Times New Roman" w:cs="Times New Roman"/>
        </w:rPr>
        <w:t xml:space="preserve"> (</w:t>
      </w:r>
      <w:r w:rsidRPr="00726DDD">
        <w:rPr>
          <w:rFonts w:ascii="Times New Roman" w:hAnsi="Times New Roman" w:cs="Times New Roman"/>
          <w:i/>
          <w:iCs/>
        </w:rPr>
        <w:t>F</w:t>
      </w:r>
      <w:r w:rsidRPr="00726DDD">
        <w:rPr>
          <w:rFonts w:ascii="Times New Roman" w:hAnsi="Times New Roman" w:cs="Times New Roman"/>
          <w:vertAlign w:val="subscript"/>
        </w:rPr>
        <w:t>1,294</w:t>
      </w:r>
      <w:r>
        <w:rPr>
          <w:rFonts w:ascii="Times New Roman" w:hAnsi="Times New Roman" w:cs="Times New Roman"/>
        </w:rPr>
        <w:t xml:space="preserve"> = 10.90, </w:t>
      </w:r>
      <w:r w:rsidRPr="00726DDD">
        <w:rPr>
          <w:rFonts w:ascii="Times New Roman" w:hAnsi="Times New Roman" w:cs="Times New Roman"/>
          <w:i/>
          <w:iCs/>
        </w:rPr>
        <w:t>P</w:t>
      </w:r>
      <w:r>
        <w:rPr>
          <w:rFonts w:ascii="Times New Roman" w:hAnsi="Times New Roman" w:cs="Times New Roman"/>
        </w:rPr>
        <w:t xml:space="preserve"> = 0.001</w:t>
      </w:r>
      <w:r w:rsidRPr="00401A70">
        <w:rPr>
          <w:rFonts w:ascii="Times New Roman" w:hAnsi="Times New Roman" w:cs="Times New Roman"/>
        </w:rPr>
        <w:t>; Table</w:t>
      </w:r>
      <w:r w:rsidR="00401A70">
        <w:rPr>
          <w:rFonts w:ascii="Times New Roman" w:hAnsi="Times New Roman" w:cs="Times New Roman"/>
        </w:rPr>
        <w:t xml:space="preserve"> 2</w:t>
      </w:r>
      <w:r>
        <w:rPr>
          <w:rFonts w:ascii="Times New Roman" w:hAnsi="Times New Roman" w:cs="Times New Roman"/>
        </w:rPr>
        <w:t xml:space="preserve">). </w:t>
      </w:r>
      <w:commentRangeEnd w:id="157"/>
      <w:r w:rsidR="000639DC">
        <w:rPr>
          <w:rStyle w:val="CommentReference"/>
        </w:rPr>
        <w:commentReference w:id="157"/>
      </w:r>
      <w:r w:rsidR="0072405F">
        <w:rPr>
          <w:rFonts w:ascii="Times New Roman" w:hAnsi="Times New Roman" w:cs="Times New Roman"/>
        </w:rPr>
        <w:t xml:space="preserve">Evolutionary history of temperature had an effect on the intrinsic growth rate of rotifers, but only during competition with </w:t>
      </w:r>
      <w:r w:rsidR="0072405F" w:rsidRPr="0072405F">
        <w:rPr>
          <w:rFonts w:ascii="Times New Roman" w:hAnsi="Times New Roman" w:cs="Times New Roman"/>
          <w:i/>
          <w:iCs/>
        </w:rPr>
        <w:t>Tetrahymena</w:t>
      </w:r>
      <w:r w:rsidR="0072405F">
        <w:rPr>
          <w:rFonts w:ascii="Times New Roman" w:hAnsi="Times New Roman" w:cs="Times New Roman"/>
          <w:i/>
          <w:iCs/>
        </w:rPr>
        <w:t>,</w:t>
      </w:r>
      <w:r w:rsidR="0072405F" w:rsidRPr="0072405F">
        <w:rPr>
          <w:rFonts w:ascii="Times New Roman" w:hAnsi="Times New Roman" w:cs="Times New Roman"/>
        </w:rPr>
        <w:t xml:space="preserve"> </w:t>
      </w:r>
      <w:r w:rsidR="0072405F">
        <w:rPr>
          <w:rFonts w:ascii="Times New Roman" w:hAnsi="Times New Roman" w:cs="Times New Roman"/>
        </w:rPr>
        <w:t>as indicated by a significant interaction between evolutionary history and competition (</w:t>
      </w:r>
      <w:r w:rsidR="0072405F" w:rsidRPr="00726DDD">
        <w:rPr>
          <w:rFonts w:ascii="Times New Roman" w:hAnsi="Times New Roman" w:cs="Times New Roman"/>
          <w:i/>
          <w:iCs/>
        </w:rPr>
        <w:t>F</w:t>
      </w:r>
      <w:r w:rsidR="0072405F" w:rsidRPr="00726DDD">
        <w:rPr>
          <w:rFonts w:ascii="Times New Roman" w:hAnsi="Times New Roman" w:cs="Times New Roman"/>
          <w:vertAlign w:val="subscript"/>
        </w:rPr>
        <w:t>1,72</w:t>
      </w:r>
      <w:r w:rsidR="0072405F">
        <w:rPr>
          <w:rFonts w:ascii="Times New Roman" w:hAnsi="Times New Roman" w:cs="Times New Roman"/>
        </w:rPr>
        <w:t xml:space="preserve"> = </w:t>
      </w:r>
      <w:r w:rsidR="0072405F" w:rsidRPr="009B61B3">
        <w:rPr>
          <w:rFonts w:ascii="Times New Roman" w:hAnsi="Times New Roman" w:cs="Times New Roman"/>
        </w:rPr>
        <w:t xml:space="preserve">5.22, </w:t>
      </w:r>
      <w:r w:rsidR="0072405F" w:rsidRPr="00D80932">
        <w:rPr>
          <w:rFonts w:ascii="Times New Roman" w:hAnsi="Times New Roman" w:cs="Times New Roman"/>
          <w:i/>
          <w:iCs/>
        </w:rPr>
        <w:t>P</w:t>
      </w:r>
      <w:r w:rsidR="0072405F" w:rsidRPr="009B61B3">
        <w:rPr>
          <w:rFonts w:ascii="Times New Roman" w:hAnsi="Times New Roman" w:cs="Times New Roman"/>
        </w:rPr>
        <w:t xml:space="preserve"> = 0.025</w:t>
      </w:r>
      <w:r w:rsidR="0072405F">
        <w:rPr>
          <w:rFonts w:ascii="Times New Roman" w:hAnsi="Times New Roman" w:cs="Times New Roman"/>
        </w:rPr>
        <w:t>;</w:t>
      </w:r>
      <w:r w:rsidR="0072405F" w:rsidRPr="001D6D86">
        <w:rPr>
          <w:rFonts w:ascii="Times New Roman" w:hAnsi="Times New Roman" w:cs="Times New Roman"/>
        </w:rPr>
        <w:t xml:space="preserve"> </w:t>
      </w:r>
      <w:r w:rsidR="0072405F" w:rsidRPr="006E5872">
        <w:rPr>
          <w:rFonts w:ascii="Times New Roman" w:hAnsi="Times New Roman" w:cs="Times New Roman"/>
        </w:rPr>
        <w:t>Figure 7</w:t>
      </w:r>
      <w:r w:rsidR="0072405F">
        <w:rPr>
          <w:rFonts w:ascii="Times New Roman" w:hAnsi="Times New Roman" w:cs="Times New Roman"/>
        </w:rPr>
        <w:t xml:space="preserve">; </w:t>
      </w:r>
      <w:r w:rsidR="0072405F" w:rsidRPr="00771C9F">
        <w:rPr>
          <w:rFonts w:ascii="Times New Roman" w:hAnsi="Times New Roman" w:cs="Times New Roman"/>
        </w:rPr>
        <w:t xml:space="preserve">Table </w:t>
      </w:r>
      <w:r w:rsidR="00771C9F" w:rsidRPr="00771C9F">
        <w:rPr>
          <w:rFonts w:ascii="Times New Roman" w:hAnsi="Times New Roman" w:cs="Times New Roman"/>
        </w:rPr>
        <w:t>3</w:t>
      </w:r>
      <w:r w:rsidR="0072405F">
        <w:rPr>
          <w:rFonts w:ascii="Times New Roman" w:hAnsi="Times New Roman" w:cs="Times New Roman"/>
        </w:rPr>
        <w:t xml:space="preserve">). </w:t>
      </w:r>
      <w:r w:rsidRPr="0072405F">
        <w:rPr>
          <w:rFonts w:ascii="Times New Roman" w:hAnsi="Times New Roman" w:cs="Times New Roman"/>
        </w:rPr>
        <w:t>When</w:t>
      </w:r>
      <w:r>
        <w:rPr>
          <w:rFonts w:ascii="Times New Roman" w:hAnsi="Times New Roman" w:cs="Times New Roman"/>
        </w:rPr>
        <w:t xml:space="preserve"> cultured in the presence of </w:t>
      </w:r>
      <w:r>
        <w:rPr>
          <w:rFonts w:ascii="Times New Roman" w:hAnsi="Times New Roman" w:cs="Times New Roman"/>
          <w:i/>
          <w:iCs/>
        </w:rPr>
        <w:t>Tetrahymena</w:t>
      </w:r>
      <w:r>
        <w:rPr>
          <w:rFonts w:ascii="Times New Roman" w:hAnsi="Times New Roman" w:cs="Times New Roman"/>
        </w:rPr>
        <w:t xml:space="preserve">, rotifers with a </w:t>
      </w:r>
      <w:r w:rsidRPr="009B61B3">
        <w:rPr>
          <w:rFonts w:ascii="Times New Roman" w:hAnsi="Times New Roman" w:cs="Times New Roman"/>
        </w:rPr>
        <w:t>25 °C</w:t>
      </w:r>
      <w:r>
        <w:rPr>
          <w:rFonts w:ascii="Times New Roman" w:hAnsi="Times New Roman" w:cs="Times New Roman"/>
        </w:rPr>
        <w:t xml:space="preserve"> history exhibited higher intrinsic growth rates than those with a 30 °C history</w:t>
      </w:r>
      <w:r w:rsidR="009A1087">
        <w:rPr>
          <w:rFonts w:ascii="Times New Roman" w:hAnsi="Times New Roman" w:cs="Times New Roman"/>
        </w:rPr>
        <w:t xml:space="preserve"> (</w:t>
      </w:r>
      <w:r w:rsidR="00771C9F">
        <w:rPr>
          <w:rFonts w:ascii="Times New Roman" w:hAnsi="Times New Roman" w:cs="Times New Roman"/>
        </w:rPr>
        <w:t xml:space="preserve">Tukey contrast: </w:t>
      </w:r>
      <w:r w:rsidR="00771C9F">
        <w:rPr>
          <w:rFonts w:ascii="Times New Roman" w:hAnsi="Times New Roman" w:cs="Times New Roman"/>
          <w:i/>
          <w:iCs/>
        </w:rPr>
        <w:t>P</w:t>
      </w:r>
      <w:r w:rsidR="00771C9F">
        <w:rPr>
          <w:rFonts w:ascii="Times New Roman" w:hAnsi="Times New Roman" w:cs="Times New Roman"/>
        </w:rPr>
        <w:t xml:space="preserve"> &lt; 0.001; </w:t>
      </w:r>
      <w:r w:rsidR="00656873">
        <w:rPr>
          <w:rFonts w:ascii="Times New Roman" w:hAnsi="Times New Roman" w:cs="Times New Roman"/>
        </w:rPr>
        <w:t>Table 4</w:t>
      </w:r>
      <w:r w:rsidR="00771C9F">
        <w:rPr>
          <w:rFonts w:ascii="Times New Roman" w:hAnsi="Times New Roman" w:cs="Times New Roman"/>
        </w:rPr>
        <w:t>)</w:t>
      </w:r>
      <w:r w:rsidR="00283563">
        <w:rPr>
          <w:rFonts w:ascii="Times New Roman" w:hAnsi="Times New Roman" w:cs="Times New Roman"/>
        </w:rPr>
        <w:t>.</w:t>
      </w:r>
      <w:r>
        <w:rPr>
          <w:rFonts w:ascii="Times New Roman" w:hAnsi="Times New Roman" w:cs="Times New Roman"/>
        </w:rPr>
        <w:t xml:space="preserve"> </w:t>
      </w:r>
      <w:r w:rsidR="00DA6EAE">
        <w:rPr>
          <w:rFonts w:ascii="Times New Roman" w:hAnsi="Times New Roman" w:cs="Times New Roman"/>
        </w:rPr>
        <w:t>No differences between evolutionary histories w</w:t>
      </w:r>
      <w:r w:rsidR="00F30725">
        <w:rPr>
          <w:rFonts w:ascii="Times New Roman" w:hAnsi="Times New Roman" w:cs="Times New Roman"/>
        </w:rPr>
        <w:t>ere</w:t>
      </w:r>
      <w:r w:rsidR="00DA6EAE">
        <w:rPr>
          <w:rFonts w:ascii="Times New Roman" w:hAnsi="Times New Roman" w:cs="Times New Roman"/>
        </w:rPr>
        <w:t xml:space="preserve"> detected in the absence of competitors. </w:t>
      </w:r>
      <w:r w:rsidR="00283563">
        <w:rPr>
          <w:rFonts w:ascii="Times New Roman" w:hAnsi="Times New Roman" w:cs="Times New Roman"/>
        </w:rPr>
        <w:t xml:space="preserve">There was no evidence of a three-way interaction between evolutionary history, contemporary temperature, and competition, as the </w:t>
      </w:r>
      <w:r>
        <w:rPr>
          <w:rFonts w:ascii="Times New Roman" w:hAnsi="Times New Roman" w:cs="Times New Roman"/>
        </w:rPr>
        <w:t xml:space="preserve">effect </w:t>
      </w:r>
      <w:r w:rsidR="00283563">
        <w:rPr>
          <w:rFonts w:ascii="Times New Roman" w:hAnsi="Times New Roman" w:cs="Times New Roman"/>
        </w:rPr>
        <w:t xml:space="preserve">of evolutionary history on competition </w:t>
      </w:r>
      <w:r>
        <w:rPr>
          <w:rFonts w:ascii="Times New Roman" w:hAnsi="Times New Roman" w:cs="Times New Roman"/>
        </w:rPr>
        <w:t>did not significantly vary between contemporary temperatures</w:t>
      </w:r>
      <w:r w:rsidR="001F0AFE">
        <w:rPr>
          <w:rFonts w:ascii="Times New Roman" w:hAnsi="Times New Roman" w:cs="Times New Roman"/>
        </w:rPr>
        <w:t xml:space="preserve"> (</w:t>
      </w:r>
      <w:r w:rsidR="001F0AFE">
        <w:rPr>
          <w:rFonts w:ascii="Times New Roman" w:hAnsi="Times New Roman" w:cs="Times New Roman"/>
          <w:i/>
          <w:iCs/>
        </w:rPr>
        <w:t>P</w:t>
      </w:r>
      <w:r w:rsidR="001F0AFE">
        <w:rPr>
          <w:rFonts w:ascii="Times New Roman" w:hAnsi="Times New Roman" w:cs="Times New Roman"/>
        </w:rPr>
        <w:t xml:space="preserve"> = 0.179)</w:t>
      </w:r>
      <w:r>
        <w:rPr>
          <w:rFonts w:ascii="Times New Roman" w:hAnsi="Times New Roman" w:cs="Times New Roman"/>
        </w:rPr>
        <w:t xml:space="preserve">. Evolutionary history did not affect rotifer crowding coefficients or realized equilibrium densities under any condition (all </w:t>
      </w:r>
      <w:r w:rsidRPr="00AB608D">
        <w:rPr>
          <w:rFonts w:ascii="Times New Roman" w:hAnsi="Times New Roman" w:cs="Times New Roman"/>
          <w:i/>
          <w:iCs/>
        </w:rPr>
        <w:t>P</w:t>
      </w:r>
      <w:r>
        <w:rPr>
          <w:rFonts w:ascii="Times New Roman" w:hAnsi="Times New Roman" w:cs="Times New Roman"/>
        </w:rPr>
        <w:t xml:space="preserve"> &gt; </w:t>
      </w:r>
      <w:r w:rsidR="008F2252">
        <w:rPr>
          <w:rFonts w:ascii="Times New Roman" w:hAnsi="Times New Roman" w:cs="Times New Roman"/>
        </w:rPr>
        <w:t>0.16</w:t>
      </w:r>
      <w:r w:rsidR="00220B13">
        <w:rPr>
          <w:rFonts w:ascii="Times New Roman" w:hAnsi="Times New Roman" w:cs="Times New Roman"/>
        </w:rPr>
        <w:t>; Table</w:t>
      </w:r>
      <w:r w:rsidR="00ED5E58">
        <w:rPr>
          <w:rFonts w:ascii="Times New Roman" w:hAnsi="Times New Roman" w:cs="Times New Roman"/>
        </w:rPr>
        <w:t>s</w:t>
      </w:r>
      <w:r w:rsidR="00220B13">
        <w:rPr>
          <w:rFonts w:ascii="Times New Roman" w:hAnsi="Times New Roman" w:cs="Times New Roman"/>
        </w:rPr>
        <w:t xml:space="preserve"> 5</w:t>
      </w:r>
      <w:r w:rsidR="00ED5E58">
        <w:rPr>
          <w:rFonts w:ascii="Times New Roman" w:hAnsi="Times New Roman" w:cs="Times New Roman"/>
        </w:rPr>
        <w:t>, 6</w:t>
      </w:r>
      <w:r>
        <w:rPr>
          <w:rFonts w:ascii="Times New Roman" w:hAnsi="Times New Roman" w:cs="Times New Roman"/>
        </w:rPr>
        <w:t xml:space="preserve">). </w:t>
      </w:r>
    </w:p>
    <w:p w14:paraId="5D20706C" w14:textId="71B73604" w:rsidR="001D6D86" w:rsidRDefault="001D6D86" w:rsidP="004329B1">
      <w:pPr>
        <w:spacing w:after="0" w:line="480" w:lineRule="auto"/>
        <w:ind w:firstLine="720"/>
        <w:rPr>
          <w:rFonts w:ascii="Times New Roman" w:hAnsi="Times New Roman" w:cs="Times New Roman"/>
        </w:rPr>
      </w:pPr>
      <w:r>
        <w:rPr>
          <w:rFonts w:ascii="Times New Roman" w:hAnsi="Times New Roman" w:cs="Times New Roman"/>
        </w:rPr>
        <w:t>Competition with protists reduced rotifer intrinsic growth rates overall, with a stronger effect at 30 °C than at 25 °C (</w:t>
      </w:r>
      <w:r w:rsidRPr="007B6CBC">
        <w:rPr>
          <w:rFonts w:ascii="Times New Roman" w:hAnsi="Times New Roman" w:cs="Times New Roman"/>
          <w:i/>
          <w:iCs/>
        </w:rPr>
        <w:t>F</w:t>
      </w:r>
      <w:r w:rsidRPr="007B6CBC">
        <w:rPr>
          <w:rFonts w:ascii="Times New Roman" w:hAnsi="Times New Roman" w:cs="Times New Roman"/>
          <w:vertAlign w:val="subscript"/>
        </w:rPr>
        <w:t>1,72</w:t>
      </w:r>
      <w:r>
        <w:rPr>
          <w:rFonts w:ascii="Times New Roman" w:hAnsi="Times New Roman" w:cs="Times New Roman"/>
        </w:rPr>
        <w:t xml:space="preserve"> = 11.48, </w:t>
      </w:r>
      <w:r w:rsidRPr="007B6CBC">
        <w:rPr>
          <w:rFonts w:ascii="Times New Roman" w:hAnsi="Times New Roman" w:cs="Times New Roman"/>
          <w:i/>
          <w:iCs/>
        </w:rPr>
        <w:t>P</w:t>
      </w:r>
      <w:r>
        <w:rPr>
          <w:rFonts w:ascii="Times New Roman" w:hAnsi="Times New Roman" w:cs="Times New Roman"/>
        </w:rPr>
        <w:t xml:space="preserve"> = 0.001; </w:t>
      </w:r>
      <w:r w:rsidRPr="00AB4B61">
        <w:rPr>
          <w:rFonts w:ascii="Times New Roman" w:hAnsi="Times New Roman" w:cs="Times New Roman"/>
        </w:rPr>
        <w:t>Table</w:t>
      </w:r>
      <w:r w:rsidR="00AB4B61">
        <w:rPr>
          <w:rFonts w:ascii="Times New Roman" w:hAnsi="Times New Roman" w:cs="Times New Roman"/>
        </w:rPr>
        <w:t xml:space="preserve"> 3</w:t>
      </w:r>
      <w:r>
        <w:rPr>
          <w:rFonts w:ascii="Times New Roman" w:hAnsi="Times New Roman" w:cs="Times New Roman"/>
        </w:rPr>
        <w:t>). Rotifer crowding coefficients were higher at 30 °C than at 25 °C, but only in the absence of competitors, as indicated by a significant interaction between current temperature and competition (</w:t>
      </w:r>
      <w:r w:rsidRPr="00163A05">
        <w:rPr>
          <w:rFonts w:ascii="Times New Roman" w:hAnsi="Times New Roman" w:cs="Times New Roman"/>
          <w:i/>
          <w:iCs/>
        </w:rPr>
        <w:t>F</w:t>
      </w:r>
      <w:r w:rsidRPr="00163A05">
        <w:rPr>
          <w:rFonts w:ascii="Times New Roman" w:hAnsi="Times New Roman" w:cs="Times New Roman"/>
          <w:vertAlign w:val="subscript"/>
        </w:rPr>
        <w:t>1,72</w:t>
      </w:r>
      <w:r>
        <w:rPr>
          <w:rFonts w:ascii="Times New Roman" w:hAnsi="Times New Roman" w:cs="Times New Roman"/>
        </w:rPr>
        <w:t xml:space="preserve"> = 4.01, </w:t>
      </w:r>
      <w:r w:rsidRPr="00163A05">
        <w:rPr>
          <w:rFonts w:ascii="Times New Roman" w:hAnsi="Times New Roman" w:cs="Times New Roman"/>
          <w:i/>
          <w:iCs/>
        </w:rPr>
        <w:t>P</w:t>
      </w:r>
      <w:r>
        <w:rPr>
          <w:rFonts w:ascii="Times New Roman" w:hAnsi="Times New Roman" w:cs="Times New Roman"/>
        </w:rPr>
        <w:t xml:space="preserve"> = 0.049; </w:t>
      </w:r>
      <w:r w:rsidRPr="003804B0">
        <w:rPr>
          <w:rFonts w:ascii="Times New Roman" w:hAnsi="Times New Roman" w:cs="Times New Roman"/>
        </w:rPr>
        <w:t>Figure</w:t>
      </w:r>
      <w:r w:rsidR="003804B0" w:rsidRPr="003804B0">
        <w:rPr>
          <w:rFonts w:ascii="Times New Roman" w:hAnsi="Times New Roman" w:cs="Times New Roman"/>
        </w:rPr>
        <w:t xml:space="preserve"> 8</w:t>
      </w:r>
      <w:r w:rsidRPr="003804B0">
        <w:rPr>
          <w:rFonts w:ascii="Times New Roman" w:hAnsi="Times New Roman" w:cs="Times New Roman"/>
        </w:rPr>
        <w:t>; Table</w:t>
      </w:r>
      <w:r w:rsidR="003804B0">
        <w:rPr>
          <w:rFonts w:ascii="Times New Roman" w:hAnsi="Times New Roman" w:cs="Times New Roman"/>
        </w:rPr>
        <w:t xml:space="preserve"> 5</w:t>
      </w:r>
      <w:r>
        <w:rPr>
          <w:rFonts w:ascii="Times New Roman" w:hAnsi="Times New Roman" w:cs="Times New Roman"/>
        </w:rPr>
        <w:t>). Rotifer realized equilibrium densities were consistently reduced under competition by approximately 25% relative to monoculture, regardless of contemporary temperature or evolutionary history (</w:t>
      </w:r>
      <w:r w:rsidRPr="00B76037">
        <w:rPr>
          <w:rFonts w:ascii="Times New Roman" w:hAnsi="Times New Roman" w:cs="Times New Roman"/>
          <w:i/>
          <w:iCs/>
        </w:rPr>
        <w:t>F</w:t>
      </w:r>
      <w:r w:rsidRPr="00B76037">
        <w:rPr>
          <w:rFonts w:ascii="Times New Roman" w:hAnsi="Times New Roman" w:cs="Times New Roman"/>
          <w:vertAlign w:val="subscript"/>
        </w:rPr>
        <w:t>1,72</w:t>
      </w:r>
      <w:r>
        <w:rPr>
          <w:rFonts w:ascii="Times New Roman" w:hAnsi="Times New Roman" w:cs="Times New Roman"/>
        </w:rPr>
        <w:t xml:space="preserve"> = 21.97, </w:t>
      </w:r>
      <w:r w:rsidRPr="00CE48C0">
        <w:rPr>
          <w:rFonts w:ascii="Times New Roman" w:hAnsi="Times New Roman" w:cs="Times New Roman"/>
          <w:i/>
          <w:iCs/>
        </w:rPr>
        <w:t>P</w:t>
      </w:r>
      <w:r>
        <w:rPr>
          <w:rFonts w:ascii="Times New Roman" w:hAnsi="Times New Roman" w:cs="Times New Roman"/>
        </w:rPr>
        <w:t xml:space="preserve"> &lt; 0.001;</w:t>
      </w:r>
      <w:r w:rsidR="008F00CE">
        <w:rPr>
          <w:rFonts w:ascii="Times New Roman" w:hAnsi="Times New Roman" w:cs="Times New Roman"/>
        </w:rPr>
        <w:t xml:space="preserve"> Figure 9;</w:t>
      </w:r>
      <w:r>
        <w:rPr>
          <w:rFonts w:ascii="Times New Roman" w:hAnsi="Times New Roman" w:cs="Times New Roman"/>
        </w:rPr>
        <w:t xml:space="preserve"> </w:t>
      </w:r>
      <w:r w:rsidRPr="008F00CE">
        <w:rPr>
          <w:rFonts w:ascii="Times New Roman" w:hAnsi="Times New Roman" w:cs="Times New Roman"/>
        </w:rPr>
        <w:t>Table</w:t>
      </w:r>
      <w:r w:rsidR="008F00CE" w:rsidRPr="008F00CE">
        <w:rPr>
          <w:rFonts w:ascii="Times New Roman" w:hAnsi="Times New Roman" w:cs="Times New Roman"/>
        </w:rPr>
        <w:t xml:space="preserve"> 6</w:t>
      </w:r>
      <w:r>
        <w:rPr>
          <w:rFonts w:ascii="Times New Roman" w:hAnsi="Times New Roman" w:cs="Times New Roman"/>
        </w:rPr>
        <w:t xml:space="preserve">). </w:t>
      </w:r>
    </w:p>
    <w:p w14:paraId="3A455E6A" w14:textId="2400F8FD" w:rsidR="001D6D86" w:rsidRPr="001D6D86" w:rsidRDefault="001D6D86" w:rsidP="004329B1">
      <w:pPr>
        <w:spacing w:after="0" w:line="480" w:lineRule="auto"/>
        <w:ind w:firstLine="720"/>
        <w:rPr>
          <w:rFonts w:ascii="Times New Roman" w:hAnsi="Times New Roman" w:cs="Times New Roman"/>
        </w:rPr>
      </w:pPr>
      <w:r>
        <w:rPr>
          <w:rFonts w:ascii="Times New Roman" w:hAnsi="Times New Roman" w:cs="Times New Roman"/>
        </w:rPr>
        <w:t xml:space="preserve">Without competitors, </w:t>
      </w:r>
      <w:r>
        <w:rPr>
          <w:rFonts w:ascii="Times New Roman" w:hAnsi="Times New Roman" w:cs="Times New Roman"/>
          <w:i/>
          <w:iCs/>
        </w:rPr>
        <w:t>Tetrahymena</w:t>
      </w:r>
      <w:r>
        <w:rPr>
          <w:rFonts w:ascii="Times New Roman" w:hAnsi="Times New Roman" w:cs="Times New Roman"/>
        </w:rPr>
        <w:t xml:space="preserve"> grew 1.8 times faster and </w:t>
      </w:r>
      <w:commentRangeStart w:id="158"/>
      <w:r>
        <w:rPr>
          <w:rFonts w:ascii="Times New Roman" w:hAnsi="Times New Roman" w:cs="Times New Roman"/>
        </w:rPr>
        <w:t xml:space="preserve">experienced 4.3 times </w:t>
      </w:r>
      <w:commentRangeEnd w:id="158"/>
      <w:r w:rsidR="00357F11">
        <w:rPr>
          <w:rStyle w:val="CommentReference"/>
        </w:rPr>
        <w:commentReference w:id="158"/>
      </w:r>
      <w:r>
        <w:rPr>
          <w:rFonts w:ascii="Times New Roman" w:hAnsi="Times New Roman" w:cs="Times New Roman"/>
        </w:rPr>
        <w:t>stronger crowding effects at 30 °C than at 25 °C (</w:t>
      </w:r>
      <w:r w:rsidRPr="005F0830">
        <w:rPr>
          <w:rFonts w:ascii="Times New Roman" w:hAnsi="Times New Roman" w:cs="Times New Roman"/>
        </w:rPr>
        <w:t xml:space="preserve">Figures </w:t>
      </w:r>
      <w:r w:rsidR="005F0830" w:rsidRPr="005F0830">
        <w:rPr>
          <w:rFonts w:ascii="Times New Roman" w:hAnsi="Times New Roman" w:cs="Times New Roman"/>
        </w:rPr>
        <w:t>10, 11</w:t>
      </w:r>
      <w:r w:rsidRPr="005F0830">
        <w:rPr>
          <w:rFonts w:ascii="Times New Roman" w:hAnsi="Times New Roman" w:cs="Times New Roman"/>
        </w:rPr>
        <w:t xml:space="preserve">; </w:t>
      </w:r>
      <w:r w:rsidR="005F0830" w:rsidRPr="005F0830">
        <w:rPr>
          <w:rFonts w:ascii="Times New Roman" w:hAnsi="Times New Roman" w:cs="Times New Roman"/>
        </w:rPr>
        <w:t>Tables</w:t>
      </w:r>
      <w:r w:rsidRPr="005F0830">
        <w:rPr>
          <w:rFonts w:ascii="Times New Roman" w:hAnsi="Times New Roman" w:cs="Times New Roman"/>
        </w:rPr>
        <w:t xml:space="preserve"> </w:t>
      </w:r>
      <w:r w:rsidR="005F0830" w:rsidRPr="005F0830">
        <w:rPr>
          <w:rFonts w:ascii="Times New Roman" w:hAnsi="Times New Roman" w:cs="Times New Roman"/>
        </w:rPr>
        <w:t>7</w:t>
      </w:r>
      <w:r w:rsidR="005F0830">
        <w:rPr>
          <w:rFonts w:ascii="Times New Roman" w:hAnsi="Times New Roman" w:cs="Times New Roman"/>
        </w:rPr>
        <w:t>, 8</w:t>
      </w:r>
      <w:r>
        <w:rPr>
          <w:rFonts w:ascii="Times New Roman" w:hAnsi="Times New Roman" w:cs="Times New Roman"/>
        </w:rPr>
        <w:t xml:space="preserve">). Both temperature effects were eliminated under competition with rotifers, as indicated by significant interactions </w:t>
      </w:r>
      <w:r>
        <w:rPr>
          <w:rFonts w:ascii="Times New Roman" w:hAnsi="Times New Roman" w:cs="Times New Roman"/>
        </w:rPr>
        <w:lastRenderedPageBreak/>
        <w:t>between current temperature and competition (</w:t>
      </w:r>
      <w:r>
        <w:rPr>
          <w:rFonts w:ascii="Times New Roman" w:hAnsi="Times New Roman" w:cs="Times New Roman"/>
          <w:i/>
          <w:iCs/>
        </w:rPr>
        <w:t xml:space="preserve">r: </w:t>
      </w:r>
      <w:r w:rsidRPr="00CE48C0">
        <w:rPr>
          <w:rFonts w:ascii="Times New Roman" w:hAnsi="Times New Roman" w:cs="Times New Roman"/>
          <w:i/>
          <w:iCs/>
        </w:rPr>
        <w:t>F</w:t>
      </w:r>
      <w:r w:rsidRPr="00CE48C0">
        <w:rPr>
          <w:rFonts w:ascii="Times New Roman" w:hAnsi="Times New Roman" w:cs="Times New Roman"/>
          <w:vertAlign w:val="subscript"/>
        </w:rPr>
        <w:t>2,54</w:t>
      </w:r>
      <w:r>
        <w:rPr>
          <w:rFonts w:ascii="Times New Roman" w:hAnsi="Times New Roman" w:cs="Times New Roman"/>
        </w:rPr>
        <w:t xml:space="preserve"> = 4.55, </w:t>
      </w:r>
      <w:r w:rsidRPr="00CE48C0">
        <w:rPr>
          <w:rFonts w:ascii="Times New Roman" w:hAnsi="Times New Roman" w:cs="Times New Roman"/>
          <w:i/>
          <w:iCs/>
        </w:rPr>
        <w:t>P</w:t>
      </w:r>
      <w:r>
        <w:rPr>
          <w:rFonts w:ascii="Times New Roman" w:hAnsi="Times New Roman" w:cs="Times New Roman"/>
        </w:rPr>
        <w:t xml:space="preserve"> = 0.015; </w:t>
      </w:r>
      <w:r w:rsidR="00372D18">
        <w:rPr>
          <w:rFonts w:ascii="Times New Roman" w:hAnsi="Times New Roman" w:cs="Times New Roman"/>
        </w:rPr>
        <w:t>α</w:t>
      </w:r>
      <w:r>
        <w:rPr>
          <w:rFonts w:ascii="Times New Roman" w:hAnsi="Times New Roman" w:cs="Times New Roman"/>
        </w:rPr>
        <w:t xml:space="preserve">: </w:t>
      </w:r>
      <w:r w:rsidRPr="00CE48C0">
        <w:rPr>
          <w:rFonts w:ascii="Times New Roman" w:hAnsi="Times New Roman" w:cs="Times New Roman"/>
          <w:i/>
          <w:iCs/>
        </w:rPr>
        <w:t>F</w:t>
      </w:r>
      <w:r w:rsidRPr="00CE48C0">
        <w:rPr>
          <w:rFonts w:ascii="Times New Roman" w:hAnsi="Times New Roman" w:cs="Times New Roman"/>
          <w:vertAlign w:val="subscript"/>
        </w:rPr>
        <w:t>2,54</w:t>
      </w:r>
      <w:r>
        <w:rPr>
          <w:rFonts w:ascii="Times New Roman" w:hAnsi="Times New Roman" w:cs="Times New Roman"/>
        </w:rPr>
        <w:t xml:space="preserve"> = 9.59, </w:t>
      </w:r>
      <w:r w:rsidRPr="00CE48C0">
        <w:rPr>
          <w:rFonts w:ascii="Times New Roman" w:hAnsi="Times New Roman" w:cs="Times New Roman"/>
          <w:i/>
          <w:iCs/>
        </w:rPr>
        <w:t>P</w:t>
      </w:r>
      <w:r>
        <w:rPr>
          <w:rFonts w:ascii="Times New Roman" w:hAnsi="Times New Roman" w:cs="Times New Roman"/>
        </w:rPr>
        <w:t xml:space="preserve"> &lt; 0.001). The corresponding </w:t>
      </w:r>
      <w:r w:rsidR="003E7E8F">
        <w:rPr>
          <w:rFonts w:ascii="Times New Roman" w:hAnsi="Times New Roman" w:cs="Times New Roman"/>
        </w:rPr>
        <w:t xml:space="preserve">competitive </w:t>
      </w:r>
      <w:r>
        <w:rPr>
          <w:rFonts w:ascii="Times New Roman" w:hAnsi="Times New Roman" w:cs="Times New Roman"/>
        </w:rPr>
        <w:t xml:space="preserve">effect on </w:t>
      </w:r>
      <w:r w:rsidR="00D42278">
        <w:rPr>
          <w:rFonts w:ascii="Times New Roman" w:hAnsi="Times New Roman" w:cs="Times New Roman"/>
        </w:rPr>
        <w:t xml:space="preserve">the </w:t>
      </w:r>
      <w:r>
        <w:rPr>
          <w:rFonts w:ascii="Times New Roman" w:hAnsi="Times New Roman" w:cs="Times New Roman"/>
        </w:rPr>
        <w:t xml:space="preserve">realized equilibrium densities </w:t>
      </w:r>
      <w:r w:rsidR="00F64AC7">
        <w:rPr>
          <w:rFonts w:ascii="Times New Roman" w:hAnsi="Times New Roman" w:cs="Times New Roman"/>
        </w:rPr>
        <w:t xml:space="preserve">of protists </w:t>
      </w:r>
      <w:r>
        <w:rPr>
          <w:rFonts w:ascii="Times New Roman" w:hAnsi="Times New Roman" w:cs="Times New Roman"/>
        </w:rPr>
        <w:t>was temperature-dependent</w:t>
      </w:r>
      <w:r w:rsidR="003E7E8F">
        <w:rPr>
          <w:rFonts w:ascii="Times New Roman" w:hAnsi="Times New Roman" w:cs="Times New Roman"/>
        </w:rPr>
        <w:t xml:space="preserve"> (Table 9)</w:t>
      </w:r>
      <w:r>
        <w:rPr>
          <w:rFonts w:ascii="Times New Roman" w:hAnsi="Times New Roman" w:cs="Times New Roman"/>
        </w:rPr>
        <w:t xml:space="preserve">. At 25 °C, competition with rotifers reduced protist </w:t>
      </w:r>
      <w:r w:rsidR="00FF6C9C">
        <w:rPr>
          <w:rFonts w:ascii="Times New Roman" w:hAnsi="Times New Roman" w:cs="Times New Roman"/>
        </w:rPr>
        <w:t>equilibrium</w:t>
      </w:r>
      <w:r>
        <w:rPr>
          <w:rFonts w:ascii="Times New Roman" w:hAnsi="Times New Roman" w:cs="Times New Roman"/>
        </w:rPr>
        <w:t xml:space="preserve"> densities substantially (Tukey contrast: </w:t>
      </w:r>
      <w:r w:rsidRPr="00B14AEC">
        <w:rPr>
          <w:rFonts w:ascii="Times New Roman" w:hAnsi="Times New Roman" w:cs="Times New Roman"/>
          <w:i/>
          <w:iCs/>
        </w:rPr>
        <w:t>P</w:t>
      </w:r>
      <w:r>
        <w:rPr>
          <w:rFonts w:ascii="Times New Roman" w:hAnsi="Times New Roman" w:cs="Times New Roman"/>
        </w:rPr>
        <w:t xml:space="preserve"> &lt; 0.001; </w:t>
      </w:r>
      <w:r w:rsidRPr="00A57C13">
        <w:rPr>
          <w:rFonts w:ascii="Times New Roman" w:hAnsi="Times New Roman" w:cs="Times New Roman"/>
        </w:rPr>
        <w:t>Table</w:t>
      </w:r>
      <w:r w:rsidR="00A57C13">
        <w:rPr>
          <w:rFonts w:ascii="Times New Roman" w:hAnsi="Times New Roman" w:cs="Times New Roman"/>
        </w:rPr>
        <w:t xml:space="preserve"> </w:t>
      </w:r>
      <w:r w:rsidR="003E7E8F">
        <w:rPr>
          <w:rFonts w:ascii="Times New Roman" w:hAnsi="Times New Roman" w:cs="Times New Roman"/>
        </w:rPr>
        <w:t>10</w:t>
      </w:r>
      <w:r>
        <w:rPr>
          <w:rFonts w:ascii="Times New Roman" w:hAnsi="Times New Roman" w:cs="Times New Roman"/>
        </w:rPr>
        <w:t>), while at 30 °C protist equilibrium densities did not differ between competition treatments (</w:t>
      </w:r>
      <w:r w:rsidRPr="00AC18B2">
        <w:rPr>
          <w:rFonts w:ascii="Times New Roman" w:hAnsi="Times New Roman" w:cs="Times New Roman"/>
        </w:rPr>
        <w:t xml:space="preserve">all </w:t>
      </w:r>
      <w:r w:rsidRPr="00AC18B2">
        <w:rPr>
          <w:rFonts w:ascii="Times New Roman" w:hAnsi="Times New Roman" w:cs="Times New Roman"/>
          <w:i/>
          <w:iCs/>
        </w:rPr>
        <w:t>P</w:t>
      </w:r>
      <w:r w:rsidRPr="00AC18B2">
        <w:rPr>
          <w:rFonts w:ascii="Times New Roman" w:hAnsi="Times New Roman" w:cs="Times New Roman"/>
        </w:rPr>
        <w:t xml:space="preserve"> &gt; x; </w:t>
      </w:r>
      <w:r w:rsidR="00AC18B2" w:rsidRPr="00A57C13">
        <w:rPr>
          <w:rFonts w:ascii="Times New Roman" w:hAnsi="Times New Roman" w:cs="Times New Roman"/>
        </w:rPr>
        <w:t>Table</w:t>
      </w:r>
      <w:r w:rsidR="00AC18B2">
        <w:rPr>
          <w:rFonts w:ascii="Times New Roman" w:hAnsi="Times New Roman" w:cs="Times New Roman"/>
        </w:rPr>
        <w:t xml:space="preserve"> </w:t>
      </w:r>
      <w:r w:rsidR="003E7E8F">
        <w:rPr>
          <w:rFonts w:ascii="Times New Roman" w:hAnsi="Times New Roman" w:cs="Times New Roman"/>
        </w:rPr>
        <w:t>10</w:t>
      </w:r>
      <w:r>
        <w:rPr>
          <w:rFonts w:ascii="Times New Roman" w:hAnsi="Times New Roman" w:cs="Times New Roman"/>
        </w:rPr>
        <w:t xml:space="preserve">). Protist growth rates, crowding coefficients, and realized equilibrium densities were unaffected by the evolutionary history of their rotifer competitors (all </w:t>
      </w:r>
      <w:r w:rsidRPr="00165D85">
        <w:rPr>
          <w:rFonts w:ascii="Times New Roman" w:hAnsi="Times New Roman" w:cs="Times New Roman"/>
          <w:i/>
          <w:iCs/>
        </w:rPr>
        <w:t>P</w:t>
      </w:r>
      <w:r>
        <w:rPr>
          <w:rFonts w:ascii="Times New Roman" w:hAnsi="Times New Roman" w:cs="Times New Roman"/>
        </w:rPr>
        <w:t xml:space="preserve"> &gt; 0.39).</w:t>
      </w:r>
    </w:p>
    <w:p w14:paraId="6849D03A" w14:textId="77777777" w:rsidR="00DB4D9F" w:rsidRDefault="00DB4D9F">
      <w:pPr>
        <w:rPr>
          <w:rFonts w:ascii="Times New Roman" w:hAnsi="Times New Roman" w:cs="Times New Roman"/>
        </w:rPr>
      </w:pPr>
      <w:r>
        <w:rPr>
          <w:rFonts w:ascii="Times New Roman" w:hAnsi="Times New Roman" w:cs="Times New Roman"/>
        </w:rPr>
        <w:br w:type="page"/>
      </w:r>
    </w:p>
    <w:p w14:paraId="4F77CFAC" w14:textId="6D775DFC" w:rsidR="00610076" w:rsidRDefault="007B74FC" w:rsidP="00DB4D9F">
      <w:pPr>
        <w:spacing w:after="0" w:line="480" w:lineRule="auto"/>
        <w:jc w:val="center"/>
        <w:rPr>
          <w:rFonts w:ascii="Times New Roman" w:hAnsi="Times New Roman" w:cs="Times New Roman"/>
        </w:rPr>
      </w:pPr>
      <w:r>
        <w:rPr>
          <w:rFonts w:ascii="Times New Roman" w:hAnsi="Times New Roman" w:cs="Times New Roman"/>
          <w:b/>
          <w:bCs/>
        </w:rPr>
        <w:lastRenderedPageBreak/>
        <w:t>Discussion</w:t>
      </w:r>
    </w:p>
    <w:p w14:paraId="4C4CB8FD" w14:textId="58868135" w:rsidR="00A167BD" w:rsidRPr="001D1974" w:rsidRDefault="00A167BD" w:rsidP="00A837E5">
      <w:pPr>
        <w:spacing w:after="0" w:line="480" w:lineRule="auto"/>
        <w:ind w:firstLine="720"/>
        <w:rPr>
          <w:rFonts w:ascii="Times New Roman" w:hAnsi="Times New Roman" w:cs="Times New Roman"/>
        </w:rPr>
      </w:pPr>
      <w:commentRangeStart w:id="159"/>
      <w:r>
        <w:rPr>
          <w:rFonts w:ascii="Times New Roman" w:hAnsi="Times New Roman" w:cs="Times New Roman"/>
        </w:rPr>
        <w:t xml:space="preserve">Rapid climate change poses a novel threat to the persistence of </w:t>
      </w:r>
      <w:r w:rsidR="003D0F4B">
        <w:rPr>
          <w:rFonts w:ascii="Times New Roman" w:hAnsi="Times New Roman" w:cs="Times New Roman"/>
        </w:rPr>
        <w:t>natural populations</w:t>
      </w:r>
      <w:r>
        <w:rPr>
          <w:rFonts w:ascii="Times New Roman" w:hAnsi="Times New Roman" w:cs="Times New Roman"/>
        </w:rPr>
        <w:t xml:space="preserve">, and for many species rapid adaptation </w:t>
      </w:r>
      <w:r w:rsidR="00A837E5">
        <w:rPr>
          <w:rFonts w:ascii="Times New Roman" w:hAnsi="Times New Roman" w:cs="Times New Roman"/>
        </w:rPr>
        <w:t>to a new environment may be reshaping the way the interact with other community members</w:t>
      </w:r>
      <w:commentRangeEnd w:id="159"/>
      <w:r w:rsidR="00357F11">
        <w:rPr>
          <w:rStyle w:val="CommentReference"/>
        </w:rPr>
        <w:commentReference w:id="159"/>
      </w:r>
      <w:r>
        <w:rPr>
          <w:rFonts w:ascii="Times New Roman" w:hAnsi="Times New Roman" w:cs="Times New Roman"/>
        </w:rPr>
        <w:t xml:space="preserve">. I found evidence that </w:t>
      </w:r>
      <w:del w:id="160" w:author="terHorst, Casey P" w:date="2026-06-02T12:03:00Z">
        <w:r w:rsidDel="00357F11">
          <w:rPr>
            <w:rFonts w:ascii="Times New Roman" w:hAnsi="Times New Roman" w:cs="Times New Roman"/>
          </w:rPr>
          <w:delText xml:space="preserve">diverse </w:delText>
        </w:r>
      </w:del>
      <w:r>
        <w:rPr>
          <w:rFonts w:ascii="Times New Roman" w:hAnsi="Times New Roman" w:cs="Times New Roman"/>
        </w:rPr>
        <w:t xml:space="preserve">populations of </w:t>
      </w:r>
      <w:proofErr w:type="spellStart"/>
      <w:r>
        <w:rPr>
          <w:rFonts w:ascii="Times New Roman" w:hAnsi="Times New Roman" w:cs="Times New Roman"/>
          <w:i/>
          <w:iCs/>
        </w:rPr>
        <w:t>Habrotrocha</w:t>
      </w:r>
      <w:proofErr w:type="spellEnd"/>
      <w:r>
        <w:rPr>
          <w:rFonts w:ascii="Times New Roman" w:hAnsi="Times New Roman" w:cs="Times New Roman"/>
          <w:i/>
          <w:iCs/>
        </w:rPr>
        <w:t xml:space="preserve"> rosa</w:t>
      </w:r>
      <w:r>
        <w:rPr>
          <w:rFonts w:ascii="Times New Roman" w:hAnsi="Times New Roman" w:cs="Times New Roman"/>
        </w:rPr>
        <w:t xml:space="preserve"> can evolve in response to changes in temperature</w:t>
      </w:r>
      <w:r w:rsidR="00BD0ED2">
        <w:rPr>
          <w:rFonts w:ascii="Times New Roman" w:hAnsi="Times New Roman" w:cs="Times New Roman"/>
        </w:rPr>
        <w:t xml:space="preserve">, and both </w:t>
      </w:r>
      <w:r w:rsidR="00BD0ED2">
        <w:rPr>
          <w:rFonts w:ascii="Times New Roman" w:hAnsi="Times New Roman" w:cs="Times New Roman"/>
          <w:i/>
          <w:iCs/>
        </w:rPr>
        <w:t xml:space="preserve">H. rosa </w:t>
      </w:r>
      <w:r w:rsidR="00BD0ED2">
        <w:rPr>
          <w:rFonts w:ascii="Times New Roman" w:hAnsi="Times New Roman" w:cs="Times New Roman"/>
        </w:rPr>
        <w:t xml:space="preserve">and its natural competitor </w:t>
      </w:r>
      <w:r w:rsidR="00BD0ED2">
        <w:rPr>
          <w:rFonts w:ascii="Times New Roman" w:hAnsi="Times New Roman" w:cs="Times New Roman"/>
          <w:i/>
          <w:iCs/>
        </w:rPr>
        <w:t xml:space="preserve">Tetrahymena </w:t>
      </w:r>
      <w:r w:rsidR="00BD0ED2">
        <w:rPr>
          <w:rFonts w:ascii="Times New Roman" w:hAnsi="Times New Roman" w:cs="Times New Roman"/>
        </w:rPr>
        <w:t xml:space="preserve">were negatively affected by </w:t>
      </w:r>
      <w:del w:id="161" w:author="terHorst, Casey P" w:date="2026-06-02T12:03:00Z">
        <w:r w:rsidR="00BD0ED2" w:rsidDel="00357F11">
          <w:rPr>
            <w:rFonts w:ascii="Times New Roman" w:hAnsi="Times New Roman" w:cs="Times New Roman"/>
          </w:rPr>
          <w:delText>each other’s co-occurrence</w:delText>
        </w:r>
      </w:del>
      <w:ins w:id="162" w:author="terHorst, Casey P" w:date="2026-06-02T12:03:00Z">
        <w:r w:rsidR="00357F11">
          <w:rPr>
            <w:rFonts w:ascii="Times New Roman" w:hAnsi="Times New Roman" w:cs="Times New Roman"/>
          </w:rPr>
          <w:t>the presence of the other</w:t>
        </w:r>
      </w:ins>
      <w:r>
        <w:rPr>
          <w:rFonts w:ascii="Times New Roman" w:hAnsi="Times New Roman" w:cs="Times New Roman"/>
        </w:rPr>
        <w:t xml:space="preserve">. However, </w:t>
      </w:r>
      <w:ins w:id="163" w:author="terHorst, Casey P" w:date="2026-06-02T12:03:00Z">
        <w:r w:rsidR="00357F11">
          <w:rPr>
            <w:rFonts w:ascii="Times New Roman" w:hAnsi="Times New Roman" w:cs="Times New Roman"/>
          </w:rPr>
          <w:t xml:space="preserve">the </w:t>
        </w:r>
      </w:ins>
      <w:del w:id="164" w:author="terHorst, Casey P" w:date="2026-06-02T12:04:00Z">
        <w:r w:rsidDel="00357F11">
          <w:rPr>
            <w:rFonts w:ascii="Times New Roman" w:hAnsi="Times New Roman" w:cs="Times New Roman"/>
          </w:rPr>
          <w:delText xml:space="preserve">such </w:delText>
        </w:r>
      </w:del>
      <w:r>
        <w:rPr>
          <w:rFonts w:ascii="Times New Roman" w:hAnsi="Times New Roman" w:cs="Times New Roman"/>
        </w:rPr>
        <w:t xml:space="preserve">evidence </w:t>
      </w:r>
      <w:ins w:id="165" w:author="terHorst, Casey P" w:date="2026-06-02T12:04:00Z">
        <w:r w:rsidR="00357F11">
          <w:rPr>
            <w:rFonts w:ascii="Times New Roman" w:hAnsi="Times New Roman" w:cs="Times New Roman"/>
          </w:rPr>
          <w:t xml:space="preserve">for evolution is </w:t>
        </w:r>
      </w:ins>
      <w:del w:id="166" w:author="terHorst, Casey P" w:date="2026-06-02T12:04:00Z">
        <w:r w:rsidDel="00357F11">
          <w:rPr>
            <w:rFonts w:ascii="Times New Roman" w:hAnsi="Times New Roman" w:cs="Times New Roman"/>
          </w:rPr>
          <w:delText xml:space="preserve">is </w:delText>
        </w:r>
      </w:del>
      <w:r>
        <w:rPr>
          <w:rFonts w:ascii="Times New Roman" w:hAnsi="Times New Roman" w:cs="Times New Roman"/>
        </w:rPr>
        <w:t xml:space="preserve">dependent on ecological </w:t>
      </w:r>
      <w:ins w:id="167" w:author="terHorst, Casey P" w:date="2026-06-02T12:04:00Z">
        <w:r w:rsidR="00357F11">
          <w:rPr>
            <w:rFonts w:ascii="Times New Roman" w:hAnsi="Times New Roman" w:cs="Times New Roman"/>
          </w:rPr>
          <w:t xml:space="preserve">context. </w:t>
        </w:r>
      </w:ins>
      <w:commentRangeStart w:id="168"/>
      <w:del w:id="169" w:author="terHorst, Casey P" w:date="2026-06-02T12:04:00Z">
        <w:r w:rsidR="00AA167F" w:rsidDel="00357F11">
          <w:rPr>
            <w:rFonts w:ascii="Times New Roman" w:hAnsi="Times New Roman" w:cs="Times New Roman"/>
          </w:rPr>
          <w:delText xml:space="preserve">and contemporary temperature </w:delText>
        </w:r>
        <w:r w:rsidDel="00357F11">
          <w:rPr>
            <w:rFonts w:ascii="Times New Roman" w:hAnsi="Times New Roman" w:cs="Times New Roman"/>
          </w:rPr>
          <w:delText>context</w:delText>
        </w:r>
        <w:r w:rsidR="00EA519A" w:rsidDel="00357F11">
          <w:rPr>
            <w:rFonts w:ascii="Times New Roman" w:hAnsi="Times New Roman" w:cs="Times New Roman"/>
          </w:rPr>
          <w:delText xml:space="preserve"> </w:delText>
        </w:r>
      </w:del>
      <w:r w:rsidR="00EA519A">
        <w:rPr>
          <w:rFonts w:ascii="Times New Roman" w:hAnsi="Times New Roman" w:cs="Times New Roman"/>
        </w:rPr>
        <w:t xml:space="preserve">and </w:t>
      </w:r>
      <w:r w:rsidR="00212A1F">
        <w:rPr>
          <w:rFonts w:ascii="Times New Roman" w:hAnsi="Times New Roman" w:cs="Times New Roman"/>
        </w:rPr>
        <w:t>is</w:t>
      </w:r>
      <w:r w:rsidR="00EA519A">
        <w:rPr>
          <w:rFonts w:ascii="Times New Roman" w:hAnsi="Times New Roman" w:cs="Times New Roman"/>
        </w:rPr>
        <w:t xml:space="preserve"> intertwined with fitness tradeoffs</w:t>
      </w:r>
      <w:commentRangeEnd w:id="168"/>
      <w:r w:rsidR="00357F11">
        <w:rPr>
          <w:rStyle w:val="CommentReference"/>
        </w:rPr>
        <w:commentReference w:id="168"/>
      </w:r>
      <w:r>
        <w:rPr>
          <w:rFonts w:ascii="Times New Roman" w:hAnsi="Times New Roman" w:cs="Times New Roman"/>
        </w:rPr>
        <w:t>.</w:t>
      </w:r>
      <w:r w:rsidR="008546ED">
        <w:rPr>
          <w:rFonts w:ascii="Times New Roman" w:hAnsi="Times New Roman" w:cs="Times New Roman"/>
        </w:rPr>
        <w:t xml:space="preserve"> </w:t>
      </w:r>
      <w:r w:rsidR="003471F7">
        <w:rPr>
          <w:rFonts w:ascii="Times New Roman" w:hAnsi="Times New Roman" w:cs="Times New Roman"/>
        </w:rPr>
        <w:t>Notably</w:t>
      </w:r>
      <w:r>
        <w:rPr>
          <w:rFonts w:ascii="Times New Roman" w:hAnsi="Times New Roman" w:cs="Times New Roman"/>
        </w:rPr>
        <w:t xml:space="preserve">, </w:t>
      </w:r>
      <w:r w:rsidR="001D1974">
        <w:rPr>
          <w:rFonts w:ascii="Times New Roman" w:hAnsi="Times New Roman" w:cs="Times New Roman"/>
        </w:rPr>
        <w:t xml:space="preserve">cultures of </w:t>
      </w:r>
      <w:r w:rsidR="001D1974">
        <w:rPr>
          <w:rFonts w:ascii="Times New Roman" w:hAnsi="Times New Roman" w:cs="Times New Roman"/>
          <w:i/>
          <w:iCs/>
        </w:rPr>
        <w:t>H. rosa</w:t>
      </w:r>
      <w:r w:rsidR="001D1974">
        <w:rPr>
          <w:rFonts w:ascii="Times New Roman" w:hAnsi="Times New Roman" w:cs="Times New Roman"/>
        </w:rPr>
        <w:t xml:space="preserve"> with a warmer history were </w:t>
      </w:r>
      <w:del w:id="170" w:author="terHorst, Casey P" w:date="2026-06-02T12:05:00Z">
        <w:r w:rsidR="001D1974" w:rsidDel="00357F11">
          <w:rPr>
            <w:rFonts w:ascii="Times New Roman" w:hAnsi="Times New Roman" w:cs="Times New Roman"/>
          </w:rPr>
          <w:delText>disadvantaged during competition when</w:delText>
        </w:r>
      </w:del>
      <w:ins w:id="171" w:author="terHorst, Casey P" w:date="2026-06-02T12:05:00Z">
        <w:r w:rsidR="00357F11">
          <w:rPr>
            <w:rFonts w:ascii="Times New Roman" w:hAnsi="Times New Roman" w:cs="Times New Roman"/>
          </w:rPr>
          <w:t>less competitive</w:t>
        </w:r>
      </w:ins>
      <w:r w:rsidR="001D1974">
        <w:rPr>
          <w:rFonts w:ascii="Times New Roman" w:hAnsi="Times New Roman" w:cs="Times New Roman"/>
        </w:rPr>
        <w:t xml:space="preserve"> compared to </w:t>
      </w:r>
      <w:ins w:id="172" w:author="terHorst, Casey P" w:date="2026-06-02T12:05:00Z">
        <w:r w:rsidR="00357F11">
          <w:rPr>
            <w:rFonts w:ascii="Times New Roman" w:hAnsi="Times New Roman" w:cs="Times New Roman"/>
          </w:rPr>
          <w:t xml:space="preserve">lineages from </w:t>
        </w:r>
      </w:ins>
      <w:del w:id="173" w:author="terHorst, Casey P" w:date="2026-06-02T12:05:00Z">
        <w:r w:rsidR="001D1974" w:rsidDel="00357F11">
          <w:rPr>
            <w:rFonts w:ascii="Times New Roman" w:hAnsi="Times New Roman" w:cs="Times New Roman"/>
          </w:rPr>
          <w:delText xml:space="preserve">their </w:delText>
        </w:r>
      </w:del>
      <w:r w:rsidR="001D1974">
        <w:rPr>
          <w:rFonts w:ascii="Times New Roman" w:hAnsi="Times New Roman" w:cs="Times New Roman"/>
        </w:rPr>
        <w:t>cooler temperature</w:t>
      </w:r>
      <w:ins w:id="174" w:author="terHorst, Casey P" w:date="2026-06-02T12:05:00Z">
        <w:r w:rsidR="00357F11">
          <w:rPr>
            <w:rFonts w:ascii="Times New Roman" w:hAnsi="Times New Roman" w:cs="Times New Roman"/>
          </w:rPr>
          <w:t>s</w:t>
        </w:r>
      </w:ins>
      <w:del w:id="175" w:author="terHorst, Casey P" w:date="2026-06-02T12:05:00Z">
        <w:r w:rsidR="001D1974" w:rsidDel="00357F11">
          <w:rPr>
            <w:rFonts w:ascii="Times New Roman" w:hAnsi="Times New Roman" w:cs="Times New Roman"/>
          </w:rPr>
          <w:delText xml:space="preserve"> sister lineage</w:delText>
        </w:r>
      </w:del>
      <w:r w:rsidR="002969A7">
        <w:rPr>
          <w:rFonts w:ascii="Times New Roman" w:hAnsi="Times New Roman" w:cs="Times New Roman"/>
        </w:rPr>
        <w:t>.</w:t>
      </w:r>
      <w:r w:rsidR="00D85CE3">
        <w:rPr>
          <w:rFonts w:ascii="Times New Roman" w:hAnsi="Times New Roman" w:cs="Times New Roman"/>
        </w:rPr>
        <w:t xml:space="preserve"> </w:t>
      </w:r>
      <w:r w:rsidR="002969A7">
        <w:rPr>
          <w:rFonts w:ascii="Times New Roman" w:hAnsi="Times New Roman" w:cs="Times New Roman"/>
        </w:rPr>
        <w:t xml:space="preserve">These </w:t>
      </w:r>
      <w:ins w:id="176" w:author="terHorst, Casey P" w:date="2026-06-02T12:06:00Z">
        <w:r w:rsidR="00357F11">
          <w:rPr>
            <w:rFonts w:ascii="Times New Roman" w:hAnsi="Times New Roman" w:cs="Times New Roman"/>
          </w:rPr>
          <w:t>results</w:t>
        </w:r>
      </w:ins>
      <w:del w:id="177" w:author="terHorst, Casey P" w:date="2026-06-02T12:06:00Z">
        <w:r w:rsidR="002969A7" w:rsidDel="00357F11">
          <w:rPr>
            <w:rFonts w:ascii="Times New Roman" w:hAnsi="Times New Roman" w:cs="Times New Roman"/>
          </w:rPr>
          <w:delText>data</w:delText>
        </w:r>
      </w:del>
      <w:r w:rsidR="002969A7">
        <w:rPr>
          <w:rFonts w:ascii="Times New Roman" w:hAnsi="Times New Roman" w:cs="Times New Roman"/>
        </w:rPr>
        <w:t xml:space="preserve"> </w:t>
      </w:r>
      <w:r w:rsidR="00971E32">
        <w:rPr>
          <w:rFonts w:ascii="Times New Roman" w:hAnsi="Times New Roman" w:cs="Times New Roman"/>
        </w:rPr>
        <w:t xml:space="preserve">support </w:t>
      </w:r>
      <w:r w:rsidR="00D85CE3">
        <w:rPr>
          <w:rFonts w:ascii="Times New Roman" w:hAnsi="Times New Roman" w:cs="Times New Roman"/>
        </w:rPr>
        <w:t xml:space="preserve">the existence of meaningful </w:t>
      </w:r>
      <w:commentRangeStart w:id="178"/>
      <w:r w:rsidR="00D85CE3">
        <w:rPr>
          <w:rFonts w:ascii="Times New Roman" w:hAnsi="Times New Roman" w:cs="Times New Roman"/>
        </w:rPr>
        <w:t xml:space="preserve">evolution-mediated indirect effects </w:t>
      </w:r>
      <w:commentRangeEnd w:id="178"/>
      <w:r w:rsidR="00357F11">
        <w:rPr>
          <w:rStyle w:val="CommentReference"/>
        </w:rPr>
        <w:commentReference w:id="178"/>
      </w:r>
      <w:r w:rsidR="00D85CE3">
        <w:rPr>
          <w:rFonts w:ascii="Times New Roman" w:hAnsi="Times New Roman" w:cs="Times New Roman"/>
        </w:rPr>
        <w:t>of prior evolution on a species interaction</w:t>
      </w:r>
      <w:r w:rsidR="001D1974">
        <w:rPr>
          <w:rFonts w:ascii="Times New Roman" w:hAnsi="Times New Roman" w:cs="Times New Roman"/>
        </w:rPr>
        <w:t xml:space="preserve">. </w:t>
      </w:r>
    </w:p>
    <w:p w14:paraId="1FDBF43A" w14:textId="6738A7AE" w:rsidR="001156B5" w:rsidRPr="00DB4D9F" w:rsidRDefault="001156B5" w:rsidP="007B74FC">
      <w:pPr>
        <w:spacing w:after="0" w:line="480" w:lineRule="auto"/>
        <w:rPr>
          <w:rFonts w:ascii="Times New Roman" w:hAnsi="Times New Roman" w:cs="Times New Roman"/>
          <w:u w:val="single"/>
        </w:rPr>
      </w:pPr>
      <w:r w:rsidRPr="00DB4D9F">
        <w:rPr>
          <w:rFonts w:ascii="Times New Roman" w:hAnsi="Times New Roman" w:cs="Times New Roman"/>
          <w:u w:val="single"/>
        </w:rPr>
        <w:t>Evolutionary response to temperature</w:t>
      </w:r>
    </w:p>
    <w:p w14:paraId="3214FB3F" w14:textId="78C2A174" w:rsidR="0089635F" w:rsidRDefault="00BB4D4A" w:rsidP="007B74FC">
      <w:pPr>
        <w:spacing w:after="0" w:line="480" w:lineRule="auto"/>
        <w:rPr>
          <w:rFonts w:ascii="Times New Roman" w:hAnsi="Times New Roman" w:cs="Times New Roman"/>
        </w:rPr>
      </w:pPr>
      <w:r>
        <w:rPr>
          <w:rFonts w:ascii="Times New Roman" w:hAnsi="Times New Roman" w:cs="Times New Roman"/>
        </w:rPr>
        <w:tab/>
      </w:r>
      <w:r w:rsidR="00FF438D">
        <w:rPr>
          <w:rFonts w:ascii="Times New Roman" w:hAnsi="Times New Roman" w:cs="Times New Roman"/>
        </w:rPr>
        <w:t>Two separate piece</w:t>
      </w:r>
      <w:r w:rsidR="0089635F">
        <w:rPr>
          <w:rFonts w:ascii="Times New Roman" w:hAnsi="Times New Roman" w:cs="Times New Roman"/>
        </w:rPr>
        <w:t>s</w:t>
      </w:r>
      <w:r w:rsidR="00FF438D">
        <w:rPr>
          <w:rFonts w:ascii="Times New Roman" w:hAnsi="Times New Roman" w:cs="Times New Roman"/>
        </w:rPr>
        <w:t xml:space="preserve"> of evidence </w:t>
      </w:r>
      <w:commentRangeStart w:id="179"/>
      <w:r w:rsidR="0089635F">
        <w:rPr>
          <w:rFonts w:ascii="Times New Roman" w:hAnsi="Times New Roman" w:cs="Times New Roman"/>
        </w:rPr>
        <w:t>supported</w:t>
      </w:r>
      <w:r w:rsidR="00FF438D">
        <w:rPr>
          <w:rFonts w:ascii="Times New Roman" w:hAnsi="Times New Roman" w:cs="Times New Roman"/>
        </w:rPr>
        <w:t xml:space="preserve"> evolution </w:t>
      </w:r>
      <w:commentRangeEnd w:id="179"/>
      <w:r w:rsidR="00AD2486">
        <w:rPr>
          <w:rStyle w:val="CommentReference"/>
        </w:rPr>
        <w:commentReference w:id="179"/>
      </w:r>
      <w:r w:rsidR="00FF438D">
        <w:rPr>
          <w:rFonts w:ascii="Times New Roman" w:hAnsi="Times New Roman" w:cs="Times New Roman"/>
        </w:rPr>
        <w:t xml:space="preserve">during the </w:t>
      </w:r>
      <w:commentRangeStart w:id="180"/>
      <w:r w:rsidR="00FF438D">
        <w:rPr>
          <w:rFonts w:ascii="Times New Roman" w:hAnsi="Times New Roman" w:cs="Times New Roman"/>
        </w:rPr>
        <w:t>establishment of temperature histories</w:t>
      </w:r>
      <w:commentRangeEnd w:id="180"/>
      <w:r w:rsidR="00AD2486">
        <w:rPr>
          <w:rStyle w:val="CommentReference"/>
        </w:rPr>
        <w:commentReference w:id="180"/>
      </w:r>
      <w:r w:rsidR="00FF438D">
        <w:rPr>
          <w:rFonts w:ascii="Times New Roman" w:hAnsi="Times New Roman" w:cs="Times New Roman"/>
        </w:rPr>
        <w:t xml:space="preserve">. </w:t>
      </w:r>
      <w:r w:rsidR="00191A6C">
        <w:rPr>
          <w:rFonts w:ascii="Times New Roman" w:hAnsi="Times New Roman" w:cs="Times New Roman"/>
        </w:rPr>
        <w:t xml:space="preserve">First, individuals of </w:t>
      </w:r>
      <w:r w:rsidR="00191A6C">
        <w:rPr>
          <w:rFonts w:ascii="Times New Roman" w:hAnsi="Times New Roman" w:cs="Times New Roman"/>
          <w:i/>
          <w:iCs/>
        </w:rPr>
        <w:t xml:space="preserve">H. rosa </w:t>
      </w:r>
      <w:r w:rsidR="00191A6C">
        <w:rPr>
          <w:rFonts w:ascii="Times New Roman" w:hAnsi="Times New Roman" w:cs="Times New Roman"/>
        </w:rPr>
        <w:t xml:space="preserve">with a thermal history of 30 °C had cross-sectional areas ~10% smaller than those with a history of 25 °C. </w:t>
      </w:r>
      <w:r w:rsidR="00686598">
        <w:rPr>
          <w:rFonts w:ascii="Times New Roman" w:hAnsi="Times New Roman" w:cs="Times New Roman"/>
        </w:rPr>
        <w:t xml:space="preserve">This pattern is consistent with the classical </w:t>
      </w:r>
      <w:r w:rsidR="00686598" w:rsidRPr="00686598">
        <w:rPr>
          <w:rFonts w:ascii="Times New Roman" w:hAnsi="Times New Roman" w:cs="Times New Roman"/>
        </w:rPr>
        <w:t>temperature-size rule</w:t>
      </w:r>
      <w:r w:rsidR="00397B1C">
        <w:rPr>
          <w:rFonts w:ascii="Times New Roman" w:hAnsi="Times New Roman" w:cs="Times New Roman"/>
        </w:rPr>
        <w:t xml:space="preserve"> (TSR)</w:t>
      </w:r>
      <w:r w:rsidR="00686598">
        <w:rPr>
          <w:rFonts w:ascii="Times New Roman" w:hAnsi="Times New Roman" w:cs="Times New Roman"/>
        </w:rPr>
        <w:t>, which</w:t>
      </w:r>
      <w:r w:rsidR="00686598" w:rsidRPr="00686598">
        <w:rPr>
          <w:rFonts w:ascii="Times New Roman" w:hAnsi="Times New Roman" w:cs="Times New Roman"/>
        </w:rPr>
        <w:t xml:space="preserve"> predicts selection for smaller body sizes at higher temperatures (Atkinson, 1994)</w:t>
      </w:r>
      <w:r w:rsidR="00682F66">
        <w:rPr>
          <w:rFonts w:ascii="Times New Roman" w:hAnsi="Times New Roman" w:cs="Times New Roman"/>
        </w:rPr>
        <w:t>.</w:t>
      </w:r>
      <w:r w:rsidR="00397B1C">
        <w:rPr>
          <w:rFonts w:ascii="Times New Roman" w:hAnsi="Times New Roman" w:cs="Times New Roman"/>
        </w:rPr>
        <w:t xml:space="preserve"> The TSR </w:t>
      </w:r>
      <w:r w:rsidR="00C5567E">
        <w:rPr>
          <w:rFonts w:ascii="Times New Roman" w:hAnsi="Times New Roman" w:cs="Times New Roman"/>
        </w:rPr>
        <w:t>is frequently used in the context of phenotypic plasticity</w:t>
      </w:r>
      <w:r w:rsidR="00A44FEB">
        <w:rPr>
          <w:rFonts w:ascii="Times New Roman" w:hAnsi="Times New Roman" w:cs="Times New Roman"/>
        </w:rPr>
        <w:t xml:space="preserve"> (e.g., Forster et al., 2012)</w:t>
      </w:r>
      <w:r w:rsidR="00231984">
        <w:rPr>
          <w:rFonts w:ascii="Times New Roman" w:hAnsi="Times New Roman" w:cs="Times New Roman"/>
        </w:rPr>
        <w:t>, but such a relationship has fitness consequences and has been documented to drive directional selection</w:t>
      </w:r>
      <w:r w:rsidR="00B544DD">
        <w:rPr>
          <w:rFonts w:ascii="Times New Roman" w:hAnsi="Times New Roman" w:cs="Times New Roman"/>
        </w:rPr>
        <w:t xml:space="preserve"> under sustained thermal regimes in a freshwater ostracod</w:t>
      </w:r>
      <w:r w:rsidR="00231984">
        <w:rPr>
          <w:rFonts w:ascii="Times New Roman" w:hAnsi="Times New Roman" w:cs="Times New Roman"/>
        </w:rPr>
        <w:t xml:space="preserve"> (</w:t>
      </w:r>
      <w:proofErr w:type="spellStart"/>
      <w:r w:rsidR="00B544DD">
        <w:rPr>
          <w:rFonts w:ascii="Times New Roman" w:hAnsi="Times New Roman" w:cs="Times New Roman"/>
        </w:rPr>
        <w:t>Scheihing</w:t>
      </w:r>
      <w:proofErr w:type="spellEnd"/>
      <w:r w:rsidR="00B544DD">
        <w:rPr>
          <w:rFonts w:ascii="Times New Roman" w:hAnsi="Times New Roman" w:cs="Times New Roman"/>
        </w:rPr>
        <w:t xml:space="preserve"> et al., 2011</w:t>
      </w:r>
      <w:r w:rsidR="00231984">
        <w:rPr>
          <w:rFonts w:ascii="Times New Roman" w:hAnsi="Times New Roman" w:cs="Times New Roman"/>
        </w:rPr>
        <w:t>).</w:t>
      </w:r>
      <w:r w:rsidR="00790E60">
        <w:rPr>
          <w:rFonts w:ascii="Times New Roman" w:hAnsi="Times New Roman" w:cs="Times New Roman"/>
        </w:rPr>
        <w:t xml:space="preserve"> </w:t>
      </w:r>
      <w:del w:id="181" w:author="terHorst, Casey P" w:date="2026-06-02T12:08:00Z">
        <w:r w:rsidR="00790E60" w:rsidDel="00AD2486">
          <w:rPr>
            <w:rFonts w:ascii="Times New Roman" w:hAnsi="Times New Roman" w:cs="Times New Roman"/>
          </w:rPr>
          <w:delText xml:space="preserve">While </w:delText>
        </w:r>
      </w:del>
      <w:ins w:id="182" w:author="terHorst, Casey P" w:date="2026-06-02T12:08:00Z">
        <w:r w:rsidR="00AD2486">
          <w:rPr>
            <w:rFonts w:ascii="Times New Roman" w:hAnsi="Times New Roman" w:cs="Times New Roman"/>
          </w:rPr>
          <w:t>Although</w:t>
        </w:r>
        <w:r w:rsidR="00AD2486">
          <w:rPr>
            <w:rFonts w:ascii="Times New Roman" w:hAnsi="Times New Roman" w:cs="Times New Roman"/>
          </w:rPr>
          <w:t xml:space="preserve"> </w:t>
        </w:r>
      </w:ins>
      <w:r w:rsidR="00790E60">
        <w:rPr>
          <w:rFonts w:ascii="Times New Roman" w:hAnsi="Times New Roman" w:cs="Times New Roman"/>
        </w:rPr>
        <w:t xml:space="preserve">I </w:t>
      </w:r>
      <w:del w:id="183" w:author="terHorst, Casey P" w:date="2026-06-02T12:08:00Z">
        <w:r w:rsidR="00790E60" w:rsidDel="00AD2486">
          <w:rPr>
            <w:rFonts w:ascii="Times New Roman" w:hAnsi="Times New Roman" w:cs="Times New Roman"/>
          </w:rPr>
          <w:delText xml:space="preserve">did </w:delText>
        </w:r>
      </w:del>
      <w:r w:rsidR="00790E60">
        <w:rPr>
          <w:rFonts w:ascii="Times New Roman" w:hAnsi="Times New Roman" w:cs="Times New Roman"/>
        </w:rPr>
        <w:t>establish</w:t>
      </w:r>
      <w:ins w:id="184" w:author="terHorst, Casey P" w:date="2026-06-02T12:08:00Z">
        <w:r w:rsidR="00AD2486">
          <w:rPr>
            <w:rFonts w:ascii="Times New Roman" w:hAnsi="Times New Roman" w:cs="Times New Roman"/>
          </w:rPr>
          <w:t>ed</w:t>
        </w:r>
      </w:ins>
      <w:r w:rsidR="00790E60">
        <w:rPr>
          <w:rFonts w:ascii="Times New Roman" w:hAnsi="Times New Roman" w:cs="Times New Roman"/>
        </w:rPr>
        <w:t xml:space="preserve"> a common garden setting of 25 °C for ~3 generations before measuring the body size of each rotifer lineage, it is possible that some plasticity was</w:t>
      </w:r>
      <w:r w:rsidR="00232A3E">
        <w:rPr>
          <w:rFonts w:ascii="Times New Roman" w:hAnsi="Times New Roman" w:cs="Times New Roman"/>
        </w:rPr>
        <w:t xml:space="preserve"> still</w:t>
      </w:r>
      <w:r w:rsidR="00790E60">
        <w:rPr>
          <w:rFonts w:ascii="Times New Roman" w:hAnsi="Times New Roman" w:cs="Times New Roman"/>
        </w:rPr>
        <w:t xml:space="preserve"> carried over from the previous temperature treatments</w:t>
      </w:r>
      <w:r w:rsidR="00232A3E">
        <w:rPr>
          <w:rFonts w:ascii="Times New Roman" w:hAnsi="Times New Roman" w:cs="Times New Roman"/>
        </w:rPr>
        <w:t xml:space="preserve"> by older individuals</w:t>
      </w:r>
      <w:r w:rsidR="00790E60">
        <w:rPr>
          <w:rFonts w:ascii="Times New Roman" w:hAnsi="Times New Roman" w:cs="Times New Roman"/>
        </w:rPr>
        <w:t xml:space="preserve">. </w:t>
      </w:r>
      <w:r w:rsidR="005F2750">
        <w:rPr>
          <w:rFonts w:ascii="Times New Roman" w:hAnsi="Times New Roman" w:cs="Times New Roman"/>
        </w:rPr>
        <w:t xml:space="preserve">However, I </w:t>
      </w:r>
      <w:r w:rsidR="007C2245">
        <w:rPr>
          <w:rFonts w:ascii="Times New Roman" w:hAnsi="Times New Roman" w:cs="Times New Roman"/>
        </w:rPr>
        <w:t>estimate</w:t>
      </w:r>
      <w:r w:rsidR="005F2750">
        <w:rPr>
          <w:rFonts w:ascii="Times New Roman" w:hAnsi="Times New Roman" w:cs="Times New Roman"/>
        </w:rPr>
        <w:t xml:space="preserve"> that only 20% of the individuals measured for body size hatched before the 25 °C common setting</w:t>
      </w:r>
      <w:r w:rsidR="004F23F9">
        <w:rPr>
          <w:rFonts w:ascii="Times New Roman" w:hAnsi="Times New Roman" w:cs="Times New Roman"/>
        </w:rPr>
        <w:t>.</w:t>
      </w:r>
      <w:r w:rsidR="005F2750">
        <w:rPr>
          <w:rFonts w:ascii="Times New Roman" w:hAnsi="Times New Roman" w:cs="Times New Roman"/>
        </w:rPr>
        <w:t xml:space="preserve"> </w:t>
      </w:r>
      <w:r w:rsidR="004F23F9">
        <w:rPr>
          <w:rFonts w:ascii="Times New Roman" w:hAnsi="Times New Roman" w:cs="Times New Roman"/>
        </w:rPr>
        <w:t>Therefore, t</w:t>
      </w:r>
      <w:r w:rsidR="005F2750">
        <w:rPr>
          <w:rFonts w:ascii="Times New Roman" w:hAnsi="Times New Roman" w:cs="Times New Roman"/>
        </w:rPr>
        <w:t xml:space="preserve">he 10% smaller body size observed in cultures with a warmer </w:t>
      </w:r>
      <w:r w:rsidR="005F2750">
        <w:rPr>
          <w:rFonts w:ascii="Times New Roman" w:hAnsi="Times New Roman" w:cs="Times New Roman"/>
        </w:rPr>
        <w:lastRenderedPageBreak/>
        <w:t xml:space="preserve">history of temperature </w:t>
      </w:r>
      <w:r w:rsidR="004F23F9">
        <w:rPr>
          <w:rFonts w:ascii="Times New Roman" w:hAnsi="Times New Roman" w:cs="Times New Roman"/>
        </w:rPr>
        <w:t>is unlikely to be attributed to plasticity alone</w:t>
      </w:r>
      <w:r w:rsidR="000D232F">
        <w:rPr>
          <w:rFonts w:ascii="Times New Roman" w:hAnsi="Times New Roman" w:cs="Times New Roman"/>
        </w:rPr>
        <w:t xml:space="preserve">, especially since a previous experiment failed to find meaningful plastic responses to the same temperatures among these same 17 clonal lines of </w:t>
      </w:r>
      <w:r w:rsidR="000D232F">
        <w:rPr>
          <w:rFonts w:ascii="Times New Roman" w:hAnsi="Times New Roman" w:cs="Times New Roman"/>
          <w:i/>
          <w:iCs/>
        </w:rPr>
        <w:t>H. rosa</w:t>
      </w:r>
      <w:r w:rsidR="000D232F">
        <w:rPr>
          <w:rFonts w:ascii="Times New Roman" w:hAnsi="Times New Roman" w:cs="Times New Roman"/>
        </w:rPr>
        <w:t xml:space="preserve"> in isolation</w:t>
      </w:r>
      <w:r w:rsidR="00C523F9">
        <w:rPr>
          <w:rFonts w:ascii="Times New Roman" w:hAnsi="Times New Roman" w:cs="Times New Roman"/>
        </w:rPr>
        <w:t xml:space="preserve"> (</w:t>
      </w:r>
      <w:r w:rsidR="00C523F9" w:rsidRPr="00FF286B">
        <w:rPr>
          <w:rFonts w:ascii="Times New Roman" w:hAnsi="Times New Roman" w:cs="Times New Roman"/>
        </w:rPr>
        <w:t>Figure</w:t>
      </w:r>
      <w:r w:rsidR="00FF286B">
        <w:rPr>
          <w:rFonts w:ascii="Times New Roman" w:hAnsi="Times New Roman" w:cs="Times New Roman"/>
        </w:rPr>
        <w:t xml:space="preserve"> 4</w:t>
      </w:r>
      <w:r w:rsidR="00C523F9">
        <w:rPr>
          <w:rFonts w:ascii="Times New Roman" w:hAnsi="Times New Roman" w:cs="Times New Roman"/>
        </w:rPr>
        <w:t>)</w:t>
      </w:r>
      <w:r w:rsidR="000D232F">
        <w:rPr>
          <w:rFonts w:ascii="Times New Roman" w:hAnsi="Times New Roman" w:cs="Times New Roman"/>
        </w:rPr>
        <w:t xml:space="preserve">. </w:t>
      </w:r>
      <w:r w:rsidR="00A74272">
        <w:rPr>
          <w:rFonts w:ascii="Times New Roman" w:hAnsi="Times New Roman" w:cs="Times New Roman"/>
        </w:rPr>
        <w:t>While a body size difference of 10% was too subtle to be detected previously, the results reported here have adequate statistical power to suggest that clonal selection did occur in favor of smaller clones at 30 °C</w:t>
      </w:r>
      <w:r w:rsidR="00C67B66">
        <w:rPr>
          <w:rFonts w:ascii="Times New Roman" w:hAnsi="Times New Roman" w:cs="Times New Roman"/>
        </w:rPr>
        <w:t>.</w:t>
      </w:r>
    </w:p>
    <w:p w14:paraId="4544930D" w14:textId="77706D23" w:rsidR="001156B5" w:rsidRPr="002C5C68" w:rsidRDefault="001156B5" w:rsidP="007B74FC">
      <w:pPr>
        <w:spacing w:after="0" w:line="480" w:lineRule="auto"/>
        <w:rPr>
          <w:rFonts w:ascii="Times New Roman" w:hAnsi="Times New Roman" w:cs="Times New Roman"/>
        </w:rPr>
      </w:pPr>
      <w:r>
        <w:rPr>
          <w:rFonts w:ascii="Times New Roman" w:hAnsi="Times New Roman" w:cs="Times New Roman"/>
        </w:rPr>
        <w:tab/>
        <w:t>Second</w:t>
      </w:r>
      <w:r w:rsidR="00E201D0">
        <w:rPr>
          <w:rFonts w:ascii="Times New Roman" w:hAnsi="Times New Roman" w:cs="Times New Roman"/>
        </w:rPr>
        <w:t xml:space="preserve">, the intrinsic growth rate of </w:t>
      </w:r>
      <w:r w:rsidR="00E201D0">
        <w:rPr>
          <w:rFonts w:ascii="Times New Roman" w:hAnsi="Times New Roman" w:cs="Times New Roman"/>
          <w:i/>
          <w:iCs/>
        </w:rPr>
        <w:t>H. rosa</w:t>
      </w:r>
      <w:r w:rsidR="00E201D0">
        <w:rPr>
          <w:rFonts w:ascii="Times New Roman" w:hAnsi="Times New Roman" w:cs="Times New Roman"/>
        </w:rPr>
        <w:t xml:space="preserve"> cultures with a warmer history of temperature was lower than their </w:t>
      </w:r>
      <w:commentRangeStart w:id="185"/>
      <w:r w:rsidR="00E201D0">
        <w:rPr>
          <w:rFonts w:ascii="Times New Roman" w:hAnsi="Times New Roman" w:cs="Times New Roman"/>
        </w:rPr>
        <w:t>sister</w:t>
      </w:r>
      <w:commentRangeEnd w:id="185"/>
      <w:r w:rsidR="00AD2486">
        <w:rPr>
          <w:rStyle w:val="CommentReference"/>
        </w:rPr>
        <w:commentReference w:id="185"/>
      </w:r>
      <w:r w:rsidR="00E201D0">
        <w:rPr>
          <w:rFonts w:ascii="Times New Roman" w:hAnsi="Times New Roman" w:cs="Times New Roman"/>
        </w:rPr>
        <w:t xml:space="preserve"> cultures with a cooler history.</w:t>
      </w:r>
      <w:r w:rsidR="00C31098">
        <w:rPr>
          <w:rFonts w:ascii="Times New Roman" w:hAnsi="Times New Roman" w:cs="Times New Roman"/>
        </w:rPr>
        <w:t xml:space="preserve"> T</w:t>
      </w:r>
      <w:r w:rsidR="002C5C68">
        <w:rPr>
          <w:rFonts w:ascii="Times New Roman" w:hAnsi="Times New Roman" w:cs="Times New Roman"/>
        </w:rPr>
        <w:t xml:space="preserve">his pattern emerged only during competition with </w:t>
      </w:r>
      <w:r w:rsidR="002C5C68">
        <w:rPr>
          <w:rFonts w:ascii="Times New Roman" w:hAnsi="Times New Roman" w:cs="Times New Roman"/>
          <w:i/>
          <w:iCs/>
        </w:rPr>
        <w:t>Tetrahymena</w:t>
      </w:r>
      <w:r w:rsidR="002C5C68">
        <w:rPr>
          <w:rFonts w:ascii="Times New Roman" w:hAnsi="Times New Roman" w:cs="Times New Roman"/>
        </w:rPr>
        <w:t xml:space="preserve"> </w:t>
      </w:r>
      <w:r w:rsidR="0023792A">
        <w:rPr>
          <w:rFonts w:ascii="Times New Roman" w:hAnsi="Times New Roman" w:cs="Times New Roman"/>
        </w:rPr>
        <w:t xml:space="preserve">(as discussed below), but was </w:t>
      </w:r>
      <w:commentRangeStart w:id="186"/>
      <w:r w:rsidR="0023792A">
        <w:rPr>
          <w:rFonts w:ascii="Times New Roman" w:hAnsi="Times New Roman" w:cs="Times New Roman"/>
        </w:rPr>
        <w:t xml:space="preserve">crucially </w:t>
      </w:r>
      <w:r w:rsidR="002C5C68">
        <w:rPr>
          <w:rFonts w:ascii="Times New Roman" w:hAnsi="Times New Roman" w:cs="Times New Roman"/>
        </w:rPr>
        <w:t>independent of contemporary temperature</w:t>
      </w:r>
      <w:commentRangeEnd w:id="186"/>
      <w:r w:rsidR="00AD2486">
        <w:rPr>
          <w:rStyle w:val="CommentReference"/>
        </w:rPr>
        <w:commentReference w:id="186"/>
      </w:r>
      <w:r w:rsidR="002C5C68">
        <w:rPr>
          <w:rFonts w:ascii="Times New Roman" w:hAnsi="Times New Roman" w:cs="Times New Roman"/>
        </w:rPr>
        <w:t>.</w:t>
      </w:r>
      <w:r w:rsidR="00C31098">
        <w:rPr>
          <w:rFonts w:ascii="Times New Roman" w:hAnsi="Times New Roman" w:cs="Times New Roman"/>
        </w:rPr>
        <w:t xml:space="preserve"> </w:t>
      </w:r>
      <w:proofErr w:type="spellStart"/>
      <w:r w:rsidR="0023792A">
        <w:rPr>
          <w:rFonts w:ascii="Times New Roman" w:hAnsi="Times New Roman" w:cs="Times New Roman"/>
          <w:i/>
          <w:iCs/>
        </w:rPr>
        <w:t>Habrotrocha</w:t>
      </w:r>
      <w:proofErr w:type="spellEnd"/>
      <w:r w:rsidR="0023792A">
        <w:rPr>
          <w:rFonts w:ascii="Times New Roman" w:hAnsi="Times New Roman" w:cs="Times New Roman"/>
          <w:i/>
          <w:iCs/>
        </w:rPr>
        <w:t xml:space="preserve"> rosa</w:t>
      </w:r>
      <w:r w:rsidR="0023792A">
        <w:rPr>
          <w:rFonts w:ascii="Times New Roman" w:hAnsi="Times New Roman" w:cs="Times New Roman"/>
        </w:rPr>
        <w:t xml:space="preserve"> grow faster at 30 °C than at 25 °C</w:t>
      </w:r>
      <w:r w:rsidR="004332BE">
        <w:rPr>
          <w:rFonts w:ascii="Times New Roman" w:hAnsi="Times New Roman" w:cs="Times New Roman"/>
        </w:rPr>
        <w:t xml:space="preserve">. </w:t>
      </w:r>
      <w:commentRangeStart w:id="187"/>
      <w:r w:rsidR="004332BE">
        <w:rPr>
          <w:rFonts w:ascii="Times New Roman" w:hAnsi="Times New Roman" w:cs="Times New Roman"/>
        </w:rPr>
        <w:t>Thus, any carryover effects of the evolution period would provide a plastic advantage to rotifers with a history of 30 °C</w:t>
      </w:r>
      <w:commentRangeEnd w:id="187"/>
      <w:r w:rsidR="00AD2486">
        <w:rPr>
          <w:rStyle w:val="CommentReference"/>
        </w:rPr>
        <w:commentReference w:id="187"/>
      </w:r>
      <w:r w:rsidR="004332BE">
        <w:rPr>
          <w:rFonts w:ascii="Times New Roman" w:hAnsi="Times New Roman" w:cs="Times New Roman"/>
        </w:rPr>
        <w:t xml:space="preserve">. However, no such disparity in performance was detected between contemporary temperatures. This supports an evolutionary explanation for the difference in intrinsic growth rate between thermal histories during competition. </w:t>
      </w:r>
    </w:p>
    <w:p w14:paraId="773D7080" w14:textId="3B04E3FA" w:rsidR="001974E3" w:rsidRPr="00DB4D9F" w:rsidRDefault="003827D6" w:rsidP="007B74FC">
      <w:pPr>
        <w:spacing w:after="0" w:line="480" w:lineRule="auto"/>
        <w:rPr>
          <w:rFonts w:ascii="Times New Roman" w:hAnsi="Times New Roman" w:cs="Times New Roman"/>
          <w:u w:val="single"/>
        </w:rPr>
      </w:pPr>
      <w:r w:rsidRPr="00DB4D9F">
        <w:rPr>
          <w:rFonts w:ascii="Times New Roman" w:hAnsi="Times New Roman" w:cs="Times New Roman"/>
          <w:u w:val="single"/>
        </w:rPr>
        <w:t xml:space="preserve">Competition between </w:t>
      </w:r>
      <w:r w:rsidRPr="00DB4D9F">
        <w:rPr>
          <w:rFonts w:ascii="Times New Roman" w:hAnsi="Times New Roman" w:cs="Times New Roman"/>
          <w:i/>
          <w:iCs/>
          <w:u w:val="single"/>
        </w:rPr>
        <w:t>H. rosa</w:t>
      </w:r>
      <w:r w:rsidRPr="00DB4D9F">
        <w:rPr>
          <w:rFonts w:ascii="Times New Roman" w:hAnsi="Times New Roman" w:cs="Times New Roman"/>
          <w:u w:val="single"/>
        </w:rPr>
        <w:t xml:space="preserve"> and </w:t>
      </w:r>
      <w:r w:rsidRPr="00DB4D9F">
        <w:rPr>
          <w:rFonts w:ascii="Times New Roman" w:hAnsi="Times New Roman" w:cs="Times New Roman"/>
          <w:i/>
          <w:iCs/>
          <w:u w:val="single"/>
        </w:rPr>
        <w:t>Tetrahymena</w:t>
      </w:r>
    </w:p>
    <w:p w14:paraId="6727A9AA" w14:textId="61BC6ECE" w:rsidR="00552CB0" w:rsidRDefault="001541C6" w:rsidP="007B74FC">
      <w:pPr>
        <w:spacing w:after="0" w:line="480" w:lineRule="auto"/>
        <w:rPr>
          <w:rFonts w:ascii="Times New Roman" w:hAnsi="Times New Roman" w:cs="Times New Roman"/>
        </w:rPr>
      </w:pPr>
      <w:r>
        <w:rPr>
          <w:rFonts w:ascii="Times New Roman" w:hAnsi="Times New Roman" w:cs="Times New Roman"/>
        </w:rPr>
        <w:tab/>
      </w:r>
      <w:r w:rsidR="00E66571">
        <w:rPr>
          <w:rFonts w:ascii="Times New Roman" w:hAnsi="Times New Roman" w:cs="Times New Roman"/>
        </w:rPr>
        <w:t>Co-occurrence</w:t>
      </w:r>
      <w:r w:rsidR="005E29AB">
        <w:rPr>
          <w:rFonts w:ascii="Times New Roman" w:hAnsi="Times New Roman" w:cs="Times New Roman"/>
        </w:rPr>
        <w:t xml:space="preserve"> </w:t>
      </w:r>
      <w:r w:rsidR="00DB20E8">
        <w:rPr>
          <w:rFonts w:ascii="Times New Roman" w:hAnsi="Times New Roman" w:cs="Times New Roman"/>
        </w:rPr>
        <w:t>reduced</w:t>
      </w:r>
      <w:r>
        <w:rPr>
          <w:rFonts w:ascii="Times New Roman" w:hAnsi="Times New Roman" w:cs="Times New Roman"/>
        </w:rPr>
        <w:t xml:space="preserve"> the </w:t>
      </w:r>
      <w:r w:rsidR="001F183A">
        <w:rPr>
          <w:rFonts w:ascii="Times New Roman" w:hAnsi="Times New Roman" w:cs="Times New Roman"/>
        </w:rPr>
        <w:t xml:space="preserve">intrinsic </w:t>
      </w:r>
      <w:r>
        <w:rPr>
          <w:rFonts w:ascii="Times New Roman" w:hAnsi="Times New Roman" w:cs="Times New Roman"/>
        </w:rPr>
        <w:t xml:space="preserve">growth rate </w:t>
      </w:r>
      <w:r w:rsidR="001F183A">
        <w:rPr>
          <w:rFonts w:ascii="Times New Roman" w:hAnsi="Times New Roman" w:cs="Times New Roman"/>
        </w:rPr>
        <w:t xml:space="preserve">of </w:t>
      </w:r>
      <w:r w:rsidR="005E29AB">
        <w:rPr>
          <w:rFonts w:ascii="Times New Roman" w:hAnsi="Times New Roman" w:cs="Times New Roman"/>
        </w:rPr>
        <w:t>both</w:t>
      </w:r>
      <w:r w:rsidR="00E66571">
        <w:rPr>
          <w:rFonts w:ascii="Times New Roman" w:hAnsi="Times New Roman" w:cs="Times New Roman"/>
        </w:rPr>
        <w:t xml:space="preserve"> species, </w:t>
      </w:r>
      <w:r w:rsidR="00860DF5">
        <w:rPr>
          <w:rFonts w:ascii="Times New Roman" w:hAnsi="Times New Roman" w:cs="Times New Roman"/>
        </w:rPr>
        <w:t>which is consistent with</w:t>
      </w:r>
      <w:r w:rsidR="00E66571">
        <w:rPr>
          <w:rFonts w:ascii="Times New Roman" w:hAnsi="Times New Roman" w:cs="Times New Roman"/>
        </w:rPr>
        <w:t xml:space="preserve"> </w:t>
      </w:r>
      <w:r w:rsidR="00E66571">
        <w:rPr>
          <w:rFonts w:ascii="Times New Roman" w:hAnsi="Times New Roman" w:cs="Times New Roman"/>
          <w:i/>
          <w:iCs/>
        </w:rPr>
        <w:t>H. rosa</w:t>
      </w:r>
      <w:r w:rsidR="00E66571">
        <w:rPr>
          <w:rFonts w:ascii="Times New Roman" w:hAnsi="Times New Roman" w:cs="Times New Roman"/>
        </w:rPr>
        <w:t xml:space="preserve"> and </w:t>
      </w:r>
      <w:r w:rsidR="00E66571">
        <w:rPr>
          <w:rFonts w:ascii="Times New Roman" w:hAnsi="Times New Roman" w:cs="Times New Roman"/>
          <w:i/>
          <w:iCs/>
        </w:rPr>
        <w:t>Tetrahymena</w:t>
      </w:r>
      <w:r w:rsidR="00E66571">
        <w:rPr>
          <w:rFonts w:ascii="Times New Roman" w:hAnsi="Times New Roman" w:cs="Times New Roman"/>
        </w:rPr>
        <w:t xml:space="preserve"> compet</w:t>
      </w:r>
      <w:r w:rsidR="00860DF5">
        <w:rPr>
          <w:rFonts w:ascii="Times New Roman" w:hAnsi="Times New Roman" w:cs="Times New Roman"/>
        </w:rPr>
        <w:t>ing</w:t>
      </w:r>
      <w:r w:rsidR="00E66571">
        <w:rPr>
          <w:rFonts w:ascii="Times New Roman" w:hAnsi="Times New Roman" w:cs="Times New Roman"/>
        </w:rPr>
        <w:t xml:space="preserve"> for shared resources in this system. The strength and structure of these competitive responses, however, depend</w:t>
      </w:r>
      <w:r w:rsidR="00C36C77">
        <w:rPr>
          <w:rFonts w:ascii="Times New Roman" w:hAnsi="Times New Roman" w:cs="Times New Roman"/>
        </w:rPr>
        <w:t>ed</w:t>
      </w:r>
      <w:r w:rsidR="00E66571">
        <w:rPr>
          <w:rFonts w:ascii="Times New Roman" w:hAnsi="Times New Roman" w:cs="Times New Roman"/>
        </w:rPr>
        <w:t xml:space="preserve"> on contemporary temperature in ways that differed between the two species. </w:t>
      </w:r>
      <w:r w:rsidR="00E66571">
        <w:rPr>
          <w:rFonts w:ascii="Times New Roman" w:hAnsi="Times New Roman" w:cs="Times New Roman"/>
          <w:i/>
          <w:iCs/>
        </w:rPr>
        <w:t>Tetrahymena</w:t>
      </w:r>
      <w:r w:rsidR="00E66571">
        <w:rPr>
          <w:rFonts w:ascii="Times New Roman" w:hAnsi="Times New Roman" w:cs="Times New Roman"/>
        </w:rPr>
        <w:t xml:space="preserve"> in isolation grew 1.8 times faster at 30</w:t>
      </w:r>
      <w:r w:rsidR="005E29AB">
        <w:rPr>
          <w:rFonts w:ascii="Times New Roman" w:hAnsi="Times New Roman" w:cs="Times New Roman"/>
        </w:rPr>
        <w:t xml:space="preserve"> </w:t>
      </w:r>
      <w:r w:rsidR="00E66571">
        <w:rPr>
          <w:rFonts w:ascii="Times New Roman" w:hAnsi="Times New Roman" w:cs="Times New Roman"/>
        </w:rPr>
        <w:t xml:space="preserve">°C than at 25 °C, but this temperature effect was absent during competition with </w:t>
      </w:r>
      <w:r w:rsidR="00E66571">
        <w:rPr>
          <w:rFonts w:ascii="Times New Roman" w:hAnsi="Times New Roman" w:cs="Times New Roman"/>
          <w:i/>
          <w:iCs/>
        </w:rPr>
        <w:t xml:space="preserve">H. </w:t>
      </w:r>
      <w:r w:rsidR="00E66571" w:rsidRPr="00E66571">
        <w:rPr>
          <w:rFonts w:ascii="Times New Roman" w:hAnsi="Times New Roman" w:cs="Times New Roman"/>
          <w:i/>
          <w:iCs/>
        </w:rPr>
        <w:t>rosa</w:t>
      </w:r>
      <w:r w:rsidR="000709CB">
        <w:rPr>
          <w:rFonts w:ascii="Times New Roman" w:hAnsi="Times New Roman" w:cs="Times New Roman"/>
        </w:rPr>
        <w:t xml:space="preserve"> (</w:t>
      </w:r>
      <w:r w:rsidR="000709CB" w:rsidRPr="00554162">
        <w:rPr>
          <w:rFonts w:ascii="Times New Roman" w:hAnsi="Times New Roman" w:cs="Times New Roman"/>
        </w:rPr>
        <w:t>Figure</w:t>
      </w:r>
      <w:r w:rsidR="00554162">
        <w:rPr>
          <w:rFonts w:ascii="Times New Roman" w:hAnsi="Times New Roman" w:cs="Times New Roman"/>
        </w:rPr>
        <w:t xml:space="preserve"> 10</w:t>
      </w:r>
      <w:r w:rsidR="000709CB">
        <w:rPr>
          <w:rFonts w:ascii="Times New Roman" w:hAnsi="Times New Roman" w:cs="Times New Roman"/>
        </w:rPr>
        <w:t>)</w:t>
      </w:r>
      <w:r w:rsidR="00E66571">
        <w:rPr>
          <w:rFonts w:ascii="Times New Roman" w:hAnsi="Times New Roman" w:cs="Times New Roman"/>
        </w:rPr>
        <w:t>. Rotifers showed a related but weaker version of the same pattern: their growth rate response to temperature was significantly reduced during competition, but not</w:t>
      </w:r>
      <w:r w:rsidR="001846EF">
        <w:rPr>
          <w:rFonts w:ascii="Times New Roman" w:hAnsi="Times New Roman" w:cs="Times New Roman"/>
        </w:rPr>
        <w:t xml:space="preserve"> absent entirely</w:t>
      </w:r>
      <w:r w:rsidR="000709CB">
        <w:rPr>
          <w:rFonts w:ascii="Times New Roman" w:hAnsi="Times New Roman" w:cs="Times New Roman"/>
        </w:rPr>
        <w:t xml:space="preserve"> (</w:t>
      </w:r>
      <w:r w:rsidR="000709CB" w:rsidRPr="007A0246">
        <w:rPr>
          <w:rFonts w:ascii="Times New Roman" w:hAnsi="Times New Roman" w:cs="Times New Roman"/>
        </w:rPr>
        <w:t>Figure</w:t>
      </w:r>
      <w:r w:rsidR="007A0246">
        <w:rPr>
          <w:rFonts w:ascii="Times New Roman" w:hAnsi="Times New Roman" w:cs="Times New Roman"/>
        </w:rPr>
        <w:t xml:space="preserve"> 7</w:t>
      </w:r>
      <w:r w:rsidR="000709CB">
        <w:rPr>
          <w:rFonts w:ascii="Times New Roman" w:hAnsi="Times New Roman" w:cs="Times New Roman"/>
        </w:rPr>
        <w:t>)</w:t>
      </w:r>
      <w:r w:rsidR="001846EF">
        <w:rPr>
          <w:rFonts w:ascii="Times New Roman" w:hAnsi="Times New Roman" w:cs="Times New Roman"/>
        </w:rPr>
        <w:t xml:space="preserve">. </w:t>
      </w:r>
      <w:r w:rsidR="002D09DF">
        <w:rPr>
          <w:rFonts w:ascii="Times New Roman" w:hAnsi="Times New Roman" w:cs="Times New Roman"/>
        </w:rPr>
        <w:t xml:space="preserve">One possible explanation for this pattern is that elevated temperature increased per-capita resource demand in both species. Each individual at 30 °C </w:t>
      </w:r>
      <w:commentRangeStart w:id="188"/>
      <w:r w:rsidR="002D09DF">
        <w:rPr>
          <w:rFonts w:ascii="Times New Roman" w:hAnsi="Times New Roman" w:cs="Times New Roman"/>
        </w:rPr>
        <w:t xml:space="preserve">consumes bacteria </w:t>
      </w:r>
      <w:commentRangeEnd w:id="188"/>
      <w:r w:rsidR="00F8367B">
        <w:rPr>
          <w:rStyle w:val="CommentReference"/>
        </w:rPr>
        <w:commentReference w:id="188"/>
      </w:r>
      <w:r w:rsidR="002D09DF">
        <w:rPr>
          <w:rFonts w:ascii="Times New Roman" w:hAnsi="Times New Roman" w:cs="Times New Roman"/>
        </w:rPr>
        <w:t xml:space="preserve">more rapidly than </w:t>
      </w:r>
      <w:r w:rsidR="002D09DF">
        <w:rPr>
          <w:rFonts w:ascii="Times New Roman" w:hAnsi="Times New Roman" w:cs="Times New Roman"/>
        </w:rPr>
        <w:lastRenderedPageBreak/>
        <w:t xml:space="preserve">at 25 °C, but when a competitor is also drawing down the shared resource pool, the elevated demand at 30 °C cannot be met and growth becomes constrained by resource availability rather than temperature. </w:t>
      </w:r>
      <w:r w:rsidR="00572D7B">
        <w:rPr>
          <w:rFonts w:ascii="Times New Roman" w:hAnsi="Times New Roman" w:cs="Times New Roman"/>
        </w:rPr>
        <w:t xml:space="preserve">The crowding coefficient data are consistent with this interpretation. In isolation, </w:t>
      </w:r>
      <w:r w:rsidR="00572D7B">
        <w:rPr>
          <w:rFonts w:ascii="Times New Roman" w:hAnsi="Times New Roman" w:cs="Times New Roman"/>
          <w:i/>
          <w:iCs/>
        </w:rPr>
        <w:t xml:space="preserve">Tetrahymena </w:t>
      </w:r>
      <w:r w:rsidR="00572D7B">
        <w:rPr>
          <w:rFonts w:ascii="Times New Roman" w:hAnsi="Times New Roman" w:cs="Times New Roman"/>
        </w:rPr>
        <w:t xml:space="preserve">cultures exhibited crowding coefficients 4.3 times stronger at 30 °C than at 25 °C, reflecting the steeper resource depletion expected at that elevated temperature. </w:t>
      </w:r>
      <w:r w:rsidR="001D6ABD">
        <w:rPr>
          <w:rFonts w:ascii="Times New Roman" w:hAnsi="Times New Roman" w:cs="Times New Roman"/>
        </w:rPr>
        <w:t xml:space="preserve">Under competition with rotifers, this temperature effect on protist crowding coefficients was absent. </w:t>
      </w:r>
      <w:r w:rsidR="000709CB">
        <w:rPr>
          <w:rFonts w:ascii="Times New Roman" w:hAnsi="Times New Roman" w:cs="Times New Roman"/>
        </w:rPr>
        <w:t>While t</w:t>
      </w:r>
      <w:r w:rsidR="00D77A8D">
        <w:rPr>
          <w:rFonts w:ascii="Times New Roman" w:hAnsi="Times New Roman" w:cs="Times New Roman"/>
        </w:rPr>
        <w:t>he crowding coefficient</w:t>
      </w:r>
      <w:r w:rsidR="000709CB">
        <w:rPr>
          <w:rFonts w:ascii="Times New Roman" w:hAnsi="Times New Roman" w:cs="Times New Roman"/>
        </w:rPr>
        <w:t>s</w:t>
      </w:r>
      <w:r w:rsidR="00D77A8D">
        <w:rPr>
          <w:rFonts w:ascii="Times New Roman" w:hAnsi="Times New Roman" w:cs="Times New Roman"/>
        </w:rPr>
        <w:t xml:space="preserve"> under competition cannot be separated into intra- and interspecific components, the lack of a temperature effect demonstrates that competition restructures how </w:t>
      </w:r>
      <w:r w:rsidR="00907659">
        <w:rPr>
          <w:rFonts w:ascii="Times New Roman" w:hAnsi="Times New Roman" w:cs="Times New Roman"/>
        </w:rPr>
        <w:t xml:space="preserve">overall </w:t>
      </w:r>
      <w:r w:rsidR="00D77A8D">
        <w:rPr>
          <w:rFonts w:ascii="Times New Roman" w:hAnsi="Times New Roman" w:cs="Times New Roman"/>
        </w:rPr>
        <w:t>density-dependent dynamics respond to temperature, parallel to the pattern seen in intrinsic growth rates</w:t>
      </w:r>
      <w:r w:rsidR="001D6ABD">
        <w:rPr>
          <w:rFonts w:ascii="Times New Roman" w:hAnsi="Times New Roman" w:cs="Times New Roman"/>
        </w:rPr>
        <w:t>.</w:t>
      </w:r>
      <w:r w:rsidR="00801D58">
        <w:rPr>
          <w:rFonts w:ascii="Times New Roman" w:hAnsi="Times New Roman" w:cs="Times New Roman"/>
        </w:rPr>
        <w:t xml:space="preserve"> </w:t>
      </w:r>
    </w:p>
    <w:p w14:paraId="1212CD69" w14:textId="75C02C63" w:rsidR="00F24ACC" w:rsidRPr="004B6A0C" w:rsidRDefault="00CF64E9" w:rsidP="007B74FC">
      <w:pPr>
        <w:spacing w:after="0" w:line="480" w:lineRule="auto"/>
        <w:rPr>
          <w:rFonts w:ascii="Times New Roman" w:hAnsi="Times New Roman" w:cs="Times New Roman"/>
        </w:rPr>
      </w:pPr>
      <w:r>
        <w:rPr>
          <w:rFonts w:ascii="Times New Roman" w:hAnsi="Times New Roman" w:cs="Times New Roman"/>
        </w:rPr>
        <w:tab/>
        <w:t xml:space="preserve">The patterns </w:t>
      </w:r>
      <w:del w:id="189" w:author="terHorst, Casey P" w:date="2026-06-02T12:19:00Z">
        <w:r w:rsidR="00054DFA" w:rsidDel="00F8367B">
          <w:rPr>
            <w:rFonts w:ascii="Times New Roman" w:hAnsi="Times New Roman" w:cs="Times New Roman"/>
          </w:rPr>
          <w:delText>described</w:delText>
        </w:r>
        <w:r w:rsidDel="00F8367B">
          <w:rPr>
            <w:rFonts w:ascii="Times New Roman" w:hAnsi="Times New Roman" w:cs="Times New Roman"/>
          </w:rPr>
          <w:delText xml:space="preserve"> above </w:delText>
        </w:r>
      </w:del>
      <w:r>
        <w:rPr>
          <w:rFonts w:ascii="Times New Roman" w:hAnsi="Times New Roman" w:cs="Times New Roman"/>
        </w:rPr>
        <w:t xml:space="preserve">in growth rate and crowding coefficient </w:t>
      </w:r>
      <w:r w:rsidR="00B314B0">
        <w:rPr>
          <w:rFonts w:ascii="Times New Roman" w:hAnsi="Times New Roman" w:cs="Times New Roman"/>
        </w:rPr>
        <w:t>manifest</w:t>
      </w:r>
      <w:r w:rsidR="00A61488">
        <w:rPr>
          <w:rFonts w:ascii="Times New Roman" w:hAnsi="Times New Roman" w:cs="Times New Roman"/>
        </w:rPr>
        <w:t>ed</w:t>
      </w:r>
      <w:r w:rsidR="00B314B0">
        <w:rPr>
          <w:rFonts w:ascii="Times New Roman" w:hAnsi="Times New Roman" w:cs="Times New Roman"/>
        </w:rPr>
        <w:t xml:space="preserve"> </w:t>
      </w:r>
      <w:r>
        <w:rPr>
          <w:rFonts w:ascii="Times New Roman" w:hAnsi="Times New Roman" w:cs="Times New Roman"/>
        </w:rPr>
        <w:t>into differences in realized equilibrium densities under competition</w:t>
      </w:r>
      <w:r w:rsidR="00B314B0">
        <w:rPr>
          <w:rFonts w:ascii="Times New Roman" w:hAnsi="Times New Roman" w:cs="Times New Roman"/>
        </w:rPr>
        <w:t xml:space="preserve">, </w:t>
      </w:r>
      <w:r w:rsidR="00F95361">
        <w:rPr>
          <w:rFonts w:ascii="Times New Roman" w:hAnsi="Times New Roman" w:cs="Times New Roman"/>
        </w:rPr>
        <w:t>defined</w:t>
      </w:r>
      <w:r w:rsidR="00B314B0">
        <w:rPr>
          <w:rFonts w:ascii="Times New Roman" w:hAnsi="Times New Roman" w:cs="Times New Roman"/>
        </w:rPr>
        <w:t xml:space="preserve"> as </w:t>
      </w:r>
      <m:oMath>
        <m:acc>
          <m:accPr>
            <m:ctrlPr>
              <w:rPr>
                <w:rFonts w:ascii="Cambria Math" w:hAnsi="Cambria Math" w:cs="Times New Roman"/>
                <w:i/>
              </w:rPr>
            </m:ctrlPr>
          </m:accPr>
          <m:e>
            <m:r>
              <w:rPr>
                <w:rFonts w:ascii="Cambria Math" w:hAnsi="Cambria Math" w:cs="Times New Roman"/>
              </w:rPr>
              <m:t>N</m:t>
            </m:r>
          </m:e>
        </m:acc>
        <m:r>
          <w:rPr>
            <w:rFonts w:ascii="Cambria Math" w:hAnsi="Cambria Math" w:cs="Times New Roman"/>
          </w:rPr>
          <m:t>=</m:t>
        </m:r>
        <m:f>
          <m:fPr>
            <m:ctrlPr>
              <w:rPr>
                <w:rFonts w:ascii="Cambria Math" w:hAnsi="Cambria Math" w:cs="Times New Roman"/>
                <w:i/>
              </w:rPr>
            </m:ctrlPr>
          </m:fPr>
          <m:num>
            <m:r>
              <w:rPr>
                <w:rFonts w:ascii="Cambria Math" w:hAnsi="Cambria Math" w:cs="Times New Roman"/>
              </w:rPr>
              <m:t>r</m:t>
            </m:r>
          </m:num>
          <m:den>
            <m:r>
              <w:rPr>
                <w:rFonts w:ascii="Cambria Math" w:hAnsi="Cambria Math" w:cs="Times New Roman"/>
              </w:rPr>
              <m:t>α</m:t>
            </m:r>
          </m:den>
        </m:f>
      </m:oMath>
      <w:r>
        <w:rPr>
          <w:rFonts w:ascii="Times New Roman" w:hAnsi="Times New Roman" w:cs="Times New Roman"/>
        </w:rPr>
        <w:t xml:space="preserve">. </w:t>
      </w:r>
      <w:r w:rsidR="00054DFA">
        <w:rPr>
          <w:rFonts w:ascii="Times New Roman" w:hAnsi="Times New Roman" w:cs="Times New Roman"/>
        </w:rPr>
        <w:t>For protists</w:t>
      </w:r>
      <w:ins w:id="190" w:author="terHorst, Casey P" w:date="2026-06-02T12:20:00Z">
        <w:r w:rsidR="00F8367B">
          <w:rPr>
            <w:rFonts w:ascii="Times New Roman" w:hAnsi="Times New Roman" w:cs="Times New Roman"/>
          </w:rPr>
          <w:t xml:space="preserve"> in interspecific</w:t>
        </w:r>
      </w:ins>
      <w:del w:id="191" w:author="terHorst, Casey P" w:date="2026-06-02T12:19:00Z">
        <w:r w:rsidR="00054DFA" w:rsidDel="00F8367B">
          <w:rPr>
            <w:rFonts w:ascii="Times New Roman" w:hAnsi="Times New Roman" w:cs="Times New Roman"/>
          </w:rPr>
          <w:delText>,</w:delText>
        </w:r>
      </w:del>
      <w:del w:id="192" w:author="terHorst, Casey P" w:date="2026-06-02T12:20:00Z">
        <w:r w:rsidR="00054DFA" w:rsidDel="00F8367B">
          <w:rPr>
            <w:rFonts w:ascii="Times New Roman" w:hAnsi="Times New Roman" w:cs="Times New Roman"/>
          </w:rPr>
          <w:delText xml:space="preserve"> during</w:delText>
        </w:r>
      </w:del>
      <w:r w:rsidR="00054DFA">
        <w:rPr>
          <w:rFonts w:ascii="Times New Roman" w:hAnsi="Times New Roman" w:cs="Times New Roman"/>
        </w:rPr>
        <w:t xml:space="preserve"> competition</w:t>
      </w:r>
      <w:ins w:id="193" w:author="terHorst, Casey P" w:date="2026-06-02T12:20:00Z">
        <w:r w:rsidR="00F8367B">
          <w:rPr>
            <w:rFonts w:ascii="Times New Roman" w:hAnsi="Times New Roman" w:cs="Times New Roman"/>
          </w:rPr>
          <w:t>,</w:t>
        </w:r>
      </w:ins>
      <w:r w:rsidR="00054DFA">
        <w:rPr>
          <w:rFonts w:ascii="Times New Roman" w:hAnsi="Times New Roman" w:cs="Times New Roman"/>
        </w:rPr>
        <w:t xml:space="preserve"> equilibrium densities were 36% lower at a contemporary temperature of 25 °C</w:t>
      </w:r>
      <w:ins w:id="194" w:author="terHorst, Casey P" w:date="2026-06-02T12:20:00Z">
        <w:r w:rsidR="00F8367B">
          <w:rPr>
            <w:rFonts w:ascii="Times New Roman" w:hAnsi="Times New Roman" w:cs="Times New Roman"/>
          </w:rPr>
          <w:t xml:space="preserve"> than without </w:t>
        </w:r>
      </w:ins>
      <w:ins w:id="195" w:author="terHorst, Casey P" w:date="2026-06-02T12:21:00Z">
        <w:r w:rsidR="00F8367B">
          <w:rPr>
            <w:rFonts w:ascii="Times New Roman" w:hAnsi="Times New Roman" w:cs="Times New Roman"/>
          </w:rPr>
          <w:t>interspecific competition</w:t>
        </w:r>
      </w:ins>
      <w:r w:rsidR="00054DFA">
        <w:rPr>
          <w:rFonts w:ascii="Times New Roman" w:hAnsi="Times New Roman" w:cs="Times New Roman"/>
        </w:rPr>
        <w:t xml:space="preserve">, indicating </w:t>
      </w:r>
      <w:r w:rsidR="00E9234D">
        <w:rPr>
          <w:rFonts w:ascii="Times New Roman" w:hAnsi="Times New Roman" w:cs="Times New Roman"/>
        </w:rPr>
        <w:t xml:space="preserve">a </w:t>
      </w:r>
      <w:r w:rsidR="00054DFA">
        <w:rPr>
          <w:rFonts w:ascii="Times New Roman" w:hAnsi="Times New Roman" w:cs="Times New Roman"/>
        </w:rPr>
        <w:t xml:space="preserve">strong </w:t>
      </w:r>
      <w:r w:rsidR="00E9234D">
        <w:rPr>
          <w:rFonts w:ascii="Times New Roman" w:hAnsi="Times New Roman" w:cs="Times New Roman"/>
        </w:rPr>
        <w:t xml:space="preserve">effect of </w:t>
      </w:r>
      <w:r w:rsidR="00054DFA">
        <w:rPr>
          <w:rFonts w:ascii="Times New Roman" w:hAnsi="Times New Roman" w:cs="Times New Roman"/>
        </w:rPr>
        <w:t>competition</w:t>
      </w:r>
      <w:r w:rsidR="004C644E">
        <w:rPr>
          <w:rFonts w:ascii="Times New Roman" w:hAnsi="Times New Roman" w:cs="Times New Roman"/>
        </w:rPr>
        <w:t xml:space="preserve"> with rotifers</w:t>
      </w:r>
      <w:r w:rsidR="00054DFA">
        <w:rPr>
          <w:rFonts w:ascii="Times New Roman" w:hAnsi="Times New Roman" w:cs="Times New Roman"/>
        </w:rPr>
        <w:t>.</w:t>
      </w:r>
      <w:r w:rsidR="004C644E">
        <w:rPr>
          <w:rFonts w:ascii="Times New Roman" w:hAnsi="Times New Roman" w:cs="Times New Roman"/>
        </w:rPr>
        <w:t xml:space="preserve"> At 30 °C, however, protist equilibrium densities with and without competition were </w:t>
      </w:r>
      <w:del w:id="196" w:author="terHorst, Casey P" w:date="2026-06-02T12:21:00Z">
        <w:r w:rsidR="004C644E" w:rsidDel="00F8367B">
          <w:rPr>
            <w:rFonts w:ascii="Times New Roman" w:hAnsi="Times New Roman" w:cs="Times New Roman"/>
          </w:rPr>
          <w:delText>indistinguishable</w:delText>
        </w:r>
      </w:del>
      <w:ins w:id="197" w:author="terHorst, Casey P" w:date="2026-06-02T12:21:00Z">
        <w:r w:rsidR="00F8367B">
          <w:rPr>
            <w:rFonts w:ascii="Times New Roman" w:hAnsi="Times New Roman" w:cs="Times New Roman"/>
          </w:rPr>
          <w:t>not significantly different</w:t>
        </w:r>
      </w:ins>
      <w:r w:rsidR="004C644E">
        <w:rPr>
          <w:rFonts w:ascii="Times New Roman" w:hAnsi="Times New Roman" w:cs="Times New Roman"/>
        </w:rPr>
        <w:t xml:space="preserve">. </w:t>
      </w:r>
      <w:r w:rsidR="00903AEB">
        <w:rPr>
          <w:rFonts w:ascii="Times New Roman" w:hAnsi="Times New Roman" w:cs="Times New Roman"/>
        </w:rPr>
        <w:t xml:space="preserve">This may be driven by the </w:t>
      </w:r>
      <w:r w:rsidR="00C452B5">
        <w:rPr>
          <w:rFonts w:ascii="Times New Roman" w:hAnsi="Times New Roman" w:cs="Times New Roman"/>
        </w:rPr>
        <w:t xml:space="preserve">stronger suppression in growth </w:t>
      </w:r>
      <w:r w:rsidR="00903AEB">
        <w:rPr>
          <w:rFonts w:ascii="Times New Roman" w:hAnsi="Times New Roman" w:cs="Times New Roman"/>
        </w:rPr>
        <w:t>experienced by protists growing alone at 30 °C</w:t>
      </w:r>
      <w:r w:rsidR="00264C74">
        <w:rPr>
          <w:rFonts w:ascii="Times New Roman" w:hAnsi="Times New Roman" w:cs="Times New Roman"/>
        </w:rPr>
        <w:t xml:space="preserve">, </w:t>
      </w:r>
      <w:r w:rsidR="00AD52FE">
        <w:rPr>
          <w:rFonts w:ascii="Times New Roman" w:hAnsi="Times New Roman" w:cs="Times New Roman"/>
        </w:rPr>
        <w:t xml:space="preserve">although </w:t>
      </w:r>
      <w:r w:rsidR="00264C74">
        <w:rPr>
          <w:rFonts w:ascii="Times New Roman" w:hAnsi="Times New Roman" w:cs="Times New Roman"/>
        </w:rPr>
        <w:t xml:space="preserve">the mechanism behind this </w:t>
      </w:r>
      <w:r w:rsidR="003A6BF9">
        <w:rPr>
          <w:rFonts w:ascii="Times New Roman" w:hAnsi="Times New Roman" w:cs="Times New Roman"/>
        </w:rPr>
        <w:t xml:space="preserve">temperature-driven </w:t>
      </w:r>
      <w:r w:rsidR="00264C74">
        <w:rPr>
          <w:rFonts w:ascii="Times New Roman" w:hAnsi="Times New Roman" w:cs="Times New Roman"/>
        </w:rPr>
        <w:t>increase</w:t>
      </w:r>
      <w:r w:rsidR="003A6BF9">
        <w:rPr>
          <w:rFonts w:ascii="Times New Roman" w:hAnsi="Times New Roman" w:cs="Times New Roman"/>
        </w:rPr>
        <w:t xml:space="preserve"> in</w:t>
      </w:r>
      <w:r w:rsidR="00264C74">
        <w:rPr>
          <w:rFonts w:ascii="Times New Roman" w:hAnsi="Times New Roman" w:cs="Times New Roman"/>
        </w:rPr>
        <w:t xml:space="preserve"> </w:t>
      </w:r>
      <w:r w:rsidR="003A6BF9">
        <w:rPr>
          <w:rFonts w:ascii="Times New Roman" w:hAnsi="Times New Roman" w:cs="Times New Roman"/>
        </w:rPr>
        <w:t>intra</w:t>
      </w:r>
      <w:commentRangeStart w:id="198"/>
      <w:r w:rsidR="003A6BF9">
        <w:rPr>
          <w:rFonts w:ascii="Times New Roman" w:hAnsi="Times New Roman" w:cs="Times New Roman"/>
        </w:rPr>
        <w:t>spe</w:t>
      </w:r>
      <w:commentRangeEnd w:id="198"/>
      <w:r w:rsidR="00F8367B">
        <w:rPr>
          <w:rStyle w:val="CommentReference"/>
        </w:rPr>
        <w:commentReference w:id="198"/>
      </w:r>
      <w:r w:rsidR="003A6BF9">
        <w:rPr>
          <w:rFonts w:ascii="Times New Roman" w:hAnsi="Times New Roman" w:cs="Times New Roman"/>
        </w:rPr>
        <w:t>cific</w:t>
      </w:r>
      <w:r w:rsidR="00264C74">
        <w:rPr>
          <w:rFonts w:ascii="Times New Roman" w:hAnsi="Times New Roman" w:cs="Times New Roman"/>
        </w:rPr>
        <w:t xml:space="preserve"> suppression remains unresolved.</w:t>
      </w:r>
      <w:r w:rsidR="00BA491B">
        <w:rPr>
          <w:rFonts w:ascii="Times New Roman" w:hAnsi="Times New Roman" w:cs="Times New Roman"/>
        </w:rPr>
        <w:t xml:space="preserve"> </w:t>
      </w:r>
      <w:r w:rsidR="003B1876">
        <w:rPr>
          <w:rFonts w:ascii="Times New Roman" w:hAnsi="Times New Roman" w:cs="Times New Roman"/>
        </w:rPr>
        <w:t>R</w:t>
      </w:r>
      <w:r w:rsidR="00BA491B">
        <w:rPr>
          <w:rFonts w:ascii="Times New Roman" w:hAnsi="Times New Roman" w:cs="Times New Roman"/>
        </w:rPr>
        <w:t>otifers</w:t>
      </w:r>
      <w:r w:rsidR="003B1876">
        <w:rPr>
          <w:rFonts w:ascii="Times New Roman" w:hAnsi="Times New Roman" w:cs="Times New Roman"/>
        </w:rPr>
        <w:t xml:space="preserve"> showed no such temperature dependent asymmetry. Rotifer </w:t>
      </w:r>
      <w:r w:rsidR="00852CEC">
        <w:rPr>
          <w:rFonts w:ascii="Times New Roman" w:hAnsi="Times New Roman" w:cs="Times New Roman"/>
        </w:rPr>
        <w:t>realized equilibrium densities were consistently ~25% lower during competition</w:t>
      </w:r>
      <w:r w:rsidR="00054DFA">
        <w:rPr>
          <w:rFonts w:ascii="Times New Roman" w:hAnsi="Times New Roman" w:cs="Times New Roman"/>
        </w:rPr>
        <w:t xml:space="preserve"> </w:t>
      </w:r>
      <w:r w:rsidR="00936962">
        <w:rPr>
          <w:rFonts w:ascii="Times New Roman" w:hAnsi="Times New Roman" w:cs="Times New Roman"/>
        </w:rPr>
        <w:t>when compared to growth in isolation</w:t>
      </w:r>
      <w:r w:rsidR="005501C7">
        <w:rPr>
          <w:rFonts w:ascii="Times New Roman" w:hAnsi="Times New Roman" w:cs="Times New Roman"/>
        </w:rPr>
        <w:t>, regardless of contemporary temperature and evolutionary history</w:t>
      </w:r>
      <w:r w:rsidR="00936962">
        <w:rPr>
          <w:rFonts w:ascii="Times New Roman" w:hAnsi="Times New Roman" w:cs="Times New Roman"/>
        </w:rPr>
        <w:t xml:space="preserve">. </w:t>
      </w:r>
      <w:r w:rsidR="004B6A0C">
        <w:rPr>
          <w:rFonts w:ascii="Times New Roman" w:hAnsi="Times New Roman" w:cs="Times New Roman"/>
        </w:rPr>
        <w:t xml:space="preserve">Together, these patterns indicate that the strength of competition between </w:t>
      </w:r>
      <w:r w:rsidR="004B6A0C">
        <w:rPr>
          <w:rFonts w:ascii="Times New Roman" w:hAnsi="Times New Roman" w:cs="Times New Roman"/>
          <w:i/>
          <w:iCs/>
        </w:rPr>
        <w:t>H. rosa</w:t>
      </w:r>
      <w:r w:rsidR="004B6A0C">
        <w:rPr>
          <w:rFonts w:ascii="Times New Roman" w:hAnsi="Times New Roman" w:cs="Times New Roman"/>
        </w:rPr>
        <w:t xml:space="preserve"> and </w:t>
      </w:r>
      <w:r w:rsidR="004B6A0C">
        <w:rPr>
          <w:rFonts w:ascii="Times New Roman" w:hAnsi="Times New Roman" w:cs="Times New Roman"/>
          <w:i/>
          <w:iCs/>
        </w:rPr>
        <w:t>Tetrahymena</w:t>
      </w:r>
      <w:r w:rsidR="004B6A0C">
        <w:rPr>
          <w:rFonts w:ascii="Times New Roman" w:hAnsi="Times New Roman" w:cs="Times New Roman"/>
        </w:rPr>
        <w:t xml:space="preserve"> is modulated by temperature. </w:t>
      </w:r>
      <w:r w:rsidR="006A1F4C">
        <w:rPr>
          <w:rFonts w:ascii="Times New Roman" w:hAnsi="Times New Roman" w:cs="Times New Roman"/>
        </w:rPr>
        <w:t xml:space="preserve">Independent of temperature, however, the </w:t>
      </w:r>
      <w:r w:rsidR="006A1F4C">
        <w:rPr>
          <w:rFonts w:ascii="Times New Roman" w:hAnsi="Times New Roman" w:cs="Times New Roman"/>
        </w:rPr>
        <w:lastRenderedPageBreak/>
        <w:t xml:space="preserve">competitive dynamics between these two species were </w:t>
      </w:r>
      <w:r w:rsidR="004B6A0C">
        <w:rPr>
          <w:rFonts w:ascii="Times New Roman" w:hAnsi="Times New Roman" w:cs="Times New Roman"/>
        </w:rPr>
        <w:t>further shaped by the evolutionary history of rotife</w:t>
      </w:r>
      <w:r w:rsidR="000F1959">
        <w:rPr>
          <w:rFonts w:ascii="Times New Roman" w:hAnsi="Times New Roman" w:cs="Times New Roman"/>
        </w:rPr>
        <w:t>rs.</w:t>
      </w:r>
      <w:r w:rsidR="004B6A0C">
        <w:rPr>
          <w:rFonts w:ascii="Times New Roman" w:hAnsi="Times New Roman" w:cs="Times New Roman"/>
        </w:rPr>
        <w:t xml:space="preserve"> </w:t>
      </w:r>
    </w:p>
    <w:p w14:paraId="499F1D48" w14:textId="49A69C9D" w:rsidR="001A64E7" w:rsidRPr="00DB4D9F" w:rsidRDefault="001A64E7" w:rsidP="007B74FC">
      <w:pPr>
        <w:spacing w:after="0" w:line="480" w:lineRule="auto"/>
        <w:rPr>
          <w:rFonts w:ascii="Times New Roman" w:hAnsi="Times New Roman" w:cs="Times New Roman"/>
          <w:u w:val="single"/>
        </w:rPr>
      </w:pPr>
      <w:r w:rsidRPr="00DB4D9F">
        <w:rPr>
          <w:rFonts w:ascii="Times New Roman" w:hAnsi="Times New Roman" w:cs="Times New Roman"/>
          <w:u w:val="single"/>
        </w:rPr>
        <w:t xml:space="preserve">Evolution-mediated </w:t>
      </w:r>
      <w:r w:rsidR="00394F2C" w:rsidRPr="00DB4D9F">
        <w:rPr>
          <w:rFonts w:ascii="Times New Roman" w:hAnsi="Times New Roman" w:cs="Times New Roman"/>
          <w:u w:val="single"/>
        </w:rPr>
        <w:t xml:space="preserve">indirect </w:t>
      </w:r>
      <w:r w:rsidRPr="00DB4D9F">
        <w:rPr>
          <w:rFonts w:ascii="Times New Roman" w:hAnsi="Times New Roman" w:cs="Times New Roman"/>
          <w:u w:val="single"/>
        </w:rPr>
        <w:t>effects</w:t>
      </w:r>
    </w:p>
    <w:p w14:paraId="3341553C" w14:textId="74CF5A97" w:rsidR="004802F8" w:rsidRDefault="001A64E7" w:rsidP="007B74FC">
      <w:pPr>
        <w:spacing w:after="0" w:line="480" w:lineRule="auto"/>
        <w:rPr>
          <w:rFonts w:ascii="Times New Roman" w:hAnsi="Times New Roman" w:cs="Times New Roman"/>
        </w:rPr>
      </w:pPr>
      <w:r>
        <w:rPr>
          <w:rFonts w:ascii="Times New Roman" w:hAnsi="Times New Roman" w:cs="Times New Roman"/>
        </w:rPr>
        <w:tab/>
      </w:r>
      <w:r w:rsidR="003F269E">
        <w:rPr>
          <w:rFonts w:ascii="Times New Roman" w:hAnsi="Times New Roman" w:cs="Times New Roman"/>
        </w:rPr>
        <w:t xml:space="preserve">Rotifers with a temperature history of 30 °C were 10% smaller in body size and grew </w:t>
      </w:r>
      <w:r w:rsidR="007C2245">
        <w:rPr>
          <w:rFonts w:ascii="Times New Roman" w:hAnsi="Times New Roman" w:cs="Times New Roman"/>
        </w:rPr>
        <w:t>on average 25</w:t>
      </w:r>
      <w:r w:rsidR="003F269E">
        <w:rPr>
          <w:rFonts w:ascii="Times New Roman" w:hAnsi="Times New Roman" w:cs="Times New Roman"/>
        </w:rPr>
        <w:t xml:space="preserve">% slower than </w:t>
      </w:r>
      <w:del w:id="199" w:author="terHorst, Casey P" w:date="2026-06-02T12:27:00Z">
        <w:r w:rsidR="003F269E" w:rsidDel="000F177E">
          <w:rPr>
            <w:rFonts w:ascii="Times New Roman" w:hAnsi="Times New Roman" w:cs="Times New Roman"/>
          </w:rPr>
          <w:delText>their sister lineage</w:delText>
        </w:r>
      </w:del>
      <w:ins w:id="200" w:author="terHorst, Casey P" w:date="2026-06-02T12:27:00Z">
        <w:r w:rsidR="000F177E">
          <w:rPr>
            <w:rFonts w:ascii="Times New Roman" w:hAnsi="Times New Roman" w:cs="Times New Roman"/>
          </w:rPr>
          <w:t>rotifers</w:t>
        </w:r>
      </w:ins>
      <w:r w:rsidR="003F269E">
        <w:rPr>
          <w:rFonts w:ascii="Times New Roman" w:hAnsi="Times New Roman" w:cs="Times New Roman"/>
        </w:rPr>
        <w:t xml:space="preserve"> with a history of 25 °C, </w:t>
      </w:r>
      <w:r w:rsidR="0001470E">
        <w:rPr>
          <w:rFonts w:ascii="Times New Roman" w:hAnsi="Times New Roman" w:cs="Times New Roman"/>
        </w:rPr>
        <w:t xml:space="preserve">indicating the presence of an </w:t>
      </w:r>
      <w:commentRangeStart w:id="201"/>
      <w:r w:rsidR="0001470E">
        <w:rPr>
          <w:rFonts w:ascii="Times New Roman" w:hAnsi="Times New Roman" w:cs="Times New Roman"/>
        </w:rPr>
        <w:t>evolution-mediated indirect effect on rotifer response to competition</w:t>
      </w:r>
      <w:r w:rsidR="0098344A">
        <w:rPr>
          <w:rFonts w:ascii="Times New Roman" w:hAnsi="Times New Roman" w:cs="Times New Roman"/>
        </w:rPr>
        <w:t xml:space="preserve"> </w:t>
      </w:r>
      <w:commentRangeEnd w:id="201"/>
      <w:r w:rsidR="000F177E">
        <w:rPr>
          <w:rStyle w:val="CommentReference"/>
        </w:rPr>
        <w:commentReference w:id="201"/>
      </w:r>
      <w:r w:rsidR="0098344A">
        <w:rPr>
          <w:rFonts w:ascii="Times New Roman" w:hAnsi="Times New Roman" w:cs="Times New Roman"/>
        </w:rPr>
        <w:t>(</w:t>
      </w:r>
      <w:r w:rsidR="0098344A" w:rsidRPr="003E7792">
        <w:rPr>
          <w:rFonts w:ascii="Times New Roman" w:hAnsi="Times New Roman" w:cs="Times New Roman"/>
        </w:rPr>
        <w:t>Figure</w:t>
      </w:r>
      <w:r w:rsidR="003E7792">
        <w:rPr>
          <w:rFonts w:ascii="Times New Roman" w:hAnsi="Times New Roman" w:cs="Times New Roman"/>
        </w:rPr>
        <w:t xml:space="preserve"> 7</w:t>
      </w:r>
      <w:r w:rsidR="0098344A">
        <w:rPr>
          <w:rFonts w:ascii="Times New Roman" w:hAnsi="Times New Roman" w:cs="Times New Roman"/>
        </w:rPr>
        <w:t>)</w:t>
      </w:r>
      <w:r w:rsidR="0001470E">
        <w:rPr>
          <w:rFonts w:ascii="Times New Roman" w:hAnsi="Times New Roman" w:cs="Times New Roman"/>
        </w:rPr>
        <w:t xml:space="preserve">. </w:t>
      </w:r>
      <w:r w:rsidR="00223E7B">
        <w:rPr>
          <w:rFonts w:ascii="Times New Roman" w:hAnsi="Times New Roman" w:cs="Times New Roman"/>
        </w:rPr>
        <w:t>The difference in body size could explain this disparity in competitive performance, as rotifer clearance rates scale with size</w:t>
      </w:r>
      <w:r w:rsidR="003C0886">
        <w:rPr>
          <w:rFonts w:ascii="Times New Roman" w:hAnsi="Times New Roman" w:cs="Times New Roman"/>
        </w:rPr>
        <w:t xml:space="preserve"> (</w:t>
      </w:r>
      <w:proofErr w:type="spellStart"/>
      <w:r w:rsidR="00933C36">
        <w:rPr>
          <w:rFonts w:ascii="Times New Roman" w:hAnsi="Times New Roman" w:cs="Times New Roman"/>
        </w:rPr>
        <w:t>Devetter</w:t>
      </w:r>
      <w:proofErr w:type="spellEnd"/>
      <w:r w:rsidR="00933C36">
        <w:rPr>
          <w:rFonts w:ascii="Times New Roman" w:hAnsi="Times New Roman" w:cs="Times New Roman"/>
        </w:rPr>
        <w:t>, 2009</w:t>
      </w:r>
      <w:r w:rsidR="00C44105">
        <w:rPr>
          <w:rFonts w:ascii="Times New Roman" w:hAnsi="Times New Roman" w:cs="Times New Roman"/>
        </w:rPr>
        <w:t>; Stemberger and Gilbert, 1984</w:t>
      </w:r>
      <w:r w:rsidR="003C0886">
        <w:rPr>
          <w:rFonts w:ascii="Times New Roman" w:hAnsi="Times New Roman" w:cs="Times New Roman"/>
        </w:rPr>
        <w:t>)</w:t>
      </w:r>
      <w:r w:rsidR="00223E7B">
        <w:rPr>
          <w:rFonts w:ascii="Times New Roman" w:hAnsi="Times New Roman" w:cs="Times New Roman"/>
        </w:rPr>
        <w:t xml:space="preserve">. </w:t>
      </w:r>
      <w:r w:rsidR="003C0886">
        <w:rPr>
          <w:rFonts w:ascii="Times New Roman" w:hAnsi="Times New Roman" w:cs="Times New Roman"/>
        </w:rPr>
        <w:t xml:space="preserve">Rotifers feed by beating a ring of cilia called a corona near their oral groove to produce vortices in the water around their mouth. These vortices catch small particles, including detritus and bacteria. If deemed edible, these particles are shuttled to the mouth for ingestion. </w:t>
      </w:r>
      <w:commentRangeStart w:id="202"/>
      <w:r w:rsidR="003C0886">
        <w:rPr>
          <w:rFonts w:ascii="Times New Roman" w:hAnsi="Times New Roman" w:cs="Times New Roman"/>
        </w:rPr>
        <w:t>The rate at which a rotifer can clear the water around them of food (clearance rate) scales with their body size</w:t>
      </w:r>
      <w:commentRangeEnd w:id="202"/>
      <w:r w:rsidR="000F177E">
        <w:rPr>
          <w:rStyle w:val="CommentReference"/>
        </w:rPr>
        <w:commentReference w:id="202"/>
      </w:r>
      <w:r w:rsidR="003C0886">
        <w:rPr>
          <w:rFonts w:ascii="Times New Roman" w:hAnsi="Times New Roman" w:cs="Times New Roman"/>
        </w:rPr>
        <w:t>. When resources are scarce, higher clearance rates translate into more opportunities to catch food. When resources are abundant or saturated, clearance rate becomes less important for fitness.</w:t>
      </w:r>
      <w:r w:rsidR="00C0155E">
        <w:rPr>
          <w:rFonts w:ascii="Times New Roman" w:hAnsi="Times New Roman" w:cs="Times New Roman"/>
        </w:rPr>
        <w:t xml:space="preserve"> </w:t>
      </w:r>
      <w:r w:rsidR="009A0730">
        <w:rPr>
          <w:rFonts w:ascii="Times New Roman" w:hAnsi="Times New Roman" w:cs="Times New Roman"/>
        </w:rPr>
        <w:t xml:space="preserve">This may explain why intrinsic growth rate differed between the two temperature lineages only during competition. </w:t>
      </w:r>
      <w:r w:rsidR="009C2EB8">
        <w:rPr>
          <w:rFonts w:ascii="Times New Roman" w:hAnsi="Times New Roman" w:cs="Times New Roman"/>
        </w:rPr>
        <w:t xml:space="preserve">In the absence of a competitor, the size difference between warm- and cool-adapted rotifers </w:t>
      </w:r>
      <w:r w:rsidR="00875E48">
        <w:rPr>
          <w:rFonts w:ascii="Times New Roman" w:hAnsi="Times New Roman" w:cs="Times New Roman"/>
        </w:rPr>
        <w:t xml:space="preserve">had no detectable effect on growth rate because resources were </w:t>
      </w:r>
      <w:commentRangeStart w:id="203"/>
      <w:r w:rsidR="00875E48">
        <w:rPr>
          <w:rFonts w:ascii="Times New Roman" w:hAnsi="Times New Roman" w:cs="Times New Roman"/>
        </w:rPr>
        <w:t xml:space="preserve">sufficiently abundant </w:t>
      </w:r>
      <w:commentRangeEnd w:id="203"/>
      <w:r w:rsidR="000F177E">
        <w:rPr>
          <w:rStyle w:val="CommentReference"/>
        </w:rPr>
        <w:commentReference w:id="203"/>
      </w:r>
      <w:r w:rsidR="00875E48">
        <w:rPr>
          <w:rFonts w:ascii="Times New Roman" w:hAnsi="Times New Roman" w:cs="Times New Roman"/>
        </w:rPr>
        <w:t xml:space="preserve">early in the progression of population growth. </w:t>
      </w:r>
    </w:p>
    <w:p w14:paraId="37CBB84C" w14:textId="2FC236C7" w:rsidR="00E36D34" w:rsidRPr="00E36D34" w:rsidRDefault="00E36D34" w:rsidP="00E36D34">
      <w:pPr>
        <w:spacing w:after="0" w:line="480" w:lineRule="auto"/>
        <w:ind w:firstLine="720"/>
        <w:rPr>
          <w:rFonts w:ascii="Times New Roman" w:hAnsi="Times New Roman" w:cs="Times New Roman"/>
        </w:rPr>
      </w:pPr>
      <w:r w:rsidRPr="00E36D34">
        <w:rPr>
          <w:rFonts w:ascii="Times New Roman" w:hAnsi="Times New Roman" w:cs="Times New Roman"/>
        </w:rPr>
        <w:t xml:space="preserve">Two </w:t>
      </w:r>
      <w:r>
        <w:rPr>
          <w:rFonts w:ascii="Times New Roman" w:hAnsi="Times New Roman" w:cs="Times New Roman"/>
        </w:rPr>
        <w:t>other</w:t>
      </w:r>
      <w:r w:rsidRPr="00E36D34">
        <w:rPr>
          <w:rFonts w:ascii="Times New Roman" w:hAnsi="Times New Roman" w:cs="Times New Roman"/>
        </w:rPr>
        <w:t xml:space="preserve"> predictions of </w:t>
      </w:r>
      <w:r>
        <w:rPr>
          <w:rFonts w:ascii="Times New Roman" w:hAnsi="Times New Roman" w:cs="Times New Roman"/>
        </w:rPr>
        <w:t>this</w:t>
      </w:r>
      <w:r w:rsidRPr="00E36D34">
        <w:rPr>
          <w:rFonts w:ascii="Times New Roman" w:hAnsi="Times New Roman" w:cs="Times New Roman"/>
        </w:rPr>
        <w:t xml:space="preserve"> size-mediated mechanism were not supported by </w:t>
      </w:r>
      <w:r>
        <w:rPr>
          <w:rFonts w:ascii="Times New Roman" w:hAnsi="Times New Roman" w:cs="Times New Roman"/>
        </w:rPr>
        <w:t>these</w:t>
      </w:r>
      <w:r w:rsidRPr="00E36D34">
        <w:rPr>
          <w:rFonts w:ascii="Times New Roman" w:hAnsi="Times New Roman" w:cs="Times New Roman"/>
        </w:rPr>
        <w:t xml:space="preserve"> </w:t>
      </w:r>
      <w:r>
        <w:rPr>
          <w:rFonts w:ascii="Times New Roman" w:hAnsi="Times New Roman" w:cs="Times New Roman"/>
        </w:rPr>
        <w:t>results</w:t>
      </w:r>
      <w:r w:rsidRPr="00E36D34">
        <w:rPr>
          <w:rFonts w:ascii="Times New Roman" w:hAnsi="Times New Roman" w:cs="Times New Roman"/>
        </w:rPr>
        <w:t xml:space="preserve">. First, clearance rate differences between evolutionary histories would be expected to affect crowding coefficients as rotifer populations approached equilibrium even in the absence of competitors, but no such effect was detected. Second, the </w:t>
      </w:r>
      <w:r w:rsidR="0018360C">
        <w:rPr>
          <w:rFonts w:ascii="Times New Roman" w:hAnsi="Times New Roman" w:cs="Times New Roman"/>
        </w:rPr>
        <w:t>differences in</w:t>
      </w:r>
      <w:r w:rsidRPr="00E36D34">
        <w:rPr>
          <w:rFonts w:ascii="Times New Roman" w:hAnsi="Times New Roman" w:cs="Times New Roman"/>
        </w:rPr>
        <w:t xml:space="preserve"> </w:t>
      </w:r>
      <w:r w:rsidR="0018360C">
        <w:rPr>
          <w:rFonts w:ascii="Times New Roman" w:hAnsi="Times New Roman" w:cs="Times New Roman"/>
        </w:rPr>
        <w:t xml:space="preserve">the </w:t>
      </w:r>
      <w:r w:rsidRPr="00E36D34">
        <w:rPr>
          <w:rFonts w:ascii="Times New Roman" w:hAnsi="Times New Roman" w:cs="Times New Roman"/>
        </w:rPr>
        <w:t xml:space="preserve">competitive performance of rotifers from different evolutionary histories </w:t>
      </w:r>
      <w:r w:rsidR="0018360C">
        <w:rPr>
          <w:rFonts w:ascii="Times New Roman" w:hAnsi="Times New Roman" w:cs="Times New Roman"/>
        </w:rPr>
        <w:t>had no significant effect on</w:t>
      </w:r>
      <w:r w:rsidRPr="00E36D34">
        <w:rPr>
          <w:rFonts w:ascii="Times New Roman" w:hAnsi="Times New Roman" w:cs="Times New Roman"/>
        </w:rPr>
        <w:t xml:space="preserve"> </w:t>
      </w:r>
      <w:r w:rsidRPr="00E36D34">
        <w:rPr>
          <w:rFonts w:ascii="Times New Roman" w:hAnsi="Times New Roman" w:cs="Times New Roman"/>
          <w:i/>
          <w:iCs/>
        </w:rPr>
        <w:lastRenderedPageBreak/>
        <w:t>Tetrahymena</w:t>
      </w:r>
      <w:r w:rsidRPr="00E36D34">
        <w:rPr>
          <w:rFonts w:ascii="Times New Roman" w:hAnsi="Times New Roman" w:cs="Times New Roman"/>
        </w:rPr>
        <w:t xml:space="preserve"> growth, crowding, or realized equilibrium. </w:t>
      </w:r>
      <w:r w:rsidR="00484AE5">
        <w:rPr>
          <w:rFonts w:ascii="Times New Roman" w:hAnsi="Times New Roman" w:cs="Times New Roman"/>
        </w:rPr>
        <w:t xml:space="preserve">The lack of evidence for both of these predictions </w:t>
      </w:r>
      <w:r w:rsidRPr="00E36D34">
        <w:rPr>
          <w:rFonts w:ascii="Times New Roman" w:hAnsi="Times New Roman" w:cs="Times New Roman"/>
        </w:rPr>
        <w:t xml:space="preserve">may </w:t>
      </w:r>
      <w:r w:rsidR="0089208E">
        <w:rPr>
          <w:rFonts w:ascii="Times New Roman" w:hAnsi="Times New Roman" w:cs="Times New Roman"/>
        </w:rPr>
        <w:t xml:space="preserve">stem from </w:t>
      </w:r>
      <w:r w:rsidRPr="00E36D34">
        <w:rPr>
          <w:rFonts w:ascii="Times New Roman" w:hAnsi="Times New Roman" w:cs="Times New Roman"/>
        </w:rPr>
        <w:t>limitations in statistical power</w:t>
      </w:r>
      <w:r w:rsidR="0089208E">
        <w:rPr>
          <w:rFonts w:ascii="Times New Roman" w:hAnsi="Times New Roman" w:cs="Times New Roman"/>
        </w:rPr>
        <w:t xml:space="preserve">, but may also represent </w:t>
      </w:r>
      <w:r w:rsidRPr="00E36D34">
        <w:rPr>
          <w:rFonts w:ascii="Times New Roman" w:hAnsi="Times New Roman" w:cs="Times New Roman"/>
        </w:rPr>
        <w:t>underlying biological effects</w:t>
      </w:r>
      <w:r w:rsidR="00DA0F56">
        <w:rPr>
          <w:rFonts w:ascii="Times New Roman" w:hAnsi="Times New Roman" w:cs="Times New Roman"/>
        </w:rPr>
        <w:t xml:space="preserve"> missed in my experimental design</w:t>
      </w:r>
      <w:r w:rsidR="005C504E">
        <w:rPr>
          <w:rFonts w:ascii="Times New Roman" w:hAnsi="Times New Roman" w:cs="Times New Roman"/>
        </w:rPr>
        <w:t xml:space="preserve">. </w:t>
      </w:r>
      <w:r w:rsidR="001928A1">
        <w:rPr>
          <w:rFonts w:ascii="Times New Roman" w:hAnsi="Times New Roman" w:cs="Times New Roman"/>
        </w:rPr>
        <w:t xml:space="preserve">Future investigation of underlying mechanism behind the difference in </w:t>
      </w:r>
      <w:r w:rsidR="001928A1">
        <w:rPr>
          <w:rFonts w:ascii="Times New Roman" w:hAnsi="Times New Roman" w:cs="Times New Roman"/>
          <w:i/>
          <w:iCs/>
        </w:rPr>
        <w:t>H. rosa</w:t>
      </w:r>
      <w:r w:rsidR="001928A1">
        <w:rPr>
          <w:rFonts w:ascii="Times New Roman" w:hAnsi="Times New Roman" w:cs="Times New Roman"/>
        </w:rPr>
        <w:t xml:space="preserve"> competitive ability is </w:t>
      </w:r>
      <w:r w:rsidR="00DE06D1">
        <w:rPr>
          <w:rFonts w:ascii="Times New Roman" w:hAnsi="Times New Roman" w:cs="Times New Roman"/>
        </w:rPr>
        <w:t>warranted</w:t>
      </w:r>
      <w:r w:rsidR="001928A1">
        <w:rPr>
          <w:rFonts w:ascii="Times New Roman" w:hAnsi="Times New Roman" w:cs="Times New Roman"/>
        </w:rPr>
        <w:t>.</w:t>
      </w:r>
    </w:p>
    <w:p w14:paraId="7F5C52D5" w14:textId="3D91EC64" w:rsidR="00BA4CC4" w:rsidRDefault="00F36B6E" w:rsidP="004802F8">
      <w:pPr>
        <w:spacing w:after="0" w:line="480" w:lineRule="auto"/>
        <w:ind w:firstLine="720"/>
        <w:rPr>
          <w:rFonts w:ascii="Times New Roman" w:hAnsi="Times New Roman" w:cs="Times New Roman"/>
        </w:rPr>
      </w:pPr>
      <w:r w:rsidRPr="005D6BF8">
        <w:rPr>
          <w:rFonts w:ascii="Times New Roman" w:hAnsi="Times New Roman" w:cs="Times New Roman"/>
        </w:rPr>
        <w:t>The</w:t>
      </w:r>
      <w:r>
        <w:rPr>
          <w:rFonts w:ascii="Times New Roman" w:hAnsi="Times New Roman" w:cs="Times New Roman"/>
        </w:rPr>
        <w:t xml:space="preserve"> difference in growth rate between evolutionary histories nevertheless indicates that prior adaptation to temperature produced rotifer populations that differed measurably in their competitive performance</w:t>
      </w:r>
      <w:r w:rsidR="00F6795B">
        <w:rPr>
          <w:rFonts w:ascii="Times New Roman" w:hAnsi="Times New Roman" w:cs="Times New Roman"/>
        </w:rPr>
        <w:t>, even if that change in performance did not lead to changes in their competitor’s performance</w:t>
      </w:r>
      <w:r>
        <w:rPr>
          <w:rFonts w:ascii="Times New Roman" w:hAnsi="Times New Roman" w:cs="Times New Roman"/>
        </w:rPr>
        <w:t>.</w:t>
      </w:r>
      <w:r w:rsidR="007D1BBC">
        <w:rPr>
          <w:rFonts w:ascii="Times New Roman" w:hAnsi="Times New Roman" w:cs="Times New Roman"/>
        </w:rPr>
        <w:t xml:space="preserve"> </w:t>
      </w:r>
      <w:r w:rsidR="009A30D9">
        <w:rPr>
          <w:rFonts w:ascii="Times New Roman" w:hAnsi="Times New Roman" w:cs="Times New Roman"/>
        </w:rPr>
        <w:t>This</w:t>
      </w:r>
      <w:r w:rsidR="00DE06D1">
        <w:rPr>
          <w:rFonts w:ascii="Times New Roman" w:hAnsi="Times New Roman" w:cs="Times New Roman"/>
        </w:rPr>
        <w:t xml:space="preserve"> pattern</w:t>
      </w:r>
      <w:r w:rsidR="009A30D9">
        <w:rPr>
          <w:rFonts w:ascii="Times New Roman" w:hAnsi="Times New Roman" w:cs="Times New Roman"/>
        </w:rPr>
        <w:t xml:space="preserve"> is representative of the first pathway described by Lau and terHorst (2020), in which </w:t>
      </w:r>
      <w:del w:id="204" w:author="terHorst, Casey P" w:date="2026-06-02T12:44:00Z">
        <w:r w:rsidR="009A30D9" w:rsidDel="00B00872">
          <w:rPr>
            <w:rFonts w:ascii="Times New Roman" w:hAnsi="Times New Roman" w:cs="Times New Roman"/>
          </w:rPr>
          <w:delText xml:space="preserve">a </w:delText>
        </w:r>
      </w:del>
      <w:r w:rsidR="009A30D9">
        <w:rPr>
          <w:rFonts w:ascii="Times New Roman" w:hAnsi="Times New Roman" w:cs="Times New Roman"/>
        </w:rPr>
        <w:t xml:space="preserve">rapid evolution </w:t>
      </w:r>
      <w:ins w:id="205" w:author="terHorst, Casey P" w:date="2026-06-02T12:44:00Z">
        <w:r w:rsidR="00B00872">
          <w:rPr>
            <w:rFonts w:ascii="Times New Roman" w:hAnsi="Times New Roman" w:cs="Times New Roman"/>
          </w:rPr>
          <w:t xml:space="preserve">in response to temperature </w:t>
        </w:r>
      </w:ins>
      <w:r w:rsidR="009A30D9">
        <w:rPr>
          <w:rFonts w:ascii="Times New Roman" w:hAnsi="Times New Roman" w:cs="Times New Roman"/>
        </w:rPr>
        <w:t xml:space="preserve">alters the strength of a species interaction. </w:t>
      </w:r>
      <w:del w:id="206" w:author="terHorst, Casey P" w:date="2026-06-02T12:44:00Z">
        <w:r w:rsidR="00AF624C" w:rsidDel="00B00872">
          <w:rPr>
            <w:rFonts w:ascii="Times New Roman" w:hAnsi="Times New Roman" w:cs="Times New Roman"/>
          </w:rPr>
          <w:delText xml:space="preserve">While </w:delText>
        </w:r>
      </w:del>
      <w:ins w:id="207" w:author="terHorst, Casey P" w:date="2026-06-02T12:44:00Z">
        <w:r w:rsidR="00B00872">
          <w:rPr>
            <w:rFonts w:ascii="Times New Roman" w:hAnsi="Times New Roman" w:cs="Times New Roman"/>
          </w:rPr>
          <w:t>Although</w:t>
        </w:r>
        <w:r w:rsidR="00B00872">
          <w:rPr>
            <w:rFonts w:ascii="Times New Roman" w:hAnsi="Times New Roman" w:cs="Times New Roman"/>
          </w:rPr>
          <w:t xml:space="preserve"> </w:t>
        </w:r>
      </w:ins>
      <w:r w:rsidR="00AF624C">
        <w:rPr>
          <w:rFonts w:ascii="Times New Roman" w:hAnsi="Times New Roman" w:cs="Times New Roman"/>
        </w:rPr>
        <w:t xml:space="preserve">previous </w:t>
      </w:r>
      <w:r w:rsidR="004F343F">
        <w:rPr>
          <w:rFonts w:ascii="Times New Roman" w:hAnsi="Times New Roman" w:cs="Times New Roman"/>
        </w:rPr>
        <w:t xml:space="preserve">empirical demonstrations of </w:t>
      </w:r>
      <w:r w:rsidR="00AF624C">
        <w:rPr>
          <w:rFonts w:ascii="Times New Roman" w:hAnsi="Times New Roman" w:cs="Times New Roman"/>
        </w:rPr>
        <w:t xml:space="preserve">thermal adaptation-mediated </w:t>
      </w:r>
      <w:r w:rsidR="004F343F">
        <w:rPr>
          <w:rFonts w:ascii="Times New Roman" w:hAnsi="Times New Roman" w:cs="Times New Roman"/>
        </w:rPr>
        <w:t xml:space="preserve">effects </w:t>
      </w:r>
      <w:r w:rsidR="00AF624C">
        <w:rPr>
          <w:rFonts w:ascii="Times New Roman" w:hAnsi="Times New Roman" w:cs="Times New Roman"/>
        </w:rPr>
        <w:t xml:space="preserve">on species interactions have </w:t>
      </w:r>
      <w:r w:rsidR="009A30D9">
        <w:rPr>
          <w:rFonts w:ascii="Times New Roman" w:hAnsi="Times New Roman" w:cs="Times New Roman"/>
        </w:rPr>
        <w:t>relied on natural environmental gradients</w:t>
      </w:r>
      <w:r w:rsidR="004F343F">
        <w:rPr>
          <w:rFonts w:ascii="Times New Roman" w:hAnsi="Times New Roman" w:cs="Times New Roman"/>
        </w:rPr>
        <w:t xml:space="preserve"> (e.g., </w:t>
      </w:r>
      <w:proofErr w:type="spellStart"/>
      <w:r w:rsidR="004F343F">
        <w:rPr>
          <w:rFonts w:ascii="Times New Roman" w:hAnsi="Times New Roman" w:cs="Times New Roman"/>
        </w:rPr>
        <w:t>S</w:t>
      </w:r>
      <w:r w:rsidR="00F91B20">
        <w:rPr>
          <w:rFonts w:ascii="Times New Roman" w:hAnsi="Times New Roman" w:cs="Times New Roman"/>
        </w:rPr>
        <w:t>c</w:t>
      </w:r>
      <w:r w:rsidR="004F343F">
        <w:rPr>
          <w:rFonts w:ascii="Times New Roman" w:hAnsi="Times New Roman" w:cs="Times New Roman"/>
        </w:rPr>
        <w:t>haum</w:t>
      </w:r>
      <w:proofErr w:type="spellEnd"/>
      <w:r w:rsidR="004F343F">
        <w:rPr>
          <w:rFonts w:ascii="Times New Roman" w:hAnsi="Times New Roman" w:cs="Times New Roman"/>
        </w:rPr>
        <w:t xml:space="preserve"> et al., 2018), these results provide a more controlled test of whether thermal adaptation alone is sufficient to reshape competitive interactions on short timescales</w:t>
      </w:r>
      <w:r w:rsidR="00095A4B">
        <w:rPr>
          <w:rFonts w:ascii="Times New Roman" w:hAnsi="Times New Roman" w:cs="Times New Roman"/>
        </w:rPr>
        <w:t xml:space="preserve">. </w:t>
      </w:r>
    </w:p>
    <w:p w14:paraId="55291545" w14:textId="43A4196E" w:rsidR="00D75ED5" w:rsidRPr="00D75ED5" w:rsidRDefault="007D2074" w:rsidP="00592337">
      <w:pPr>
        <w:spacing w:after="0" w:line="480" w:lineRule="auto"/>
        <w:rPr>
          <w:rFonts w:ascii="Times New Roman" w:hAnsi="Times New Roman" w:cs="Times New Roman"/>
          <w:u w:val="single"/>
        </w:rPr>
      </w:pPr>
      <w:r>
        <w:rPr>
          <w:rFonts w:ascii="Times New Roman" w:hAnsi="Times New Roman" w:cs="Times New Roman"/>
          <w:u w:val="single"/>
        </w:rPr>
        <w:t>Broader implications</w:t>
      </w:r>
    </w:p>
    <w:p w14:paraId="21B3832F" w14:textId="4DEE9724" w:rsidR="0041231F" w:rsidRDefault="003B1876" w:rsidP="00592337">
      <w:pPr>
        <w:spacing w:after="0" w:line="480" w:lineRule="auto"/>
        <w:rPr>
          <w:rFonts w:ascii="Times New Roman" w:hAnsi="Times New Roman" w:cs="Times New Roman"/>
        </w:rPr>
      </w:pPr>
      <w:r>
        <w:rPr>
          <w:rFonts w:ascii="Times New Roman" w:hAnsi="Times New Roman" w:cs="Times New Roman"/>
        </w:rPr>
        <w:tab/>
      </w:r>
      <w:r w:rsidR="00992F46">
        <w:rPr>
          <w:rFonts w:ascii="Times New Roman" w:hAnsi="Times New Roman" w:cs="Times New Roman"/>
        </w:rPr>
        <w:t xml:space="preserve">The evolution-mediated effects documented here have implications that extend beyond the interaction between </w:t>
      </w:r>
      <w:r w:rsidR="00992F46">
        <w:rPr>
          <w:rFonts w:ascii="Times New Roman" w:hAnsi="Times New Roman" w:cs="Times New Roman"/>
          <w:i/>
          <w:iCs/>
        </w:rPr>
        <w:t>H. rosa</w:t>
      </w:r>
      <w:r w:rsidR="00992F46">
        <w:rPr>
          <w:rFonts w:ascii="Times New Roman" w:hAnsi="Times New Roman" w:cs="Times New Roman"/>
        </w:rPr>
        <w:t xml:space="preserve"> and </w:t>
      </w:r>
      <w:r w:rsidR="00992F46">
        <w:rPr>
          <w:rFonts w:ascii="Times New Roman" w:hAnsi="Times New Roman" w:cs="Times New Roman"/>
          <w:i/>
          <w:iCs/>
        </w:rPr>
        <w:t>Tetrahymena</w:t>
      </w:r>
      <w:r w:rsidR="00992F46">
        <w:rPr>
          <w:rFonts w:ascii="Times New Roman" w:hAnsi="Times New Roman" w:cs="Times New Roman"/>
        </w:rPr>
        <w:t xml:space="preserve">, both for the </w:t>
      </w:r>
      <w:r w:rsidR="00992F46">
        <w:rPr>
          <w:rFonts w:ascii="Times New Roman" w:hAnsi="Times New Roman" w:cs="Times New Roman"/>
          <w:i/>
          <w:iCs/>
        </w:rPr>
        <w:t>Sarracenia purpurea</w:t>
      </w:r>
      <w:r w:rsidR="00992F46">
        <w:rPr>
          <w:rFonts w:ascii="Times New Roman" w:hAnsi="Times New Roman" w:cs="Times New Roman"/>
        </w:rPr>
        <w:t xml:space="preserve"> leaf water community in which this competition is embedded and for broader questions about how rapid evolution shapes community level responses to climate change.</w:t>
      </w:r>
      <w:r>
        <w:rPr>
          <w:rFonts w:ascii="Times New Roman" w:hAnsi="Times New Roman" w:cs="Times New Roman"/>
        </w:rPr>
        <w:t xml:space="preserve"> </w:t>
      </w:r>
      <w:r w:rsidR="00595244">
        <w:rPr>
          <w:rFonts w:ascii="Times New Roman" w:hAnsi="Times New Roman" w:cs="Times New Roman"/>
          <w:i/>
          <w:iCs/>
        </w:rPr>
        <w:t>Sarracenia purpurea</w:t>
      </w:r>
      <w:r w:rsidR="00595244">
        <w:rPr>
          <w:rFonts w:ascii="Times New Roman" w:hAnsi="Times New Roman" w:cs="Times New Roman"/>
        </w:rPr>
        <w:t xml:space="preserve"> depends on its </w:t>
      </w:r>
      <w:proofErr w:type="spellStart"/>
      <w:r w:rsidR="00595244">
        <w:rPr>
          <w:rFonts w:ascii="Times New Roman" w:hAnsi="Times New Roman" w:cs="Times New Roman"/>
        </w:rPr>
        <w:t>phytotelmic</w:t>
      </w:r>
      <w:proofErr w:type="spellEnd"/>
      <w:r w:rsidR="00595244">
        <w:rPr>
          <w:rFonts w:ascii="Times New Roman" w:hAnsi="Times New Roman" w:cs="Times New Roman"/>
        </w:rPr>
        <w:t xml:space="preserve"> community for the mineralization and transfer of nutrients from decomposed prey, and the efficiency of this process depends on community composition. If rapid evolution in response to increased average temperatures can reshape competition among bacterivores on the timescales observed here, it may also shape the structure and function of the broader leaf water community in ways that feed back to the plant. </w:t>
      </w:r>
      <w:r w:rsidR="00534CC1">
        <w:rPr>
          <w:rFonts w:ascii="Times New Roman" w:hAnsi="Times New Roman" w:cs="Times New Roman"/>
        </w:rPr>
        <w:t xml:space="preserve">Although the direct physiological effects of </w:t>
      </w:r>
      <w:r w:rsidR="00534CC1">
        <w:rPr>
          <w:rFonts w:ascii="Times New Roman" w:hAnsi="Times New Roman" w:cs="Times New Roman"/>
        </w:rPr>
        <w:lastRenderedPageBreak/>
        <w:t xml:space="preserve">temperature on individual species are well-studied, the role of biotic interactions in shaping species’ realized climate responses has received </w:t>
      </w:r>
      <w:r w:rsidR="006679E8">
        <w:rPr>
          <w:rFonts w:ascii="Times New Roman" w:hAnsi="Times New Roman" w:cs="Times New Roman"/>
        </w:rPr>
        <w:t>growing attention in recent years</w:t>
      </w:r>
      <w:r w:rsidR="00534CC1">
        <w:rPr>
          <w:rFonts w:ascii="Times New Roman" w:hAnsi="Times New Roman" w:cs="Times New Roman"/>
        </w:rPr>
        <w:t xml:space="preserve"> </w:t>
      </w:r>
      <w:r w:rsidR="00595244">
        <w:rPr>
          <w:rFonts w:ascii="Times New Roman" w:hAnsi="Times New Roman" w:cs="Times New Roman"/>
        </w:rPr>
        <w:t>(Barrio et al., 2017; Frances and McCauley, 2018; Vucic-</w:t>
      </w:r>
      <w:proofErr w:type="spellStart"/>
      <w:r w:rsidR="00595244">
        <w:rPr>
          <w:rFonts w:ascii="Times New Roman" w:hAnsi="Times New Roman" w:cs="Times New Roman"/>
        </w:rPr>
        <w:t>Pestic</w:t>
      </w:r>
      <w:proofErr w:type="spellEnd"/>
      <w:r w:rsidR="00595244">
        <w:rPr>
          <w:rFonts w:ascii="Times New Roman" w:hAnsi="Times New Roman" w:cs="Times New Roman"/>
        </w:rPr>
        <w:t xml:space="preserve"> et al., 2010; </w:t>
      </w:r>
      <w:proofErr w:type="spellStart"/>
      <w:r w:rsidR="00595244">
        <w:rPr>
          <w:rFonts w:ascii="Times New Roman" w:hAnsi="Times New Roman" w:cs="Times New Roman"/>
        </w:rPr>
        <w:t>Sentis</w:t>
      </w:r>
      <w:proofErr w:type="spellEnd"/>
      <w:r w:rsidR="00595244">
        <w:rPr>
          <w:rFonts w:ascii="Times New Roman" w:hAnsi="Times New Roman" w:cs="Times New Roman"/>
        </w:rPr>
        <w:t xml:space="preserve"> et al., 2012). The findings here </w:t>
      </w:r>
      <w:r w:rsidR="003A2B86">
        <w:rPr>
          <w:rFonts w:ascii="Times New Roman" w:hAnsi="Times New Roman" w:cs="Times New Roman"/>
        </w:rPr>
        <w:t>add an additional layer of complexity, as rapid evolutionary responses in one species can themselves reshape the strength of those interactions. Accurate forecasts of community responses to warming will therefore require not only data on species’ direct thermal physiology, but also an understanding of how rapid evolution restructures the interactions among them.</w:t>
      </w:r>
    </w:p>
    <w:p w14:paraId="3BF96360" w14:textId="4F256A18" w:rsidR="00F610D4" w:rsidRDefault="0041231F" w:rsidP="0041231F">
      <w:pPr>
        <w:rPr>
          <w:rFonts w:ascii="Times New Roman" w:hAnsi="Times New Roman" w:cs="Times New Roman"/>
        </w:rPr>
      </w:pPr>
      <w:r>
        <w:rPr>
          <w:rFonts w:ascii="Times New Roman" w:hAnsi="Times New Roman" w:cs="Times New Roman"/>
        </w:rPr>
        <w:br w:type="page"/>
      </w:r>
    </w:p>
    <w:p w14:paraId="11CD5BCF" w14:textId="77777777" w:rsidR="0001252B" w:rsidRDefault="0001252B" w:rsidP="0001252B">
      <w:pPr>
        <w:jc w:val="center"/>
        <w:rPr>
          <w:rFonts w:ascii="Times New Roman" w:hAnsi="Times New Roman" w:cs="Times New Roman"/>
          <w:b/>
          <w:bCs/>
        </w:rPr>
      </w:pPr>
      <w:r w:rsidRPr="0001252B">
        <w:rPr>
          <w:rFonts w:ascii="Times New Roman" w:hAnsi="Times New Roman" w:cs="Times New Roman"/>
          <w:b/>
          <w:bCs/>
        </w:rPr>
        <w:lastRenderedPageBreak/>
        <w:t>Appendix A: Figures</w:t>
      </w:r>
    </w:p>
    <w:p w14:paraId="79CD9C9B" w14:textId="77777777" w:rsidR="0001252B" w:rsidRDefault="0001252B" w:rsidP="0001252B">
      <w:pPr>
        <w:rPr>
          <w:rFonts w:ascii="Times New Roman" w:hAnsi="Times New Roman" w:cs="Times New Roman"/>
          <w:b/>
          <w:bCs/>
        </w:rPr>
      </w:pPr>
      <w:r>
        <w:rPr>
          <w:rFonts w:ascii="Times New Roman" w:hAnsi="Times New Roman" w:cs="Times New Roman"/>
          <w:b/>
          <w:bCs/>
          <w:noProof/>
        </w:rPr>
        <w:drawing>
          <wp:inline distT="0" distB="0" distL="0" distR="0" wp14:anchorId="58A43CB7" wp14:editId="6FCEA734">
            <wp:extent cx="5943600" cy="4457700"/>
            <wp:effectExtent l="0" t="0" r="0" b="0"/>
            <wp:docPr id="853428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428353" name="Picture 85342835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753B182A" w14:textId="77777777" w:rsidR="00CA6A21" w:rsidRDefault="0001252B" w:rsidP="0001252B">
      <w:pPr>
        <w:rPr>
          <w:rFonts w:ascii="Times New Roman" w:hAnsi="Times New Roman" w:cs="Times New Roman"/>
        </w:rPr>
      </w:pPr>
      <w:r>
        <w:rPr>
          <w:rFonts w:ascii="Times New Roman" w:hAnsi="Times New Roman" w:cs="Times New Roman"/>
          <w:b/>
          <w:bCs/>
        </w:rPr>
        <w:t>Figure 1.</w:t>
      </w:r>
      <w:r>
        <w:rPr>
          <w:rFonts w:ascii="Times New Roman" w:hAnsi="Times New Roman" w:cs="Times New Roman"/>
        </w:rPr>
        <w:t xml:space="preserve"> </w:t>
      </w:r>
      <w:r w:rsidR="00EB6DDD">
        <w:rPr>
          <w:rFonts w:ascii="Times New Roman" w:hAnsi="Times New Roman" w:cs="Times New Roman"/>
        </w:rPr>
        <w:t xml:space="preserve">(a) </w:t>
      </w:r>
      <w:r w:rsidR="00EB6DDD">
        <w:rPr>
          <w:rFonts w:ascii="Times New Roman" w:hAnsi="Times New Roman" w:cs="Times New Roman"/>
          <w:i/>
          <w:iCs/>
        </w:rPr>
        <w:t>Sarracenia purpurea</w:t>
      </w:r>
      <w:r w:rsidR="00EB6DDD">
        <w:rPr>
          <w:rFonts w:ascii="Times New Roman" w:hAnsi="Times New Roman" w:cs="Times New Roman"/>
        </w:rPr>
        <w:t>; scale bar shows approximately 5 cm. (b) Site 1, Crystal Bog</w:t>
      </w:r>
      <w:r w:rsidR="00A11ECD">
        <w:rPr>
          <w:rFonts w:ascii="Times New Roman" w:hAnsi="Times New Roman" w:cs="Times New Roman"/>
        </w:rPr>
        <w:t xml:space="preserve"> and</w:t>
      </w:r>
      <w:r w:rsidR="00EB6DDD">
        <w:rPr>
          <w:rFonts w:ascii="Times New Roman" w:hAnsi="Times New Roman" w:cs="Times New Roman"/>
        </w:rPr>
        <w:t xml:space="preserve"> (c) Site 2, </w:t>
      </w:r>
      <w:proofErr w:type="spellStart"/>
      <w:r w:rsidR="00EB6DDD">
        <w:rPr>
          <w:rFonts w:ascii="Times New Roman" w:hAnsi="Times New Roman" w:cs="Times New Roman"/>
        </w:rPr>
        <w:t>Pleaphase</w:t>
      </w:r>
      <w:proofErr w:type="spellEnd"/>
      <w:r w:rsidR="00EB6DDD">
        <w:rPr>
          <w:rFonts w:ascii="Times New Roman" w:hAnsi="Times New Roman" w:cs="Times New Roman"/>
        </w:rPr>
        <w:t xml:space="preserve"> Savanah</w:t>
      </w:r>
      <w:r w:rsidR="00A11ECD">
        <w:rPr>
          <w:rFonts w:ascii="Times New Roman" w:hAnsi="Times New Roman" w:cs="Times New Roman"/>
        </w:rPr>
        <w:t xml:space="preserve"> in July 2024</w:t>
      </w:r>
      <w:r w:rsidR="00EB6DDD">
        <w:rPr>
          <w:rFonts w:ascii="Times New Roman" w:hAnsi="Times New Roman" w:cs="Times New Roman"/>
        </w:rPr>
        <w:t>.</w:t>
      </w:r>
    </w:p>
    <w:p w14:paraId="60EAE86D" w14:textId="013722C0" w:rsidR="00CA6A21" w:rsidRDefault="00CA6A21">
      <w:pPr>
        <w:rPr>
          <w:rFonts w:ascii="Times New Roman" w:hAnsi="Times New Roman" w:cs="Times New Roman"/>
        </w:rPr>
      </w:pPr>
    </w:p>
    <w:p w14:paraId="781B4BE2" w14:textId="34D8EE34" w:rsidR="00CA6A21" w:rsidRDefault="00CA6A21" w:rsidP="0001252B">
      <w:pPr>
        <w:rPr>
          <w:rFonts w:ascii="Times New Roman" w:hAnsi="Times New Roman" w:cs="Times New Roman"/>
        </w:rPr>
        <w:sectPr w:rsidR="00CA6A21" w:rsidSect="00621700">
          <w:footerReference w:type="default" r:id="rId13"/>
          <w:pgSz w:w="12240" w:h="15840"/>
          <w:pgMar w:top="1440" w:right="1440" w:bottom="1440" w:left="1440" w:header="720" w:footer="720" w:gutter="0"/>
          <w:cols w:space="720"/>
          <w:docGrid w:linePitch="360"/>
        </w:sectPr>
      </w:pPr>
    </w:p>
    <w:p w14:paraId="28C7DB00" w14:textId="0A1BC653" w:rsidR="00CA6A21" w:rsidRDefault="00CA6A21" w:rsidP="0001252B">
      <w:pPr>
        <w:rPr>
          <w:rFonts w:ascii="Times New Roman" w:hAnsi="Times New Roman" w:cs="Times New Roman"/>
        </w:rPr>
      </w:pPr>
      <w:r>
        <w:rPr>
          <w:rFonts w:ascii="Times New Roman" w:hAnsi="Times New Roman" w:cs="Times New Roman"/>
          <w:noProof/>
        </w:rPr>
        <w:lastRenderedPageBreak/>
        <w:drawing>
          <wp:inline distT="0" distB="0" distL="0" distR="0" wp14:anchorId="1A248F7F" wp14:editId="00C922B9">
            <wp:extent cx="8229600" cy="4459605"/>
            <wp:effectExtent l="0" t="0" r="0" b="0"/>
            <wp:docPr id="3763714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8229600" cy="4459605"/>
                    </a:xfrm>
                    <a:prstGeom prst="rect">
                      <a:avLst/>
                    </a:prstGeom>
                    <a:noFill/>
                    <a:ln>
                      <a:noFill/>
                    </a:ln>
                  </pic:spPr>
                </pic:pic>
              </a:graphicData>
            </a:graphic>
          </wp:inline>
        </w:drawing>
      </w:r>
    </w:p>
    <w:p w14:paraId="4DE42F10" w14:textId="463B9D0F" w:rsidR="00CA6A21" w:rsidRPr="00F84475" w:rsidRDefault="00CF28F9" w:rsidP="0001252B">
      <w:pPr>
        <w:rPr>
          <w:rFonts w:ascii="Times New Roman" w:hAnsi="Times New Roman" w:cs="Times New Roman"/>
        </w:rPr>
      </w:pPr>
      <w:r>
        <w:rPr>
          <w:rFonts w:ascii="Times New Roman" w:hAnsi="Times New Roman" w:cs="Times New Roman"/>
          <w:b/>
          <w:bCs/>
        </w:rPr>
        <w:t>Figure</w:t>
      </w:r>
      <w:r w:rsidR="003C2C12">
        <w:rPr>
          <w:rFonts w:ascii="Times New Roman" w:hAnsi="Times New Roman" w:cs="Times New Roman"/>
          <w:b/>
          <w:bCs/>
        </w:rPr>
        <w:t xml:space="preserve"> 2</w:t>
      </w:r>
      <w:r>
        <w:rPr>
          <w:rFonts w:ascii="Times New Roman" w:hAnsi="Times New Roman" w:cs="Times New Roman"/>
          <w:b/>
          <w:bCs/>
        </w:rPr>
        <w:t>.</w:t>
      </w:r>
      <w:r>
        <w:rPr>
          <w:rFonts w:ascii="Times New Roman" w:hAnsi="Times New Roman" w:cs="Times New Roman"/>
        </w:rPr>
        <w:t xml:space="preserve"> Individual </w:t>
      </w:r>
      <w:r>
        <w:rPr>
          <w:rFonts w:ascii="Times New Roman" w:hAnsi="Times New Roman" w:cs="Times New Roman"/>
          <w:i/>
          <w:iCs/>
        </w:rPr>
        <w:t xml:space="preserve">H. </w:t>
      </w:r>
      <w:r w:rsidRPr="00CF28F9">
        <w:rPr>
          <w:rFonts w:ascii="Times New Roman" w:hAnsi="Times New Roman" w:cs="Times New Roman"/>
          <w:i/>
          <w:iCs/>
        </w:rPr>
        <w:t>rosa</w:t>
      </w:r>
      <w:r>
        <w:rPr>
          <w:rFonts w:ascii="Times New Roman" w:hAnsi="Times New Roman" w:cs="Times New Roman"/>
        </w:rPr>
        <w:t xml:space="preserve"> </w:t>
      </w:r>
      <w:r w:rsidR="008161CD">
        <w:rPr>
          <w:rFonts w:ascii="Times New Roman" w:hAnsi="Times New Roman" w:cs="Times New Roman"/>
        </w:rPr>
        <w:t xml:space="preserve">culture </w:t>
      </w:r>
      <w:r w:rsidRPr="00CF28F9">
        <w:rPr>
          <w:rFonts w:ascii="Times New Roman" w:hAnsi="Times New Roman" w:cs="Times New Roman"/>
        </w:rPr>
        <w:t>growth</w:t>
      </w:r>
      <w:r>
        <w:rPr>
          <w:rFonts w:ascii="Times New Roman" w:hAnsi="Times New Roman" w:cs="Times New Roman"/>
        </w:rPr>
        <w:t xml:space="preserve"> curves and smoothing-spline fits</w:t>
      </w:r>
      <w:r w:rsidR="00AC32B5">
        <w:rPr>
          <w:rFonts w:ascii="Times New Roman" w:hAnsi="Times New Roman" w:cs="Times New Roman"/>
        </w:rPr>
        <w:t xml:space="preserve"> for 17 clonal lines (numbers in upper left of each panel)</w:t>
      </w:r>
      <w:r w:rsidR="00F84475">
        <w:rPr>
          <w:rFonts w:ascii="Times New Roman" w:hAnsi="Times New Roman" w:cs="Times New Roman"/>
        </w:rPr>
        <w:t>. Points show observed counts over time (days). Solid lines are smoothing-spline fits</w:t>
      </w:r>
      <w:r w:rsidR="005C7D1F">
        <w:rPr>
          <w:rFonts w:ascii="Times New Roman" w:hAnsi="Times New Roman" w:cs="Times New Roman"/>
        </w:rPr>
        <w:t xml:space="preserve"> (described by </w:t>
      </w:r>
      <w:r w:rsidR="005C7D1F" w:rsidRPr="005C7D1F">
        <w:rPr>
          <w:rFonts w:ascii="Times New Roman" w:hAnsi="Times New Roman" w:cs="Times New Roman"/>
          <w:i/>
          <w:iCs/>
        </w:rPr>
        <w:t>R</w:t>
      </w:r>
      <w:r w:rsidR="005C7D1F">
        <w:rPr>
          <w:rFonts w:ascii="Times New Roman" w:hAnsi="Times New Roman" w:cs="Times New Roman"/>
          <w:vertAlign w:val="superscript"/>
        </w:rPr>
        <w:t>2</w:t>
      </w:r>
      <w:r w:rsidR="005C7D1F">
        <w:rPr>
          <w:rFonts w:ascii="Times New Roman" w:hAnsi="Times New Roman" w:cs="Times New Roman"/>
        </w:rPr>
        <w:t>)</w:t>
      </w:r>
      <w:r w:rsidR="00F84475">
        <w:rPr>
          <w:rFonts w:ascii="Times New Roman" w:hAnsi="Times New Roman" w:cs="Times New Roman"/>
        </w:rPr>
        <w:t>. Dashed lines indicate the maximum slope of each spline on the log scale, corresponding to the maximum per-capita growth rate (</w:t>
      </w:r>
      <w:proofErr w:type="spellStart"/>
      <w:r w:rsidR="00F84475" w:rsidRPr="00C67F34">
        <w:rPr>
          <w:rFonts w:ascii="Times New Roman" w:hAnsi="Times New Roman" w:cs="Times New Roman"/>
          <w:i/>
          <w:iCs/>
        </w:rPr>
        <w:t>μ</w:t>
      </w:r>
      <w:r w:rsidR="00F84475" w:rsidRPr="00C67F34">
        <w:rPr>
          <w:rFonts w:ascii="Times New Roman" w:hAnsi="Times New Roman" w:cs="Times New Roman"/>
          <w:vertAlign w:val="subscript"/>
        </w:rPr>
        <w:t>max</w:t>
      </w:r>
      <w:proofErr w:type="spellEnd"/>
      <w:r w:rsidR="00F84475">
        <w:rPr>
          <w:rFonts w:ascii="Times New Roman" w:hAnsi="Times New Roman" w:cs="Times New Roman"/>
        </w:rPr>
        <w:t>) of that replicate. Colors and panel letters distinguish the two temperature treatments (25 °C: a, b, c; 30 °C: d, e, f)</w:t>
      </w:r>
      <w:r w:rsidR="00EF2EEF">
        <w:rPr>
          <w:rFonts w:ascii="Times New Roman" w:hAnsi="Times New Roman" w:cs="Times New Roman"/>
        </w:rPr>
        <w:t>.</w:t>
      </w:r>
    </w:p>
    <w:p w14:paraId="595E2032" w14:textId="77777777" w:rsidR="00CA6A21" w:rsidRDefault="00CA6A21" w:rsidP="0001252B">
      <w:pPr>
        <w:rPr>
          <w:rFonts w:ascii="Times New Roman" w:hAnsi="Times New Roman" w:cs="Times New Roman"/>
        </w:rPr>
      </w:pPr>
    </w:p>
    <w:p w14:paraId="3437CAFF" w14:textId="77777777" w:rsidR="00CA6A21" w:rsidRDefault="00CA6A21" w:rsidP="0001252B">
      <w:pPr>
        <w:rPr>
          <w:rFonts w:ascii="Times New Roman" w:hAnsi="Times New Roman" w:cs="Times New Roman"/>
        </w:rPr>
        <w:sectPr w:rsidR="00CA6A21" w:rsidSect="00CA6A21">
          <w:pgSz w:w="15840" w:h="12240" w:orient="landscape"/>
          <w:pgMar w:top="1440" w:right="1440" w:bottom="1440" w:left="1440" w:header="720" w:footer="720" w:gutter="0"/>
          <w:cols w:space="720"/>
          <w:docGrid w:linePitch="360"/>
        </w:sectPr>
      </w:pPr>
    </w:p>
    <w:p w14:paraId="5C19982D" w14:textId="1FBD1769" w:rsidR="00D5656F" w:rsidRDefault="004D5543" w:rsidP="00850DA3">
      <w:pPr>
        <w:jc w:val="center"/>
        <w:rPr>
          <w:rFonts w:ascii="Times New Roman" w:hAnsi="Times New Roman" w:cs="Times New Roman"/>
          <w:b/>
          <w:bCs/>
        </w:rPr>
      </w:pPr>
      <w:r>
        <w:rPr>
          <w:rFonts w:ascii="Times New Roman" w:hAnsi="Times New Roman" w:cs="Times New Roman"/>
          <w:b/>
          <w:bCs/>
          <w:noProof/>
        </w:rPr>
        <w:lastRenderedPageBreak/>
        <w:drawing>
          <wp:inline distT="0" distB="0" distL="0" distR="0" wp14:anchorId="3562BF92" wp14:editId="2C7ADEFC">
            <wp:extent cx="4790364" cy="3193576"/>
            <wp:effectExtent l="0" t="0" r="0" b="6985"/>
            <wp:docPr id="10932923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795998" cy="3197332"/>
                    </a:xfrm>
                    <a:prstGeom prst="rect">
                      <a:avLst/>
                    </a:prstGeom>
                    <a:noFill/>
                    <a:ln>
                      <a:noFill/>
                    </a:ln>
                  </pic:spPr>
                </pic:pic>
              </a:graphicData>
            </a:graphic>
          </wp:inline>
        </w:drawing>
      </w:r>
    </w:p>
    <w:p w14:paraId="155E5DDF" w14:textId="7532A2E2" w:rsidR="009167FB" w:rsidRDefault="004D5543">
      <w:pPr>
        <w:rPr>
          <w:rFonts w:ascii="Times New Roman" w:hAnsi="Times New Roman" w:cs="Times New Roman"/>
          <w:iCs/>
        </w:rPr>
      </w:pPr>
      <w:r>
        <w:rPr>
          <w:rFonts w:ascii="Times New Roman" w:hAnsi="Times New Roman" w:cs="Times New Roman"/>
          <w:b/>
          <w:bCs/>
        </w:rPr>
        <w:t>Figure</w:t>
      </w:r>
      <w:r w:rsidR="003C2C12">
        <w:rPr>
          <w:rFonts w:ascii="Times New Roman" w:hAnsi="Times New Roman" w:cs="Times New Roman"/>
          <w:b/>
          <w:bCs/>
        </w:rPr>
        <w:t xml:space="preserve"> 3</w:t>
      </w:r>
      <w:r>
        <w:rPr>
          <w:rFonts w:ascii="Times New Roman" w:hAnsi="Times New Roman" w:cs="Times New Roman"/>
          <w:b/>
          <w:bCs/>
        </w:rPr>
        <w:t xml:space="preserve">. </w:t>
      </w:r>
      <w:r>
        <w:rPr>
          <w:rFonts w:ascii="Times New Roman" w:hAnsi="Times New Roman" w:cs="Times New Roman"/>
        </w:rPr>
        <w:t>Reaction norms of maximum specific growth rate (</w:t>
      </w:r>
      <w:proofErr w:type="spellStart"/>
      <w:r w:rsidRPr="00C67F34">
        <w:rPr>
          <w:rFonts w:ascii="Times New Roman" w:hAnsi="Times New Roman" w:cs="Times New Roman"/>
          <w:i/>
          <w:iCs/>
        </w:rPr>
        <w:t>μ</w:t>
      </w:r>
      <w:r w:rsidRPr="00C67F34">
        <w:rPr>
          <w:rFonts w:ascii="Times New Roman" w:hAnsi="Times New Roman" w:cs="Times New Roman"/>
          <w:vertAlign w:val="subscript"/>
        </w:rPr>
        <w:t>max</w:t>
      </w:r>
      <w:proofErr w:type="spellEnd"/>
      <w:r>
        <w:rPr>
          <w:rFonts w:ascii="Times New Roman" w:hAnsi="Times New Roman" w:cs="Times New Roman"/>
        </w:rPr>
        <w:t xml:space="preserve"> d</w:t>
      </w:r>
      <w:r w:rsidRPr="00C67F34">
        <w:rPr>
          <w:rFonts w:ascii="Times New Roman" w:hAnsi="Times New Roman" w:cs="Times New Roman"/>
          <w:vertAlign w:val="superscript"/>
        </w:rPr>
        <w:t>-1</w:t>
      </w:r>
      <w:r>
        <w:rPr>
          <w:rFonts w:ascii="Times New Roman" w:hAnsi="Times New Roman" w:cs="Times New Roman"/>
        </w:rPr>
        <w:t xml:space="preserve"> ± SE) for </w:t>
      </w:r>
      <w:r w:rsidR="00216C0D">
        <w:rPr>
          <w:rFonts w:ascii="Times New Roman" w:hAnsi="Times New Roman" w:cs="Times New Roman"/>
        </w:rPr>
        <w:t xml:space="preserve">each of </w:t>
      </w:r>
      <w:r>
        <w:rPr>
          <w:rFonts w:ascii="Times New Roman" w:hAnsi="Times New Roman" w:cs="Times New Roman"/>
        </w:rPr>
        <w:t xml:space="preserve">17 clonal lines of </w:t>
      </w:r>
      <w:r>
        <w:rPr>
          <w:rFonts w:ascii="Times New Roman" w:hAnsi="Times New Roman" w:cs="Times New Roman"/>
          <w:i/>
          <w:iCs/>
        </w:rPr>
        <w:t>H. rosa</w:t>
      </w:r>
      <w:r>
        <w:rPr>
          <w:rFonts w:ascii="Times New Roman" w:hAnsi="Times New Roman" w:cs="Times New Roman"/>
        </w:rPr>
        <w:t xml:space="preserve"> cultured at 25 °C and 30 °C</w:t>
      </w:r>
      <w:r w:rsidR="00A64A1F">
        <w:rPr>
          <w:rFonts w:ascii="Times New Roman" w:hAnsi="Times New Roman" w:cs="Times New Roman"/>
        </w:rPr>
        <w:t xml:space="preserve"> (</w:t>
      </w:r>
      <w:r w:rsidR="00A64A1F">
        <w:rPr>
          <w:rFonts w:ascii="Times New Roman" w:hAnsi="Times New Roman" w:cs="Times New Roman"/>
          <w:i/>
          <w:iCs/>
        </w:rPr>
        <w:t>n</w:t>
      </w:r>
      <w:r w:rsidR="00A64A1F">
        <w:rPr>
          <w:rFonts w:ascii="Times New Roman" w:hAnsi="Times New Roman" w:cs="Times New Roman"/>
        </w:rPr>
        <w:t xml:space="preserve"> = 3)</w:t>
      </w:r>
      <w:r>
        <w:rPr>
          <w:rFonts w:ascii="Times New Roman" w:hAnsi="Times New Roman" w:cs="Times New Roman"/>
        </w:rPr>
        <w:t xml:space="preserve">. Each panel represents one </w:t>
      </w:r>
      <w:r>
        <w:rPr>
          <w:rFonts w:ascii="Times New Roman" w:hAnsi="Times New Roman" w:cs="Times New Roman"/>
          <w:i/>
          <w:iCs/>
        </w:rPr>
        <w:t>S. purpurea</w:t>
      </w:r>
      <w:r>
        <w:rPr>
          <w:rFonts w:ascii="Times New Roman" w:hAnsi="Times New Roman" w:cs="Times New Roman"/>
          <w:iCs/>
        </w:rPr>
        <w:t xml:space="preserve"> leaf sampled from Site 1 (Leaf 1–3) </w:t>
      </w:r>
      <w:r w:rsidR="00DF22F4">
        <w:rPr>
          <w:rFonts w:ascii="Times New Roman" w:hAnsi="Times New Roman" w:cs="Times New Roman"/>
          <w:iCs/>
        </w:rPr>
        <w:t>or</w:t>
      </w:r>
      <w:r>
        <w:rPr>
          <w:rFonts w:ascii="Times New Roman" w:hAnsi="Times New Roman" w:cs="Times New Roman"/>
          <w:iCs/>
        </w:rPr>
        <w:t xml:space="preserve"> Site 2 (Leaf 4–6). </w:t>
      </w:r>
    </w:p>
    <w:p w14:paraId="64BF281E" w14:textId="7BCA279B" w:rsidR="004D5543" w:rsidRPr="004D5543" w:rsidRDefault="009167FB" w:rsidP="00850DA3">
      <w:pPr>
        <w:jc w:val="center"/>
        <w:rPr>
          <w:rFonts w:ascii="Times New Roman" w:hAnsi="Times New Roman" w:cs="Times New Roman"/>
          <w:iCs/>
        </w:rPr>
      </w:pPr>
      <w:r>
        <w:rPr>
          <w:rFonts w:ascii="Times New Roman" w:hAnsi="Times New Roman" w:cs="Times New Roman"/>
          <w:iCs/>
          <w:noProof/>
        </w:rPr>
        <w:drawing>
          <wp:inline distT="0" distB="0" distL="0" distR="0" wp14:anchorId="32074817" wp14:editId="42AE1C27">
            <wp:extent cx="4803414" cy="3202276"/>
            <wp:effectExtent l="0" t="0" r="0" b="0"/>
            <wp:docPr id="60952332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812746" cy="3208497"/>
                    </a:xfrm>
                    <a:prstGeom prst="rect">
                      <a:avLst/>
                    </a:prstGeom>
                    <a:noFill/>
                    <a:ln>
                      <a:noFill/>
                    </a:ln>
                  </pic:spPr>
                </pic:pic>
              </a:graphicData>
            </a:graphic>
          </wp:inline>
        </w:drawing>
      </w:r>
    </w:p>
    <w:p w14:paraId="1D5EE2A7" w14:textId="3388646E" w:rsidR="004D5543" w:rsidRPr="00A57635" w:rsidRDefault="00A57635">
      <w:pPr>
        <w:rPr>
          <w:rFonts w:ascii="Times New Roman" w:hAnsi="Times New Roman" w:cs="Times New Roman"/>
        </w:rPr>
      </w:pPr>
      <w:r>
        <w:rPr>
          <w:rFonts w:ascii="Times New Roman" w:hAnsi="Times New Roman" w:cs="Times New Roman"/>
          <w:b/>
          <w:bCs/>
        </w:rPr>
        <w:t>Figure</w:t>
      </w:r>
      <w:r w:rsidR="003C2C12">
        <w:rPr>
          <w:rFonts w:ascii="Times New Roman" w:hAnsi="Times New Roman" w:cs="Times New Roman"/>
          <w:b/>
          <w:bCs/>
        </w:rPr>
        <w:t xml:space="preserve"> 4</w:t>
      </w:r>
      <w:r>
        <w:rPr>
          <w:rFonts w:ascii="Times New Roman" w:hAnsi="Times New Roman" w:cs="Times New Roman"/>
          <w:b/>
          <w:bCs/>
        </w:rPr>
        <w:t>.</w:t>
      </w:r>
      <w:r>
        <w:rPr>
          <w:rFonts w:ascii="Times New Roman" w:hAnsi="Times New Roman" w:cs="Times New Roman"/>
        </w:rPr>
        <w:t xml:space="preserve"> </w:t>
      </w:r>
      <w:r w:rsidR="00F23802" w:rsidRPr="00F23802">
        <w:rPr>
          <w:rFonts w:ascii="Times New Roman" w:hAnsi="Times New Roman" w:cs="Times New Roman"/>
        </w:rPr>
        <w:t xml:space="preserve">Reaction norms of </w:t>
      </w:r>
      <w:r w:rsidR="00F23802">
        <w:rPr>
          <w:rFonts w:ascii="Times New Roman" w:hAnsi="Times New Roman" w:cs="Times New Roman"/>
        </w:rPr>
        <w:t>rotifer cross-sectional area</w:t>
      </w:r>
      <w:r w:rsidR="00F23802" w:rsidRPr="00F23802">
        <w:rPr>
          <w:rFonts w:ascii="Times New Roman" w:hAnsi="Times New Roman" w:cs="Times New Roman"/>
        </w:rPr>
        <w:t xml:space="preserve"> (μm</w:t>
      </w:r>
      <w:r w:rsidR="00F23802" w:rsidRPr="00F23802">
        <w:rPr>
          <w:rFonts w:ascii="Times New Roman" w:hAnsi="Times New Roman" w:cs="Times New Roman"/>
          <w:vertAlign w:val="superscript"/>
        </w:rPr>
        <w:t>2</w:t>
      </w:r>
      <w:r w:rsidR="00F23802" w:rsidRPr="00F23802">
        <w:rPr>
          <w:rFonts w:ascii="Times New Roman" w:hAnsi="Times New Roman" w:cs="Times New Roman"/>
        </w:rPr>
        <w:t xml:space="preserve"> ± SE) for</w:t>
      </w:r>
      <w:r w:rsidR="009B0FDA">
        <w:rPr>
          <w:rFonts w:ascii="Times New Roman" w:hAnsi="Times New Roman" w:cs="Times New Roman"/>
        </w:rPr>
        <w:t xml:space="preserve"> each </w:t>
      </w:r>
      <w:r w:rsidR="001A14BD">
        <w:rPr>
          <w:rFonts w:ascii="Times New Roman" w:hAnsi="Times New Roman" w:cs="Times New Roman"/>
        </w:rPr>
        <w:t>of</w:t>
      </w:r>
      <w:r w:rsidR="00F23802" w:rsidRPr="00F23802">
        <w:rPr>
          <w:rFonts w:ascii="Times New Roman" w:hAnsi="Times New Roman" w:cs="Times New Roman"/>
        </w:rPr>
        <w:t xml:space="preserve"> 1</w:t>
      </w:r>
      <w:r w:rsidR="002D3F8A">
        <w:rPr>
          <w:rFonts w:ascii="Times New Roman" w:hAnsi="Times New Roman" w:cs="Times New Roman"/>
        </w:rPr>
        <w:t>6</w:t>
      </w:r>
      <w:r w:rsidR="00F23802" w:rsidRPr="00F23802">
        <w:rPr>
          <w:rFonts w:ascii="Times New Roman" w:hAnsi="Times New Roman" w:cs="Times New Roman"/>
        </w:rPr>
        <w:t xml:space="preserve"> clonal lines of </w:t>
      </w:r>
      <w:r w:rsidR="00F23802" w:rsidRPr="003E7CD8">
        <w:rPr>
          <w:rFonts w:ascii="Times New Roman" w:hAnsi="Times New Roman" w:cs="Times New Roman"/>
          <w:i/>
          <w:iCs/>
        </w:rPr>
        <w:t>H. rosa</w:t>
      </w:r>
      <w:r w:rsidR="00F23802" w:rsidRPr="00F23802">
        <w:rPr>
          <w:rFonts w:ascii="Times New Roman" w:hAnsi="Times New Roman" w:cs="Times New Roman"/>
        </w:rPr>
        <w:t xml:space="preserve"> cultured at 25 °C and 30 °C. Each panel represents one </w:t>
      </w:r>
      <w:r w:rsidR="00F23802" w:rsidRPr="003E7CD8">
        <w:rPr>
          <w:rFonts w:ascii="Times New Roman" w:hAnsi="Times New Roman" w:cs="Times New Roman"/>
          <w:i/>
          <w:iCs/>
        </w:rPr>
        <w:t>S. purpurea</w:t>
      </w:r>
      <w:r w:rsidR="00F23802" w:rsidRPr="00F23802">
        <w:rPr>
          <w:rFonts w:ascii="Times New Roman" w:hAnsi="Times New Roman" w:cs="Times New Roman"/>
        </w:rPr>
        <w:t xml:space="preserve"> leaf sampled from Site 1 (Leaf 1–3) or Site 2 (Leaf 4–6).</w:t>
      </w:r>
    </w:p>
    <w:p w14:paraId="22557650" w14:textId="3F0FC3E7" w:rsidR="00A57635" w:rsidRPr="00A57635" w:rsidRDefault="00A57635">
      <w:pPr>
        <w:rPr>
          <w:rFonts w:ascii="Times New Roman" w:hAnsi="Times New Roman" w:cs="Times New Roman"/>
        </w:rPr>
        <w:sectPr w:rsidR="00A57635" w:rsidRPr="00A57635" w:rsidSect="00621700">
          <w:pgSz w:w="12240" w:h="15840"/>
          <w:pgMar w:top="1440" w:right="1440" w:bottom="1440" w:left="1440" w:header="720" w:footer="720" w:gutter="0"/>
          <w:cols w:space="720"/>
          <w:docGrid w:linePitch="360"/>
        </w:sectPr>
      </w:pPr>
    </w:p>
    <w:p w14:paraId="68026DB8" w14:textId="36293145" w:rsidR="00E17786" w:rsidRDefault="00673F73">
      <w:pPr>
        <w:rPr>
          <w:rFonts w:ascii="Times New Roman" w:hAnsi="Times New Roman" w:cs="Times New Roman"/>
          <w:b/>
          <w:bCs/>
        </w:rPr>
      </w:pPr>
      <w:r>
        <w:rPr>
          <w:rFonts w:ascii="Times New Roman" w:hAnsi="Times New Roman" w:cs="Times New Roman"/>
          <w:b/>
          <w:bCs/>
          <w:noProof/>
        </w:rPr>
        <w:lastRenderedPageBreak/>
        <w:drawing>
          <wp:inline distT="0" distB="0" distL="0" distR="0" wp14:anchorId="42C5893A" wp14:editId="1DE05874">
            <wp:extent cx="8390601" cy="4548146"/>
            <wp:effectExtent l="0" t="0" r="0" b="5080"/>
            <wp:docPr id="17676465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8393981" cy="4549978"/>
                    </a:xfrm>
                    <a:prstGeom prst="rect">
                      <a:avLst/>
                    </a:prstGeom>
                    <a:noFill/>
                    <a:ln>
                      <a:noFill/>
                    </a:ln>
                  </pic:spPr>
                </pic:pic>
              </a:graphicData>
            </a:graphic>
          </wp:inline>
        </w:drawing>
      </w:r>
    </w:p>
    <w:p w14:paraId="56703EB4" w14:textId="12001ECC" w:rsidR="004B61AC" w:rsidRDefault="00673F73" w:rsidP="00673F73">
      <w:pPr>
        <w:rPr>
          <w:rFonts w:ascii="Times New Roman" w:hAnsi="Times New Roman" w:cs="Times New Roman"/>
        </w:rPr>
      </w:pPr>
      <w:r>
        <w:rPr>
          <w:rFonts w:ascii="Times New Roman" w:hAnsi="Times New Roman" w:cs="Times New Roman"/>
          <w:b/>
          <w:bCs/>
        </w:rPr>
        <w:t>Figure</w:t>
      </w:r>
      <w:r w:rsidR="003C2C12">
        <w:rPr>
          <w:rFonts w:ascii="Times New Roman" w:hAnsi="Times New Roman" w:cs="Times New Roman"/>
          <w:b/>
          <w:bCs/>
        </w:rPr>
        <w:t xml:space="preserve"> 5</w:t>
      </w:r>
      <w:r>
        <w:rPr>
          <w:rFonts w:ascii="Times New Roman" w:hAnsi="Times New Roman" w:cs="Times New Roman"/>
          <w:b/>
          <w:bCs/>
        </w:rPr>
        <w:t>.</w:t>
      </w:r>
      <w:r>
        <w:rPr>
          <w:rFonts w:ascii="Times New Roman" w:hAnsi="Times New Roman" w:cs="Times New Roman"/>
        </w:rPr>
        <w:t xml:space="preserve"> </w:t>
      </w:r>
      <w:r w:rsidRPr="00673F73">
        <w:rPr>
          <w:rFonts w:ascii="Times New Roman" w:hAnsi="Times New Roman" w:cs="Times New Roman"/>
        </w:rPr>
        <w:t xml:space="preserve">Logistic growth model fits for </w:t>
      </w:r>
      <w:r w:rsidR="00FA1A38">
        <w:rPr>
          <w:rFonts w:ascii="Times New Roman" w:hAnsi="Times New Roman" w:cs="Times New Roman"/>
          <w:i/>
          <w:iCs/>
        </w:rPr>
        <w:t>H. rosa</w:t>
      </w:r>
      <w:r w:rsidRPr="00673F73">
        <w:rPr>
          <w:rFonts w:ascii="Times New Roman" w:hAnsi="Times New Roman" w:cs="Times New Roman"/>
        </w:rPr>
        <w:t xml:space="preserve"> populations across all treatments and replicates. Each panel shows observed counts (points) and the fitted logistic curve (line</w:t>
      </w:r>
      <w:r w:rsidR="00A764EA">
        <w:rPr>
          <w:rFonts w:ascii="Times New Roman" w:hAnsi="Times New Roman" w:cs="Times New Roman"/>
        </w:rPr>
        <w:t>s</w:t>
      </w:r>
      <w:r w:rsidRPr="00673F73">
        <w:rPr>
          <w:rFonts w:ascii="Times New Roman" w:hAnsi="Times New Roman" w:cs="Times New Roman"/>
        </w:rPr>
        <w:t xml:space="preserve">) for a single replicate. Panels are arranged by treatment combination (evolved temperature </w:t>
      </w:r>
      <w:r w:rsidR="00C403C5">
        <w:rPr>
          <w:rFonts w:ascii="Times New Roman" w:hAnsi="Times New Roman" w:cs="Times New Roman"/>
        </w:rPr>
        <w:t>x</w:t>
      </w:r>
      <w:r w:rsidRPr="00673F73">
        <w:rPr>
          <w:rFonts w:ascii="Times New Roman" w:hAnsi="Times New Roman" w:cs="Times New Roman"/>
        </w:rPr>
        <w:t xml:space="preserve"> current temperature </w:t>
      </w:r>
      <w:r w:rsidR="00C403C5">
        <w:rPr>
          <w:rFonts w:ascii="Times New Roman" w:hAnsi="Times New Roman" w:cs="Times New Roman"/>
        </w:rPr>
        <w:t>x</w:t>
      </w:r>
      <w:r w:rsidRPr="00673F73">
        <w:rPr>
          <w:rFonts w:ascii="Times New Roman" w:hAnsi="Times New Roman" w:cs="Times New Roman"/>
        </w:rPr>
        <w:t xml:space="preserve"> competition) in rows, with the ten replicates per treatment shown across columns. </w:t>
      </w:r>
      <w:r w:rsidRPr="009905FC">
        <w:rPr>
          <w:rFonts w:ascii="Times New Roman" w:hAnsi="Times New Roman" w:cs="Times New Roman"/>
          <w:i/>
          <w:iCs/>
        </w:rPr>
        <w:t>R</w:t>
      </w:r>
      <w:r w:rsidRPr="00673F73">
        <w:rPr>
          <w:rFonts w:ascii="Times New Roman" w:hAnsi="Times New Roman" w:cs="Times New Roman"/>
        </w:rPr>
        <w:t xml:space="preserve">² </w:t>
      </w:r>
      <w:r w:rsidR="00845A66">
        <w:rPr>
          <w:rFonts w:ascii="Times New Roman" w:hAnsi="Times New Roman" w:cs="Times New Roman"/>
        </w:rPr>
        <w:t>(</w:t>
      </w:r>
      <w:r w:rsidRPr="00673F73">
        <w:rPr>
          <w:rFonts w:ascii="Times New Roman" w:hAnsi="Times New Roman" w:cs="Times New Roman"/>
        </w:rPr>
        <w:t>calculated on log-transformed data) are reported in the top-right of each panel.</w:t>
      </w:r>
    </w:p>
    <w:p w14:paraId="60B1B380" w14:textId="77777777" w:rsidR="004B61AC" w:rsidRDefault="004B61AC">
      <w:pPr>
        <w:rPr>
          <w:rFonts w:ascii="Times New Roman" w:hAnsi="Times New Roman" w:cs="Times New Roman"/>
        </w:rPr>
      </w:pPr>
      <w:r>
        <w:rPr>
          <w:rFonts w:ascii="Times New Roman" w:hAnsi="Times New Roman" w:cs="Times New Roman"/>
        </w:rPr>
        <w:br w:type="page"/>
      </w:r>
    </w:p>
    <w:p w14:paraId="51AA398D" w14:textId="2B225F60" w:rsidR="00673F73" w:rsidRPr="00673F73" w:rsidRDefault="004B61AC" w:rsidP="00673F73">
      <w:pPr>
        <w:rPr>
          <w:rFonts w:ascii="Times New Roman" w:hAnsi="Times New Roman" w:cs="Times New Roman"/>
        </w:rPr>
      </w:pPr>
      <w:r>
        <w:rPr>
          <w:rFonts w:ascii="Times New Roman" w:hAnsi="Times New Roman" w:cs="Times New Roman"/>
          <w:noProof/>
        </w:rPr>
        <w:lastRenderedPageBreak/>
        <w:drawing>
          <wp:inline distT="0" distB="0" distL="0" distR="0" wp14:anchorId="0CD37013" wp14:editId="42750227">
            <wp:extent cx="8229600" cy="4460875"/>
            <wp:effectExtent l="0" t="0" r="0" b="0"/>
            <wp:docPr id="7713144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8229600" cy="4460875"/>
                    </a:xfrm>
                    <a:prstGeom prst="rect">
                      <a:avLst/>
                    </a:prstGeom>
                    <a:noFill/>
                    <a:ln>
                      <a:noFill/>
                    </a:ln>
                  </pic:spPr>
                </pic:pic>
              </a:graphicData>
            </a:graphic>
          </wp:inline>
        </w:drawing>
      </w:r>
    </w:p>
    <w:p w14:paraId="43A894AF" w14:textId="0042CC13" w:rsidR="00D5656F" w:rsidRDefault="004B61AC">
      <w:pPr>
        <w:rPr>
          <w:rFonts w:ascii="Times New Roman" w:hAnsi="Times New Roman" w:cs="Times New Roman"/>
          <w:b/>
          <w:bCs/>
        </w:rPr>
        <w:sectPr w:rsidR="00D5656F" w:rsidSect="00D5656F">
          <w:pgSz w:w="15840" w:h="12240" w:orient="landscape"/>
          <w:pgMar w:top="1440" w:right="1440" w:bottom="1440" w:left="1440" w:header="720" w:footer="720" w:gutter="0"/>
          <w:cols w:space="720"/>
          <w:docGrid w:linePitch="360"/>
        </w:sectPr>
      </w:pPr>
      <w:r>
        <w:rPr>
          <w:rFonts w:ascii="Times New Roman" w:hAnsi="Times New Roman" w:cs="Times New Roman"/>
          <w:b/>
          <w:bCs/>
        </w:rPr>
        <w:t>Figure</w:t>
      </w:r>
      <w:r w:rsidR="003C2C12">
        <w:rPr>
          <w:rFonts w:ascii="Times New Roman" w:hAnsi="Times New Roman" w:cs="Times New Roman"/>
          <w:b/>
          <w:bCs/>
        </w:rPr>
        <w:t xml:space="preserve"> 6</w:t>
      </w:r>
      <w:r>
        <w:rPr>
          <w:rFonts w:ascii="Times New Roman" w:hAnsi="Times New Roman" w:cs="Times New Roman"/>
          <w:b/>
          <w:bCs/>
        </w:rPr>
        <w:t>.</w:t>
      </w:r>
      <w:r>
        <w:rPr>
          <w:rFonts w:ascii="Times New Roman" w:hAnsi="Times New Roman" w:cs="Times New Roman"/>
        </w:rPr>
        <w:t xml:space="preserve"> </w:t>
      </w:r>
      <w:r w:rsidRPr="004B61AC">
        <w:rPr>
          <w:rFonts w:ascii="Times New Roman" w:hAnsi="Times New Roman" w:cs="Times New Roman"/>
        </w:rPr>
        <w:t xml:space="preserve">Logistic growth model fits for </w:t>
      </w:r>
      <w:r w:rsidR="009F1707">
        <w:rPr>
          <w:rFonts w:ascii="Times New Roman" w:hAnsi="Times New Roman" w:cs="Times New Roman"/>
          <w:i/>
          <w:iCs/>
        </w:rPr>
        <w:t>Tetrahymena</w:t>
      </w:r>
      <w:r w:rsidRPr="004B61AC">
        <w:rPr>
          <w:rFonts w:ascii="Times New Roman" w:hAnsi="Times New Roman" w:cs="Times New Roman"/>
        </w:rPr>
        <w:t xml:space="preserve"> populations across all treatments and replicates. Each panel shows observed counts (points) and the fitted logistic curve (line</w:t>
      </w:r>
      <w:r>
        <w:rPr>
          <w:rFonts w:ascii="Times New Roman" w:hAnsi="Times New Roman" w:cs="Times New Roman"/>
        </w:rPr>
        <w:t>s</w:t>
      </w:r>
      <w:r w:rsidRPr="004B61AC">
        <w:rPr>
          <w:rFonts w:ascii="Times New Roman" w:hAnsi="Times New Roman" w:cs="Times New Roman"/>
        </w:rPr>
        <w:t>) for a single replicate. Panels are arranged by treatment combination (competit</w:t>
      </w:r>
      <w:r w:rsidR="00467071">
        <w:rPr>
          <w:rFonts w:ascii="Times New Roman" w:hAnsi="Times New Roman" w:cs="Times New Roman"/>
        </w:rPr>
        <w:t>ion x</w:t>
      </w:r>
      <w:r w:rsidRPr="004B61AC">
        <w:rPr>
          <w:rFonts w:ascii="Times New Roman" w:hAnsi="Times New Roman" w:cs="Times New Roman"/>
        </w:rPr>
        <w:t xml:space="preserve"> current temperature) in rows, with the ten replicates per treatment shown across columns. </w:t>
      </w:r>
      <w:r w:rsidRPr="00F74D8A">
        <w:rPr>
          <w:rFonts w:ascii="Times New Roman" w:hAnsi="Times New Roman" w:cs="Times New Roman"/>
          <w:i/>
          <w:iCs/>
        </w:rPr>
        <w:t>R</w:t>
      </w:r>
      <w:r w:rsidRPr="004B61AC">
        <w:rPr>
          <w:rFonts w:ascii="Times New Roman" w:hAnsi="Times New Roman" w:cs="Times New Roman"/>
        </w:rPr>
        <w:t xml:space="preserve">² </w:t>
      </w:r>
      <w:r w:rsidR="00100BEA">
        <w:rPr>
          <w:rFonts w:ascii="Times New Roman" w:hAnsi="Times New Roman" w:cs="Times New Roman"/>
        </w:rPr>
        <w:t>(</w:t>
      </w:r>
      <w:r w:rsidRPr="004B61AC">
        <w:rPr>
          <w:rFonts w:ascii="Times New Roman" w:hAnsi="Times New Roman" w:cs="Times New Roman"/>
        </w:rPr>
        <w:t>calculated on log-transformed data) are reported in the top-right of each panel.</w:t>
      </w:r>
    </w:p>
    <w:p w14:paraId="112E6EBD" w14:textId="155F63CD" w:rsidR="001A436E" w:rsidRDefault="00B26E56" w:rsidP="0024681F">
      <w:pPr>
        <w:jc w:val="center"/>
        <w:rPr>
          <w:rFonts w:ascii="Times New Roman" w:hAnsi="Times New Roman" w:cs="Times New Roman"/>
          <w:b/>
          <w:bCs/>
        </w:rPr>
      </w:pPr>
      <w:r>
        <w:rPr>
          <w:rFonts w:ascii="Times New Roman" w:hAnsi="Times New Roman" w:cs="Times New Roman"/>
          <w:b/>
          <w:bCs/>
          <w:noProof/>
        </w:rPr>
        <w:lastRenderedPageBreak/>
        <w:drawing>
          <wp:inline distT="0" distB="0" distL="0" distR="0" wp14:anchorId="57CF8358" wp14:editId="1469254F">
            <wp:extent cx="5008728" cy="3339152"/>
            <wp:effectExtent l="0" t="0" r="1905" b="0"/>
            <wp:docPr id="47555456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012255" cy="3341503"/>
                    </a:xfrm>
                    <a:prstGeom prst="rect">
                      <a:avLst/>
                    </a:prstGeom>
                    <a:noFill/>
                    <a:ln>
                      <a:noFill/>
                    </a:ln>
                  </pic:spPr>
                </pic:pic>
              </a:graphicData>
            </a:graphic>
          </wp:inline>
        </w:drawing>
      </w:r>
    </w:p>
    <w:p w14:paraId="4B8A9AF3" w14:textId="7619141C" w:rsidR="00B26E56" w:rsidRPr="00C93752" w:rsidRDefault="00B26E56">
      <w:pPr>
        <w:rPr>
          <w:rFonts w:ascii="Times New Roman" w:hAnsi="Times New Roman" w:cs="Times New Roman"/>
        </w:rPr>
      </w:pPr>
      <w:r>
        <w:rPr>
          <w:rFonts w:ascii="Times New Roman" w:hAnsi="Times New Roman" w:cs="Times New Roman"/>
          <w:b/>
          <w:bCs/>
        </w:rPr>
        <w:t>Figure</w:t>
      </w:r>
      <w:r w:rsidR="003C2C12">
        <w:rPr>
          <w:rFonts w:ascii="Times New Roman" w:hAnsi="Times New Roman" w:cs="Times New Roman"/>
          <w:b/>
          <w:bCs/>
        </w:rPr>
        <w:t xml:space="preserve"> 7</w:t>
      </w:r>
      <w:r>
        <w:rPr>
          <w:rFonts w:ascii="Times New Roman" w:hAnsi="Times New Roman" w:cs="Times New Roman"/>
          <w:b/>
          <w:bCs/>
        </w:rPr>
        <w:t>.</w:t>
      </w:r>
      <w:r>
        <w:rPr>
          <w:rFonts w:ascii="Times New Roman" w:hAnsi="Times New Roman" w:cs="Times New Roman"/>
        </w:rPr>
        <w:t xml:space="preserve"> </w:t>
      </w:r>
      <w:r w:rsidR="00C93752">
        <w:rPr>
          <w:rFonts w:ascii="Times New Roman" w:hAnsi="Times New Roman" w:cs="Times New Roman"/>
        </w:rPr>
        <w:t xml:space="preserve">Intrinsic growth rate (ln </w:t>
      </w:r>
      <w:r w:rsidR="00C93752">
        <w:rPr>
          <w:rFonts w:ascii="Times New Roman" w:hAnsi="Times New Roman" w:cs="Times New Roman"/>
          <w:i/>
          <w:iCs/>
        </w:rPr>
        <w:t>r</w:t>
      </w:r>
      <w:r w:rsidR="00C93752">
        <w:rPr>
          <w:rFonts w:ascii="Times New Roman" w:hAnsi="Times New Roman" w:cs="Times New Roman"/>
        </w:rPr>
        <w:t xml:space="preserve">) of </w:t>
      </w:r>
      <w:r w:rsidR="00C93752">
        <w:rPr>
          <w:rFonts w:ascii="Times New Roman" w:hAnsi="Times New Roman" w:cs="Times New Roman"/>
          <w:i/>
          <w:iCs/>
        </w:rPr>
        <w:t>H. rosa</w:t>
      </w:r>
      <w:r w:rsidR="00C93752">
        <w:rPr>
          <w:rFonts w:ascii="Times New Roman" w:hAnsi="Times New Roman" w:cs="Times New Roman"/>
        </w:rPr>
        <w:t xml:space="preserve"> </w:t>
      </w:r>
      <w:r w:rsidR="000F6B97">
        <w:rPr>
          <w:rFonts w:ascii="Times New Roman" w:hAnsi="Times New Roman" w:cs="Times New Roman"/>
        </w:rPr>
        <w:t>populations</w:t>
      </w:r>
      <w:r w:rsidR="00C93752">
        <w:rPr>
          <w:rFonts w:ascii="Times New Roman" w:hAnsi="Times New Roman" w:cs="Times New Roman"/>
        </w:rPr>
        <w:t xml:space="preserve"> with evolutionary histories of 25 °C (blue circles) or 30 °C (orange triangles), measured at contemporary temperatures of 25 °C and </w:t>
      </w:r>
      <w:r w:rsidR="005E080D">
        <w:rPr>
          <w:rFonts w:ascii="Times New Roman" w:hAnsi="Times New Roman" w:cs="Times New Roman"/>
        </w:rPr>
        <w:t xml:space="preserve">30 </w:t>
      </w:r>
      <w:r w:rsidR="00C93752">
        <w:rPr>
          <w:rFonts w:ascii="Times New Roman" w:hAnsi="Times New Roman" w:cs="Times New Roman"/>
        </w:rPr>
        <w:t xml:space="preserve">°C in the presence or absence of competition with </w:t>
      </w:r>
      <w:r w:rsidR="00C93752">
        <w:rPr>
          <w:rFonts w:ascii="Times New Roman" w:hAnsi="Times New Roman" w:cs="Times New Roman"/>
          <w:i/>
          <w:iCs/>
        </w:rPr>
        <w:t>Tetrahymena</w:t>
      </w:r>
      <w:r w:rsidR="00C93752">
        <w:rPr>
          <w:rFonts w:ascii="Times New Roman" w:hAnsi="Times New Roman" w:cs="Times New Roman"/>
        </w:rPr>
        <w:t xml:space="preserve">. </w:t>
      </w:r>
      <w:r w:rsidR="0061580E">
        <w:rPr>
          <w:rFonts w:ascii="Times New Roman" w:hAnsi="Times New Roman" w:cs="Times New Roman"/>
        </w:rPr>
        <w:t>Points show mean ± SE.</w:t>
      </w:r>
    </w:p>
    <w:p w14:paraId="010F1748" w14:textId="07500B93" w:rsidR="00B26E56" w:rsidRDefault="00B26E56" w:rsidP="0024681F">
      <w:pPr>
        <w:jc w:val="center"/>
        <w:rPr>
          <w:rFonts w:ascii="Times New Roman" w:hAnsi="Times New Roman" w:cs="Times New Roman"/>
        </w:rPr>
      </w:pPr>
      <w:r>
        <w:rPr>
          <w:rFonts w:ascii="Times New Roman" w:hAnsi="Times New Roman" w:cs="Times New Roman"/>
          <w:noProof/>
        </w:rPr>
        <w:drawing>
          <wp:inline distT="0" distB="0" distL="0" distR="0" wp14:anchorId="54C9E596" wp14:editId="79222873">
            <wp:extent cx="4987439" cy="3125025"/>
            <wp:effectExtent l="0" t="0" r="3810" b="0"/>
            <wp:docPr id="40520814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t="2668" b="3345"/>
                    <a:stretch>
                      <a:fillRect/>
                    </a:stretch>
                  </pic:blipFill>
                  <pic:spPr bwMode="auto">
                    <a:xfrm>
                      <a:off x="0" y="0"/>
                      <a:ext cx="5002275" cy="3134321"/>
                    </a:xfrm>
                    <a:prstGeom prst="rect">
                      <a:avLst/>
                    </a:prstGeom>
                    <a:noFill/>
                    <a:ln>
                      <a:noFill/>
                    </a:ln>
                    <a:extLst>
                      <a:ext uri="{53640926-AAD7-44D8-BBD7-CCE9431645EC}">
                        <a14:shadowObscured xmlns:a14="http://schemas.microsoft.com/office/drawing/2010/main"/>
                      </a:ext>
                    </a:extLst>
                  </pic:spPr>
                </pic:pic>
              </a:graphicData>
            </a:graphic>
          </wp:inline>
        </w:drawing>
      </w:r>
    </w:p>
    <w:p w14:paraId="29B03ACA" w14:textId="253889B3" w:rsidR="00B26E56" w:rsidRDefault="00B26E56">
      <w:pPr>
        <w:rPr>
          <w:rFonts w:ascii="Times New Roman" w:hAnsi="Times New Roman" w:cs="Times New Roman"/>
        </w:rPr>
      </w:pPr>
      <w:r>
        <w:rPr>
          <w:rFonts w:ascii="Times New Roman" w:hAnsi="Times New Roman" w:cs="Times New Roman"/>
          <w:b/>
          <w:bCs/>
        </w:rPr>
        <w:t>Figure</w:t>
      </w:r>
      <w:r w:rsidR="003C2C12">
        <w:rPr>
          <w:rFonts w:ascii="Times New Roman" w:hAnsi="Times New Roman" w:cs="Times New Roman"/>
          <w:b/>
          <w:bCs/>
        </w:rPr>
        <w:t xml:space="preserve"> 8</w:t>
      </w:r>
      <w:r>
        <w:rPr>
          <w:rFonts w:ascii="Times New Roman" w:hAnsi="Times New Roman" w:cs="Times New Roman"/>
          <w:b/>
          <w:bCs/>
        </w:rPr>
        <w:t>.</w:t>
      </w:r>
      <w:r w:rsidR="00524E2D">
        <w:rPr>
          <w:rFonts w:ascii="Times New Roman" w:hAnsi="Times New Roman" w:cs="Times New Roman"/>
          <w:b/>
          <w:bCs/>
        </w:rPr>
        <w:t xml:space="preserve"> </w:t>
      </w:r>
      <w:r w:rsidR="00524E2D">
        <w:rPr>
          <w:rFonts w:ascii="Times New Roman" w:hAnsi="Times New Roman" w:cs="Times New Roman"/>
        </w:rPr>
        <w:t xml:space="preserve">Logistic crowding coefficient (ln α) of </w:t>
      </w:r>
      <w:r w:rsidR="00524E2D">
        <w:rPr>
          <w:rFonts w:ascii="Times New Roman" w:hAnsi="Times New Roman" w:cs="Times New Roman"/>
          <w:i/>
          <w:iCs/>
        </w:rPr>
        <w:t>H. rosa</w:t>
      </w:r>
      <w:r w:rsidR="00524E2D">
        <w:rPr>
          <w:rFonts w:ascii="Times New Roman" w:hAnsi="Times New Roman" w:cs="Times New Roman"/>
        </w:rPr>
        <w:t xml:space="preserve"> populations with evolutionary histories of 25 °C (blue circles) or 30 °C (orange triangles), measured at contemporary temperatures of 25 °C and </w:t>
      </w:r>
      <w:r w:rsidR="005E080D">
        <w:rPr>
          <w:rFonts w:ascii="Times New Roman" w:hAnsi="Times New Roman" w:cs="Times New Roman"/>
        </w:rPr>
        <w:t xml:space="preserve">30 </w:t>
      </w:r>
      <w:r w:rsidR="00524E2D">
        <w:rPr>
          <w:rFonts w:ascii="Times New Roman" w:hAnsi="Times New Roman" w:cs="Times New Roman"/>
        </w:rPr>
        <w:t xml:space="preserve">°C in the presence or absence of competition with </w:t>
      </w:r>
      <w:r w:rsidR="00524E2D">
        <w:rPr>
          <w:rFonts w:ascii="Times New Roman" w:hAnsi="Times New Roman" w:cs="Times New Roman"/>
          <w:i/>
          <w:iCs/>
        </w:rPr>
        <w:t>Tetrahymena</w:t>
      </w:r>
      <w:r w:rsidR="00524E2D">
        <w:rPr>
          <w:rFonts w:ascii="Times New Roman" w:hAnsi="Times New Roman" w:cs="Times New Roman"/>
        </w:rPr>
        <w:t>. Points show mean ± SE.</w:t>
      </w:r>
    </w:p>
    <w:p w14:paraId="5FCCBDB5" w14:textId="77777777" w:rsidR="00345132" w:rsidRDefault="00345132" w:rsidP="00345132">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4A3BCF24" wp14:editId="73866D0B">
            <wp:extent cx="4776716" cy="2997468"/>
            <wp:effectExtent l="0" t="0" r="5080" b="0"/>
            <wp:docPr id="37194348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t="2942" b="2931"/>
                    <a:stretch>
                      <a:fillRect/>
                    </a:stretch>
                  </pic:blipFill>
                  <pic:spPr bwMode="auto">
                    <a:xfrm>
                      <a:off x="0" y="0"/>
                      <a:ext cx="4787035" cy="3003944"/>
                    </a:xfrm>
                    <a:prstGeom prst="rect">
                      <a:avLst/>
                    </a:prstGeom>
                    <a:noFill/>
                    <a:ln>
                      <a:noFill/>
                    </a:ln>
                    <a:extLst>
                      <a:ext uri="{53640926-AAD7-44D8-BBD7-CCE9431645EC}">
                        <a14:shadowObscured xmlns:a14="http://schemas.microsoft.com/office/drawing/2010/main"/>
                      </a:ext>
                    </a:extLst>
                  </pic:spPr>
                </pic:pic>
              </a:graphicData>
            </a:graphic>
          </wp:inline>
        </w:drawing>
      </w:r>
    </w:p>
    <w:p w14:paraId="4C96A4C4" w14:textId="4F8D2FA8" w:rsidR="00345132" w:rsidRDefault="00345132" w:rsidP="00345132">
      <w:pPr>
        <w:rPr>
          <w:rFonts w:ascii="Times New Roman" w:hAnsi="Times New Roman" w:cs="Times New Roman"/>
        </w:rPr>
      </w:pPr>
      <w:r>
        <w:rPr>
          <w:rFonts w:ascii="Times New Roman" w:hAnsi="Times New Roman" w:cs="Times New Roman"/>
          <w:b/>
          <w:bCs/>
        </w:rPr>
        <w:t xml:space="preserve">Figure 9. </w:t>
      </w:r>
      <w:r>
        <w:rPr>
          <w:rFonts w:ascii="Times New Roman" w:hAnsi="Times New Roman" w:cs="Times New Roman"/>
        </w:rPr>
        <w:t>Realized equilibrium population (</w:t>
      </w:r>
      <w:r w:rsidRPr="00043A6E">
        <w:rPr>
          <w:rFonts w:ascii="Times New Roman" w:hAnsi="Times New Roman" w:cs="Times New Roman"/>
        </w:rPr>
        <w:t>N̂</w:t>
      </w:r>
      <w:r>
        <w:rPr>
          <w:rFonts w:ascii="Times New Roman" w:hAnsi="Times New Roman" w:cs="Times New Roman"/>
        </w:rPr>
        <w:t xml:space="preserve"> per 1 ml) of </w:t>
      </w:r>
      <w:r>
        <w:rPr>
          <w:rFonts w:ascii="Times New Roman" w:hAnsi="Times New Roman" w:cs="Times New Roman"/>
          <w:i/>
          <w:iCs/>
        </w:rPr>
        <w:t>H. rosa</w:t>
      </w:r>
      <w:r>
        <w:rPr>
          <w:rFonts w:ascii="Times New Roman" w:hAnsi="Times New Roman" w:cs="Times New Roman"/>
        </w:rPr>
        <w:t xml:space="preserve"> populations with evolutionary histories of 25 °C (blue circles) or 30 °C (orange triangles), measured at contemporary temperatures of 25 °C and 30 °C in the presence or absence of competition with </w:t>
      </w:r>
      <w:r>
        <w:rPr>
          <w:rFonts w:ascii="Times New Roman" w:hAnsi="Times New Roman" w:cs="Times New Roman"/>
          <w:i/>
          <w:iCs/>
        </w:rPr>
        <w:t>Tetrahymena</w:t>
      </w:r>
      <w:r>
        <w:rPr>
          <w:rFonts w:ascii="Times New Roman" w:hAnsi="Times New Roman" w:cs="Times New Roman"/>
        </w:rPr>
        <w:t>. Points show mean ± SE.</w:t>
      </w:r>
    </w:p>
    <w:p w14:paraId="28159A49" w14:textId="77777777" w:rsidR="00345132" w:rsidRDefault="00345132">
      <w:pPr>
        <w:rPr>
          <w:rFonts w:ascii="Times New Roman" w:hAnsi="Times New Roman" w:cs="Times New Roman"/>
        </w:rPr>
      </w:pPr>
    </w:p>
    <w:p w14:paraId="4524B904" w14:textId="7CC392B4" w:rsidR="00B26E56" w:rsidRDefault="00B26E56" w:rsidP="00166928">
      <w:pPr>
        <w:jc w:val="center"/>
        <w:rPr>
          <w:rFonts w:ascii="Times New Roman" w:hAnsi="Times New Roman" w:cs="Times New Roman"/>
        </w:rPr>
      </w:pPr>
      <w:r>
        <w:rPr>
          <w:rFonts w:ascii="Times New Roman" w:hAnsi="Times New Roman" w:cs="Times New Roman"/>
          <w:noProof/>
        </w:rPr>
        <w:drawing>
          <wp:inline distT="0" distB="0" distL="0" distR="0" wp14:anchorId="77B291CA" wp14:editId="43C8E68E">
            <wp:extent cx="4503420" cy="2886501"/>
            <wp:effectExtent l="0" t="0" r="0" b="9525"/>
            <wp:docPr id="59053991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b="3857"/>
                    <a:stretch>
                      <a:fillRect/>
                    </a:stretch>
                  </pic:blipFill>
                  <pic:spPr bwMode="auto">
                    <a:xfrm>
                      <a:off x="0" y="0"/>
                      <a:ext cx="4507485" cy="2889106"/>
                    </a:xfrm>
                    <a:prstGeom prst="rect">
                      <a:avLst/>
                    </a:prstGeom>
                    <a:noFill/>
                    <a:ln>
                      <a:noFill/>
                    </a:ln>
                    <a:extLst>
                      <a:ext uri="{53640926-AAD7-44D8-BBD7-CCE9431645EC}">
                        <a14:shadowObscured xmlns:a14="http://schemas.microsoft.com/office/drawing/2010/main"/>
                      </a:ext>
                    </a:extLst>
                  </pic:spPr>
                </pic:pic>
              </a:graphicData>
            </a:graphic>
          </wp:inline>
        </w:drawing>
      </w:r>
    </w:p>
    <w:p w14:paraId="2D27B947" w14:textId="115EBA20" w:rsidR="00B26E56" w:rsidRDefault="00B26E56">
      <w:pPr>
        <w:rPr>
          <w:rFonts w:ascii="Times New Roman" w:hAnsi="Times New Roman" w:cs="Times New Roman"/>
        </w:rPr>
      </w:pPr>
      <w:r>
        <w:rPr>
          <w:rFonts w:ascii="Times New Roman" w:hAnsi="Times New Roman" w:cs="Times New Roman"/>
          <w:b/>
          <w:bCs/>
        </w:rPr>
        <w:t>Figure</w:t>
      </w:r>
      <w:r w:rsidR="00874007">
        <w:rPr>
          <w:rFonts w:ascii="Times New Roman" w:hAnsi="Times New Roman" w:cs="Times New Roman"/>
          <w:b/>
          <w:bCs/>
        </w:rPr>
        <w:t xml:space="preserve"> </w:t>
      </w:r>
      <w:r w:rsidR="00345132">
        <w:rPr>
          <w:rFonts w:ascii="Times New Roman" w:hAnsi="Times New Roman" w:cs="Times New Roman"/>
          <w:b/>
          <w:bCs/>
        </w:rPr>
        <w:t>10</w:t>
      </w:r>
      <w:r>
        <w:rPr>
          <w:rFonts w:ascii="Times New Roman" w:hAnsi="Times New Roman" w:cs="Times New Roman"/>
          <w:b/>
          <w:bCs/>
        </w:rPr>
        <w:t>.</w:t>
      </w:r>
      <w:r>
        <w:rPr>
          <w:rFonts w:ascii="Times New Roman" w:hAnsi="Times New Roman" w:cs="Times New Roman"/>
        </w:rPr>
        <w:t xml:space="preserve"> </w:t>
      </w:r>
      <w:r w:rsidR="003F04C7">
        <w:rPr>
          <w:rFonts w:ascii="Times New Roman" w:hAnsi="Times New Roman" w:cs="Times New Roman"/>
        </w:rPr>
        <w:t xml:space="preserve">Intrinsic growth rate (ln </w:t>
      </w:r>
      <w:r w:rsidR="003F04C7">
        <w:rPr>
          <w:rFonts w:ascii="Times New Roman" w:hAnsi="Times New Roman" w:cs="Times New Roman"/>
          <w:i/>
          <w:iCs/>
        </w:rPr>
        <w:t>r</w:t>
      </w:r>
      <w:r w:rsidR="003F04C7">
        <w:rPr>
          <w:rFonts w:ascii="Times New Roman" w:hAnsi="Times New Roman" w:cs="Times New Roman"/>
        </w:rPr>
        <w:t xml:space="preserve">) of </w:t>
      </w:r>
      <w:r w:rsidR="005E080D">
        <w:rPr>
          <w:rFonts w:ascii="Times New Roman" w:hAnsi="Times New Roman" w:cs="Times New Roman"/>
          <w:i/>
          <w:iCs/>
        </w:rPr>
        <w:t>Tetrahymena</w:t>
      </w:r>
      <w:r w:rsidR="003F04C7">
        <w:rPr>
          <w:rFonts w:ascii="Times New Roman" w:hAnsi="Times New Roman" w:cs="Times New Roman"/>
        </w:rPr>
        <w:t xml:space="preserve"> populations </w:t>
      </w:r>
      <w:r w:rsidR="005E080D">
        <w:rPr>
          <w:rFonts w:ascii="Times New Roman" w:hAnsi="Times New Roman" w:cs="Times New Roman"/>
        </w:rPr>
        <w:t xml:space="preserve">measured at contemporary temperatures of 25 °C and 30 °C in the presence of rotifers evolved at </w:t>
      </w:r>
      <w:r w:rsidR="003F04C7">
        <w:rPr>
          <w:rFonts w:ascii="Times New Roman" w:hAnsi="Times New Roman" w:cs="Times New Roman"/>
        </w:rPr>
        <w:t>25 °C (blue circles)</w:t>
      </w:r>
      <w:r w:rsidR="005E080D">
        <w:rPr>
          <w:rFonts w:ascii="Times New Roman" w:hAnsi="Times New Roman" w:cs="Times New Roman"/>
        </w:rPr>
        <w:t xml:space="preserve">, rotifers evolved at </w:t>
      </w:r>
      <w:r w:rsidR="003F04C7">
        <w:rPr>
          <w:rFonts w:ascii="Times New Roman" w:hAnsi="Times New Roman" w:cs="Times New Roman"/>
        </w:rPr>
        <w:t xml:space="preserve">30 °C (orange triangles), </w:t>
      </w:r>
      <w:r w:rsidR="005E080D">
        <w:rPr>
          <w:rFonts w:ascii="Times New Roman" w:hAnsi="Times New Roman" w:cs="Times New Roman"/>
        </w:rPr>
        <w:t xml:space="preserve">or in the absence of an interspecific competitor (green squares). </w:t>
      </w:r>
      <w:r w:rsidR="003F04C7">
        <w:rPr>
          <w:rFonts w:ascii="Times New Roman" w:hAnsi="Times New Roman" w:cs="Times New Roman"/>
        </w:rPr>
        <w:t>Points show mean ± SE.</w:t>
      </w:r>
    </w:p>
    <w:p w14:paraId="4870A5DB" w14:textId="78886296" w:rsidR="00B26E56" w:rsidRDefault="00B26E56" w:rsidP="000748E6">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66D06C03" wp14:editId="2A502093">
            <wp:extent cx="4625975" cy="2954740"/>
            <wp:effectExtent l="0" t="0" r="3175" b="0"/>
            <wp:docPr id="86262222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b="4191"/>
                    <a:stretch>
                      <a:fillRect/>
                    </a:stretch>
                  </pic:blipFill>
                  <pic:spPr bwMode="auto">
                    <a:xfrm>
                      <a:off x="0" y="0"/>
                      <a:ext cx="4639227" cy="2963204"/>
                    </a:xfrm>
                    <a:prstGeom prst="rect">
                      <a:avLst/>
                    </a:prstGeom>
                    <a:noFill/>
                    <a:ln>
                      <a:noFill/>
                    </a:ln>
                    <a:extLst>
                      <a:ext uri="{53640926-AAD7-44D8-BBD7-CCE9431645EC}">
                        <a14:shadowObscured xmlns:a14="http://schemas.microsoft.com/office/drawing/2010/main"/>
                      </a:ext>
                    </a:extLst>
                  </pic:spPr>
                </pic:pic>
              </a:graphicData>
            </a:graphic>
          </wp:inline>
        </w:drawing>
      </w:r>
    </w:p>
    <w:p w14:paraId="2C95C26A" w14:textId="6547DDF7" w:rsidR="00B26E56" w:rsidRDefault="00B26E56">
      <w:pPr>
        <w:rPr>
          <w:rFonts w:ascii="Times New Roman" w:hAnsi="Times New Roman" w:cs="Times New Roman"/>
        </w:rPr>
      </w:pPr>
      <w:r>
        <w:rPr>
          <w:rFonts w:ascii="Times New Roman" w:hAnsi="Times New Roman" w:cs="Times New Roman"/>
          <w:b/>
          <w:bCs/>
        </w:rPr>
        <w:t>Figure</w:t>
      </w:r>
      <w:r w:rsidR="00874007">
        <w:rPr>
          <w:rFonts w:ascii="Times New Roman" w:hAnsi="Times New Roman" w:cs="Times New Roman"/>
          <w:b/>
          <w:bCs/>
        </w:rPr>
        <w:t xml:space="preserve"> 1</w:t>
      </w:r>
      <w:r w:rsidR="00345132">
        <w:rPr>
          <w:rFonts w:ascii="Times New Roman" w:hAnsi="Times New Roman" w:cs="Times New Roman"/>
          <w:b/>
          <w:bCs/>
        </w:rPr>
        <w:t>1</w:t>
      </w:r>
      <w:r>
        <w:rPr>
          <w:rFonts w:ascii="Times New Roman" w:hAnsi="Times New Roman" w:cs="Times New Roman"/>
          <w:b/>
          <w:bCs/>
        </w:rPr>
        <w:t xml:space="preserve">. </w:t>
      </w:r>
      <w:r w:rsidR="006454FD">
        <w:rPr>
          <w:rFonts w:ascii="Times New Roman" w:hAnsi="Times New Roman" w:cs="Times New Roman"/>
        </w:rPr>
        <w:t xml:space="preserve">Logistic crowding coefficient (ln α) of </w:t>
      </w:r>
      <w:r w:rsidR="006454FD">
        <w:rPr>
          <w:rFonts w:ascii="Times New Roman" w:hAnsi="Times New Roman" w:cs="Times New Roman"/>
          <w:i/>
          <w:iCs/>
        </w:rPr>
        <w:t>Tetrahymena</w:t>
      </w:r>
      <w:r w:rsidR="006454FD">
        <w:rPr>
          <w:rFonts w:ascii="Times New Roman" w:hAnsi="Times New Roman" w:cs="Times New Roman"/>
        </w:rPr>
        <w:t xml:space="preserve"> populations measured at contemporary temperatures of 25 °C and 30 °C in the presence of rotifers evolved at 25 °C (blue circles), rotifers evolved at 30 °C (orange triangles), or in the absence of an interspecific competitor (green squares). Points show mean ± SE.</w:t>
      </w:r>
    </w:p>
    <w:p w14:paraId="04FB1975" w14:textId="35ABA562" w:rsidR="00C37BE9" w:rsidRDefault="00C37BE9" w:rsidP="000748E6">
      <w:pPr>
        <w:jc w:val="center"/>
        <w:rPr>
          <w:rFonts w:ascii="Times New Roman" w:hAnsi="Times New Roman" w:cs="Times New Roman"/>
        </w:rPr>
      </w:pPr>
      <w:r>
        <w:rPr>
          <w:rFonts w:ascii="Times New Roman" w:hAnsi="Times New Roman" w:cs="Times New Roman"/>
          <w:noProof/>
        </w:rPr>
        <w:drawing>
          <wp:inline distT="0" distB="0" distL="0" distR="0" wp14:anchorId="552BFD25" wp14:editId="1E35930A">
            <wp:extent cx="4749421" cy="3087859"/>
            <wp:effectExtent l="0" t="0" r="0" b="0"/>
            <wp:docPr id="59756210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b="2477"/>
                    <a:stretch>
                      <a:fillRect/>
                    </a:stretch>
                  </pic:blipFill>
                  <pic:spPr bwMode="auto">
                    <a:xfrm>
                      <a:off x="0" y="0"/>
                      <a:ext cx="4766946" cy="3099253"/>
                    </a:xfrm>
                    <a:prstGeom prst="rect">
                      <a:avLst/>
                    </a:prstGeom>
                    <a:noFill/>
                    <a:ln>
                      <a:noFill/>
                    </a:ln>
                    <a:extLst>
                      <a:ext uri="{53640926-AAD7-44D8-BBD7-CCE9431645EC}">
                        <a14:shadowObscured xmlns:a14="http://schemas.microsoft.com/office/drawing/2010/main"/>
                      </a:ext>
                    </a:extLst>
                  </pic:spPr>
                </pic:pic>
              </a:graphicData>
            </a:graphic>
          </wp:inline>
        </w:drawing>
      </w:r>
    </w:p>
    <w:p w14:paraId="615EA6F7" w14:textId="5F0B8E4A" w:rsidR="001A436E" w:rsidRDefault="00C37BE9" w:rsidP="008D1068">
      <w:pPr>
        <w:rPr>
          <w:rFonts w:ascii="Times New Roman" w:hAnsi="Times New Roman" w:cs="Times New Roman"/>
        </w:rPr>
      </w:pPr>
      <w:r>
        <w:rPr>
          <w:rFonts w:ascii="Times New Roman" w:hAnsi="Times New Roman" w:cs="Times New Roman"/>
          <w:b/>
          <w:bCs/>
        </w:rPr>
        <w:t>Figure</w:t>
      </w:r>
      <w:r w:rsidR="00874007">
        <w:rPr>
          <w:rFonts w:ascii="Times New Roman" w:hAnsi="Times New Roman" w:cs="Times New Roman"/>
          <w:b/>
          <w:bCs/>
        </w:rPr>
        <w:t xml:space="preserve"> 12</w:t>
      </w:r>
      <w:r>
        <w:rPr>
          <w:rFonts w:ascii="Times New Roman" w:hAnsi="Times New Roman" w:cs="Times New Roman"/>
          <w:b/>
          <w:bCs/>
        </w:rPr>
        <w:t>.</w:t>
      </w:r>
      <w:r>
        <w:rPr>
          <w:rFonts w:ascii="Times New Roman" w:hAnsi="Times New Roman" w:cs="Times New Roman"/>
        </w:rPr>
        <w:t xml:space="preserve"> </w:t>
      </w:r>
      <w:r w:rsidR="0030689D">
        <w:rPr>
          <w:rFonts w:ascii="Times New Roman" w:hAnsi="Times New Roman" w:cs="Times New Roman"/>
        </w:rPr>
        <w:t>Realized equilibrium population (</w:t>
      </w:r>
      <w:r w:rsidR="0030689D" w:rsidRPr="00043A6E">
        <w:rPr>
          <w:rFonts w:ascii="Times New Roman" w:hAnsi="Times New Roman" w:cs="Times New Roman"/>
        </w:rPr>
        <w:t>N̂</w:t>
      </w:r>
      <w:r w:rsidR="0030689D">
        <w:rPr>
          <w:rFonts w:ascii="Times New Roman" w:hAnsi="Times New Roman" w:cs="Times New Roman"/>
        </w:rPr>
        <w:t xml:space="preserve"> per 1 ml) of </w:t>
      </w:r>
      <w:r w:rsidR="0030689D">
        <w:rPr>
          <w:rFonts w:ascii="Times New Roman" w:hAnsi="Times New Roman" w:cs="Times New Roman"/>
          <w:i/>
          <w:iCs/>
        </w:rPr>
        <w:t>Tetrahymena</w:t>
      </w:r>
      <w:r w:rsidR="0030689D">
        <w:rPr>
          <w:rFonts w:ascii="Times New Roman" w:hAnsi="Times New Roman" w:cs="Times New Roman"/>
        </w:rPr>
        <w:t xml:space="preserve"> populations measured at contemporary temperatures of 25 °C and 30 °C in the presence of rotifers evolved at 25 °C (blue circles), rotifers evolved at 30 °C (orange triangles), or in the absence of an interspecific competitor (green squares). Points show mean ± SE.</w:t>
      </w:r>
    </w:p>
    <w:p w14:paraId="1B026A33" w14:textId="46A84813" w:rsidR="00F610D4" w:rsidRDefault="00F610D4" w:rsidP="00F610D4">
      <w:pPr>
        <w:spacing w:after="0" w:line="480" w:lineRule="auto"/>
        <w:jc w:val="center"/>
        <w:rPr>
          <w:rFonts w:ascii="Times New Roman" w:hAnsi="Times New Roman" w:cs="Times New Roman"/>
          <w:b/>
          <w:bCs/>
        </w:rPr>
      </w:pPr>
      <w:r w:rsidRPr="00F610D4">
        <w:rPr>
          <w:rFonts w:ascii="Times New Roman" w:hAnsi="Times New Roman" w:cs="Times New Roman"/>
          <w:b/>
          <w:bCs/>
        </w:rPr>
        <w:lastRenderedPageBreak/>
        <w:t xml:space="preserve">Appendix </w:t>
      </w:r>
      <w:r w:rsidR="0001252B">
        <w:rPr>
          <w:rFonts w:ascii="Times New Roman" w:hAnsi="Times New Roman" w:cs="Times New Roman"/>
          <w:b/>
          <w:bCs/>
        </w:rPr>
        <w:t>B</w:t>
      </w:r>
      <w:r w:rsidRPr="00F610D4">
        <w:rPr>
          <w:rFonts w:ascii="Times New Roman" w:hAnsi="Times New Roman" w:cs="Times New Roman"/>
          <w:b/>
          <w:bCs/>
        </w:rPr>
        <w:t>: Tables</w:t>
      </w:r>
    </w:p>
    <w:p w14:paraId="6701A499" w14:textId="0B9A2E19" w:rsidR="001974DB" w:rsidRPr="009B1EF5" w:rsidRDefault="001974DB" w:rsidP="00084A36">
      <w:pPr>
        <w:spacing w:after="0" w:line="240" w:lineRule="auto"/>
        <w:rPr>
          <w:rFonts w:ascii="Times New Roman" w:hAnsi="Times New Roman" w:cs="Times New Roman"/>
          <w:i/>
          <w:iCs/>
        </w:rPr>
      </w:pPr>
      <w:r>
        <w:rPr>
          <w:rFonts w:ascii="Times New Roman" w:hAnsi="Times New Roman" w:cs="Times New Roman"/>
          <w:b/>
          <w:bCs/>
        </w:rPr>
        <w:t xml:space="preserve">Table 1. </w:t>
      </w:r>
      <w:r w:rsidR="009B1EF5">
        <w:rPr>
          <w:rFonts w:ascii="Times New Roman" w:hAnsi="Times New Roman" w:cs="Times New Roman"/>
        </w:rPr>
        <w:t xml:space="preserve">Initial parameters and bounds used to fit logistic growth models for </w:t>
      </w:r>
      <w:r w:rsidR="009B1EF5">
        <w:rPr>
          <w:rFonts w:ascii="Times New Roman" w:hAnsi="Times New Roman" w:cs="Times New Roman"/>
          <w:i/>
          <w:iCs/>
        </w:rPr>
        <w:t>H. rosa</w:t>
      </w:r>
      <w:r w:rsidR="009B1EF5">
        <w:rPr>
          <w:rFonts w:ascii="Times New Roman" w:hAnsi="Times New Roman" w:cs="Times New Roman"/>
        </w:rPr>
        <w:t xml:space="preserve"> and </w:t>
      </w:r>
      <w:r w:rsidR="009B1EF5">
        <w:rPr>
          <w:rFonts w:ascii="Times New Roman" w:hAnsi="Times New Roman" w:cs="Times New Roman"/>
          <w:i/>
          <w:iCs/>
        </w:rPr>
        <w:t>Tetrahymena.</w:t>
      </w:r>
    </w:p>
    <w:p w14:paraId="295C3398" w14:textId="77777777" w:rsidR="005E661B" w:rsidRDefault="005E661B" w:rsidP="00084A36">
      <w:pPr>
        <w:spacing w:after="0" w:line="240" w:lineRule="auto"/>
        <w:rPr>
          <w:rFonts w:ascii="Times New Roman" w:hAnsi="Times New Roman" w:cs="Times New Roman"/>
        </w:rPr>
      </w:pPr>
    </w:p>
    <w:tbl>
      <w:tblPr>
        <w:tblStyle w:val="TableGrid"/>
        <w:tblW w:w="0" w:type="auto"/>
        <w:tblLook w:val="04A0" w:firstRow="1" w:lastRow="0" w:firstColumn="1" w:lastColumn="0" w:noHBand="0" w:noVBand="1"/>
      </w:tblPr>
      <w:tblGrid>
        <w:gridCol w:w="1560"/>
        <w:gridCol w:w="567"/>
        <w:gridCol w:w="2468"/>
        <w:gridCol w:w="1418"/>
        <w:gridCol w:w="1559"/>
        <w:gridCol w:w="1559"/>
      </w:tblGrid>
      <w:tr w:rsidR="005E661B" w14:paraId="6EE29C58" w14:textId="77777777" w:rsidTr="005876B0">
        <w:tc>
          <w:tcPr>
            <w:tcW w:w="1560" w:type="dxa"/>
            <w:tcBorders>
              <w:top w:val="single" w:sz="4" w:space="0" w:color="auto"/>
              <w:left w:val="nil"/>
              <w:bottom w:val="single" w:sz="4" w:space="0" w:color="auto"/>
              <w:right w:val="nil"/>
            </w:tcBorders>
          </w:tcPr>
          <w:p w14:paraId="34C85764" w14:textId="6F92BD13" w:rsidR="005E661B" w:rsidRDefault="005E661B" w:rsidP="00471FAF">
            <w:pPr>
              <w:spacing w:line="276" w:lineRule="auto"/>
              <w:rPr>
                <w:rFonts w:ascii="Times New Roman" w:hAnsi="Times New Roman" w:cs="Times New Roman"/>
              </w:rPr>
            </w:pPr>
            <w:r>
              <w:rPr>
                <w:rFonts w:ascii="Times New Roman" w:hAnsi="Times New Roman" w:cs="Times New Roman"/>
              </w:rPr>
              <w:t>Species</w:t>
            </w:r>
          </w:p>
        </w:tc>
        <w:tc>
          <w:tcPr>
            <w:tcW w:w="3035" w:type="dxa"/>
            <w:gridSpan w:val="2"/>
            <w:tcBorders>
              <w:top w:val="single" w:sz="4" w:space="0" w:color="auto"/>
              <w:left w:val="nil"/>
              <w:bottom w:val="single" w:sz="4" w:space="0" w:color="auto"/>
              <w:right w:val="nil"/>
            </w:tcBorders>
          </w:tcPr>
          <w:p w14:paraId="5889AFA5" w14:textId="7D060355" w:rsidR="005E661B" w:rsidRDefault="005E661B" w:rsidP="005E661B">
            <w:pPr>
              <w:spacing w:line="276" w:lineRule="auto"/>
              <w:ind w:left="320"/>
              <w:rPr>
                <w:rFonts w:ascii="Times New Roman" w:hAnsi="Times New Roman" w:cs="Times New Roman"/>
              </w:rPr>
            </w:pPr>
            <w:r>
              <w:rPr>
                <w:rFonts w:ascii="Times New Roman" w:hAnsi="Times New Roman" w:cs="Times New Roman"/>
              </w:rPr>
              <w:t>Parameter</w:t>
            </w:r>
          </w:p>
        </w:tc>
        <w:tc>
          <w:tcPr>
            <w:tcW w:w="1418" w:type="dxa"/>
            <w:tcBorders>
              <w:top w:val="single" w:sz="4" w:space="0" w:color="auto"/>
              <w:left w:val="nil"/>
              <w:bottom w:val="single" w:sz="4" w:space="0" w:color="auto"/>
              <w:right w:val="nil"/>
            </w:tcBorders>
          </w:tcPr>
          <w:p w14:paraId="35243817" w14:textId="47BAA9D4" w:rsidR="005E661B" w:rsidRDefault="005E661B" w:rsidP="00471FAF">
            <w:pPr>
              <w:spacing w:line="276" w:lineRule="auto"/>
              <w:rPr>
                <w:rFonts w:ascii="Times New Roman" w:hAnsi="Times New Roman" w:cs="Times New Roman"/>
              </w:rPr>
            </w:pPr>
            <w:r>
              <w:rPr>
                <w:rFonts w:ascii="Times New Roman" w:hAnsi="Times New Roman" w:cs="Times New Roman"/>
              </w:rPr>
              <w:t>Initial value</w:t>
            </w:r>
          </w:p>
        </w:tc>
        <w:tc>
          <w:tcPr>
            <w:tcW w:w="1559" w:type="dxa"/>
            <w:tcBorders>
              <w:top w:val="single" w:sz="4" w:space="0" w:color="auto"/>
              <w:left w:val="nil"/>
              <w:bottom w:val="single" w:sz="4" w:space="0" w:color="auto"/>
              <w:right w:val="nil"/>
            </w:tcBorders>
          </w:tcPr>
          <w:p w14:paraId="49889A74" w14:textId="4CF2323B" w:rsidR="005E661B" w:rsidRDefault="005E661B" w:rsidP="00471FAF">
            <w:pPr>
              <w:spacing w:line="276" w:lineRule="auto"/>
              <w:rPr>
                <w:rFonts w:ascii="Times New Roman" w:hAnsi="Times New Roman" w:cs="Times New Roman"/>
              </w:rPr>
            </w:pPr>
            <w:r>
              <w:rPr>
                <w:rFonts w:ascii="Times New Roman" w:hAnsi="Times New Roman" w:cs="Times New Roman"/>
              </w:rPr>
              <w:t>Lower bound</w:t>
            </w:r>
          </w:p>
        </w:tc>
        <w:tc>
          <w:tcPr>
            <w:tcW w:w="1559" w:type="dxa"/>
            <w:tcBorders>
              <w:top w:val="single" w:sz="4" w:space="0" w:color="auto"/>
              <w:left w:val="nil"/>
              <w:bottom w:val="single" w:sz="4" w:space="0" w:color="auto"/>
              <w:right w:val="nil"/>
            </w:tcBorders>
          </w:tcPr>
          <w:p w14:paraId="189A34A7" w14:textId="62776918" w:rsidR="005E661B" w:rsidRDefault="005E661B" w:rsidP="00471FAF">
            <w:pPr>
              <w:spacing w:line="276" w:lineRule="auto"/>
              <w:rPr>
                <w:rFonts w:ascii="Times New Roman" w:hAnsi="Times New Roman" w:cs="Times New Roman"/>
              </w:rPr>
            </w:pPr>
            <w:r>
              <w:rPr>
                <w:rFonts w:ascii="Times New Roman" w:hAnsi="Times New Roman" w:cs="Times New Roman"/>
              </w:rPr>
              <w:t>Upper bound</w:t>
            </w:r>
          </w:p>
        </w:tc>
      </w:tr>
      <w:tr w:rsidR="005E661B" w14:paraId="6828E119" w14:textId="77777777" w:rsidTr="005E661B">
        <w:tc>
          <w:tcPr>
            <w:tcW w:w="1560" w:type="dxa"/>
            <w:tcBorders>
              <w:top w:val="single" w:sz="4" w:space="0" w:color="auto"/>
              <w:left w:val="nil"/>
              <w:bottom w:val="nil"/>
              <w:right w:val="nil"/>
            </w:tcBorders>
          </w:tcPr>
          <w:p w14:paraId="0694C639" w14:textId="28782930" w:rsidR="005E661B" w:rsidRPr="005E661B" w:rsidRDefault="005E661B" w:rsidP="00471FAF">
            <w:pPr>
              <w:spacing w:line="276" w:lineRule="auto"/>
              <w:rPr>
                <w:rFonts w:ascii="Times New Roman" w:hAnsi="Times New Roman" w:cs="Times New Roman"/>
              </w:rPr>
            </w:pPr>
            <w:r>
              <w:rPr>
                <w:rFonts w:ascii="Times New Roman" w:hAnsi="Times New Roman" w:cs="Times New Roman"/>
                <w:i/>
                <w:iCs/>
              </w:rPr>
              <w:t>H. rosa</w:t>
            </w:r>
          </w:p>
        </w:tc>
        <w:tc>
          <w:tcPr>
            <w:tcW w:w="567" w:type="dxa"/>
            <w:tcBorders>
              <w:top w:val="single" w:sz="4" w:space="0" w:color="auto"/>
              <w:left w:val="nil"/>
              <w:bottom w:val="nil"/>
              <w:right w:val="nil"/>
            </w:tcBorders>
          </w:tcPr>
          <w:p w14:paraId="14851BB4" w14:textId="7AE17087" w:rsidR="005E661B" w:rsidRPr="005E661B" w:rsidRDefault="005E661B" w:rsidP="005E661B">
            <w:pPr>
              <w:spacing w:line="276" w:lineRule="auto"/>
              <w:jc w:val="right"/>
              <w:rPr>
                <w:rFonts w:ascii="Times New Roman" w:hAnsi="Times New Roman" w:cs="Times New Roman"/>
                <w:i/>
                <w:iCs/>
                <w:vertAlign w:val="subscript"/>
              </w:rPr>
            </w:pPr>
            <w:r>
              <w:rPr>
                <w:rFonts w:ascii="Times New Roman" w:hAnsi="Times New Roman" w:cs="Times New Roman"/>
                <w:i/>
                <w:iCs/>
              </w:rPr>
              <w:t>y</w:t>
            </w:r>
            <w:r>
              <w:rPr>
                <w:rFonts w:ascii="Times New Roman" w:hAnsi="Times New Roman" w:cs="Times New Roman"/>
                <w:i/>
                <w:iCs/>
                <w:vertAlign w:val="subscript"/>
              </w:rPr>
              <w:t>0</w:t>
            </w:r>
          </w:p>
        </w:tc>
        <w:tc>
          <w:tcPr>
            <w:tcW w:w="2468" w:type="dxa"/>
            <w:tcBorders>
              <w:top w:val="single" w:sz="4" w:space="0" w:color="auto"/>
              <w:left w:val="nil"/>
              <w:bottom w:val="nil"/>
              <w:right w:val="nil"/>
            </w:tcBorders>
          </w:tcPr>
          <w:p w14:paraId="51847532" w14:textId="77FB7C45" w:rsidR="005E661B" w:rsidRPr="00292237" w:rsidRDefault="005E661B" w:rsidP="00471FAF">
            <w:pPr>
              <w:spacing w:line="276" w:lineRule="auto"/>
              <w:rPr>
                <w:rFonts w:ascii="Times New Roman" w:hAnsi="Times New Roman" w:cs="Times New Roman"/>
              </w:rPr>
            </w:pPr>
            <w:r>
              <w:rPr>
                <w:rFonts w:ascii="Times New Roman" w:hAnsi="Times New Roman" w:cs="Times New Roman"/>
              </w:rPr>
              <w:t>- initial density</w:t>
            </w:r>
          </w:p>
        </w:tc>
        <w:tc>
          <w:tcPr>
            <w:tcW w:w="1418" w:type="dxa"/>
            <w:tcBorders>
              <w:top w:val="single" w:sz="4" w:space="0" w:color="auto"/>
              <w:left w:val="nil"/>
              <w:bottom w:val="nil"/>
              <w:right w:val="nil"/>
            </w:tcBorders>
          </w:tcPr>
          <w:p w14:paraId="6190F0D4" w14:textId="571517B6" w:rsidR="005E661B" w:rsidRPr="00292237" w:rsidRDefault="002C7A51" w:rsidP="002C7A51">
            <w:pPr>
              <w:spacing w:line="276" w:lineRule="auto"/>
              <w:jc w:val="both"/>
              <w:rPr>
                <w:rFonts w:ascii="Times New Roman" w:hAnsi="Times New Roman" w:cs="Times New Roman"/>
              </w:rPr>
            </w:pPr>
            <w:r>
              <w:rPr>
                <w:rFonts w:ascii="Times New Roman" w:hAnsi="Times New Roman" w:cs="Times New Roman"/>
              </w:rPr>
              <w:t>5</w:t>
            </w:r>
          </w:p>
        </w:tc>
        <w:tc>
          <w:tcPr>
            <w:tcW w:w="1559" w:type="dxa"/>
            <w:tcBorders>
              <w:top w:val="single" w:sz="4" w:space="0" w:color="auto"/>
              <w:left w:val="nil"/>
              <w:bottom w:val="nil"/>
              <w:right w:val="nil"/>
            </w:tcBorders>
          </w:tcPr>
          <w:p w14:paraId="1073E3EA" w14:textId="5F3B7675" w:rsidR="005E661B" w:rsidRPr="00292237" w:rsidRDefault="002C7A51" w:rsidP="002C7A51">
            <w:pPr>
              <w:spacing w:line="276" w:lineRule="auto"/>
              <w:ind w:right="-23"/>
              <w:rPr>
                <w:rFonts w:ascii="Times New Roman" w:hAnsi="Times New Roman" w:cs="Times New Roman"/>
              </w:rPr>
            </w:pPr>
            <w:r>
              <w:rPr>
                <w:rFonts w:ascii="Times New Roman" w:hAnsi="Times New Roman" w:cs="Times New Roman"/>
              </w:rPr>
              <w:t>3</w:t>
            </w:r>
          </w:p>
        </w:tc>
        <w:tc>
          <w:tcPr>
            <w:tcW w:w="1559" w:type="dxa"/>
            <w:tcBorders>
              <w:top w:val="single" w:sz="4" w:space="0" w:color="auto"/>
              <w:left w:val="nil"/>
              <w:bottom w:val="nil"/>
              <w:right w:val="nil"/>
            </w:tcBorders>
          </w:tcPr>
          <w:p w14:paraId="48FB34E4" w14:textId="073C6270" w:rsidR="005E661B" w:rsidRDefault="002C7A51" w:rsidP="00471FAF">
            <w:pPr>
              <w:spacing w:line="276" w:lineRule="auto"/>
              <w:rPr>
                <w:rFonts w:ascii="Times New Roman" w:hAnsi="Times New Roman" w:cs="Times New Roman"/>
              </w:rPr>
            </w:pPr>
            <w:r>
              <w:rPr>
                <w:rFonts w:ascii="Times New Roman" w:hAnsi="Times New Roman" w:cs="Times New Roman"/>
              </w:rPr>
              <w:t>7</w:t>
            </w:r>
          </w:p>
        </w:tc>
      </w:tr>
      <w:tr w:rsidR="005E661B" w14:paraId="14ECFD74" w14:textId="77777777" w:rsidTr="005E661B">
        <w:tc>
          <w:tcPr>
            <w:tcW w:w="1560" w:type="dxa"/>
            <w:tcBorders>
              <w:top w:val="nil"/>
              <w:left w:val="nil"/>
              <w:bottom w:val="nil"/>
              <w:right w:val="nil"/>
            </w:tcBorders>
          </w:tcPr>
          <w:p w14:paraId="035066DC" w14:textId="3495B784" w:rsidR="005E661B" w:rsidRDefault="005E661B" w:rsidP="00471FAF">
            <w:pPr>
              <w:spacing w:line="276" w:lineRule="auto"/>
              <w:rPr>
                <w:rFonts w:ascii="Times New Roman" w:hAnsi="Times New Roman" w:cs="Times New Roman"/>
              </w:rPr>
            </w:pPr>
          </w:p>
        </w:tc>
        <w:tc>
          <w:tcPr>
            <w:tcW w:w="567" w:type="dxa"/>
            <w:tcBorders>
              <w:top w:val="nil"/>
              <w:left w:val="nil"/>
              <w:bottom w:val="nil"/>
              <w:right w:val="nil"/>
            </w:tcBorders>
          </w:tcPr>
          <w:p w14:paraId="3E86B32E" w14:textId="1C0C9EF2" w:rsidR="005E661B" w:rsidRPr="005E661B" w:rsidRDefault="005E661B" w:rsidP="005E661B">
            <w:pPr>
              <w:spacing w:line="276" w:lineRule="auto"/>
              <w:jc w:val="right"/>
              <w:rPr>
                <w:rFonts w:ascii="Times New Roman" w:hAnsi="Times New Roman" w:cs="Times New Roman"/>
                <w:i/>
                <w:iCs/>
              </w:rPr>
            </w:pPr>
            <w:r>
              <w:rPr>
                <w:rFonts w:ascii="Times New Roman" w:hAnsi="Times New Roman" w:cs="Times New Roman"/>
                <w:i/>
                <w:iCs/>
              </w:rPr>
              <w:t>r</w:t>
            </w:r>
          </w:p>
        </w:tc>
        <w:tc>
          <w:tcPr>
            <w:tcW w:w="2468" w:type="dxa"/>
            <w:tcBorders>
              <w:top w:val="nil"/>
              <w:left w:val="nil"/>
              <w:bottom w:val="nil"/>
              <w:right w:val="nil"/>
            </w:tcBorders>
          </w:tcPr>
          <w:p w14:paraId="5094BA76" w14:textId="61A731E7" w:rsidR="005E661B" w:rsidRPr="00292237" w:rsidRDefault="005E661B" w:rsidP="00471FAF">
            <w:pPr>
              <w:spacing w:line="276" w:lineRule="auto"/>
              <w:rPr>
                <w:rFonts w:ascii="Times New Roman" w:hAnsi="Times New Roman" w:cs="Times New Roman"/>
              </w:rPr>
            </w:pPr>
            <w:r>
              <w:rPr>
                <w:rFonts w:ascii="Times New Roman" w:hAnsi="Times New Roman" w:cs="Times New Roman"/>
              </w:rPr>
              <w:t>- intrinsic growth rate</w:t>
            </w:r>
          </w:p>
        </w:tc>
        <w:tc>
          <w:tcPr>
            <w:tcW w:w="1418" w:type="dxa"/>
            <w:tcBorders>
              <w:top w:val="nil"/>
              <w:left w:val="nil"/>
              <w:bottom w:val="nil"/>
              <w:right w:val="nil"/>
            </w:tcBorders>
          </w:tcPr>
          <w:p w14:paraId="74C22E09" w14:textId="11C9C995" w:rsidR="005E661B" w:rsidRPr="00292237" w:rsidRDefault="002C7A51" w:rsidP="002C7A51">
            <w:pPr>
              <w:spacing w:line="276" w:lineRule="auto"/>
              <w:rPr>
                <w:rFonts w:ascii="Times New Roman" w:hAnsi="Times New Roman" w:cs="Times New Roman"/>
              </w:rPr>
            </w:pPr>
            <w:r>
              <w:rPr>
                <w:rFonts w:ascii="Times New Roman" w:hAnsi="Times New Roman" w:cs="Times New Roman"/>
              </w:rPr>
              <w:t>0.1</w:t>
            </w:r>
          </w:p>
        </w:tc>
        <w:tc>
          <w:tcPr>
            <w:tcW w:w="1559" w:type="dxa"/>
            <w:tcBorders>
              <w:top w:val="nil"/>
              <w:left w:val="nil"/>
              <w:bottom w:val="nil"/>
              <w:right w:val="nil"/>
            </w:tcBorders>
          </w:tcPr>
          <w:p w14:paraId="586D020F" w14:textId="24EDE9C8" w:rsidR="005E661B" w:rsidRPr="00292237" w:rsidRDefault="002C7A51" w:rsidP="002C7A51">
            <w:pPr>
              <w:spacing w:line="276" w:lineRule="auto"/>
              <w:ind w:right="-23"/>
              <w:rPr>
                <w:rFonts w:ascii="Times New Roman" w:hAnsi="Times New Roman" w:cs="Times New Roman"/>
              </w:rPr>
            </w:pPr>
            <w:r>
              <w:rPr>
                <w:rFonts w:ascii="Times New Roman" w:hAnsi="Times New Roman" w:cs="Times New Roman"/>
              </w:rPr>
              <w:t>0.003</w:t>
            </w:r>
          </w:p>
        </w:tc>
        <w:tc>
          <w:tcPr>
            <w:tcW w:w="1559" w:type="dxa"/>
            <w:tcBorders>
              <w:top w:val="nil"/>
              <w:left w:val="nil"/>
              <w:bottom w:val="nil"/>
              <w:right w:val="nil"/>
            </w:tcBorders>
          </w:tcPr>
          <w:p w14:paraId="68F4DDC7" w14:textId="562E6BF5" w:rsidR="005E661B" w:rsidRDefault="002C7A51" w:rsidP="002C7A51">
            <w:pPr>
              <w:spacing w:line="276" w:lineRule="auto"/>
              <w:rPr>
                <w:rFonts w:ascii="Times New Roman" w:hAnsi="Times New Roman" w:cs="Times New Roman"/>
              </w:rPr>
            </w:pPr>
            <w:r>
              <w:rPr>
                <w:rFonts w:ascii="Times New Roman" w:hAnsi="Times New Roman" w:cs="Times New Roman"/>
              </w:rPr>
              <w:t>8</w:t>
            </w:r>
          </w:p>
        </w:tc>
      </w:tr>
      <w:tr w:rsidR="005E661B" w14:paraId="1C5E9571" w14:textId="77777777" w:rsidTr="005E661B">
        <w:tc>
          <w:tcPr>
            <w:tcW w:w="1560" w:type="dxa"/>
            <w:tcBorders>
              <w:top w:val="nil"/>
              <w:left w:val="nil"/>
              <w:bottom w:val="nil"/>
              <w:right w:val="nil"/>
            </w:tcBorders>
          </w:tcPr>
          <w:p w14:paraId="62C3FCAB" w14:textId="6EAE0DA7" w:rsidR="005E661B" w:rsidRDefault="005E661B" w:rsidP="00471FAF">
            <w:pPr>
              <w:spacing w:line="276" w:lineRule="auto"/>
              <w:rPr>
                <w:rFonts w:ascii="Times New Roman" w:hAnsi="Times New Roman" w:cs="Times New Roman"/>
              </w:rPr>
            </w:pPr>
          </w:p>
        </w:tc>
        <w:tc>
          <w:tcPr>
            <w:tcW w:w="567" w:type="dxa"/>
            <w:tcBorders>
              <w:top w:val="nil"/>
              <w:left w:val="nil"/>
              <w:bottom w:val="nil"/>
              <w:right w:val="nil"/>
            </w:tcBorders>
          </w:tcPr>
          <w:p w14:paraId="13C10870" w14:textId="110489CE" w:rsidR="005E661B" w:rsidRPr="005E661B" w:rsidRDefault="005E661B" w:rsidP="005E661B">
            <w:pPr>
              <w:spacing w:line="276" w:lineRule="auto"/>
              <w:jc w:val="right"/>
              <w:rPr>
                <w:rFonts w:ascii="Times New Roman" w:hAnsi="Times New Roman" w:cs="Times New Roman"/>
              </w:rPr>
            </w:pPr>
            <w:r>
              <w:rPr>
                <w:rFonts w:ascii="Times New Roman" w:hAnsi="Times New Roman" w:cs="Times New Roman"/>
              </w:rPr>
              <w:t>α</w:t>
            </w:r>
          </w:p>
        </w:tc>
        <w:tc>
          <w:tcPr>
            <w:tcW w:w="2468" w:type="dxa"/>
            <w:tcBorders>
              <w:top w:val="nil"/>
              <w:left w:val="nil"/>
              <w:bottom w:val="nil"/>
              <w:right w:val="nil"/>
            </w:tcBorders>
          </w:tcPr>
          <w:p w14:paraId="6F6D5BC5" w14:textId="543A7184" w:rsidR="005E661B" w:rsidRPr="00292237" w:rsidRDefault="005E661B" w:rsidP="00471FAF">
            <w:pPr>
              <w:spacing w:line="276" w:lineRule="auto"/>
              <w:rPr>
                <w:rFonts w:ascii="Times New Roman" w:hAnsi="Times New Roman" w:cs="Times New Roman"/>
              </w:rPr>
            </w:pPr>
            <w:r>
              <w:rPr>
                <w:rFonts w:ascii="Times New Roman" w:hAnsi="Times New Roman" w:cs="Times New Roman"/>
              </w:rPr>
              <w:t>- crowding coefficient</w:t>
            </w:r>
          </w:p>
        </w:tc>
        <w:tc>
          <w:tcPr>
            <w:tcW w:w="1418" w:type="dxa"/>
            <w:tcBorders>
              <w:top w:val="nil"/>
              <w:left w:val="nil"/>
              <w:bottom w:val="nil"/>
              <w:right w:val="nil"/>
            </w:tcBorders>
          </w:tcPr>
          <w:p w14:paraId="51667F6A" w14:textId="15F34BDD" w:rsidR="005E661B" w:rsidRPr="00292237" w:rsidRDefault="002C7A51" w:rsidP="002C7A51">
            <w:pPr>
              <w:spacing w:line="276" w:lineRule="auto"/>
              <w:rPr>
                <w:rFonts w:ascii="Times New Roman" w:hAnsi="Times New Roman" w:cs="Times New Roman"/>
              </w:rPr>
            </w:pPr>
            <w:r>
              <w:rPr>
                <w:rFonts w:ascii="Times New Roman" w:hAnsi="Times New Roman" w:cs="Times New Roman"/>
              </w:rPr>
              <w:t>0.0005</w:t>
            </w:r>
          </w:p>
        </w:tc>
        <w:tc>
          <w:tcPr>
            <w:tcW w:w="1559" w:type="dxa"/>
            <w:tcBorders>
              <w:top w:val="nil"/>
              <w:left w:val="nil"/>
              <w:bottom w:val="nil"/>
              <w:right w:val="nil"/>
            </w:tcBorders>
          </w:tcPr>
          <w:p w14:paraId="6432E03E" w14:textId="72819893" w:rsidR="005E661B" w:rsidRPr="00292237" w:rsidRDefault="002C7A51" w:rsidP="002C7A51">
            <w:pPr>
              <w:spacing w:line="276" w:lineRule="auto"/>
              <w:ind w:right="-23"/>
              <w:rPr>
                <w:rFonts w:ascii="Times New Roman" w:hAnsi="Times New Roman" w:cs="Times New Roman"/>
              </w:rPr>
            </w:pPr>
            <w:r>
              <w:rPr>
                <w:rFonts w:ascii="Times New Roman" w:hAnsi="Times New Roman" w:cs="Times New Roman"/>
              </w:rPr>
              <w:t>0.0001</w:t>
            </w:r>
          </w:p>
        </w:tc>
        <w:tc>
          <w:tcPr>
            <w:tcW w:w="1559" w:type="dxa"/>
            <w:tcBorders>
              <w:top w:val="nil"/>
              <w:left w:val="nil"/>
              <w:bottom w:val="nil"/>
              <w:right w:val="nil"/>
            </w:tcBorders>
          </w:tcPr>
          <w:p w14:paraId="0ED1A975" w14:textId="70C7461F" w:rsidR="005E661B" w:rsidRDefault="002C7A51" w:rsidP="002C7A51">
            <w:pPr>
              <w:spacing w:line="276" w:lineRule="auto"/>
              <w:rPr>
                <w:rFonts w:ascii="Times New Roman" w:hAnsi="Times New Roman" w:cs="Times New Roman"/>
              </w:rPr>
            </w:pPr>
            <w:r>
              <w:rPr>
                <w:rFonts w:ascii="Times New Roman" w:hAnsi="Times New Roman" w:cs="Times New Roman"/>
              </w:rPr>
              <w:t>1</w:t>
            </w:r>
          </w:p>
        </w:tc>
      </w:tr>
      <w:tr w:rsidR="005E661B" w14:paraId="7113A834" w14:textId="77777777" w:rsidTr="005E661B">
        <w:tc>
          <w:tcPr>
            <w:tcW w:w="1560" w:type="dxa"/>
            <w:tcBorders>
              <w:top w:val="nil"/>
              <w:left w:val="nil"/>
              <w:bottom w:val="nil"/>
              <w:right w:val="nil"/>
            </w:tcBorders>
          </w:tcPr>
          <w:p w14:paraId="7397E2C5" w14:textId="1AB0E0AB" w:rsidR="005E661B" w:rsidRPr="005E661B" w:rsidRDefault="005E661B" w:rsidP="005E661B">
            <w:pPr>
              <w:spacing w:line="276" w:lineRule="auto"/>
              <w:rPr>
                <w:rFonts w:ascii="Times New Roman" w:hAnsi="Times New Roman" w:cs="Times New Roman"/>
                <w:i/>
                <w:iCs/>
              </w:rPr>
            </w:pPr>
            <w:r>
              <w:rPr>
                <w:rFonts w:ascii="Times New Roman" w:hAnsi="Times New Roman" w:cs="Times New Roman"/>
                <w:i/>
                <w:iCs/>
              </w:rPr>
              <w:t>Tetrahymena</w:t>
            </w:r>
          </w:p>
        </w:tc>
        <w:tc>
          <w:tcPr>
            <w:tcW w:w="567" w:type="dxa"/>
            <w:tcBorders>
              <w:top w:val="nil"/>
              <w:left w:val="nil"/>
              <w:bottom w:val="nil"/>
              <w:right w:val="nil"/>
            </w:tcBorders>
          </w:tcPr>
          <w:p w14:paraId="24E38DCA" w14:textId="55AAD284" w:rsidR="005E661B" w:rsidRPr="00292237" w:rsidRDefault="005E661B" w:rsidP="005E661B">
            <w:pPr>
              <w:spacing w:line="276" w:lineRule="auto"/>
              <w:jc w:val="right"/>
              <w:rPr>
                <w:rFonts w:ascii="Times New Roman" w:hAnsi="Times New Roman" w:cs="Times New Roman"/>
              </w:rPr>
            </w:pPr>
            <w:r>
              <w:rPr>
                <w:rFonts w:ascii="Times New Roman" w:hAnsi="Times New Roman" w:cs="Times New Roman"/>
                <w:i/>
                <w:iCs/>
              </w:rPr>
              <w:t>y</w:t>
            </w:r>
            <w:r>
              <w:rPr>
                <w:rFonts w:ascii="Times New Roman" w:hAnsi="Times New Roman" w:cs="Times New Roman"/>
                <w:i/>
                <w:iCs/>
                <w:vertAlign w:val="subscript"/>
              </w:rPr>
              <w:t>0</w:t>
            </w:r>
          </w:p>
        </w:tc>
        <w:tc>
          <w:tcPr>
            <w:tcW w:w="2468" w:type="dxa"/>
            <w:tcBorders>
              <w:top w:val="nil"/>
              <w:left w:val="nil"/>
              <w:bottom w:val="nil"/>
              <w:right w:val="nil"/>
            </w:tcBorders>
          </w:tcPr>
          <w:p w14:paraId="48C3395A" w14:textId="713CC5F1" w:rsidR="005E661B" w:rsidRPr="00292237" w:rsidRDefault="005E661B" w:rsidP="005E661B">
            <w:pPr>
              <w:spacing w:line="276" w:lineRule="auto"/>
              <w:rPr>
                <w:rFonts w:ascii="Times New Roman" w:hAnsi="Times New Roman" w:cs="Times New Roman"/>
              </w:rPr>
            </w:pPr>
            <w:r>
              <w:rPr>
                <w:rFonts w:ascii="Times New Roman" w:hAnsi="Times New Roman" w:cs="Times New Roman"/>
              </w:rPr>
              <w:t>- initial density</w:t>
            </w:r>
          </w:p>
        </w:tc>
        <w:tc>
          <w:tcPr>
            <w:tcW w:w="1418" w:type="dxa"/>
            <w:tcBorders>
              <w:top w:val="nil"/>
              <w:left w:val="nil"/>
              <w:bottom w:val="nil"/>
              <w:right w:val="nil"/>
            </w:tcBorders>
          </w:tcPr>
          <w:p w14:paraId="047C09AA" w14:textId="71D3A8E0" w:rsidR="005E661B" w:rsidRPr="00292237" w:rsidRDefault="002C7A51" w:rsidP="002C7A51">
            <w:pPr>
              <w:spacing w:line="276" w:lineRule="auto"/>
              <w:rPr>
                <w:rFonts w:ascii="Times New Roman" w:hAnsi="Times New Roman" w:cs="Times New Roman"/>
              </w:rPr>
            </w:pPr>
            <w:r>
              <w:rPr>
                <w:rFonts w:ascii="Times New Roman" w:hAnsi="Times New Roman" w:cs="Times New Roman"/>
              </w:rPr>
              <w:t>10</w:t>
            </w:r>
          </w:p>
        </w:tc>
        <w:tc>
          <w:tcPr>
            <w:tcW w:w="1559" w:type="dxa"/>
            <w:tcBorders>
              <w:top w:val="nil"/>
              <w:left w:val="nil"/>
              <w:bottom w:val="nil"/>
              <w:right w:val="nil"/>
            </w:tcBorders>
          </w:tcPr>
          <w:p w14:paraId="258B7BAD" w14:textId="600286EB" w:rsidR="005E661B" w:rsidRPr="00292237" w:rsidRDefault="002C7A51" w:rsidP="002C7A51">
            <w:pPr>
              <w:spacing w:line="276" w:lineRule="auto"/>
              <w:ind w:right="-23"/>
              <w:rPr>
                <w:rFonts w:ascii="Times New Roman" w:hAnsi="Times New Roman" w:cs="Times New Roman"/>
              </w:rPr>
            </w:pPr>
            <w:r>
              <w:rPr>
                <w:rFonts w:ascii="Times New Roman" w:hAnsi="Times New Roman" w:cs="Times New Roman"/>
              </w:rPr>
              <w:t>5</w:t>
            </w:r>
          </w:p>
        </w:tc>
        <w:tc>
          <w:tcPr>
            <w:tcW w:w="1559" w:type="dxa"/>
            <w:tcBorders>
              <w:top w:val="nil"/>
              <w:left w:val="nil"/>
              <w:bottom w:val="nil"/>
              <w:right w:val="nil"/>
            </w:tcBorders>
          </w:tcPr>
          <w:p w14:paraId="7314692C" w14:textId="5A36270B" w:rsidR="005E661B" w:rsidRDefault="002C7A51" w:rsidP="002C7A51">
            <w:pPr>
              <w:spacing w:line="276" w:lineRule="auto"/>
              <w:rPr>
                <w:rFonts w:ascii="Times New Roman" w:hAnsi="Times New Roman" w:cs="Times New Roman"/>
              </w:rPr>
            </w:pPr>
            <w:r>
              <w:rPr>
                <w:rFonts w:ascii="Times New Roman" w:hAnsi="Times New Roman" w:cs="Times New Roman"/>
              </w:rPr>
              <w:t>15</w:t>
            </w:r>
          </w:p>
        </w:tc>
      </w:tr>
      <w:tr w:rsidR="005E661B" w14:paraId="188CCCD4" w14:textId="77777777" w:rsidTr="002C7A51">
        <w:tc>
          <w:tcPr>
            <w:tcW w:w="1560" w:type="dxa"/>
            <w:tcBorders>
              <w:top w:val="nil"/>
              <w:left w:val="nil"/>
              <w:bottom w:val="nil"/>
              <w:right w:val="nil"/>
            </w:tcBorders>
          </w:tcPr>
          <w:p w14:paraId="1A28D066" w14:textId="36B07959" w:rsidR="005E661B" w:rsidRDefault="005E661B" w:rsidP="005E661B">
            <w:pPr>
              <w:spacing w:line="276" w:lineRule="auto"/>
              <w:rPr>
                <w:rFonts w:ascii="Times New Roman" w:hAnsi="Times New Roman" w:cs="Times New Roman"/>
              </w:rPr>
            </w:pPr>
          </w:p>
        </w:tc>
        <w:tc>
          <w:tcPr>
            <w:tcW w:w="567" w:type="dxa"/>
            <w:tcBorders>
              <w:top w:val="nil"/>
              <w:left w:val="nil"/>
              <w:bottom w:val="nil"/>
              <w:right w:val="nil"/>
            </w:tcBorders>
          </w:tcPr>
          <w:p w14:paraId="2ACF961F" w14:textId="155B080B" w:rsidR="005E661B" w:rsidRPr="00292237" w:rsidRDefault="005E661B" w:rsidP="005E661B">
            <w:pPr>
              <w:spacing w:line="276" w:lineRule="auto"/>
              <w:jc w:val="right"/>
              <w:rPr>
                <w:rFonts w:ascii="Times New Roman" w:hAnsi="Times New Roman" w:cs="Times New Roman"/>
              </w:rPr>
            </w:pPr>
            <w:r>
              <w:rPr>
                <w:rFonts w:ascii="Times New Roman" w:hAnsi="Times New Roman" w:cs="Times New Roman"/>
                <w:i/>
                <w:iCs/>
              </w:rPr>
              <w:t>r</w:t>
            </w:r>
          </w:p>
        </w:tc>
        <w:tc>
          <w:tcPr>
            <w:tcW w:w="2468" w:type="dxa"/>
            <w:tcBorders>
              <w:top w:val="nil"/>
              <w:left w:val="nil"/>
              <w:bottom w:val="nil"/>
              <w:right w:val="nil"/>
            </w:tcBorders>
          </w:tcPr>
          <w:p w14:paraId="78BEFE85" w14:textId="4382A310" w:rsidR="005E661B" w:rsidRPr="00292237" w:rsidRDefault="005E661B" w:rsidP="005E661B">
            <w:pPr>
              <w:spacing w:line="276" w:lineRule="auto"/>
              <w:rPr>
                <w:rFonts w:ascii="Times New Roman" w:hAnsi="Times New Roman" w:cs="Times New Roman"/>
              </w:rPr>
            </w:pPr>
            <w:r>
              <w:rPr>
                <w:rFonts w:ascii="Times New Roman" w:hAnsi="Times New Roman" w:cs="Times New Roman"/>
              </w:rPr>
              <w:t>- intrinsic growth rate</w:t>
            </w:r>
          </w:p>
        </w:tc>
        <w:tc>
          <w:tcPr>
            <w:tcW w:w="1418" w:type="dxa"/>
            <w:tcBorders>
              <w:top w:val="nil"/>
              <w:left w:val="nil"/>
              <w:bottom w:val="nil"/>
              <w:right w:val="nil"/>
            </w:tcBorders>
          </w:tcPr>
          <w:p w14:paraId="52373DA9" w14:textId="40EF6E0E" w:rsidR="005E661B" w:rsidRPr="00292237" w:rsidRDefault="002C7A51" w:rsidP="002C7A51">
            <w:pPr>
              <w:spacing w:line="276" w:lineRule="auto"/>
              <w:rPr>
                <w:rFonts w:ascii="Times New Roman" w:hAnsi="Times New Roman" w:cs="Times New Roman"/>
              </w:rPr>
            </w:pPr>
            <w:r>
              <w:rPr>
                <w:rFonts w:ascii="Times New Roman" w:hAnsi="Times New Roman" w:cs="Times New Roman"/>
              </w:rPr>
              <w:t>0.1</w:t>
            </w:r>
          </w:p>
        </w:tc>
        <w:tc>
          <w:tcPr>
            <w:tcW w:w="1559" w:type="dxa"/>
            <w:tcBorders>
              <w:top w:val="nil"/>
              <w:left w:val="nil"/>
              <w:bottom w:val="nil"/>
              <w:right w:val="nil"/>
            </w:tcBorders>
          </w:tcPr>
          <w:p w14:paraId="2C455449" w14:textId="69BE4D82" w:rsidR="005E661B" w:rsidRPr="00292237" w:rsidRDefault="002C7A51" w:rsidP="002C7A51">
            <w:pPr>
              <w:spacing w:line="276" w:lineRule="auto"/>
              <w:ind w:right="-23"/>
              <w:rPr>
                <w:rFonts w:ascii="Times New Roman" w:hAnsi="Times New Roman" w:cs="Times New Roman"/>
              </w:rPr>
            </w:pPr>
            <w:r>
              <w:rPr>
                <w:rFonts w:ascii="Times New Roman" w:hAnsi="Times New Roman" w:cs="Times New Roman"/>
              </w:rPr>
              <w:t>0.001</w:t>
            </w:r>
          </w:p>
        </w:tc>
        <w:tc>
          <w:tcPr>
            <w:tcW w:w="1559" w:type="dxa"/>
            <w:tcBorders>
              <w:top w:val="nil"/>
              <w:left w:val="nil"/>
              <w:bottom w:val="nil"/>
              <w:right w:val="nil"/>
            </w:tcBorders>
          </w:tcPr>
          <w:p w14:paraId="7ABF50D4" w14:textId="44B0642B" w:rsidR="005E661B" w:rsidRDefault="002C7A51" w:rsidP="002C7A51">
            <w:pPr>
              <w:spacing w:line="276" w:lineRule="auto"/>
              <w:rPr>
                <w:rFonts w:ascii="Times New Roman" w:hAnsi="Times New Roman" w:cs="Times New Roman"/>
              </w:rPr>
            </w:pPr>
            <w:r>
              <w:rPr>
                <w:rFonts w:ascii="Times New Roman" w:hAnsi="Times New Roman" w:cs="Times New Roman"/>
              </w:rPr>
              <w:t>5</w:t>
            </w:r>
          </w:p>
        </w:tc>
      </w:tr>
      <w:tr w:rsidR="005E661B" w14:paraId="18C79A61" w14:textId="77777777" w:rsidTr="002C7A51">
        <w:tc>
          <w:tcPr>
            <w:tcW w:w="1560" w:type="dxa"/>
            <w:tcBorders>
              <w:top w:val="nil"/>
              <w:left w:val="nil"/>
              <w:bottom w:val="single" w:sz="4" w:space="0" w:color="auto"/>
              <w:right w:val="nil"/>
            </w:tcBorders>
          </w:tcPr>
          <w:p w14:paraId="6C9AA593" w14:textId="2B2C1A9C" w:rsidR="005E661B" w:rsidRDefault="005E661B" w:rsidP="005E661B">
            <w:pPr>
              <w:spacing w:line="276" w:lineRule="auto"/>
              <w:rPr>
                <w:rFonts w:ascii="Times New Roman" w:hAnsi="Times New Roman" w:cs="Times New Roman"/>
              </w:rPr>
            </w:pPr>
          </w:p>
        </w:tc>
        <w:tc>
          <w:tcPr>
            <w:tcW w:w="567" w:type="dxa"/>
            <w:tcBorders>
              <w:top w:val="nil"/>
              <w:left w:val="nil"/>
              <w:bottom w:val="single" w:sz="4" w:space="0" w:color="auto"/>
              <w:right w:val="nil"/>
            </w:tcBorders>
          </w:tcPr>
          <w:p w14:paraId="03CED9F7" w14:textId="60504BA9" w:rsidR="005E661B" w:rsidRPr="00292237" w:rsidRDefault="005E661B" w:rsidP="005E661B">
            <w:pPr>
              <w:spacing w:line="276" w:lineRule="auto"/>
              <w:jc w:val="right"/>
              <w:rPr>
                <w:rFonts w:ascii="Times New Roman" w:hAnsi="Times New Roman" w:cs="Times New Roman"/>
              </w:rPr>
            </w:pPr>
            <w:r>
              <w:rPr>
                <w:rFonts w:ascii="Times New Roman" w:hAnsi="Times New Roman" w:cs="Times New Roman"/>
              </w:rPr>
              <w:t>α</w:t>
            </w:r>
          </w:p>
        </w:tc>
        <w:tc>
          <w:tcPr>
            <w:tcW w:w="2468" w:type="dxa"/>
            <w:tcBorders>
              <w:top w:val="nil"/>
              <w:left w:val="nil"/>
              <w:bottom w:val="single" w:sz="4" w:space="0" w:color="auto"/>
              <w:right w:val="nil"/>
            </w:tcBorders>
          </w:tcPr>
          <w:p w14:paraId="318C7907" w14:textId="05B6880A" w:rsidR="005E661B" w:rsidRPr="00292237" w:rsidRDefault="005E661B" w:rsidP="005E661B">
            <w:pPr>
              <w:spacing w:line="276" w:lineRule="auto"/>
              <w:rPr>
                <w:rFonts w:ascii="Times New Roman" w:hAnsi="Times New Roman" w:cs="Times New Roman"/>
              </w:rPr>
            </w:pPr>
            <w:r>
              <w:rPr>
                <w:rFonts w:ascii="Times New Roman" w:hAnsi="Times New Roman" w:cs="Times New Roman"/>
              </w:rPr>
              <w:t>- crowding coefficient</w:t>
            </w:r>
          </w:p>
        </w:tc>
        <w:tc>
          <w:tcPr>
            <w:tcW w:w="1418" w:type="dxa"/>
            <w:tcBorders>
              <w:top w:val="nil"/>
              <w:left w:val="nil"/>
              <w:bottom w:val="single" w:sz="4" w:space="0" w:color="auto"/>
              <w:right w:val="nil"/>
            </w:tcBorders>
          </w:tcPr>
          <w:p w14:paraId="750BC008" w14:textId="1036E579" w:rsidR="005E661B" w:rsidRPr="00292237" w:rsidRDefault="002C7A51" w:rsidP="002C7A51">
            <w:pPr>
              <w:spacing w:line="276" w:lineRule="auto"/>
              <w:rPr>
                <w:rFonts w:ascii="Times New Roman" w:hAnsi="Times New Roman" w:cs="Times New Roman"/>
              </w:rPr>
            </w:pPr>
            <w:r>
              <w:rPr>
                <w:rFonts w:ascii="Times New Roman" w:hAnsi="Times New Roman" w:cs="Times New Roman"/>
              </w:rPr>
              <w:t>0.0003</w:t>
            </w:r>
          </w:p>
        </w:tc>
        <w:tc>
          <w:tcPr>
            <w:tcW w:w="1559" w:type="dxa"/>
            <w:tcBorders>
              <w:top w:val="nil"/>
              <w:left w:val="nil"/>
              <w:bottom w:val="single" w:sz="4" w:space="0" w:color="auto"/>
              <w:right w:val="nil"/>
            </w:tcBorders>
          </w:tcPr>
          <w:p w14:paraId="5ED2DF7A" w14:textId="69065F5D" w:rsidR="005E661B" w:rsidRPr="00292237" w:rsidRDefault="002C7A51" w:rsidP="002C7A51">
            <w:pPr>
              <w:spacing w:line="276" w:lineRule="auto"/>
              <w:ind w:right="-23"/>
              <w:rPr>
                <w:rFonts w:ascii="Times New Roman" w:hAnsi="Times New Roman" w:cs="Times New Roman"/>
              </w:rPr>
            </w:pPr>
            <w:r>
              <w:rPr>
                <w:rFonts w:ascii="Times New Roman" w:hAnsi="Times New Roman" w:cs="Times New Roman"/>
              </w:rPr>
              <w:t>0.000005</w:t>
            </w:r>
          </w:p>
        </w:tc>
        <w:tc>
          <w:tcPr>
            <w:tcW w:w="1559" w:type="dxa"/>
            <w:tcBorders>
              <w:top w:val="nil"/>
              <w:left w:val="nil"/>
              <w:bottom w:val="single" w:sz="4" w:space="0" w:color="auto"/>
              <w:right w:val="nil"/>
            </w:tcBorders>
          </w:tcPr>
          <w:p w14:paraId="5AD42CCD" w14:textId="54050558" w:rsidR="005E661B" w:rsidRDefault="002C7A51" w:rsidP="002C7A51">
            <w:pPr>
              <w:spacing w:line="276" w:lineRule="auto"/>
              <w:rPr>
                <w:rFonts w:ascii="Times New Roman" w:hAnsi="Times New Roman" w:cs="Times New Roman"/>
              </w:rPr>
            </w:pPr>
            <w:r>
              <w:rPr>
                <w:rFonts w:ascii="Times New Roman" w:hAnsi="Times New Roman" w:cs="Times New Roman"/>
              </w:rPr>
              <w:t>0.02</w:t>
            </w:r>
          </w:p>
        </w:tc>
      </w:tr>
    </w:tbl>
    <w:p w14:paraId="3CE98308" w14:textId="77777777" w:rsidR="001974DB" w:rsidRDefault="001974DB" w:rsidP="00084A36">
      <w:pPr>
        <w:spacing w:after="0" w:line="240" w:lineRule="auto"/>
        <w:rPr>
          <w:rFonts w:ascii="Times New Roman" w:hAnsi="Times New Roman" w:cs="Times New Roman"/>
          <w:b/>
          <w:bCs/>
        </w:rPr>
      </w:pPr>
    </w:p>
    <w:p w14:paraId="1E62340F" w14:textId="77777777" w:rsidR="004169A8" w:rsidRDefault="004169A8" w:rsidP="00084A36">
      <w:pPr>
        <w:spacing w:after="0" w:line="240" w:lineRule="auto"/>
        <w:rPr>
          <w:rFonts w:ascii="Times New Roman" w:hAnsi="Times New Roman" w:cs="Times New Roman"/>
          <w:b/>
          <w:bCs/>
        </w:rPr>
      </w:pPr>
    </w:p>
    <w:p w14:paraId="39151180" w14:textId="249A17DA" w:rsidR="00D73E78" w:rsidRDefault="00D73E78" w:rsidP="00D73E78">
      <w:pPr>
        <w:spacing w:after="0" w:line="240" w:lineRule="auto"/>
        <w:rPr>
          <w:rFonts w:ascii="Times New Roman" w:hAnsi="Times New Roman" w:cs="Times New Roman"/>
        </w:rPr>
      </w:pPr>
      <w:r>
        <w:rPr>
          <w:rFonts w:ascii="Times New Roman" w:hAnsi="Times New Roman" w:cs="Times New Roman"/>
          <w:b/>
          <w:bCs/>
        </w:rPr>
        <w:t>Table 2.</w:t>
      </w:r>
      <w:r>
        <w:rPr>
          <w:rFonts w:ascii="Times New Roman" w:hAnsi="Times New Roman" w:cs="Times New Roman"/>
        </w:rPr>
        <w:t xml:space="preserve"> Results of a one-way ANOVA testing the effect of evolutionary temperature history (</w:t>
      </w:r>
      <w:proofErr w:type="spellStart"/>
      <w:r>
        <w:rPr>
          <w:rFonts w:ascii="Times New Roman" w:hAnsi="Times New Roman" w:cs="Times New Roman"/>
        </w:rPr>
        <w:t>Evol</w:t>
      </w:r>
      <w:proofErr w:type="spellEnd"/>
      <w:r>
        <w:rPr>
          <w:rFonts w:ascii="Times New Roman" w:hAnsi="Times New Roman" w:cs="Times New Roman"/>
        </w:rPr>
        <w:t>) on log-transformed body size (ln μm</w:t>
      </w:r>
      <w:r w:rsidRPr="00555CE0">
        <w:rPr>
          <w:rFonts w:ascii="Times New Roman" w:hAnsi="Times New Roman" w:cs="Times New Roman"/>
          <w:vertAlign w:val="superscript"/>
        </w:rPr>
        <w:t>2</w:t>
      </w:r>
      <w:r>
        <w:rPr>
          <w:rFonts w:ascii="Times New Roman" w:hAnsi="Times New Roman" w:cs="Times New Roman"/>
        </w:rPr>
        <w:t xml:space="preserve">) of </w:t>
      </w:r>
      <w:r>
        <w:rPr>
          <w:rFonts w:ascii="Times New Roman" w:hAnsi="Times New Roman" w:cs="Times New Roman"/>
          <w:i/>
          <w:iCs/>
        </w:rPr>
        <w:t>H. rosa</w:t>
      </w:r>
      <w:r>
        <w:rPr>
          <w:rFonts w:ascii="Times New Roman" w:hAnsi="Times New Roman" w:cs="Times New Roman"/>
        </w:rPr>
        <w:t>.</w:t>
      </w:r>
    </w:p>
    <w:p w14:paraId="784D2873" w14:textId="77777777" w:rsidR="00D73E78" w:rsidRPr="00555CE0" w:rsidRDefault="00D73E78" w:rsidP="00D73E78">
      <w:pPr>
        <w:spacing w:after="0" w:line="240" w:lineRule="auto"/>
        <w:rPr>
          <w:rFonts w:ascii="Times New Roman" w:hAnsi="Times New Roman" w:cs="Times New Roman"/>
        </w:rPr>
      </w:pPr>
    </w:p>
    <w:tbl>
      <w:tblPr>
        <w:tblStyle w:val="TableGrid"/>
        <w:tblW w:w="0" w:type="auto"/>
        <w:tblLook w:val="04A0" w:firstRow="1" w:lastRow="0" w:firstColumn="1" w:lastColumn="0" w:noHBand="0" w:noVBand="1"/>
      </w:tblPr>
      <w:tblGrid>
        <w:gridCol w:w="1843"/>
        <w:gridCol w:w="1418"/>
        <w:gridCol w:w="708"/>
        <w:gridCol w:w="1526"/>
        <w:gridCol w:w="992"/>
        <w:gridCol w:w="718"/>
      </w:tblGrid>
      <w:tr w:rsidR="00D73E78" w14:paraId="487FBD95" w14:textId="77777777" w:rsidTr="00471FAF">
        <w:tc>
          <w:tcPr>
            <w:tcW w:w="1843" w:type="dxa"/>
            <w:tcBorders>
              <w:top w:val="single" w:sz="4" w:space="0" w:color="auto"/>
              <w:left w:val="nil"/>
              <w:bottom w:val="single" w:sz="4" w:space="0" w:color="auto"/>
              <w:right w:val="nil"/>
            </w:tcBorders>
          </w:tcPr>
          <w:p w14:paraId="4315B286" w14:textId="77777777" w:rsidR="00D73E78" w:rsidRDefault="00D73E78" w:rsidP="00471FAF">
            <w:pPr>
              <w:spacing w:line="276" w:lineRule="auto"/>
              <w:rPr>
                <w:rFonts w:ascii="Times New Roman" w:hAnsi="Times New Roman" w:cs="Times New Roman"/>
              </w:rPr>
            </w:pPr>
            <w:r>
              <w:rPr>
                <w:rFonts w:ascii="Times New Roman" w:hAnsi="Times New Roman" w:cs="Times New Roman"/>
              </w:rPr>
              <w:t>Predictor</w:t>
            </w:r>
          </w:p>
        </w:tc>
        <w:tc>
          <w:tcPr>
            <w:tcW w:w="1418" w:type="dxa"/>
            <w:tcBorders>
              <w:top w:val="single" w:sz="4" w:space="0" w:color="auto"/>
              <w:left w:val="nil"/>
              <w:bottom w:val="single" w:sz="4" w:space="0" w:color="auto"/>
              <w:right w:val="nil"/>
            </w:tcBorders>
          </w:tcPr>
          <w:p w14:paraId="326E8424" w14:textId="77777777" w:rsidR="00D73E78" w:rsidRDefault="00D73E78" w:rsidP="00471FAF">
            <w:pPr>
              <w:spacing w:line="276" w:lineRule="auto"/>
              <w:rPr>
                <w:rFonts w:ascii="Times New Roman" w:hAnsi="Times New Roman" w:cs="Times New Roman"/>
              </w:rPr>
            </w:pPr>
            <w:r>
              <w:rPr>
                <w:rFonts w:ascii="Times New Roman" w:hAnsi="Times New Roman" w:cs="Times New Roman"/>
              </w:rPr>
              <w:t>Sum Sq</w:t>
            </w:r>
          </w:p>
        </w:tc>
        <w:tc>
          <w:tcPr>
            <w:tcW w:w="708" w:type="dxa"/>
            <w:tcBorders>
              <w:top w:val="single" w:sz="4" w:space="0" w:color="auto"/>
              <w:left w:val="nil"/>
              <w:bottom w:val="single" w:sz="4" w:space="0" w:color="auto"/>
              <w:right w:val="nil"/>
            </w:tcBorders>
          </w:tcPr>
          <w:p w14:paraId="54D01B2A" w14:textId="77777777" w:rsidR="00D73E78" w:rsidRDefault="00D73E78" w:rsidP="00471FAF">
            <w:pPr>
              <w:spacing w:line="276" w:lineRule="auto"/>
              <w:rPr>
                <w:rFonts w:ascii="Times New Roman" w:hAnsi="Times New Roman" w:cs="Times New Roman"/>
              </w:rPr>
            </w:pPr>
            <w:proofErr w:type="spellStart"/>
            <w:r>
              <w:rPr>
                <w:rFonts w:ascii="Times New Roman" w:hAnsi="Times New Roman" w:cs="Times New Roman"/>
              </w:rPr>
              <w:t>Df</w:t>
            </w:r>
            <w:proofErr w:type="spellEnd"/>
          </w:p>
        </w:tc>
        <w:tc>
          <w:tcPr>
            <w:tcW w:w="1526" w:type="dxa"/>
            <w:tcBorders>
              <w:top w:val="single" w:sz="4" w:space="0" w:color="auto"/>
              <w:left w:val="nil"/>
              <w:bottom w:val="single" w:sz="4" w:space="0" w:color="auto"/>
              <w:right w:val="nil"/>
            </w:tcBorders>
          </w:tcPr>
          <w:p w14:paraId="4EAEFC0A" w14:textId="77777777" w:rsidR="00D73E78" w:rsidRDefault="00D73E78" w:rsidP="00471FAF">
            <w:pPr>
              <w:spacing w:line="276" w:lineRule="auto"/>
              <w:rPr>
                <w:rFonts w:ascii="Times New Roman" w:hAnsi="Times New Roman" w:cs="Times New Roman"/>
              </w:rPr>
            </w:pPr>
            <w:r>
              <w:rPr>
                <w:rFonts w:ascii="Times New Roman" w:hAnsi="Times New Roman" w:cs="Times New Roman"/>
              </w:rPr>
              <w:t>F value</w:t>
            </w:r>
          </w:p>
        </w:tc>
        <w:tc>
          <w:tcPr>
            <w:tcW w:w="992" w:type="dxa"/>
            <w:tcBorders>
              <w:top w:val="single" w:sz="4" w:space="0" w:color="auto"/>
              <w:left w:val="nil"/>
              <w:bottom w:val="single" w:sz="4" w:space="0" w:color="auto"/>
              <w:right w:val="nil"/>
            </w:tcBorders>
          </w:tcPr>
          <w:p w14:paraId="2A07E70C" w14:textId="77777777" w:rsidR="00D73E78" w:rsidRDefault="00D73E78" w:rsidP="00471FAF">
            <w:pPr>
              <w:spacing w:line="276" w:lineRule="auto"/>
              <w:rPr>
                <w:rFonts w:ascii="Times New Roman" w:hAnsi="Times New Roman" w:cs="Times New Roman"/>
              </w:rPr>
            </w:pPr>
            <w:r>
              <w:rPr>
                <w:rFonts w:ascii="Times New Roman" w:hAnsi="Times New Roman" w:cs="Times New Roman"/>
              </w:rPr>
              <w:t>P</w:t>
            </w:r>
          </w:p>
        </w:tc>
        <w:tc>
          <w:tcPr>
            <w:tcW w:w="718" w:type="dxa"/>
            <w:tcBorders>
              <w:top w:val="single" w:sz="4" w:space="0" w:color="auto"/>
              <w:left w:val="nil"/>
              <w:bottom w:val="single" w:sz="4" w:space="0" w:color="auto"/>
              <w:right w:val="nil"/>
            </w:tcBorders>
          </w:tcPr>
          <w:p w14:paraId="0C3781EB" w14:textId="77777777" w:rsidR="00D73E78" w:rsidRDefault="00D73E78" w:rsidP="00471FAF">
            <w:pPr>
              <w:spacing w:line="276" w:lineRule="auto"/>
              <w:rPr>
                <w:rFonts w:ascii="Times New Roman" w:hAnsi="Times New Roman" w:cs="Times New Roman"/>
              </w:rPr>
            </w:pPr>
          </w:p>
        </w:tc>
      </w:tr>
      <w:tr w:rsidR="00D73E78" w14:paraId="40860EB0" w14:textId="77777777" w:rsidTr="00471FAF">
        <w:tc>
          <w:tcPr>
            <w:tcW w:w="1843" w:type="dxa"/>
            <w:tcBorders>
              <w:top w:val="single" w:sz="4" w:space="0" w:color="auto"/>
              <w:left w:val="nil"/>
              <w:bottom w:val="nil"/>
              <w:right w:val="nil"/>
            </w:tcBorders>
          </w:tcPr>
          <w:p w14:paraId="6798D338" w14:textId="77777777" w:rsidR="00D73E78" w:rsidRDefault="00D73E78" w:rsidP="00471FAF">
            <w:pPr>
              <w:spacing w:line="276" w:lineRule="auto"/>
              <w:rPr>
                <w:rFonts w:ascii="Times New Roman" w:hAnsi="Times New Roman" w:cs="Times New Roman"/>
              </w:rPr>
            </w:pPr>
            <w:r>
              <w:rPr>
                <w:rFonts w:ascii="Times New Roman" w:hAnsi="Times New Roman" w:cs="Times New Roman"/>
              </w:rPr>
              <w:t>Intercept</w:t>
            </w:r>
          </w:p>
        </w:tc>
        <w:tc>
          <w:tcPr>
            <w:tcW w:w="1418" w:type="dxa"/>
            <w:tcBorders>
              <w:top w:val="single" w:sz="4" w:space="0" w:color="auto"/>
              <w:left w:val="nil"/>
              <w:bottom w:val="nil"/>
              <w:right w:val="nil"/>
            </w:tcBorders>
            <w:vAlign w:val="center"/>
          </w:tcPr>
          <w:p w14:paraId="6CEC003B" w14:textId="77777777" w:rsidR="00D73E78" w:rsidRPr="000A3E01" w:rsidRDefault="00D73E78" w:rsidP="00471FAF">
            <w:pPr>
              <w:tabs>
                <w:tab w:val="decimal" w:pos="597"/>
              </w:tabs>
              <w:spacing w:line="276" w:lineRule="auto"/>
              <w:rPr>
                <w:rFonts w:ascii="Times New Roman" w:hAnsi="Times New Roman" w:cs="Times New Roman"/>
              </w:rPr>
            </w:pPr>
            <w:r>
              <w:rPr>
                <w:rFonts w:ascii="Times New Roman" w:hAnsi="Times New Roman" w:cs="Times New Roman"/>
              </w:rPr>
              <w:t>14248.9</w:t>
            </w:r>
          </w:p>
        </w:tc>
        <w:tc>
          <w:tcPr>
            <w:tcW w:w="708" w:type="dxa"/>
            <w:tcBorders>
              <w:top w:val="single" w:sz="4" w:space="0" w:color="auto"/>
              <w:left w:val="nil"/>
              <w:bottom w:val="nil"/>
              <w:right w:val="nil"/>
            </w:tcBorders>
            <w:vAlign w:val="center"/>
          </w:tcPr>
          <w:p w14:paraId="34D1BF0F" w14:textId="77777777" w:rsidR="00D73E78" w:rsidRPr="000A3E01" w:rsidRDefault="00D73E78" w:rsidP="00471FAF">
            <w:pPr>
              <w:spacing w:line="276" w:lineRule="auto"/>
              <w:rPr>
                <w:rFonts w:ascii="Times New Roman" w:hAnsi="Times New Roman" w:cs="Times New Roman"/>
              </w:rPr>
            </w:pPr>
            <w:r w:rsidRPr="000A3E01">
              <w:rPr>
                <w:rFonts w:ascii="Times New Roman" w:eastAsia="Times New Roman" w:hAnsi="Times New Roman" w:cs="Times New Roman"/>
              </w:rPr>
              <w:t>1</w:t>
            </w:r>
          </w:p>
        </w:tc>
        <w:tc>
          <w:tcPr>
            <w:tcW w:w="1526" w:type="dxa"/>
            <w:tcBorders>
              <w:top w:val="single" w:sz="4" w:space="0" w:color="auto"/>
              <w:left w:val="nil"/>
              <w:bottom w:val="nil"/>
              <w:right w:val="nil"/>
            </w:tcBorders>
            <w:vAlign w:val="center"/>
          </w:tcPr>
          <w:p w14:paraId="6D9B8461" w14:textId="77777777" w:rsidR="00D73E78" w:rsidRPr="000A3E01" w:rsidRDefault="00D73E78" w:rsidP="00471FAF">
            <w:pPr>
              <w:tabs>
                <w:tab w:val="decimal" w:pos="456"/>
              </w:tabs>
              <w:spacing w:line="276" w:lineRule="auto"/>
              <w:rPr>
                <w:rFonts w:ascii="Times New Roman" w:hAnsi="Times New Roman" w:cs="Times New Roman"/>
              </w:rPr>
            </w:pPr>
            <w:r>
              <w:rPr>
                <w:rFonts w:ascii="Times New Roman" w:eastAsia="Times New Roman" w:hAnsi="Times New Roman" w:cs="Times New Roman"/>
              </w:rPr>
              <w:t>168802.274</w:t>
            </w:r>
          </w:p>
        </w:tc>
        <w:tc>
          <w:tcPr>
            <w:tcW w:w="992" w:type="dxa"/>
            <w:tcBorders>
              <w:top w:val="single" w:sz="4" w:space="0" w:color="auto"/>
              <w:left w:val="nil"/>
              <w:bottom w:val="nil"/>
              <w:right w:val="nil"/>
            </w:tcBorders>
            <w:vAlign w:val="center"/>
          </w:tcPr>
          <w:p w14:paraId="02326697" w14:textId="77777777" w:rsidR="00D73E78" w:rsidRPr="000A3E01" w:rsidRDefault="00D73E78" w:rsidP="00471FAF">
            <w:pPr>
              <w:tabs>
                <w:tab w:val="decimal" w:pos="336"/>
              </w:tabs>
              <w:spacing w:line="276" w:lineRule="auto"/>
              <w:ind w:right="-23"/>
              <w:rPr>
                <w:rFonts w:ascii="Times New Roman" w:hAnsi="Times New Roman" w:cs="Times New Roman"/>
              </w:rPr>
            </w:pPr>
            <w:r>
              <w:rPr>
                <w:rFonts w:ascii="Times New Roman" w:eastAsia="Times New Roman" w:hAnsi="Times New Roman" w:cs="Times New Roman"/>
              </w:rPr>
              <w:t>&lt;0.0</w:t>
            </w:r>
            <w:r w:rsidRPr="000A3E01">
              <w:rPr>
                <w:rFonts w:ascii="Times New Roman" w:eastAsia="Times New Roman" w:hAnsi="Times New Roman" w:cs="Times New Roman"/>
              </w:rPr>
              <w:t>0</w:t>
            </w:r>
            <w:r>
              <w:rPr>
                <w:rFonts w:ascii="Times New Roman" w:eastAsia="Times New Roman" w:hAnsi="Times New Roman" w:cs="Times New Roman"/>
              </w:rPr>
              <w:t>1</w:t>
            </w:r>
          </w:p>
        </w:tc>
        <w:tc>
          <w:tcPr>
            <w:tcW w:w="718" w:type="dxa"/>
            <w:tcBorders>
              <w:top w:val="single" w:sz="4" w:space="0" w:color="auto"/>
              <w:left w:val="nil"/>
              <w:bottom w:val="nil"/>
              <w:right w:val="nil"/>
            </w:tcBorders>
          </w:tcPr>
          <w:p w14:paraId="62967151" w14:textId="77777777" w:rsidR="00D73E78" w:rsidRDefault="00D73E78" w:rsidP="00471FAF">
            <w:pPr>
              <w:spacing w:line="276" w:lineRule="auto"/>
              <w:rPr>
                <w:rFonts w:ascii="Times New Roman" w:hAnsi="Times New Roman" w:cs="Times New Roman"/>
              </w:rPr>
            </w:pPr>
            <w:r>
              <w:rPr>
                <w:rFonts w:ascii="Times New Roman" w:hAnsi="Times New Roman" w:cs="Times New Roman"/>
              </w:rPr>
              <w:t>***</w:t>
            </w:r>
          </w:p>
        </w:tc>
      </w:tr>
      <w:tr w:rsidR="00D73E78" w14:paraId="51C70D05" w14:textId="77777777" w:rsidTr="00471FAF">
        <w:tc>
          <w:tcPr>
            <w:tcW w:w="1843" w:type="dxa"/>
            <w:tcBorders>
              <w:top w:val="nil"/>
              <w:left w:val="nil"/>
              <w:bottom w:val="nil"/>
              <w:right w:val="nil"/>
            </w:tcBorders>
          </w:tcPr>
          <w:p w14:paraId="71EE53BF" w14:textId="77777777" w:rsidR="00D73E78" w:rsidRDefault="00D73E78" w:rsidP="00471FAF">
            <w:pPr>
              <w:spacing w:line="276" w:lineRule="auto"/>
              <w:rPr>
                <w:rFonts w:ascii="Times New Roman" w:hAnsi="Times New Roman" w:cs="Times New Roman"/>
              </w:rPr>
            </w:pPr>
            <w:proofErr w:type="spellStart"/>
            <w:r>
              <w:rPr>
                <w:rFonts w:ascii="Times New Roman" w:hAnsi="Times New Roman" w:cs="Times New Roman"/>
              </w:rPr>
              <w:t>Evol</w:t>
            </w:r>
            <w:proofErr w:type="spellEnd"/>
          </w:p>
        </w:tc>
        <w:tc>
          <w:tcPr>
            <w:tcW w:w="1418" w:type="dxa"/>
            <w:tcBorders>
              <w:top w:val="nil"/>
              <w:left w:val="nil"/>
              <w:bottom w:val="nil"/>
              <w:right w:val="nil"/>
            </w:tcBorders>
            <w:vAlign w:val="center"/>
          </w:tcPr>
          <w:p w14:paraId="5F0FB01C" w14:textId="77777777" w:rsidR="00D73E78" w:rsidRPr="000A3E01" w:rsidRDefault="00D73E78" w:rsidP="00471FAF">
            <w:pPr>
              <w:tabs>
                <w:tab w:val="decimal" w:pos="597"/>
              </w:tabs>
              <w:spacing w:line="276" w:lineRule="auto"/>
              <w:rPr>
                <w:rFonts w:ascii="Times New Roman" w:hAnsi="Times New Roman" w:cs="Times New Roman"/>
              </w:rPr>
            </w:pPr>
            <w:r>
              <w:rPr>
                <w:rFonts w:ascii="Times New Roman" w:eastAsia="Times New Roman" w:hAnsi="Times New Roman" w:cs="Times New Roman"/>
              </w:rPr>
              <w:t>0.9</w:t>
            </w:r>
          </w:p>
        </w:tc>
        <w:tc>
          <w:tcPr>
            <w:tcW w:w="708" w:type="dxa"/>
            <w:tcBorders>
              <w:top w:val="nil"/>
              <w:left w:val="nil"/>
              <w:bottom w:val="nil"/>
              <w:right w:val="nil"/>
            </w:tcBorders>
            <w:vAlign w:val="center"/>
          </w:tcPr>
          <w:p w14:paraId="77E40766" w14:textId="77777777" w:rsidR="00D73E78" w:rsidRPr="000A3E01" w:rsidRDefault="00D73E78" w:rsidP="00471FAF">
            <w:pPr>
              <w:spacing w:line="276" w:lineRule="auto"/>
              <w:rPr>
                <w:rFonts w:ascii="Times New Roman" w:hAnsi="Times New Roman" w:cs="Times New Roman"/>
              </w:rPr>
            </w:pPr>
            <w:r w:rsidRPr="000A3E01">
              <w:rPr>
                <w:rFonts w:ascii="Times New Roman" w:eastAsia="Times New Roman" w:hAnsi="Times New Roman" w:cs="Times New Roman"/>
              </w:rPr>
              <w:t>1</w:t>
            </w:r>
          </w:p>
        </w:tc>
        <w:tc>
          <w:tcPr>
            <w:tcW w:w="1526" w:type="dxa"/>
            <w:tcBorders>
              <w:top w:val="nil"/>
              <w:left w:val="nil"/>
              <w:bottom w:val="nil"/>
              <w:right w:val="nil"/>
            </w:tcBorders>
            <w:vAlign w:val="center"/>
          </w:tcPr>
          <w:p w14:paraId="01FCBD1C" w14:textId="77777777" w:rsidR="00D73E78" w:rsidRPr="000A3E01" w:rsidRDefault="00D73E78" w:rsidP="00471FAF">
            <w:pPr>
              <w:tabs>
                <w:tab w:val="decimal" w:pos="739"/>
              </w:tabs>
              <w:spacing w:line="276" w:lineRule="auto"/>
              <w:rPr>
                <w:rFonts w:ascii="Times New Roman" w:hAnsi="Times New Roman" w:cs="Times New Roman"/>
              </w:rPr>
            </w:pPr>
            <w:r>
              <w:rPr>
                <w:rFonts w:ascii="Times New Roman" w:eastAsia="Times New Roman" w:hAnsi="Times New Roman" w:cs="Times New Roman"/>
              </w:rPr>
              <w:t>10.899</w:t>
            </w:r>
          </w:p>
        </w:tc>
        <w:tc>
          <w:tcPr>
            <w:tcW w:w="992" w:type="dxa"/>
            <w:tcBorders>
              <w:top w:val="nil"/>
              <w:left w:val="nil"/>
              <w:bottom w:val="nil"/>
              <w:right w:val="nil"/>
            </w:tcBorders>
            <w:vAlign w:val="center"/>
          </w:tcPr>
          <w:p w14:paraId="57EF81C2" w14:textId="77777777" w:rsidR="00D73E78" w:rsidRPr="000A3E01" w:rsidRDefault="00D73E78" w:rsidP="00471FAF">
            <w:pPr>
              <w:tabs>
                <w:tab w:val="decimal" w:pos="336"/>
              </w:tabs>
              <w:spacing w:line="276" w:lineRule="auto"/>
              <w:ind w:right="-23"/>
              <w:rPr>
                <w:rFonts w:ascii="Times New Roman" w:hAnsi="Times New Roman" w:cs="Times New Roman"/>
              </w:rPr>
            </w:pPr>
            <w:r w:rsidRPr="000A3E01">
              <w:rPr>
                <w:rFonts w:ascii="Times New Roman" w:eastAsia="Times New Roman" w:hAnsi="Times New Roman" w:cs="Times New Roman"/>
              </w:rPr>
              <w:t>0.</w:t>
            </w:r>
            <w:r>
              <w:rPr>
                <w:rFonts w:ascii="Times New Roman" w:eastAsia="Times New Roman" w:hAnsi="Times New Roman" w:cs="Times New Roman"/>
              </w:rPr>
              <w:t>001</w:t>
            </w:r>
          </w:p>
        </w:tc>
        <w:tc>
          <w:tcPr>
            <w:tcW w:w="718" w:type="dxa"/>
            <w:tcBorders>
              <w:top w:val="nil"/>
              <w:left w:val="nil"/>
              <w:bottom w:val="nil"/>
              <w:right w:val="nil"/>
            </w:tcBorders>
          </w:tcPr>
          <w:p w14:paraId="1A51DE3A" w14:textId="77777777" w:rsidR="00D73E78" w:rsidRDefault="00D73E78" w:rsidP="00471FAF">
            <w:pPr>
              <w:spacing w:line="276" w:lineRule="auto"/>
              <w:rPr>
                <w:rFonts w:ascii="Times New Roman" w:hAnsi="Times New Roman" w:cs="Times New Roman"/>
              </w:rPr>
            </w:pPr>
            <w:r>
              <w:rPr>
                <w:rFonts w:ascii="Times New Roman" w:hAnsi="Times New Roman" w:cs="Times New Roman"/>
              </w:rPr>
              <w:t>***</w:t>
            </w:r>
          </w:p>
        </w:tc>
      </w:tr>
      <w:tr w:rsidR="00D73E78" w14:paraId="5A8A895A" w14:textId="77777777" w:rsidTr="00471FAF">
        <w:tc>
          <w:tcPr>
            <w:tcW w:w="1843" w:type="dxa"/>
            <w:tcBorders>
              <w:top w:val="nil"/>
              <w:left w:val="nil"/>
              <w:bottom w:val="single" w:sz="4" w:space="0" w:color="auto"/>
              <w:right w:val="nil"/>
            </w:tcBorders>
          </w:tcPr>
          <w:p w14:paraId="5C4B4A43" w14:textId="77777777" w:rsidR="00D73E78" w:rsidRDefault="00D73E78" w:rsidP="00471FAF">
            <w:pPr>
              <w:spacing w:line="276" w:lineRule="auto"/>
              <w:rPr>
                <w:rFonts w:ascii="Times New Roman" w:hAnsi="Times New Roman" w:cs="Times New Roman"/>
              </w:rPr>
            </w:pPr>
            <w:r>
              <w:rPr>
                <w:rFonts w:ascii="Times New Roman" w:hAnsi="Times New Roman" w:cs="Times New Roman"/>
              </w:rPr>
              <w:t>Residuals</w:t>
            </w:r>
          </w:p>
        </w:tc>
        <w:tc>
          <w:tcPr>
            <w:tcW w:w="1418" w:type="dxa"/>
            <w:tcBorders>
              <w:top w:val="nil"/>
              <w:left w:val="nil"/>
              <w:bottom w:val="single" w:sz="4" w:space="0" w:color="auto"/>
              <w:right w:val="nil"/>
            </w:tcBorders>
            <w:vAlign w:val="center"/>
          </w:tcPr>
          <w:p w14:paraId="4F6CD730" w14:textId="77777777" w:rsidR="00D73E78" w:rsidRPr="000A3E01" w:rsidRDefault="00D73E78" w:rsidP="00471FAF">
            <w:pPr>
              <w:tabs>
                <w:tab w:val="decimal" w:pos="597"/>
              </w:tabs>
              <w:spacing w:line="276" w:lineRule="auto"/>
              <w:rPr>
                <w:rFonts w:ascii="Times New Roman" w:hAnsi="Times New Roman" w:cs="Times New Roman"/>
              </w:rPr>
            </w:pPr>
            <w:r>
              <w:rPr>
                <w:rFonts w:ascii="Times New Roman" w:hAnsi="Times New Roman" w:cs="Times New Roman"/>
              </w:rPr>
              <w:t>24.8</w:t>
            </w:r>
          </w:p>
        </w:tc>
        <w:tc>
          <w:tcPr>
            <w:tcW w:w="708" w:type="dxa"/>
            <w:tcBorders>
              <w:top w:val="nil"/>
              <w:left w:val="nil"/>
              <w:bottom w:val="single" w:sz="4" w:space="0" w:color="auto"/>
              <w:right w:val="nil"/>
            </w:tcBorders>
            <w:vAlign w:val="center"/>
          </w:tcPr>
          <w:p w14:paraId="1D882707" w14:textId="77777777" w:rsidR="00D73E78" w:rsidRPr="000A3E01" w:rsidRDefault="00D73E78" w:rsidP="00471FAF">
            <w:pPr>
              <w:spacing w:line="276" w:lineRule="auto"/>
              <w:rPr>
                <w:rFonts w:ascii="Times New Roman" w:hAnsi="Times New Roman" w:cs="Times New Roman"/>
              </w:rPr>
            </w:pPr>
            <w:r>
              <w:rPr>
                <w:rFonts w:ascii="Times New Roman" w:eastAsia="Times New Roman" w:hAnsi="Times New Roman" w:cs="Times New Roman"/>
              </w:rPr>
              <w:t>294</w:t>
            </w:r>
          </w:p>
        </w:tc>
        <w:tc>
          <w:tcPr>
            <w:tcW w:w="1526" w:type="dxa"/>
            <w:tcBorders>
              <w:top w:val="nil"/>
              <w:left w:val="nil"/>
              <w:bottom w:val="single" w:sz="4" w:space="0" w:color="auto"/>
              <w:right w:val="nil"/>
            </w:tcBorders>
            <w:vAlign w:val="center"/>
          </w:tcPr>
          <w:p w14:paraId="0B4E022D" w14:textId="77777777" w:rsidR="00D73E78" w:rsidRPr="000A3E01" w:rsidRDefault="00D73E78" w:rsidP="00471FAF">
            <w:pPr>
              <w:spacing w:line="276" w:lineRule="auto"/>
              <w:rPr>
                <w:rFonts w:ascii="Times New Roman" w:hAnsi="Times New Roman" w:cs="Times New Roman"/>
              </w:rPr>
            </w:pPr>
          </w:p>
        </w:tc>
        <w:tc>
          <w:tcPr>
            <w:tcW w:w="992" w:type="dxa"/>
            <w:tcBorders>
              <w:top w:val="nil"/>
              <w:left w:val="nil"/>
              <w:bottom w:val="single" w:sz="4" w:space="0" w:color="auto"/>
              <w:right w:val="nil"/>
            </w:tcBorders>
            <w:vAlign w:val="center"/>
          </w:tcPr>
          <w:p w14:paraId="4AB62887" w14:textId="77777777" w:rsidR="00D73E78" w:rsidRPr="000A3E01" w:rsidRDefault="00D73E78" w:rsidP="00471FAF">
            <w:pPr>
              <w:spacing w:line="276" w:lineRule="auto"/>
              <w:rPr>
                <w:rFonts w:ascii="Times New Roman" w:hAnsi="Times New Roman" w:cs="Times New Roman"/>
              </w:rPr>
            </w:pPr>
          </w:p>
        </w:tc>
        <w:tc>
          <w:tcPr>
            <w:tcW w:w="718" w:type="dxa"/>
            <w:tcBorders>
              <w:top w:val="nil"/>
              <w:left w:val="nil"/>
              <w:bottom w:val="single" w:sz="4" w:space="0" w:color="auto"/>
              <w:right w:val="nil"/>
            </w:tcBorders>
          </w:tcPr>
          <w:p w14:paraId="493D9504" w14:textId="77777777" w:rsidR="00D73E78" w:rsidRDefault="00D73E78" w:rsidP="00471FAF">
            <w:pPr>
              <w:spacing w:line="276" w:lineRule="auto"/>
              <w:rPr>
                <w:rFonts w:ascii="Times New Roman" w:hAnsi="Times New Roman" w:cs="Times New Roman"/>
              </w:rPr>
            </w:pPr>
          </w:p>
        </w:tc>
      </w:tr>
    </w:tbl>
    <w:p w14:paraId="6520DEED" w14:textId="77777777" w:rsidR="00D73E78" w:rsidRDefault="00D73E78" w:rsidP="00084A36">
      <w:pPr>
        <w:spacing w:after="0" w:line="240" w:lineRule="auto"/>
        <w:rPr>
          <w:rFonts w:ascii="Times New Roman" w:hAnsi="Times New Roman" w:cs="Times New Roman"/>
          <w:b/>
          <w:bCs/>
        </w:rPr>
      </w:pPr>
    </w:p>
    <w:p w14:paraId="0B5EBCDA" w14:textId="77777777" w:rsidR="00A54680" w:rsidRDefault="00A54680" w:rsidP="00084A36">
      <w:pPr>
        <w:spacing w:after="0" w:line="240" w:lineRule="auto"/>
        <w:rPr>
          <w:rFonts w:ascii="Times New Roman" w:hAnsi="Times New Roman" w:cs="Times New Roman"/>
          <w:b/>
          <w:bCs/>
        </w:rPr>
      </w:pPr>
    </w:p>
    <w:p w14:paraId="5C993596" w14:textId="42F936B6" w:rsidR="00A07A21" w:rsidRDefault="00A07A21" w:rsidP="00084A36">
      <w:pPr>
        <w:spacing w:after="0" w:line="240" w:lineRule="auto"/>
        <w:rPr>
          <w:rFonts w:ascii="Times New Roman" w:hAnsi="Times New Roman" w:cs="Times New Roman"/>
        </w:rPr>
      </w:pPr>
      <w:r w:rsidRPr="002D7B83">
        <w:rPr>
          <w:rFonts w:ascii="Times New Roman" w:hAnsi="Times New Roman" w:cs="Times New Roman"/>
          <w:b/>
          <w:bCs/>
        </w:rPr>
        <w:t xml:space="preserve">Table </w:t>
      </w:r>
      <w:r w:rsidR="00E03067">
        <w:rPr>
          <w:rFonts w:ascii="Times New Roman" w:hAnsi="Times New Roman" w:cs="Times New Roman"/>
          <w:b/>
          <w:bCs/>
        </w:rPr>
        <w:t>3</w:t>
      </w:r>
      <w:r w:rsidRPr="002D7B83">
        <w:rPr>
          <w:rFonts w:ascii="Times New Roman" w:hAnsi="Times New Roman" w:cs="Times New Roman"/>
          <w:b/>
          <w:bCs/>
        </w:rPr>
        <w:t>.</w:t>
      </w:r>
      <w:r w:rsidR="009776FB">
        <w:rPr>
          <w:rFonts w:ascii="Times New Roman" w:hAnsi="Times New Roman" w:cs="Times New Roman"/>
        </w:rPr>
        <w:t xml:space="preserve"> </w:t>
      </w:r>
      <w:r w:rsidR="00084A36">
        <w:rPr>
          <w:rFonts w:ascii="Times New Roman" w:hAnsi="Times New Roman" w:cs="Times New Roman"/>
        </w:rPr>
        <w:t xml:space="preserve">Results of a three-way ANOVA </w:t>
      </w:r>
      <w:r w:rsidR="000E15A7">
        <w:rPr>
          <w:rFonts w:ascii="Times New Roman" w:hAnsi="Times New Roman" w:cs="Times New Roman"/>
        </w:rPr>
        <w:t xml:space="preserve">(Type </w:t>
      </w:r>
      <w:r w:rsidR="00762F33">
        <w:rPr>
          <w:rFonts w:ascii="Times New Roman" w:hAnsi="Times New Roman" w:cs="Times New Roman"/>
        </w:rPr>
        <w:t>3</w:t>
      </w:r>
      <w:r w:rsidR="000E15A7">
        <w:rPr>
          <w:rFonts w:ascii="Times New Roman" w:hAnsi="Times New Roman" w:cs="Times New Roman"/>
        </w:rPr>
        <w:t xml:space="preserve">) </w:t>
      </w:r>
      <w:r w:rsidR="00084A36">
        <w:rPr>
          <w:rFonts w:ascii="Times New Roman" w:hAnsi="Times New Roman" w:cs="Times New Roman"/>
        </w:rPr>
        <w:t>testing the effects of evolutionary temperature history (</w:t>
      </w:r>
      <w:proofErr w:type="spellStart"/>
      <w:r w:rsidR="00084A36">
        <w:rPr>
          <w:rFonts w:ascii="Times New Roman" w:hAnsi="Times New Roman" w:cs="Times New Roman"/>
        </w:rPr>
        <w:t>Evol</w:t>
      </w:r>
      <w:proofErr w:type="spellEnd"/>
      <w:r w:rsidR="00084A36">
        <w:rPr>
          <w:rFonts w:ascii="Times New Roman" w:hAnsi="Times New Roman" w:cs="Times New Roman"/>
        </w:rPr>
        <w:t xml:space="preserve">), contemporary temperature (Temp) and competition with </w:t>
      </w:r>
      <w:r w:rsidR="00084A36">
        <w:rPr>
          <w:rFonts w:ascii="Times New Roman" w:hAnsi="Times New Roman" w:cs="Times New Roman"/>
          <w:i/>
          <w:iCs/>
        </w:rPr>
        <w:t>Tetrahymena</w:t>
      </w:r>
      <w:r w:rsidR="00084A36">
        <w:rPr>
          <w:rFonts w:ascii="Times New Roman" w:hAnsi="Times New Roman" w:cs="Times New Roman"/>
        </w:rPr>
        <w:t xml:space="preserve"> (Comp), and their interactions on log-transformed intrinsic growth rate (ln </w:t>
      </w:r>
      <w:r w:rsidR="00084A36">
        <w:rPr>
          <w:rFonts w:ascii="Times New Roman" w:hAnsi="Times New Roman" w:cs="Times New Roman"/>
          <w:i/>
          <w:iCs/>
        </w:rPr>
        <w:t>r</w:t>
      </w:r>
      <w:r w:rsidR="00084A36">
        <w:rPr>
          <w:rFonts w:ascii="Times New Roman" w:hAnsi="Times New Roman" w:cs="Times New Roman"/>
        </w:rPr>
        <w:t xml:space="preserve">) of </w:t>
      </w:r>
      <w:r w:rsidR="00084A36">
        <w:rPr>
          <w:rFonts w:ascii="Times New Roman" w:hAnsi="Times New Roman" w:cs="Times New Roman"/>
          <w:i/>
          <w:iCs/>
        </w:rPr>
        <w:t>H. rosa</w:t>
      </w:r>
      <w:r w:rsidR="00084A36">
        <w:rPr>
          <w:rFonts w:ascii="Times New Roman" w:hAnsi="Times New Roman" w:cs="Times New Roman"/>
        </w:rPr>
        <w:t>.</w:t>
      </w:r>
    </w:p>
    <w:p w14:paraId="5C85C4C8" w14:textId="77777777" w:rsidR="00084A36" w:rsidRDefault="00084A36" w:rsidP="00084A36">
      <w:pPr>
        <w:spacing w:after="0" w:line="240" w:lineRule="auto"/>
        <w:rPr>
          <w:rFonts w:ascii="Times New Roman" w:hAnsi="Times New Roman" w:cs="Times New Roman"/>
        </w:rPr>
      </w:pPr>
    </w:p>
    <w:tbl>
      <w:tblPr>
        <w:tblStyle w:val="TableGrid"/>
        <w:tblW w:w="0" w:type="auto"/>
        <w:tblLook w:val="04A0" w:firstRow="1" w:lastRow="0" w:firstColumn="1" w:lastColumn="0" w:noHBand="0" w:noVBand="1"/>
      </w:tblPr>
      <w:tblGrid>
        <w:gridCol w:w="1934"/>
        <w:gridCol w:w="1327"/>
        <w:gridCol w:w="850"/>
        <w:gridCol w:w="1276"/>
        <w:gridCol w:w="992"/>
        <w:gridCol w:w="718"/>
      </w:tblGrid>
      <w:tr w:rsidR="00820E28" w14:paraId="1A3569A7" w14:textId="77777777" w:rsidTr="0025742B">
        <w:tc>
          <w:tcPr>
            <w:tcW w:w="1934" w:type="dxa"/>
            <w:tcBorders>
              <w:top w:val="single" w:sz="4" w:space="0" w:color="auto"/>
              <w:left w:val="nil"/>
              <w:bottom w:val="single" w:sz="4" w:space="0" w:color="auto"/>
              <w:right w:val="nil"/>
            </w:tcBorders>
          </w:tcPr>
          <w:p w14:paraId="16AE7608" w14:textId="60FE3B97" w:rsidR="00820E28" w:rsidRDefault="00331687" w:rsidP="009776FB">
            <w:pPr>
              <w:spacing w:line="276" w:lineRule="auto"/>
              <w:rPr>
                <w:rFonts w:ascii="Times New Roman" w:hAnsi="Times New Roman" w:cs="Times New Roman"/>
              </w:rPr>
            </w:pPr>
            <w:r>
              <w:rPr>
                <w:rFonts w:ascii="Times New Roman" w:hAnsi="Times New Roman" w:cs="Times New Roman"/>
              </w:rPr>
              <w:t>Predictor</w:t>
            </w:r>
          </w:p>
        </w:tc>
        <w:tc>
          <w:tcPr>
            <w:tcW w:w="1327" w:type="dxa"/>
            <w:tcBorders>
              <w:top w:val="single" w:sz="4" w:space="0" w:color="auto"/>
              <w:left w:val="nil"/>
              <w:bottom w:val="single" w:sz="4" w:space="0" w:color="auto"/>
              <w:right w:val="nil"/>
            </w:tcBorders>
          </w:tcPr>
          <w:p w14:paraId="3DF2D611" w14:textId="5EC0B31E" w:rsidR="00820E28" w:rsidRDefault="00820E28" w:rsidP="009776FB">
            <w:pPr>
              <w:spacing w:line="276" w:lineRule="auto"/>
              <w:rPr>
                <w:rFonts w:ascii="Times New Roman" w:hAnsi="Times New Roman" w:cs="Times New Roman"/>
              </w:rPr>
            </w:pPr>
            <w:r>
              <w:rPr>
                <w:rFonts w:ascii="Times New Roman" w:hAnsi="Times New Roman" w:cs="Times New Roman"/>
              </w:rPr>
              <w:t>S</w:t>
            </w:r>
            <w:r w:rsidR="00331687">
              <w:rPr>
                <w:rFonts w:ascii="Times New Roman" w:hAnsi="Times New Roman" w:cs="Times New Roman"/>
              </w:rPr>
              <w:t xml:space="preserve">um </w:t>
            </w:r>
            <w:r>
              <w:rPr>
                <w:rFonts w:ascii="Times New Roman" w:hAnsi="Times New Roman" w:cs="Times New Roman"/>
              </w:rPr>
              <w:t>S</w:t>
            </w:r>
            <w:r w:rsidR="00331687">
              <w:rPr>
                <w:rFonts w:ascii="Times New Roman" w:hAnsi="Times New Roman" w:cs="Times New Roman"/>
              </w:rPr>
              <w:t>q</w:t>
            </w:r>
          </w:p>
        </w:tc>
        <w:tc>
          <w:tcPr>
            <w:tcW w:w="850" w:type="dxa"/>
            <w:tcBorders>
              <w:top w:val="single" w:sz="4" w:space="0" w:color="auto"/>
              <w:left w:val="nil"/>
              <w:bottom w:val="single" w:sz="4" w:space="0" w:color="auto"/>
              <w:right w:val="nil"/>
            </w:tcBorders>
          </w:tcPr>
          <w:p w14:paraId="280B16C1" w14:textId="62540B67" w:rsidR="00820E28" w:rsidRDefault="00820E28" w:rsidP="009776FB">
            <w:pPr>
              <w:spacing w:line="276" w:lineRule="auto"/>
              <w:rPr>
                <w:rFonts w:ascii="Times New Roman" w:hAnsi="Times New Roman" w:cs="Times New Roman"/>
              </w:rPr>
            </w:pPr>
            <w:proofErr w:type="spellStart"/>
            <w:r>
              <w:rPr>
                <w:rFonts w:ascii="Times New Roman" w:hAnsi="Times New Roman" w:cs="Times New Roman"/>
              </w:rPr>
              <w:t>Df</w:t>
            </w:r>
            <w:proofErr w:type="spellEnd"/>
          </w:p>
        </w:tc>
        <w:tc>
          <w:tcPr>
            <w:tcW w:w="1276" w:type="dxa"/>
            <w:tcBorders>
              <w:top w:val="single" w:sz="4" w:space="0" w:color="auto"/>
              <w:left w:val="nil"/>
              <w:bottom w:val="single" w:sz="4" w:space="0" w:color="auto"/>
              <w:right w:val="nil"/>
            </w:tcBorders>
          </w:tcPr>
          <w:p w14:paraId="4C74B604" w14:textId="7A127636" w:rsidR="00820E28" w:rsidRDefault="00820E28" w:rsidP="009776FB">
            <w:pPr>
              <w:spacing w:line="276" w:lineRule="auto"/>
              <w:rPr>
                <w:rFonts w:ascii="Times New Roman" w:hAnsi="Times New Roman" w:cs="Times New Roman"/>
              </w:rPr>
            </w:pPr>
            <w:r>
              <w:rPr>
                <w:rFonts w:ascii="Times New Roman" w:hAnsi="Times New Roman" w:cs="Times New Roman"/>
              </w:rPr>
              <w:t>F</w:t>
            </w:r>
            <w:r w:rsidR="00331687">
              <w:rPr>
                <w:rFonts w:ascii="Times New Roman" w:hAnsi="Times New Roman" w:cs="Times New Roman"/>
              </w:rPr>
              <w:t xml:space="preserve"> value</w:t>
            </w:r>
          </w:p>
        </w:tc>
        <w:tc>
          <w:tcPr>
            <w:tcW w:w="992" w:type="dxa"/>
            <w:tcBorders>
              <w:top w:val="single" w:sz="4" w:space="0" w:color="auto"/>
              <w:left w:val="nil"/>
              <w:bottom w:val="single" w:sz="4" w:space="0" w:color="auto"/>
              <w:right w:val="nil"/>
            </w:tcBorders>
          </w:tcPr>
          <w:p w14:paraId="3477915E" w14:textId="0B8D0D74" w:rsidR="00820E28" w:rsidRDefault="0063793C" w:rsidP="009776FB">
            <w:pPr>
              <w:spacing w:line="276" w:lineRule="auto"/>
              <w:rPr>
                <w:rFonts w:ascii="Times New Roman" w:hAnsi="Times New Roman" w:cs="Times New Roman"/>
              </w:rPr>
            </w:pPr>
            <w:r>
              <w:rPr>
                <w:rFonts w:ascii="Times New Roman" w:hAnsi="Times New Roman" w:cs="Times New Roman"/>
              </w:rPr>
              <w:t>P</w:t>
            </w:r>
          </w:p>
        </w:tc>
        <w:tc>
          <w:tcPr>
            <w:tcW w:w="718" w:type="dxa"/>
            <w:tcBorders>
              <w:top w:val="single" w:sz="4" w:space="0" w:color="auto"/>
              <w:left w:val="nil"/>
              <w:bottom w:val="single" w:sz="4" w:space="0" w:color="auto"/>
              <w:right w:val="nil"/>
            </w:tcBorders>
          </w:tcPr>
          <w:p w14:paraId="6A109BC9" w14:textId="77777777" w:rsidR="00820E28" w:rsidRDefault="00820E28" w:rsidP="009776FB">
            <w:pPr>
              <w:spacing w:line="276" w:lineRule="auto"/>
              <w:rPr>
                <w:rFonts w:ascii="Times New Roman" w:hAnsi="Times New Roman" w:cs="Times New Roman"/>
              </w:rPr>
            </w:pPr>
          </w:p>
        </w:tc>
      </w:tr>
      <w:tr w:rsidR="00292237" w14:paraId="7DBD15A5" w14:textId="77777777" w:rsidTr="0025742B">
        <w:tc>
          <w:tcPr>
            <w:tcW w:w="1934" w:type="dxa"/>
            <w:tcBorders>
              <w:top w:val="single" w:sz="4" w:space="0" w:color="auto"/>
              <w:left w:val="nil"/>
              <w:bottom w:val="nil"/>
              <w:right w:val="nil"/>
            </w:tcBorders>
          </w:tcPr>
          <w:p w14:paraId="23F2F110" w14:textId="1A0F9F58" w:rsidR="00292237" w:rsidRDefault="00292237" w:rsidP="009776FB">
            <w:pPr>
              <w:spacing w:line="276" w:lineRule="auto"/>
              <w:rPr>
                <w:rFonts w:ascii="Times New Roman" w:hAnsi="Times New Roman" w:cs="Times New Roman"/>
              </w:rPr>
            </w:pPr>
            <w:r>
              <w:rPr>
                <w:rFonts w:ascii="Times New Roman" w:hAnsi="Times New Roman" w:cs="Times New Roman"/>
              </w:rPr>
              <w:t>Intercept</w:t>
            </w:r>
          </w:p>
        </w:tc>
        <w:tc>
          <w:tcPr>
            <w:tcW w:w="1327" w:type="dxa"/>
            <w:tcBorders>
              <w:top w:val="single" w:sz="4" w:space="0" w:color="auto"/>
              <w:left w:val="nil"/>
              <w:bottom w:val="nil"/>
              <w:right w:val="nil"/>
            </w:tcBorders>
          </w:tcPr>
          <w:p w14:paraId="3A16C29D" w14:textId="478C1D2E" w:rsidR="00292237" w:rsidRPr="00292237" w:rsidRDefault="00292237" w:rsidP="009776FB">
            <w:pPr>
              <w:spacing w:line="276" w:lineRule="auto"/>
              <w:rPr>
                <w:rFonts w:ascii="Times New Roman" w:hAnsi="Times New Roman" w:cs="Times New Roman"/>
              </w:rPr>
            </w:pPr>
            <w:r w:rsidRPr="00292237">
              <w:rPr>
                <w:rFonts w:ascii="Times New Roman" w:hAnsi="Times New Roman" w:cs="Times New Roman"/>
              </w:rPr>
              <w:t>5.292</w:t>
            </w:r>
          </w:p>
        </w:tc>
        <w:tc>
          <w:tcPr>
            <w:tcW w:w="850" w:type="dxa"/>
            <w:tcBorders>
              <w:top w:val="single" w:sz="4" w:space="0" w:color="auto"/>
              <w:left w:val="nil"/>
              <w:bottom w:val="nil"/>
              <w:right w:val="nil"/>
            </w:tcBorders>
          </w:tcPr>
          <w:p w14:paraId="1634C5AC" w14:textId="21E7D2A5" w:rsidR="00292237" w:rsidRPr="00292237" w:rsidRDefault="00292237" w:rsidP="009776FB">
            <w:pPr>
              <w:spacing w:line="276" w:lineRule="auto"/>
              <w:rPr>
                <w:rFonts w:ascii="Times New Roman" w:hAnsi="Times New Roman" w:cs="Times New Roman"/>
              </w:rPr>
            </w:pPr>
            <w:r w:rsidRPr="00292237">
              <w:rPr>
                <w:rFonts w:ascii="Times New Roman" w:hAnsi="Times New Roman" w:cs="Times New Roman"/>
              </w:rPr>
              <w:t>1</w:t>
            </w:r>
          </w:p>
        </w:tc>
        <w:tc>
          <w:tcPr>
            <w:tcW w:w="1276" w:type="dxa"/>
            <w:tcBorders>
              <w:top w:val="single" w:sz="4" w:space="0" w:color="auto"/>
              <w:left w:val="nil"/>
              <w:bottom w:val="nil"/>
              <w:right w:val="nil"/>
            </w:tcBorders>
          </w:tcPr>
          <w:p w14:paraId="019019A6" w14:textId="7CA30AFE" w:rsidR="00292237" w:rsidRPr="00292237" w:rsidRDefault="00292237" w:rsidP="009776FB">
            <w:pPr>
              <w:tabs>
                <w:tab w:val="decimal" w:pos="456"/>
              </w:tabs>
              <w:spacing w:line="276" w:lineRule="auto"/>
              <w:rPr>
                <w:rFonts w:ascii="Times New Roman" w:hAnsi="Times New Roman" w:cs="Times New Roman"/>
              </w:rPr>
            </w:pPr>
            <w:r w:rsidRPr="00292237">
              <w:rPr>
                <w:rFonts w:ascii="Times New Roman" w:hAnsi="Times New Roman" w:cs="Times New Roman"/>
              </w:rPr>
              <w:t>177.453</w:t>
            </w:r>
          </w:p>
        </w:tc>
        <w:tc>
          <w:tcPr>
            <w:tcW w:w="992" w:type="dxa"/>
            <w:tcBorders>
              <w:top w:val="single" w:sz="4" w:space="0" w:color="auto"/>
              <w:left w:val="nil"/>
              <w:bottom w:val="nil"/>
              <w:right w:val="nil"/>
            </w:tcBorders>
          </w:tcPr>
          <w:p w14:paraId="1034B7B2" w14:textId="0039EF1F" w:rsidR="00292237" w:rsidRPr="00292237" w:rsidRDefault="00292237" w:rsidP="009776FB">
            <w:pPr>
              <w:tabs>
                <w:tab w:val="decimal" w:pos="336"/>
              </w:tabs>
              <w:spacing w:line="276" w:lineRule="auto"/>
              <w:ind w:right="-23"/>
              <w:rPr>
                <w:rFonts w:ascii="Times New Roman" w:hAnsi="Times New Roman" w:cs="Times New Roman"/>
              </w:rPr>
            </w:pPr>
            <w:r>
              <w:rPr>
                <w:rFonts w:ascii="Times New Roman" w:hAnsi="Times New Roman" w:cs="Times New Roman"/>
              </w:rPr>
              <w:t>&lt;0.0</w:t>
            </w:r>
            <w:r w:rsidRPr="00292237">
              <w:rPr>
                <w:rFonts w:ascii="Times New Roman" w:hAnsi="Times New Roman" w:cs="Times New Roman"/>
              </w:rPr>
              <w:t>0</w:t>
            </w:r>
            <w:r>
              <w:rPr>
                <w:rFonts w:ascii="Times New Roman" w:hAnsi="Times New Roman" w:cs="Times New Roman"/>
              </w:rPr>
              <w:t>1</w:t>
            </w:r>
          </w:p>
        </w:tc>
        <w:tc>
          <w:tcPr>
            <w:tcW w:w="718" w:type="dxa"/>
            <w:tcBorders>
              <w:top w:val="single" w:sz="4" w:space="0" w:color="auto"/>
              <w:left w:val="nil"/>
              <w:bottom w:val="nil"/>
              <w:right w:val="nil"/>
            </w:tcBorders>
          </w:tcPr>
          <w:p w14:paraId="5177D898" w14:textId="16A99C90" w:rsidR="00292237" w:rsidRDefault="00292237" w:rsidP="0025742B">
            <w:pPr>
              <w:spacing w:line="276" w:lineRule="auto"/>
              <w:rPr>
                <w:rFonts w:ascii="Times New Roman" w:hAnsi="Times New Roman" w:cs="Times New Roman"/>
              </w:rPr>
            </w:pPr>
            <w:r>
              <w:rPr>
                <w:rFonts w:ascii="Times New Roman" w:hAnsi="Times New Roman" w:cs="Times New Roman"/>
              </w:rPr>
              <w:t>***</w:t>
            </w:r>
          </w:p>
        </w:tc>
      </w:tr>
      <w:tr w:rsidR="00292237" w14:paraId="27315864" w14:textId="77777777" w:rsidTr="0025742B">
        <w:tc>
          <w:tcPr>
            <w:tcW w:w="1934" w:type="dxa"/>
            <w:tcBorders>
              <w:top w:val="nil"/>
              <w:left w:val="nil"/>
              <w:bottom w:val="nil"/>
              <w:right w:val="nil"/>
            </w:tcBorders>
          </w:tcPr>
          <w:p w14:paraId="2FA7C65F" w14:textId="160675E5" w:rsidR="00292237" w:rsidRDefault="00292237" w:rsidP="009776FB">
            <w:pPr>
              <w:spacing w:line="276" w:lineRule="auto"/>
              <w:rPr>
                <w:rFonts w:ascii="Times New Roman" w:hAnsi="Times New Roman" w:cs="Times New Roman"/>
              </w:rPr>
            </w:pPr>
            <w:proofErr w:type="spellStart"/>
            <w:r>
              <w:rPr>
                <w:rFonts w:ascii="Times New Roman" w:hAnsi="Times New Roman" w:cs="Times New Roman"/>
              </w:rPr>
              <w:t>Evol</w:t>
            </w:r>
            <w:proofErr w:type="spellEnd"/>
          </w:p>
        </w:tc>
        <w:tc>
          <w:tcPr>
            <w:tcW w:w="1327" w:type="dxa"/>
            <w:tcBorders>
              <w:top w:val="nil"/>
              <w:left w:val="nil"/>
              <w:bottom w:val="nil"/>
              <w:right w:val="nil"/>
            </w:tcBorders>
          </w:tcPr>
          <w:p w14:paraId="527200E7" w14:textId="31532711" w:rsidR="00292237" w:rsidRPr="00292237" w:rsidRDefault="00292237" w:rsidP="009776FB">
            <w:pPr>
              <w:spacing w:line="276" w:lineRule="auto"/>
              <w:rPr>
                <w:rFonts w:ascii="Times New Roman" w:hAnsi="Times New Roman" w:cs="Times New Roman"/>
              </w:rPr>
            </w:pPr>
            <w:r w:rsidRPr="00292237">
              <w:rPr>
                <w:rFonts w:ascii="Times New Roman" w:hAnsi="Times New Roman" w:cs="Times New Roman"/>
              </w:rPr>
              <w:t>0.011</w:t>
            </w:r>
          </w:p>
        </w:tc>
        <w:tc>
          <w:tcPr>
            <w:tcW w:w="850" w:type="dxa"/>
            <w:tcBorders>
              <w:top w:val="nil"/>
              <w:left w:val="nil"/>
              <w:bottom w:val="nil"/>
              <w:right w:val="nil"/>
            </w:tcBorders>
          </w:tcPr>
          <w:p w14:paraId="7A998850" w14:textId="6BA8289F" w:rsidR="00292237" w:rsidRPr="00292237" w:rsidRDefault="00292237" w:rsidP="009776FB">
            <w:pPr>
              <w:spacing w:line="276" w:lineRule="auto"/>
              <w:rPr>
                <w:rFonts w:ascii="Times New Roman" w:hAnsi="Times New Roman" w:cs="Times New Roman"/>
              </w:rPr>
            </w:pPr>
            <w:r w:rsidRPr="00292237">
              <w:rPr>
                <w:rFonts w:ascii="Times New Roman" w:hAnsi="Times New Roman" w:cs="Times New Roman"/>
              </w:rPr>
              <w:t>1</w:t>
            </w:r>
          </w:p>
        </w:tc>
        <w:tc>
          <w:tcPr>
            <w:tcW w:w="1276" w:type="dxa"/>
            <w:tcBorders>
              <w:top w:val="nil"/>
              <w:left w:val="nil"/>
              <w:bottom w:val="nil"/>
              <w:right w:val="nil"/>
            </w:tcBorders>
          </w:tcPr>
          <w:p w14:paraId="6F0F6291" w14:textId="5E9EA064" w:rsidR="00292237" w:rsidRPr="00292237" w:rsidRDefault="00292237" w:rsidP="009776FB">
            <w:pPr>
              <w:tabs>
                <w:tab w:val="decimal" w:pos="456"/>
              </w:tabs>
              <w:spacing w:line="276" w:lineRule="auto"/>
              <w:rPr>
                <w:rFonts w:ascii="Times New Roman" w:hAnsi="Times New Roman" w:cs="Times New Roman"/>
              </w:rPr>
            </w:pPr>
            <w:r w:rsidRPr="00292237">
              <w:rPr>
                <w:rFonts w:ascii="Times New Roman" w:hAnsi="Times New Roman" w:cs="Times New Roman"/>
              </w:rPr>
              <w:t>0.354</w:t>
            </w:r>
          </w:p>
        </w:tc>
        <w:tc>
          <w:tcPr>
            <w:tcW w:w="992" w:type="dxa"/>
            <w:tcBorders>
              <w:top w:val="nil"/>
              <w:left w:val="nil"/>
              <w:bottom w:val="nil"/>
              <w:right w:val="nil"/>
            </w:tcBorders>
          </w:tcPr>
          <w:p w14:paraId="3C45381B" w14:textId="06CFF7BA" w:rsidR="00292237" w:rsidRPr="00292237" w:rsidRDefault="00292237" w:rsidP="009776FB">
            <w:pPr>
              <w:tabs>
                <w:tab w:val="decimal" w:pos="336"/>
              </w:tabs>
              <w:spacing w:line="276" w:lineRule="auto"/>
              <w:ind w:right="-23"/>
              <w:rPr>
                <w:rFonts w:ascii="Times New Roman" w:hAnsi="Times New Roman" w:cs="Times New Roman"/>
              </w:rPr>
            </w:pPr>
            <w:r w:rsidRPr="00292237">
              <w:rPr>
                <w:rFonts w:ascii="Times New Roman" w:hAnsi="Times New Roman" w:cs="Times New Roman"/>
              </w:rPr>
              <w:t>0.554</w:t>
            </w:r>
          </w:p>
        </w:tc>
        <w:tc>
          <w:tcPr>
            <w:tcW w:w="718" w:type="dxa"/>
            <w:tcBorders>
              <w:top w:val="nil"/>
              <w:left w:val="nil"/>
              <w:bottom w:val="nil"/>
              <w:right w:val="nil"/>
            </w:tcBorders>
          </w:tcPr>
          <w:p w14:paraId="46863F25" w14:textId="77777777" w:rsidR="00292237" w:rsidRDefault="00292237" w:rsidP="0025742B">
            <w:pPr>
              <w:spacing w:line="276" w:lineRule="auto"/>
              <w:rPr>
                <w:rFonts w:ascii="Times New Roman" w:hAnsi="Times New Roman" w:cs="Times New Roman"/>
              </w:rPr>
            </w:pPr>
          </w:p>
        </w:tc>
      </w:tr>
      <w:tr w:rsidR="00292237" w14:paraId="24B3B077" w14:textId="77777777" w:rsidTr="0025742B">
        <w:tc>
          <w:tcPr>
            <w:tcW w:w="1934" w:type="dxa"/>
            <w:tcBorders>
              <w:top w:val="nil"/>
              <w:left w:val="nil"/>
              <w:bottom w:val="nil"/>
              <w:right w:val="nil"/>
            </w:tcBorders>
          </w:tcPr>
          <w:p w14:paraId="7FC59DB8" w14:textId="3D30D920" w:rsidR="00292237" w:rsidRDefault="00292237" w:rsidP="009776FB">
            <w:pPr>
              <w:spacing w:line="276" w:lineRule="auto"/>
              <w:rPr>
                <w:rFonts w:ascii="Times New Roman" w:hAnsi="Times New Roman" w:cs="Times New Roman"/>
              </w:rPr>
            </w:pPr>
            <w:r>
              <w:rPr>
                <w:rFonts w:ascii="Times New Roman" w:hAnsi="Times New Roman" w:cs="Times New Roman"/>
              </w:rPr>
              <w:t>Temp</w:t>
            </w:r>
          </w:p>
        </w:tc>
        <w:tc>
          <w:tcPr>
            <w:tcW w:w="1327" w:type="dxa"/>
            <w:tcBorders>
              <w:top w:val="nil"/>
              <w:left w:val="nil"/>
              <w:bottom w:val="nil"/>
              <w:right w:val="nil"/>
            </w:tcBorders>
          </w:tcPr>
          <w:p w14:paraId="5B40A363" w14:textId="2BBA8317" w:rsidR="00292237" w:rsidRPr="00292237" w:rsidRDefault="00292237" w:rsidP="009776FB">
            <w:pPr>
              <w:spacing w:line="276" w:lineRule="auto"/>
              <w:rPr>
                <w:rFonts w:ascii="Times New Roman" w:hAnsi="Times New Roman" w:cs="Times New Roman"/>
              </w:rPr>
            </w:pPr>
            <w:r w:rsidRPr="00292237">
              <w:rPr>
                <w:rFonts w:ascii="Times New Roman" w:hAnsi="Times New Roman" w:cs="Times New Roman"/>
              </w:rPr>
              <w:t>1.176</w:t>
            </w:r>
          </w:p>
        </w:tc>
        <w:tc>
          <w:tcPr>
            <w:tcW w:w="850" w:type="dxa"/>
            <w:tcBorders>
              <w:top w:val="nil"/>
              <w:left w:val="nil"/>
              <w:bottom w:val="nil"/>
              <w:right w:val="nil"/>
            </w:tcBorders>
          </w:tcPr>
          <w:p w14:paraId="59C8FD6E" w14:textId="2D43E00D" w:rsidR="00292237" w:rsidRPr="00292237" w:rsidRDefault="00292237" w:rsidP="009776FB">
            <w:pPr>
              <w:spacing w:line="276" w:lineRule="auto"/>
              <w:rPr>
                <w:rFonts w:ascii="Times New Roman" w:hAnsi="Times New Roman" w:cs="Times New Roman"/>
              </w:rPr>
            </w:pPr>
            <w:r w:rsidRPr="00292237">
              <w:rPr>
                <w:rFonts w:ascii="Times New Roman" w:hAnsi="Times New Roman" w:cs="Times New Roman"/>
              </w:rPr>
              <w:t>1</w:t>
            </w:r>
          </w:p>
        </w:tc>
        <w:tc>
          <w:tcPr>
            <w:tcW w:w="1276" w:type="dxa"/>
            <w:tcBorders>
              <w:top w:val="nil"/>
              <w:left w:val="nil"/>
              <w:bottom w:val="nil"/>
              <w:right w:val="nil"/>
            </w:tcBorders>
          </w:tcPr>
          <w:p w14:paraId="0EAF5774" w14:textId="1FF70C45" w:rsidR="00292237" w:rsidRPr="00292237" w:rsidRDefault="00292237" w:rsidP="009776FB">
            <w:pPr>
              <w:tabs>
                <w:tab w:val="decimal" w:pos="456"/>
              </w:tabs>
              <w:spacing w:line="276" w:lineRule="auto"/>
              <w:rPr>
                <w:rFonts w:ascii="Times New Roman" w:hAnsi="Times New Roman" w:cs="Times New Roman"/>
              </w:rPr>
            </w:pPr>
            <w:r w:rsidRPr="00292237">
              <w:rPr>
                <w:rFonts w:ascii="Times New Roman" w:hAnsi="Times New Roman" w:cs="Times New Roman"/>
              </w:rPr>
              <w:t>39.441</w:t>
            </w:r>
          </w:p>
        </w:tc>
        <w:tc>
          <w:tcPr>
            <w:tcW w:w="992" w:type="dxa"/>
            <w:tcBorders>
              <w:top w:val="nil"/>
              <w:left w:val="nil"/>
              <w:bottom w:val="nil"/>
              <w:right w:val="nil"/>
            </w:tcBorders>
          </w:tcPr>
          <w:p w14:paraId="77BAC598" w14:textId="6435D504" w:rsidR="00292237" w:rsidRPr="00292237" w:rsidRDefault="00292237" w:rsidP="009776FB">
            <w:pPr>
              <w:tabs>
                <w:tab w:val="decimal" w:pos="336"/>
              </w:tabs>
              <w:spacing w:line="276" w:lineRule="auto"/>
              <w:ind w:right="-23"/>
              <w:rPr>
                <w:rFonts w:ascii="Times New Roman" w:hAnsi="Times New Roman" w:cs="Times New Roman"/>
              </w:rPr>
            </w:pPr>
            <w:r>
              <w:rPr>
                <w:rFonts w:ascii="Times New Roman" w:hAnsi="Times New Roman" w:cs="Times New Roman"/>
              </w:rPr>
              <w:t>&lt;0.0</w:t>
            </w:r>
            <w:r w:rsidRPr="00292237">
              <w:rPr>
                <w:rFonts w:ascii="Times New Roman" w:hAnsi="Times New Roman" w:cs="Times New Roman"/>
              </w:rPr>
              <w:t>0</w:t>
            </w:r>
            <w:r>
              <w:rPr>
                <w:rFonts w:ascii="Times New Roman" w:hAnsi="Times New Roman" w:cs="Times New Roman"/>
              </w:rPr>
              <w:t>1</w:t>
            </w:r>
          </w:p>
        </w:tc>
        <w:tc>
          <w:tcPr>
            <w:tcW w:w="718" w:type="dxa"/>
            <w:tcBorders>
              <w:top w:val="nil"/>
              <w:left w:val="nil"/>
              <w:bottom w:val="nil"/>
              <w:right w:val="nil"/>
            </w:tcBorders>
          </w:tcPr>
          <w:p w14:paraId="533B4ADC" w14:textId="443C8D5B" w:rsidR="00292237" w:rsidRDefault="00331687" w:rsidP="0025742B">
            <w:pPr>
              <w:spacing w:line="276" w:lineRule="auto"/>
              <w:rPr>
                <w:rFonts w:ascii="Times New Roman" w:hAnsi="Times New Roman" w:cs="Times New Roman"/>
              </w:rPr>
            </w:pPr>
            <w:r>
              <w:rPr>
                <w:rFonts w:ascii="Times New Roman" w:hAnsi="Times New Roman" w:cs="Times New Roman"/>
              </w:rPr>
              <w:t>***</w:t>
            </w:r>
          </w:p>
        </w:tc>
      </w:tr>
      <w:tr w:rsidR="00292237" w14:paraId="6B939A0E" w14:textId="77777777" w:rsidTr="0025742B">
        <w:tc>
          <w:tcPr>
            <w:tcW w:w="1934" w:type="dxa"/>
            <w:tcBorders>
              <w:top w:val="nil"/>
              <w:left w:val="nil"/>
              <w:bottom w:val="nil"/>
              <w:right w:val="nil"/>
            </w:tcBorders>
          </w:tcPr>
          <w:p w14:paraId="06F560CA" w14:textId="54F0D957" w:rsidR="00292237" w:rsidRDefault="00292237" w:rsidP="009776FB">
            <w:pPr>
              <w:spacing w:line="276" w:lineRule="auto"/>
              <w:rPr>
                <w:rFonts w:ascii="Times New Roman" w:hAnsi="Times New Roman" w:cs="Times New Roman"/>
              </w:rPr>
            </w:pPr>
            <w:r>
              <w:rPr>
                <w:rFonts w:ascii="Times New Roman" w:hAnsi="Times New Roman" w:cs="Times New Roman"/>
              </w:rPr>
              <w:t>Comp</w:t>
            </w:r>
          </w:p>
        </w:tc>
        <w:tc>
          <w:tcPr>
            <w:tcW w:w="1327" w:type="dxa"/>
            <w:tcBorders>
              <w:top w:val="nil"/>
              <w:left w:val="nil"/>
              <w:bottom w:val="nil"/>
              <w:right w:val="nil"/>
            </w:tcBorders>
          </w:tcPr>
          <w:p w14:paraId="0E8EDAF6" w14:textId="51B0930F" w:rsidR="00292237" w:rsidRPr="00292237" w:rsidRDefault="00292237" w:rsidP="009776FB">
            <w:pPr>
              <w:spacing w:line="276" w:lineRule="auto"/>
              <w:rPr>
                <w:rFonts w:ascii="Times New Roman" w:hAnsi="Times New Roman" w:cs="Times New Roman"/>
              </w:rPr>
            </w:pPr>
            <w:r w:rsidRPr="00292237">
              <w:rPr>
                <w:rFonts w:ascii="Times New Roman" w:hAnsi="Times New Roman" w:cs="Times New Roman"/>
              </w:rPr>
              <w:t>0.027</w:t>
            </w:r>
          </w:p>
        </w:tc>
        <w:tc>
          <w:tcPr>
            <w:tcW w:w="850" w:type="dxa"/>
            <w:tcBorders>
              <w:top w:val="nil"/>
              <w:left w:val="nil"/>
              <w:bottom w:val="nil"/>
              <w:right w:val="nil"/>
            </w:tcBorders>
          </w:tcPr>
          <w:p w14:paraId="1972BDFA" w14:textId="7E069304" w:rsidR="00292237" w:rsidRPr="00292237" w:rsidRDefault="00292237" w:rsidP="009776FB">
            <w:pPr>
              <w:spacing w:line="276" w:lineRule="auto"/>
              <w:rPr>
                <w:rFonts w:ascii="Times New Roman" w:hAnsi="Times New Roman" w:cs="Times New Roman"/>
              </w:rPr>
            </w:pPr>
            <w:r w:rsidRPr="00292237">
              <w:rPr>
                <w:rFonts w:ascii="Times New Roman" w:hAnsi="Times New Roman" w:cs="Times New Roman"/>
              </w:rPr>
              <w:t>1</w:t>
            </w:r>
          </w:p>
        </w:tc>
        <w:tc>
          <w:tcPr>
            <w:tcW w:w="1276" w:type="dxa"/>
            <w:tcBorders>
              <w:top w:val="nil"/>
              <w:left w:val="nil"/>
              <w:bottom w:val="nil"/>
              <w:right w:val="nil"/>
            </w:tcBorders>
          </w:tcPr>
          <w:p w14:paraId="61EED28C" w14:textId="5D430839" w:rsidR="00292237" w:rsidRPr="00292237" w:rsidRDefault="00292237" w:rsidP="009776FB">
            <w:pPr>
              <w:tabs>
                <w:tab w:val="decimal" w:pos="456"/>
              </w:tabs>
              <w:spacing w:line="276" w:lineRule="auto"/>
              <w:rPr>
                <w:rFonts w:ascii="Times New Roman" w:hAnsi="Times New Roman" w:cs="Times New Roman"/>
              </w:rPr>
            </w:pPr>
            <w:r w:rsidRPr="00292237">
              <w:rPr>
                <w:rFonts w:ascii="Times New Roman" w:hAnsi="Times New Roman" w:cs="Times New Roman"/>
              </w:rPr>
              <w:t>0.894</w:t>
            </w:r>
          </w:p>
        </w:tc>
        <w:tc>
          <w:tcPr>
            <w:tcW w:w="992" w:type="dxa"/>
            <w:tcBorders>
              <w:top w:val="nil"/>
              <w:left w:val="nil"/>
              <w:bottom w:val="nil"/>
              <w:right w:val="nil"/>
            </w:tcBorders>
          </w:tcPr>
          <w:p w14:paraId="22101D94" w14:textId="6F9F51A3" w:rsidR="00292237" w:rsidRPr="00292237" w:rsidRDefault="00292237" w:rsidP="009776FB">
            <w:pPr>
              <w:tabs>
                <w:tab w:val="decimal" w:pos="336"/>
              </w:tabs>
              <w:spacing w:line="276" w:lineRule="auto"/>
              <w:ind w:right="-23"/>
              <w:rPr>
                <w:rFonts w:ascii="Times New Roman" w:hAnsi="Times New Roman" w:cs="Times New Roman"/>
              </w:rPr>
            </w:pPr>
            <w:r w:rsidRPr="00292237">
              <w:rPr>
                <w:rFonts w:ascii="Times New Roman" w:hAnsi="Times New Roman" w:cs="Times New Roman"/>
              </w:rPr>
              <w:t>0.348</w:t>
            </w:r>
          </w:p>
        </w:tc>
        <w:tc>
          <w:tcPr>
            <w:tcW w:w="718" w:type="dxa"/>
            <w:tcBorders>
              <w:top w:val="nil"/>
              <w:left w:val="nil"/>
              <w:bottom w:val="nil"/>
              <w:right w:val="nil"/>
            </w:tcBorders>
          </w:tcPr>
          <w:p w14:paraId="5F4B6CA3" w14:textId="77777777" w:rsidR="00292237" w:rsidRDefault="00292237" w:rsidP="0025742B">
            <w:pPr>
              <w:spacing w:line="276" w:lineRule="auto"/>
              <w:rPr>
                <w:rFonts w:ascii="Times New Roman" w:hAnsi="Times New Roman" w:cs="Times New Roman"/>
              </w:rPr>
            </w:pPr>
          </w:p>
        </w:tc>
      </w:tr>
      <w:tr w:rsidR="00292237" w14:paraId="422CF943" w14:textId="77777777" w:rsidTr="0025742B">
        <w:tc>
          <w:tcPr>
            <w:tcW w:w="1934" w:type="dxa"/>
            <w:tcBorders>
              <w:top w:val="nil"/>
              <w:left w:val="nil"/>
              <w:bottom w:val="nil"/>
              <w:right w:val="nil"/>
            </w:tcBorders>
          </w:tcPr>
          <w:p w14:paraId="787D4CDC" w14:textId="5D5C2EAC" w:rsidR="00292237" w:rsidRDefault="00292237" w:rsidP="009776FB">
            <w:pPr>
              <w:spacing w:line="276" w:lineRule="auto"/>
              <w:rPr>
                <w:rFonts w:ascii="Times New Roman" w:hAnsi="Times New Roman" w:cs="Times New Roman"/>
              </w:rPr>
            </w:pPr>
            <w:proofErr w:type="spellStart"/>
            <w:proofErr w:type="gramStart"/>
            <w:r>
              <w:rPr>
                <w:rFonts w:ascii="Times New Roman" w:hAnsi="Times New Roman" w:cs="Times New Roman"/>
              </w:rPr>
              <w:t>Evol:Temp</w:t>
            </w:r>
            <w:proofErr w:type="spellEnd"/>
            <w:proofErr w:type="gramEnd"/>
          </w:p>
        </w:tc>
        <w:tc>
          <w:tcPr>
            <w:tcW w:w="1327" w:type="dxa"/>
            <w:tcBorders>
              <w:top w:val="nil"/>
              <w:left w:val="nil"/>
              <w:bottom w:val="nil"/>
              <w:right w:val="nil"/>
            </w:tcBorders>
          </w:tcPr>
          <w:p w14:paraId="79FA7B3F" w14:textId="4E0BDFBD" w:rsidR="00292237" w:rsidRPr="00292237" w:rsidRDefault="00292237" w:rsidP="009776FB">
            <w:pPr>
              <w:spacing w:line="276" w:lineRule="auto"/>
              <w:rPr>
                <w:rFonts w:ascii="Times New Roman" w:hAnsi="Times New Roman" w:cs="Times New Roman"/>
              </w:rPr>
            </w:pPr>
            <w:r w:rsidRPr="00292237">
              <w:rPr>
                <w:rFonts w:ascii="Times New Roman" w:hAnsi="Times New Roman" w:cs="Times New Roman"/>
              </w:rPr>
              <w:t>0.010</w:t>
            </w:r>
          </w:p>
        </w:tc>
        <w:tc>
          <w:tcPr>
            <w:tcW w:w="850" w:type="dxa"/>
            <w:tcBorders>
              <w:top w:val="nil"/>
              <w:left w:val="nil"/>
              <w:bottom w:val="nil"/>
              <w:right w:val="nil"/>
            </w:tcBorders>
          </w:tcPr>
          <w:p w14:paraId="19570C50" w14:textId="38932383" w:rsidR="00292237" w:rsidRPr="00292237" w:rsidRDefault="00292237" w:rsidP="009776FB">
            <w:pPr>
              <w:spacing w:line="276" w:lineRule="auto"/>
              <w:rPr>
                <w:rFonts w:ascii="Times New Roman" w:hAnsi="Times New Roman" w:cs="Times New Roman"/>
              </w:rPr>
            </w:pPr>
            <w:r w:rsidRPr="00292237">
              <w:rPr>
                <w:rFonts w:ascii="Times New Roman" w:hAnsi="Times New Roman" w:cs="Times New Roman"/>
              </w:rPr>
              <w:t>1</w:t>
            </w:r>
          </w:p>
        </w:tc>
        <w:tc>
          <w:tcPr>
            <w:tcW w:w="1276" w:type="dxa"/>
            <w:tcBorders>
              <w:top w:val="nil"/>
              <w:left w:val="nil"/>
              <w:bottom w:val="nil"/>
              <w:right w:val="nil"/>
            </w:tcBorders>
          </w:tcPr>
          <w:p w14:paraId="3B80063F" w14:textId="7FC627DC" w:rsidR="00292237" w:rsidRPr="00292237" w:rsidRDefault="00292237" w:rsidP="009776FB">
            <w:pPr>
              <w:tabs>
                <w:tab w:val="decimal" w:pos="456"/>
              </w:tabs>
              <w:spacing w:line="276" w:lineRule="auto"/>
              <w:rPr>
                <w:rFonts w:ascii="Times New Roman" w:hAnsi="Times New Roman" w:cs="Times New Roman"/>
              </w:rPr>
            </w:pPr>
            <w:r w:rsidRPr="00292237">
              <w:rPr>
                <w:rFonts w:ascii="Times New Roman" w:hAnsi="Times New Roman" w:cs="Times New Roman"/>
              </w:rPr>
              <w:t>0.339</w:t>
            </w:r>
          </w:p>
        </w:tc>
        <w:tc>
          <w:tcPr>
            <w:tcW w:w="992" w:type="dxa"/>
            <w:tcBorders>
              <w:top w:val="nil"/>
              <w:left w:val="nil"/>
              <w:bottom w:val="nil"/>
              <w:right w:val="nil"/>
            </w:tcBorders>
          </w:tcPr>
          <w:p w14:paraId="397C66AB" w14:textId="6FF429DD" w:rsidR="00292237" w:rsidRPr="00292237" w:rsidRDefault="00292237" w:rsidP="009776FB">
            <w:pPr>
              <w:tabs>
                <w:tab w:val="decimal" w:pos="336"/>
              </w:tabs>
              <w:spacing w:line="276" w:lineRule="auto"/>
              <w:ind w:right="-23"/>
              <w:rPr>
                <w:rFonts w:ascii="Times New Roman" w:hAnsi="Times New Roman" w:cs="Times New Roman"/>
              </w:rPr>
            </w:pPr>
            <w:r w:rsidRPr="00292237">
              <w:rPr>
                <w:rFonts w:ascii="Times New Roman" w:hAnsi="Times New Roman" w:cs="Times New Roman"/>
              </w:rPr>
              <w:t>0.562</w:t>
            </w:r>
          </w:p>
        </w:tc>
        <w:tc>
          <w:tcPr>
            <w:tcW w:w="718" w:type="dxa"/>
            <w:tcBorders>
              <w:top w:val="nil"/>
              <w:left w:val="nil"/>
              <w:bottom w:val="nil"/>
              <w:right w:val="nil"/>
            </w:tcBorders>
          </w:tcPr>
          <w:p w14:paraId="747B8868" w14:textId="77777777" w:rsidR="00292237" w:rsidRDefault="00292237" w:rsidP="0025742B">
            <w:pPr>
              <w:spacing w:line="276" w:lineRule="auto"/>
              <w:rPr>
                <w:rFonts w:ascii="Times New Roman" w:hAnsi="Times New Roman" w:cs="Times New Roman"/>
              </w:rPr>
            </w:pPr>
          </w:p>
        </w:tc>
      </w:tr>
      <w:tr w:rsidR="00292237" w14:paraId="2579F857" w14:textId="77777777" w:rsidTr="0025742B">
        <w:tc>
          <w:tcPr>
            <w:tcW w:w="1934" w:type="dxa"/>
            <w:tcBorders>
              <w:top w:val="nil"/>
              <w:left w:val="nil"/>
              <w:bottom w:val="nil"/>
              <w:right w:val="nil"/>
            </w:tcBorders>
          </w:tcPr>
          <w:p w14:paraId="0B2918DF" w14:textId="263219B7" w:rsidR="00292237" w:rsidRDefault="00292237" w:rsidP="009776FB">
            <w:pPr>
              <w:spacing w:line="276" w:lineRule="auto"/>
              <w:rPr>
                <w:rFonts w:ascii="Times New Roman" w:hAnsi="Times New Roman" w:cs="Times New Roman"/>
              </w:rPr>
            </w:pPr>
            <w:proofErr w:type="spellStart"/>
            <w:proofErr w:type="gramStart"/>
            <w:r>
              <w:rPr>
                <w:rFonts w:ascii="Times New Roman" w:hAnsi="Times New Roman" w:cs="Times New Roman"/>
              </w:rPr>
              <w:t>Evol:Comp</w:t>
            </w:r>
            <w:proofErr w:type="spellEnd"/>
            <w:proofErr w:type="gramEnd"/>
          </w:p>
        </w:tc>
        <w:tc>
          <w:tcPr>
            <w:tcW w:w="1327" w:type="dxa"/>
            <w:tcBorders>
              <w:top w:val="nil"/>
              <w:left w:val="nil"/>
              <w:bottom w:val="nil"/>
              <w:right w:val="nil"/>
            </w:tcBorders>
          </w:tcPr>
          <w:p w14:paraId="42ABDC68" w14:textId="04F708BD" w:rsidR="00292237" w:rsidRPr="00292237" w:rsidRDefault="00292237" w:rsidP="009776FB">
            <w:pPr>
              <w:spacing w:line="276" w:lineRule="auto"/>
              <w:rPr>
                <w:rFonts w:ascii="Times New Roman" w:hAnsi="Times New Roman" w:cs="Times New Roman"/>
              </w:rPr>
            </w:pPr>
            <w:r w:rsidRPr="00292237">
              <w:rPr>
                <w:rFonts w:ascii="Times New Roman" w:hAnsi="Times New Roman" w:cs="Times New Roman"/>
              </w:rPr>
              <w:t>0.156</w:t>
            </w:r>
          </w:p>
        </w:tc>
        <w:tc>
          <w:tcPr>
            <w:tcW w:w="850" w:type="dxa"/>
            <w:tcBorders>
              <w:top w:val="nil"/>
              <w:left w:val="nil"/>
              <w:bottom w:val="nil"/>
              <w:right w:val="nil"/>
            </w:tcBorders>
          </w:tcPr>
          <w:p w14:paraId="563360DD" w14:textId="1416DB1B" w:rsidR="00292237" w:rsidRPr="00292237" w:rsidRDefault="00292237" w:rsidP="009776FB">
            <w:pPr>
              <w:spacing w:line="276" w:lineRule="auto"/>
              <w:rPr>
                <w:rFonts w:ascii="Times New Roman" w:hAnsi="Times New Roman" w:cs="Times New Roman"/>
              </w:rPr>
            </w:pPr>
            <w:r w:rsidRPr="00292237">
              <w:rPr>
                <w:rFonts w:ascii="Times New Roman" w:hAnsi="Times New Roman" w:cs="Times New Roman"/>
              </w:rPr>
              <w:t>1</w:t>
            </w:r>
          </w:p>
        </w:tc>
        <w:tc>
          <w:tcPr>
            <w:tcW w:w="1276" w:type="dxa"/>
            <w:tcBorders>
              <w:top w:val="nil"/>
              <w:left w:val="nil"/>
              <w:bottom w:val="nil"/>
              <w:right w:val="nil"/>
            </w:tcBorders>
          </w:tcPr>
          <w:p w14:paraId="0C17EB62" w14:textId="4BE0673C" w:rsidR="00292237" w:rsidRPr="00292237" w:rsidRDefault="00292237" w:rsidP="009776FB">
            <w:pPr>
              <w:tabs>
                <w:tab w:val="decimal" w:pos="456"/>
              </w:tabs>
              <w:spacing w:line="276" w:lineRule="auto"/>
              <w:rPr>
                <w:rFonts w:ascii="Times New Roman" w:hAnsi="Times New Roman" w:cs="Times New Roman"/>
              </w:rPr>
            </w:pPr>
            <w:r w:rsidRPr="00292237">
              <w:rPr>
                <w:rFonts w:ascii="Times New Roman" w:hAnsi="Times New Roman" w:cs="Times New Roman"/>
              </w:rPr>
              <w:t>5.220</w:t>
            </w:r>
          </w:p>
        </w:tc>
        <w:tc>
          <w:tcPr>
            <w:tcW w:w="992" w:type="dxa"/>
            <w:tcBorders>
              <w:top w:val="nil"/>
              <w:left w:val="nil"/>
              <w:bottom w:val="nil"/>
              <w:right w:val="nil"/>
            </w:tcBorders>
          </w:tcPr>
          <w:p w14:paraId="0CADD410" w14:textId="6B1F5BEA" w:rsidR="00292237" w:rsidRPr="00292237" w:rsidRDefault="00292237" w:rsidP="009776FB">
            <w:pPr>
              <w:tabs>
                <w:tab w:val="decimal" w:pos="336"/>
              </w:tabs>
              <w:spacing w:line="276" w:lineRule="auto"/>
              <w:ind w:right="-23"/>
              <w:rPr>
                <w:rFonts w:ascii="Times New Roman" w:hAnsi="Times New Roman" w:cs="Times New Roman"/>
              </w:rPr>
            </w:pPr>
            <w:r w:rsidRPr="00292237">
              <w:rPr>
                <w:rFonts w:ascii="Times New Roman" w:hAnsi="Times New Roman" w:cs="Times New Roman"/>
              </w:rPr>
              <w:t>0.025</w:t>
            </w:r>
          </w:p>
        </w:tc>
        <w:tc>
          <w:tcPr>
            <w:tcW w:w="718" w:type="dxa"/>
            <w:tcBorders>
              <w:top w:val="nil"/>
              <w:left w:val="nil"/>
              <w:bottom w:val="nil"/>
              <w:right w:val="nil"/>
            </w:tcBorders>
          </w:tcPr>
          <w:p w14:paraId="03AD2BE7" w14:textId="6207B97E" w:rsidR="00292237" w:rsidRDefault="00331687" w:rsidP="0025742B">
            <w:pPr>
              <w:spacing w:line="276" w:lineRule="auto"/>
              <w:rPr>
                <w:rFonts w:ascii="Times New Roman" w:hAnsi="Times New Roman" w:cs="Times New Roman"/>
              </w:rPr>
            </w:pPr>
            <w:r>
              <w:rPr>
                <w:rFonts w:ascii="Times New Roman" w:hAnsi="Times New Roman" w:cs="Times New Roman"/>
              </w:rPr>
              <w:t>*</w:t>
            </w:r>
          </w:p>
        </w:tc>
      </w:tr>
      <w:tr w:rsidR="00292237" w14:paraId="195A5AC3" w14:textId="77777777" w:rsidTr="0025742B">
        <w:tc>
          <w:tcPr>
            <w:tcW w:w="1934" w:type="dxa"/>
            <w:tcBorders>
              <w:top w:val="nil"/>
              <w:left w:val="nil"/>
              <w:bottom w:val="nil"/>
              <w:right w:val="nil"/>
            </w:tcBorders>
          </w:tcPr>
          <w:p w14:paraId="0B3E4203" w14:textId="5E31B0CC" w:rsidR="00292237" w:rsidRDefault="00292237" w:rsidP="009776FB">
            <w:pPr>
              <w:spacing w:line="276" w:lineRule="auto"/>
              <w:rPr>
                <w:rFonts w:ascii="Times New Roman" w:hAnsi="Times New Roman" w:cs="Times New Roman"/>
              </w:rPr>
            </w:pPr>
            <w:proofErr w:type="spellStart"/>
            <w:proofErr w:type="gramStart"/>
            <w:r>
              <w:rPr>
                <w:rFonts w:ascii="Times New Roman" w:hAnsi="Times New Roman" w:cs="Times New Roman"/>
              </w:rPr>
              <w:t>Temp:Comp</w:t>
            </w:r>
            <w:proofErr w:type="spellEnd"/>
            <w:proofErr w:type="gramEnd"/>
          </w:p>
        </w:tc>
        <w:tc>
          <w:tcPr>
            <w:tcW w:w="1327" w:type="dxa"/>
            <w:tcBorders>
              <w:top w:val="nil"/>
              <w:left w:val="nil"/>
              <w:bottom w:val="nil"/>
              <w:right w:val="nil"/>
            </w:tcBorders>
          </w:tcPr>
          <w:p w14:paraId="6E771ADE" w14:textId="49CCA6C8" w:rsidR="00292237" w:rsidRPr="00292237" w:rsidRDefault="00292237" w:rsidP="009776FB">
            <w:pPr>
              <w:spacing w:line="276" w:lineRule="auto"/>
              <w:rPr>
                <w:rFonts w:ascii="Times New Roman" w:hAnsi="Times New Roman" w:cs="Times New Roman"/>
              </w:rPr>
            </w:pPr>
            <w:r w:rsidRPr="00292237">
              <w:rPr>
                <w:rFonts w:ascii="Times New Roman" w:hAnsi="Times New Roman" w:cs="Times New Roman"/>
              </w:rPr>
              <w:t>0.342</w:t>
            </w:r>
          </w:p>
        </w:tc>
        <w:tc>
          <w:tcPr>
            <w:tcW w:w="850" w:type="dxa"/>
            <w:tcBorders>
              <w:top w:val="nil"/>
              <w:left w:val="nil"/>
              <w:bottom w:val="nil"/>
              <w:right w:val="nil"/>
            </w:tcBorders>
          </w:tcPr>
          <w:p w14:paraId="6A4EB62D" w14:textId="4B271EB2" w:rsidR="00292237" w:rsidRPr="00292237" w:rsidRDefault="00292237" w:rsidP="009776FB">
            <w:pPr>
              <w:spacing w:line="276" w:lineRule="auto"/>
              <w:rPr>
                <w:rFonts w:ascii="Times New Roman" w:hAnsi="Times New Roman" w:cs="Times New Roman"/>
              </w:rPr>
            </w:pPr>
            <w:r w:rsidRPr="00292237">
              <w:rPr>
                <w:rFonts w:ascii="Times New Roman" w:hAnsi="Times New Roman" w:cs="Times New Roman"/>
              </w:rPr>
              <w:t>1</w:t>
            </w:r>
          </w:p>
        </w:tc>
        <w:tc>
          <w:tcPr>
            <w:tcW w:w="1276" w:type="dxa"/>
            <w:tcBorders>
              <w:top w:val="nil"/>
              <w:left w:val="nil"/>
              <w:bottom w:val="nil"/>
              <w:right w:val="nil"/>
            </w:tcBorders>
          </w:tcPr>
          <w:p w14:paraId="68AFBC2E" w14:textId="36D17CEA" w:rsidR="00292237" w:rsidRPr="00292237" w:rsidRDefault="00292237" w:rsidP="009776FB">
            <w:pPr>
              <w:tabs>
                <w:tab w:val="decimal" w:pos="456"/>
              </w:tabs>
              <w:spacing w:line="276" w:lineRule="auto"/>
              <w:rPr>
                <w:rFonts w:ascii="Times New Roman" w:hAnsi="Times New Roman" w:cs="Times New Roman"/>
              </w:rPr>
            </w:pPr>
            <w:r w:rsidRPr="00292237">
              <w:rPr>
                <w:rFonts w:ascii="Times New Roman" w:hAnsi="Times New Roman" w:cs="Times New Roman"/>
              </w:rPr>
              <w:t>11.480</w:t>
            </w:r>
          </w:p>
        </w:tc>
        <w:tc>
          <w:tcPr>
            <w:tcW w:w="992" w:type="dxa"/>
            <w:tcBorders>
              <w:top w:val="nil"/>
              <w:left w:val="nil"/>
              <w:bottom w:val="nil"/>
              <w:right w:val="nil"/>
            </w:tcBorders>
          </w:tcPr>
          <w:p w14:paraId="38D316C4" w14:textId="1DB1E637" w:rsidR="00292237" w:rsidRPr="00292237" w:rsidRDefault="00292237" w:rsidP="009776FB">
            <w:pPr>
              <w:tabs>
                <w:tab w:val="decimal" w:pos="336"/>
              </w:tabs>
              <w:spacing w:line="276" w:lineRule="auto"/>
              <w:ind w:right="-23"/>
              <w:rPr>
                <w:rFonts w:ascii="Times New Roman" w:hAnsi="Times New Roman" w:cs="Times New Roman"/>
              </w:rPr>
            </w:pPr>
            <w:r w:rsidRPr="00292237">
              <w:rPr>
                <w:rFonts w:ascii="Times New Roman" w:hAnsi="Times New Roman" w:cs="Times New Roman"/>
              </w:rPr>
              <w:t>0.001</w:t>
            </w:r>
          </w:p>
        </w:tc>
        <w:tc>
          <w:tcPr>
            <w:tcW w:w="718" w:type="dxa"/>
            <w:tcBorders>
              <w:top w:val="nil"/>
              <w:left w:val="nil"/>
              <w:bottom w:val="nil"/>
              <w:right w:val="nil"/>
            </w:tcBorders>
          </w:tcPr>
          <w:p w14:paraId="151D1FD1" w14:textId="60FB0736" w:rsidR="00292237" w:rsidRDefault="00331687" w:rsidP="0025742B">
            <w:pPr>
              <w:spacing w:line="276" w:lineRule="auto"/>
              <w:rPr>
                <w:rFonts w:ascii="Times New Roman" w:hAnsi="Times New Roman" w:cs="Times New Roman"/>
              </w:rPr>
            </w:pPr>
            <w:r>
              <w:rPr>
                <w:rFonts w:ascii="Times New Roman" w:hAnsi="Times New Roman" w:cs="Times New Roman"/>
              </w:rPr>
              <w:t>**</w:t>
            </w:r>
          </w:p>
        </w:tc>
      </w:tr>
      <w:tr w:rsidR="00292237" w14:paraId="6AEBCF00" w14:textId="77777777" w:rsidTr="0025742B">
        <w:tc>
          <w:tcPr>
            <w:tcW w:w="1934" w:type="dxa"/>
            <w:tcBorders>
              <w:top w:val="nil"/>
              <w:left w:val="nil"/>
              <w:bottom w:val="nil"/>
              <w:right w:val="nil"/>
            </w:tcBorders>
          </w:tcPr>
          <w:p w14:paraId="567CB538" w14:textId="3161F736" w:rsidR="00292237" w:rsidRDefault="00292237" w:rsidP="009776FB">
            <w:pPr>
              <w:spacing w:line="276" w:lineRule="auto"/>
              <w:rPr>
                <w:rFonts w:ascii="Times New Roman" w:hAnsi="Times New Roman" w:cs="Times New Roman"/>
              </w:rPr>
            </w:pPr>
            <w:proofErr w:type="spellStart"/>
            <w:proofErr w:type="gramStart"/>
            <w:r>
              <w:rPr>
                <w:rFonts w:ascii="Times New Roman" w:hAnsi="Times New Roman" w:cs="Times New Roman"/>
              </w:rPr>
              <w:t>Evol:Temp</w:t>
            </w:r>
            <w:proofErr w:type="gramEnd"/>
            <w:r>
              <w:rPr>
                <w:rFonts w:ascii="Times New Roman" w:hAnsi="Times New Roman" w:cs="Times New Roman"/>
              </w:rPr>
              <w:t>:Comp</w:t>
            </w:r>
            <w:proofErr w:type="spellEnd"/>
          </w:p>
        </w:tc>
        <w:tc>
          <w:tcPr>
            <w:tcW w:w="1327" w:type="dxa"/>
            <w:tcBorders>
              <w:top w:val="nil"/>
              <w:left w:val="nil"/>
              <w:bottom w:val="nil"/>
              <w:right w:val="nil"/>
            </w:tcBorders>
          </w:tcPr>
          <w:p w14:paraId="0940F931" w14:textId="4CD99137" w:rsidR="00292237" w:rsidRPr="00292237" w:rsidRDefault="00292237" w:rsidP="009776FB">
            <w:pPr>
              <w:spacing w:line="276" w:lineRule="auto"/>
              <w:rPr>
                <w:rFonts w:ascii="Times New Roman" w:hAnsi="Times New Roman" w:cs="Times New Roman"/>
              </w:rPr>
            </w:pPr>
            <w:r w:rsidRPr="00292237">
              <w:rPr>
                <w:rFonts w:ascii="Times New Roman" w:hAnsi="Times New Roman" w:cs="Times New Roman"/>
              </w:rPr>
              <w:t>0.055</w:t>
            </w:r>
          </w:p>
        </w:tc>
        <w:tc>
          <w:tcPr>
            <w:tcW w:w="850" w:type="dxa"/>
            <w:tcBorders>
              <w:top w:val="nil"/>
              <w:left w:val="nil"/>
              <w:bottom w:val="nil"/>
              <w:right w:val="nil"/>
            </w:tcBorders>
          </w:tcPr>
          <w:p w14:paraId="1CA48A18" w14:textId="51A4BE86" w:rsidR="00292237" w:rsidRPr="00292237" w:rsidRDefault="00292237" w:rsidP="009776FB">
            <w:pPr>
              <w:spacing w:line="276" w:lineRule="auto"/>
              <w:rPr>
                <w:rFonts w:ascii="Times New Roman" w:hAnsi="Times New Roman" w:cs="Times New Roman"/>
              </w:rPr>
            </w:pPr>
            <w:r w:rsidRPr="00292237">
              <w:rPr>
                <w:rFonts w:ascii="Times New Roman" w:hAnsi="Times New Roman" w:cs="Times New Roman"/>
              </w:rPr>
              <w:t>1</w:t>
            </w:r>
          </w:p>
        </w:tc>
        <w:tc>
          <w:tcPr>
            <w:tcW w:w="1276" w:type="dxa"/>
            <w:tcBorders>
              <w:top w:val="nil"/>
              <w:left w:val="nil"/>
              <w:bottom w:val="nil"/>
              <w:right w:val="nil"/>
            </w:tcBorders>
          </w:tcPr>
          <w:p w14:paraId="6F528485" w14:textId="382E08D3" w:rsidR="00292237" w:rsidRPr="00292237" w:rsidRDefault="00292237" w:rsidP="009776FB">
            <w:pPr>
              <w:tabs>
                <w:tab w:val="decimal" w:pos="456"/>
              </w:tabs>
              <w:spacing w:line="276" w:lineRule="auto"/>
              <w:rPr>
                <w:rFonts w:ascii="Times New Roman" w:hAnsi="Times New Roman" w:cs="Times New Roman"/>
              </w:rPr>
            </w:pPr>
            <w:r w:rsidRPr="00292237">
              <w:rPr>
                <w:rFonts w:ascii="Times New Roman" w:hAnsi="Times New Roman" w:cs="Times New Roman"/>
              </w:rPr>
              <w:t>1.843</w:t>
            </w:r>
          </w:p>
        </w:tc>
        <w:tc>
          <w:tcPr>
            <w:tcW w:w="992" w:type="dxa"/>
            <w:tcBorders>
              <w:top w:val="nil"/>
              <w:left w:val="nil"/>
              <w:bottom w:val="nil"/>
              <w:right w:val="nil"/>
            </w:tcBorders>
          </w:tcPr>
          <w:p w14:paraId="4BB2DF4C" w14:textId="591560F1" w:rsidR="00292237" w:rsidRPr="00292237" w:rsidRDefault="00292237" w:rsidP="009776FB">
            <w:pPr>
              <w:tabs>
                <w:tab w:val="decimal" w:pos="336"/>
              </w:tabs>
              <w:spacing w:line="276" w:lineRule="auto"/>
              <w:ind w:right="-23"/>
              <w:rPr>
                <w:rFonts w:ascii="Times New Roman" w:hAnsi="Times New Roman" w:cs="Times New Roman"/>
              </w:rPr>
            </w:pPr>
            <w:r w:rsidRPr="00292237">
              <w:rPr>
                <w:rFonts w:ascii="Times New Roman" w:hAnsi="Times New Roman" w:cs="Times New Roman"/>
              </w:rPr>
              <w:t>0.179</w:t>
            </w:r>
          </w:p>
        </w:tc>
        <w:tc>
          <w:tcPr>
            <w:tcW w:w="718" w:type="dxa"/>
            <w:tcBorders>
              <w:top w:val="nil"/>
              <w:left w:val="nil"/>
              <w:bottom w:val="nil"/>
              <w:right w:val="nil"/>
            </w:tcBorders>
          </w:tcPr>
          <w:p w14:paraId="282D3F8D" w14:textId="77777777" w:rsidR="00292237" w:rsidRDefault="00292237" w:rsidP="0025742B">
            <w:pPr>
              <w:spacing w:line="276" w:lineRule="auto"/>
              <w:rPr>
                <w:rFonts w:ascii="Times New Roman" w:hAnsi="Times New Roman" w:cs="Times New Roman"/>
              </w:rPr>
            </w:pPr>
          </w:p>
        </w:tc>
      </w:tr>
      <w:tr w:rsidR="00292237" w14:paraId="36C7427F" w14:textId="77777777" w:rsidTr="0025742B">
        <w:tc>
          <w:tcPr>
            <w:tcW w:w="1934" w:type="dxa"/>
            <w:tcBorders>
              <w:top w:val="nil"/>
              <w:left w:val="nil"/>
              <w:bottom w:val="single" w:sz="4" w:space="0" w:color="auto"/>
              <w:right w:val="nil"/>
            </w:tcBorders>
          </w:tcPr>
          <w:p w14:paraId="6088A973" w14:textId="4E9281D0" w:rsidR="00292237" w:rsidRDefault="00292237" w:rsidP="009776FB">
            <w:pPr>
              <w:spacing w:line="276" w:lineRule="auto"/>
              <w:rPr>
                <w:rFonts w:ascii="Times New Roman" w:hAnsi="Times New Roman" w:cs="Times New Roman"/>
              </w:rPr>
            </w:pPr>
            <w:r>
              <w:rPr>
                <w:rFonts w:ascii="Times New Roman" w:hAnsi="Times New Roman" w:cs="Times New Roman"/>
              </w:rPr>
              <w:t>Residuals</w:t>
            </w:r>
          </w:p>
        </w:tc>
        <w:tc>
          <w:tcPr>
            <w:tcW w:w="1327" w:type="dxa"/>
            <w:tcBorders>
              <w:top w:val="nil"/>
              <w:left w:val="nil"/>
              <w:bottom w:val="single" w:sz="4" w:space="0" w:color="auto"/>
              <w:right w:val="nil"/>
            </w:tcBorders>
          </w:tcPr>
          <w:p w14:paraId="75D9822E" w14:textId="2434D2AC" w:rsidR="00292237" w:rsidRPr="00292237" w:rsidRDefault="00292237" w:rsidP="009776FB">
            <w:pPr>
              <w:spacing w:line="276" w:lineRule="auto"/>
              <w:rPr>
                <w:rFonts w:ascii="Times New Roman" w:hAnsi="Times New Roman" w:cs="Times New Roman"/>
              </w:rPr>
            </w:pPr>
            <w:r w:rsidRPr="00292237">
              <w:rPr>
                <w:rFonts w:ascii="Times New Roman" w:hAnsi="Times New Roman" w:cs="Times New Roman"/>
              </w:rPr>
              <w:t>2.147</w:t>
            </w:r>
          </w:p>
        </w:tc>
        <w:tc>
          <w:tcPr>
            <w:tcW w:w="850" w:type="dxa"/>
            <w:tcBorders>
              <w:top w:val="nil"/>
              <w:left w:val="nil"/>
              <w:bottom w:val="single" w:sz="4" w:space="0" w:color="auto"/>
              <w:right w:val="nil"/>
            </w:tcBorders>
          </w:tcPr>
          <w:p w14:paraId="34642402" w14:textId="1982D126" w:rsidR="00292237" w:rsidRPr="00292237" w:rsidRDefault="00292237" w:rsidP="009776FB">
            <w:pPr>
              <w:spacing w:line="276" w:lineRule="auto"/>
              <w:rPr>
                <w:rFonts w:ascii="Times New Roman" w:hAnsi="Times New Roman" w:cs="Times New Roman"/>
              </w:rPr>
            </w:pPr>
            <w:r w:rsidRPr="00292237">
              <w:rPr>
                <w:rFonts w:ascii="Times New Roman" w:hAnsi="Times New Roman" w:cs="Times New Roman"/>
              </w:rPr>
              <w:t>72</w:t>
            </w:r>
          </w:p>
        </w:tc>
        <w:tc>
          <w:tcPr>
            <w:tcW w:w="1276" w:type="dxa"/>
            <w:tcBorders>
              <w:top w:val="nil"/>
              <w:left w:val="nil"/>
              <w:bottom w:val="single" w:sz="4" w:space="0" w:color="auto"/>
              <w:right w:val="nil"/>
            </w:tcBorders>
          </w:tcPr>
          <w:p w14:paraId="00C63FF7" w14:textId="77777777" w:rsidR="00292237" w:rsidRPr="00292237" w:rsidRDefault="00292237" w:rsidP="009776FB">
            <w:pPr>
              <w:spacing w:line="276" w:lineRule="auto"/>
              <w:rPr>
                <w:rFonts w:ascii="Times New Roman" w:hAnsi="Times New Roman" w:cs="Times New Roman"/>
              </w:rPr>
            </w:pPr>
          </w:p>
        </w:tc>
        <w:tc>
          <w:tcPr>
            <w:tcW w:w="992" w:type="dxa"/>
            <w:tcBorders>
              <w:top w:val="nil"/>
              <w:left w:val="nil"/>
              <w:bottom w:val="single" w:sz="4" w:space="0" w:color="auto"/>
              <w:right w:val="nil"/>
            </w:tcBorders>
          </w:tcPr>
          <w:p w14:paraId="50909509" w14:textId="77777777" w:rsidR="00292237" w:rsidRPr="00292237" w:rsidRDefault="00292237" w:rsidP="009776FB">
            <w:pPr>
              <w:spacing w:line="276" w:lineRule="auto"/>
              <w:rPr>
                <w:rFonts w:ascii="Times New Roman" w:hAnsi="Times New Roman" w:cs="Times New Roman"/>
              </w:rPr>
            </w:pPr>
          </w:p>
        </w:tc>
        <w:tc>
          <w:tcPr>
            <w:tcW w:w="718" w:type="dxa"/>
            <w:tcBorders>
              <w:top w:val="nil"/>
              <w:left w:val="nil"/>
              <w:bottom w:val="single" w:sz="4" w:space="0" w:color="auto"/>
              <w:right w:val="nil"/>
            </w:tcBorders>
          </w:tcPr>
          <w:p w14:paraId="55B25DD9" w14:textId="77777777" w:rsidR="00292237" w:rsidRDefault="00292237" w:rsidP="009776FB">
            <w:pPr>
              <w:spacing w:line="276" w:lineRule="auto"/>
              <w:rPr>
                <w:rFonts w:ascii="Times New Roman" w:hAnsi="Times New Roman" w:cs="Times New Roman"/>
              </w:rPr>
            </w:pPr>
          </w:p>
        </w:tc>
      </w:tr>
    </w:tbl>
    <w:p w14:paraId="06A38541" w14:textId="21887D1B" w:rsidR="00820E28" w:rsidRDefault="00820E28" w:rsidP="009F1F0A">
      <w:pPr>
        <w:spacing w:after="0" w:line="240" w:lineRule="auto"/>
        <w:rPr>
          <w:rFonts w:ascii="Times New Roman" w:hAnsi="Times New Roman" w:cs="Times New Roman"/>
        </w:rPr>
      </w:pPr>
    </w:p>
    <w:p w14:paraId="50E91E2C" w14:textId="4C7FC01A" w:rsidR="00A54680" w:rsidRDefault="00A54680">
      <w:pPr>
        <w:rPr>
          <w:rFonts w:ascii="Times New Roman" w:hAnsi="Times New Roman" w:cs="Times New Roman"/>
        </w:rPr>
      </w:pPr>
      <w:r>
        <w:rPr>
          <w:rFonts w:ascii="Times New Roman" w:hAnsi="Times New Roman" w:cs="Times New Roman"/>
        </w:rPr>
        <w:br w:type="page"/>
      </w:r>
    </w:p>
    <w:p w14:paraId="4B082704" w14:textId="0DADF133" w:rsidR="001D7489" w:rsidRDefault="001D7489" w:rsidP="003F146B">
      <w:pPr>
        <w:spacing w:after="0" w:line="240" w:lineRule="auto"/>
        <w:rPr>
          <w:rFonts w:ascii="Times New Roman" w:hAnsi="Times New Roman" w:cs="Times New Roman"/>
        </w:rPr>
      </w:pPr>
      <w:r w:rsidRPr="003F146B">
        <w:rPr>
          <w:rFonts w:ascii="Times New Roman" w:hAnsi="Times New Roman" w:cs="Times New Roman"/>
          <w:b/>
          <w:bCs/>
        </w:rPr>
        <w:lastRenderedPageBreak/>
        <w:t xml:space="preserve">Table </w:t>
      </w:r>
      <w:r w:rsidR="00E03067">
        <w:rPr>
          <w:rFonts w:ascii="Times New Roman" w:hAnsi="Times New Roman" w:cs="Times New Roman"/>
          <w:b/>
          <w:bCs/>
        </w:rPr>
        <w:t>4</w:t>
      </w:r>
      <w:r w:rsidRPr="003F146B">
        <w:rPr>
          <w:rFonts w:ascii="Times New Roman" w:hAnsi="Times New Roman" w:cs="Times New Roman"/>
          <w:b/>
          <w:bCs/>
        </w:rPr>
        <w:t>.</w:t>
      </w:r>
      <w:r>
        <w:rPr>
          <w:rFonts w:ascii="Times New Roman" w:hAnsi="Times New Roman" w:cs="Times New Roman"/>
        </w:rPr>
        <w:t xml:space="preserve"> </w:t>
      </w:r>
      <w:r w:rsidR="003F146B">
        <w:rPr>
          <w:rFonts w:ascii="Times New Roman" w:hAnsi="Times New Roman" w:cs="Times New Roman"/>
        </w:rPr>
        <w:t xml:space="preserve">Post-hoc contrasts comparing intrinsic growth rate (ln </w:t>
      </w:r>
      <w:r w:rsidR="003F146B">
        <w:rPr>
          <w:rFonts w:ascii="Times New Roman" w:hAnsi="Times New Roman" w:cs="Times New Roman"/>
          <w:i/>
          <w:iCs/>
        </w:rPr>
        <w:t>r</w:t>
      </w:r>
      <w:r w:rsidR="003F146B">
        <w:rPr>
          <w:rFonts w:ascii="Times New Roman" w:hAnsi="Times New Roman" w:cs="Times New Roman"/>
        </w:rPr>
        <w:t xml:space="preserve">) of </w:t>
      </w:r>
      <w:r w:rsidR="003F146B">
        <w:rPr>
          <w:rFonts w:ascii="Times New Roman" w:hAnsi="Times New Roman" w:cs="Times New Roman"/>
          <w:i/>
          <w:iCs/>
        </w:rPr>
        <w:t>H. rosa</w:t>
      </w:r>
      <w:r w:rsidR="003F146B">
        <w:rPr>
          <w:rFonts w:ascii="Times New Roman" w:hAnsi="Times New Roman" w:cs="Times New Roman"/>
        </w:rPr>
        <w:t xml:space="preserve"> populations evolved at 25 °C versus 30 °C across competition and contemporary temperature treatments. Estimates represent the difference between rotifers evolved at 25 °C and 30 °C (25 °C – 30 °C) from Tukey HSD comparisons following a three-way ANOVA</w:t>
      </w:r>
      <w:r>
        <w:rPr>
          <w:rFonts w:ascii="Times New Roman" w:hAnsi="Times New Roman" w:cs="Times New Roman"/>
        </w:rPr>
        <w:t>.</w:t>
      </w:r>
    </w:p>
    <w:p w14:paraId="6BEAB373" w14:textId="77777777" w:rsidR="002E3449" w:rsidRDefault="002E3449" w:rsidP="003F146B">
      <w:pPr>
        <w:spacing w:after="0" w:line="240" w:lineRule="auto"/>
        <w:rPr>
          <w:rFonts w:ascii="Times New Roman" w:hAnsi="Times New Roman" w:cs="Times New Roma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01"/>
        <w:gridCol w:w="1560"/>
        <w:gridCol w:w="1275"/>
        <w:gridCol w:w="851"/>
        <w:gridCol w:w="550"/>
        <w:gridCol w:w="1009"/>
        <w:gridCol w:w="1044"/>
        <w:gridCol w:w="657"/>
      </w:tblGrid>
      <w:tr w:rsidR="001D7489" w14:paraId="2BAF36AB" w14:textId="157522A2" w:rsidTr="00620AC6">
        <w:tc>
          <w:tcPr>
            <w:tcW w:w="1701" w:type="dxa"/>
            <w:tcBorders>
              <w:top w:val="single" w:sz="4" w:space="0" w:color="auto"/>
              <w:bottom w:val="single" w:sz="4" w:space="0" w:color="auto"/>
            </w:tcBorders>
          </w:tcPr>
          <w:p w14:paraId="431E5BCE" w14:textId="53951B42" w:rsidR="001D7489" w:rsidRDefault="001D7489" w:rsidP="0063793C">
            <w:pPr>
              <w:spacing w:line="276" w:lineRule="auto"/>
              <w:rPr>
                <w:rFonts w:ascii="Times New Roman" w:hAnsi="Times New Roman" w:cs="Times New Roman"/>
              </w:rPr>
            </w:pPr>
            <w:r>
              <w:rPr>
                <w:rFonts w:ascii="Times New Roman" w:hAnsi="Times New Roman" w:cs="Times New Roman"/>
              </w:rPr>
              <w:t>Comp</w:t>
            </w:r>
            <w:r w:rsidR="00C122D0">
              <w:rPr>
                <w:rFonts w:ascii="Times New Roman" w:hAnsi="Times New Roman" w:cs="Times New Roman"/>
              </w:rPr>
              <w:t>etition</w:t>
            </w:r>
          </w:p>
        </w:tc>
        <w:tc>
          <w:tcPr>
            <w:tcW w:w="1560" w:type="dxa"/>
            <w:tcBorders>
              <w:top w:val="single" w:sz="4" w:space="0" w:color="auto"/>
              <w:bottom w:val="single" w:sz="4" w:space="0" w:color="auto"/>
            </w:tcBorders>
          </w:tcPr>
          <w:p w14:paraId="7EB4D6F5" w14:textId="1DA16668" w:rsidR="001D7489" w:rsidRDefault="001D7489" w:rsidP="0063793C">
            <w:pPr>
              <w:spacing w:line="276" w:lineRule="auto"/>
              <w:rPr>
                <w:rFonts w:ascii="Times New Roman" w:hAnsi="Times New Roman" w:cs="Times New Roman"/>
              </w:rPr>
            </w:pPr>
            <w:r>
              <w:rPr>
                <w:rFonts w:ascii="Times New Roman" w:hAnsi="Times New Roman" w:cs="Times New Roman"/>
              </w:rPr>
              <w:t>Temp</w:t>
            </w:r>
            <w:r w:rsidR="00C122D0">
              <w:rPr>
                <w:rFonts w:ascii="Times New Roman" w:hAnsi="Times New Roman" w:cs="Times New Roman"/>
              </w:rPr>
              <w:t>erature</w:t>
            </w:r>
          </w:p>
        </w:tc>
        <w:tc>
          <w:tcPr>
            <w:tcW w:w="1275" w:type="dxa"/>
            <w:tcBorders>
              <w:top w:val="single" w:sz="4" w:space="0" w:color="auto"/>
              <w:bottom w:val="single" w:sz="4" w:space="0" w:color="auto"/>
            </w:tcBorders>
          </w:tcPr>
          <w:p w14:paraId="7AA76F22" w14:textId="391F51C7" w:rsidR="001D7489" w:rsidRDefault="001D7489" w:rsidP="0063793C">
            <w:pPr>
              <w:spacing w:line="276" w:lineRule="auto"/>
              <w:rPr>
                <w:rFonts w:ascii="Times New Roman" w:hAnsi="Times New Roman" w:cs="Times New Roman"/>
              </w:rPr>
            </w:pPr>
            <w:r>
              <w:rPr>
                <w:rFonts w:ascii="Times New Roman" w:hAnsi="Times New Roman" w:cs="Times New Roman"/>
              </w:rPr>
              <w:t>Estimate</w:t>
            </w:r>
          </w:p>
        </w:tc>
        <w:tc>
          <w:tcPr>
            <w:tcW w:w="851" w:type="dxa"/>
            <w:tcBorders>
              <w:top w:val="single" w:sz="4" w:space="0" w:color="auto"/>
              <w:bottom w:val="single" w:sz="4" w:space="0" w:color="auto"/>
            </w:tcBorders>
          </w:tcPr>
          <w:p w14:paraId="045F6E8E" w14:textId="35810A68" w:rsidR="001D7489" w:rsidRDefault="001D7489" w:rsidP="0063793C">
            <w:pPr>
              <w:spacing w:line="276" w:lineRule="auto"/>
              <w:rPr>
                <w:rFonts w:ascii="Times New Roman" w:hAnsi="Times New Roman" w:cs="Times New Roman"/>
              </w:rPr>
            </w:pPr>
            <w:r>
              <w:rPr>
                <w:rFonts w:ascii="Times New Roman" w:hAnsi="Times New Roman" w:cs="Times New Roman"/>
              </w:rPr>
              <w:t>SE</w:t>
            </w:r>
          </w:p>
        </w:tc>
        <w:tc>
          <w:tcPr>
            <w:tcW w:w="550" w:type="dxa"/>
            <w:tcBorders>
              <w:top w:val="single" w:sz="4" w:space="0" w:color="auto"/>
              <w:bottom w:val="single" w:sz="4" w:space="0" w:color="auto"/>
            </w:tcBorders>
          </w:tcPr>
          <w:p w14:paraId="5C20F329" w14:textId="6D56016A" w:rsidR="001D7489" w:rsidRDefault="001D7489" w:rsidP="0063793C">
            <w:pPr>
              <w:spacing w:line="276" w:lineRule="auto"/>
              <w:rPr>
                <w:rFonts w:ascii="Times New Roman" w:hAnsi="Times New Roman" w:cs="Times New Roman"/>
              </w:rPr>
            </w:pPr>
            <w:proofErr w:type="spellStart"/>
            <w:r>
              <w:rPr>
                <w:rFonts w:ascii="Times New Roman" w:hAnsi="Times New Roman" w:cs="Times New Roman"/>
              </w:rPr>
              <w:t>Df</w:t>
            </w:r>
            <w:proofErr w:type="spellEnd"/>
          </w:p>
        </w:tc>
        <w:tc>
          <w:tcPr>
            <w:tcW w:w="1009" w:type="dxa"/>
            <w:tcBorders>
              <w:top w:val="single" w:sz="4" w:space="0" w:color="auto"/>
              <w:bottom w:val="single" w:sz="4" w:space="0" w:color="auto"/>
            </w:tcBorders>
          </w:tcPr>
          <w:p w14:paraId="771D40DC" w14:textId="5DF5AF42" w:rsidR="001D7489" w:rsidRDefault="001D7489" w:rsidP="0063793C">
            <w:pPr>
              <w:spacing w:line="276" w:lineRule="auto"/>
              <w:rPr>
                <w:rFonts w:ascii="Times New Roman" w:hAnsi="Times New Roman" w:cs="Times New Roman"/>
              </w:rPr>
            </w:pPr>
            <w:r>
              <w:rPr>
                <w:rFonts w:ascii="Times New Roman" w:hAnsi="Times New Roman" w:cs="Times New Roman"/>
              </w:rPr>
              <w:t>t ratio</w:t>
            </w:r>
          </w:p>
        </w:tc>
        <w:tc>
          <w:tcPr>
            <w:tcW w:w="1044" w:type="dxa"/>
            <w:tcBorders>
              <w:top w:val="single" w:sz="4" w:space="0" w:color="auto"/>
              <w:bottom w:val="single" w:sz="4" w:space="0" w:color="auto"/>
            </w:tcBorders>
          </w:tcPr>
          <w:p w14:paraId="384E3760" w14:textId="23C6D08D" w:rsidR="001D7489" w:rsidRDefault="001D7489" w:rsidP="0063793C">
            <w:pPr>
              <w:spacing w:line="276" w:lineRule="auto"/>
              <w:rPr>
                <w:rFonts w:ascii="Times New Roman" w:hAnsi="Times New Roman" w:cs="Times New Roman"/>
              </w:rPr>
            </w:pPr>
            <w:r>
              <w:rPr>
                <w:rFonts w:ascii="Times New Roman" w:hAnsi="Times New Roman" w:cs="Times New Roman"/>
              </w:rPr>
              <w:t>P</w:t>
            </w:r>
          </w:p>
        </w:tc>
        <w:tc>
          <w:tcPr>
            <w:tcW w:w="657" w:type="dxa"/>
            <w:tcBorders>
              <w:top w:val="single" w:sz="4" w:space="0" w:color="auto"/>
              <w:bottom w:val="single" w:sz="4" w:space="0" w:color="auto"/>
            </w:tcBorders>
          </w:tcPr>
          <w:p w14:paraId="49BE524E" w14:textId="77777777" w:rsidR="001D7489" w:rsidRDefault="001D7489" w:rsidP="0063793C">
            <w:pPr>
              <w:spacing w:line="276" w:lineRule="auto"/>
              <w:rPr>
                <w:rFonts w:ascii="Times New Roman" w:hAnsi="Times New Roman" w:cs="Times New Roman"/>
              </w:rPr>
            </w:pPr>
          </w:p>
        </w:tc>
      </w:tr>
      <w:tr w:rsidR="001D7489" w14:paraId="7F1718AE" w14:textId="25684FAE" w:rsidTr="00620AC6">
        <w:tc>
          <w:tcPr>
            <w:tcW w:w="1701" w:type="dxa"/>
            <w:tcBorders>
              <w:top w:val="single" w:sz="4" w:space="0" w:color="auto"/>
            </w:tcBorders>
          </w:tcPr>
          <w:p w14:paraId="1C9473F0" w14:textId="2D32A9FE" w:rsidR="001D7489" w:rsidRDefault="001D7489" w:rsidP="001D7489">
            <w:pPr>
              <w:spacing w:line="276" w:lineRule="auto"/>
              <w:rPr>
                <w:rFonts w:ascii="Times New Roman" w:hAnsi="Times New Roman" w:cs="Times New Roman"/>
              </w:rPr>
            </w:pPr>
            <w:r>
              <w:rPr>
                <w:rFonts w:ascii="Times New Roman" w:hAnsi="Times New Roman" w:cs="Times New Roman"/>
              </w:rPr>
              <w:t>Absent</w:t>
            </w:r>
          </w:p>
        </w:tc>
        <w:tc>
          <w:tcPr>
            <w:tcW w:w="1560" w:type="dxa"/>
            <w:tcBorders>
              <w:top w:val="single" w:sz="4" w:space="0" w:color="auto"/>
            </w:tcBorders>
          </w:tcPr>
          <w:p w14:paraId="06308779" w14:textId="0F2F1122" w:rsidR="001D7489" w:rsidRDefault="001D7489" w:rsidP="001D7489">
            <w:pPr>
              <w:spacing w:line="276" w:lineRule="auto"/>
              <w:rPr>
                <w:rFonts w:ascii="Times New Roman" w:hAnsi="Times New Roman" w:cs="Times New Roman"/>
              </w:rPr>
            </w:pPr>
            <w:r>
              <w:rPr>
                <w:rFonts w:ascii="Times New Roman" w:hAnsi="Times New Roman" w:cs="Times New Roman"/>
              </w:rPr>
              <w:t>25</w:t>
            </w:r>
          </w:p>
        </w:tc>
        <w:tc>
          <w:tcPr>
            <w:tcW w:w="1275" w:type="dxa"/>
            <w:tcBorders>
              <w:top w:val="single" w:sz="4" w:space="0" w:color="auto"/>
            </w:tcBorders>
            <w:vAlign w:val="center"/>
          </w:tcPr>
          <w:p w14:paraId="0EC9D2CD" w14:textId="306B2D95" w:rsidR="001D7489" w:rsidRDefault="001D7489" w:rsidP="001D7489">
            <w:pPr>
              <w:spacing w:line="276" w:lineRule="auto"/>
              <w:rPr>
                <w:rFonts w:ascii="Times New Roman" w:hAnsi="Times New Roman" w:cs="Times New Roman"/>
              </w:rPr>
            </w:pPr>
            <w:r w:rsidRPr="009776FB">
              <w:rPr>
                <w:rFonts w:ascii="Times New Roman" w:eastAsia="Times New Roman" w:hAnsi="Times New Roman" w:cs="Times New Roman"/>
                <w:kern w:val="0"/>
                <w14:ligatures w14:val="none"/>
              </w:rPr>
              <w:t>0.046</w:t>
            </w:r>
          </w:p>
        </w:tc>
        <w:tc>
          <w:tcPr>
            <w:tcW w:w="851" w:type="dxa"/>
            <w:tcBorders>
              <w:top w:val="single" w:sz="4" w:space="0" w:color="auto"/>
            </w:tcBorders>
            <w:vAlign w:val="center"/>
          </w:tcPr>
          <w:p w14:paraId="6FA8AB88" w14:textId="58993855" w:rsidR="001D7489" w:rsidRDefault="001D7489" w:rsidP="001D7489">
            <w:pPr>
              <w:spacing w:line="276" w:lineRule="auto"/>
              <w:rPr>
                <w:rFonts w:ascii="Times New Roman" w:hAnsi="Times New Roman" w:cs="Times New Roman"/>
              </w:rPr>
            </w:pPr>
            <w:r w:rsidRPr="009776FB">
              <w:rPr>
                <w:rFonts w:ascii="Times New Roman" w:eastAsia="Times New Roman" w:hAnsi="Times New Roman" w:cs="Times New Roman"/>
                <w:kern w:val="0"/>
                <w14:ligatures w14:val="none"/>
              </w:rPr>
              <w:t>0.077</w:t>
            </w:r>
          </w:p>
        </w:tc>
        <w:tc>
          <w:tcPr>
            <w:tcW w:w="550" w:type="dxa"/>
            <w:tcBorders>
              <w:top w:val="single" w:sz="4" w:space="0" w:color="auto"/>
            </w:tcBorders>
            <w:vAlign w:val="center"/>
          </w:tcPr>
          <w:p w14:paraId="34C96EED" w14:textId="33BCF005" w:rsidR="001D7489" w:rsidRDefault="001D7489" w:rsidP="001D7489">
            <w:pPr>
              <w:spacing w:line="276" w:lineRule="auto"/>
              <w:rPr>
                <w:rFonts w:ascii="Times New Roman" w:hAnsi="Times New Roman" w:cs="Times New Roman"/>
              </w:rPr>
            </w:pPr>
            <w:r w:rsidRPr="009776FB">
              <w:rPr>
                <w:rFonts w:ascii="Times New Roman" w:eastAsia="Times New Roman" w:hAnsi="Times New Roman" w:cs="Times New Roman"/>
                <w:kern w:val="0"/>
                <w14:ligatures w14:val="none"/>
              </w:rPr>
              <w:t>72</w:t>
            </w:r>
          </w:p>
        </w:tc>
        <w:tc>
          <w:tcPr>
            <w:tcW w:w="1009" w:type="dxa"/>
            <w:tcBorders>
              <w:top w:val="single" w:sz="4" w:space="0" w:color="auto"/>
            </w:tcBorders>
            <w:vAlign w:val="center"/>
          </w:tcPr>
          <w:p w14:paraId="2EB150F1" w14:textId="6D734374" w:rsidR="001D7489" w:rsidRDefault="001D7489" w:rsidP="001D7489">
            <w:pPr>
              <w:spacing w:line="276" w:lineRule="auto"/>
              <w:rPr>
                <w:rFonts w:ascii="Times New Roman" w:hAnsi="Times New Roman" w:cs="Times New Roman"/>
              </w:rPr>
            </w:pPr>
            <w:r w:rsidRPr="009776FB">
              <w:rPr>
                <w:rFonts w:ascii="Times New Roman" w:eastAsia="Times New Roman" w:hAnsi="Times New Roman" w:cs="Times New Roman"/>
                <w:kern w:val="0"/>
                <w14:ligatures w14:val="none"/>
              </w:rPr>
              <w:t>0.595</w:t>
            </w:r>
          </w:p>
        </w:tc>
        <w:tc>
          <w:tcPr>
            <w:tcW w:w="1044" w:type="dxa"/>
            <w:tcBorders>
              <w:top w:val="single" w:sz="4" w:space="0" w:color="auto"/>
            </w:tcBorders>
            <w:vAlign w:val="center"/>
          </w:tcPr>
          <w:p w14:paraId="637AF508" w14:textId="2C44AC69" w:rsidR="001D7489" w:rsidRDefault="001D7489" w:rsidP="00620AC6">
            <w:pPr>
              <w:tabs>
                <w:tab w:val="decimal" w:pos="322"/>
              </w:tabs>
              <w:spacing w:line="276" w:lineRule="auto"/>
              <w:rPr>
                <w:rFonts w:ascii="Times New Roman" w:hAnsi="Times New Roman" w:cs="Times New Roman"/>
              </w:rPr>
            </w:pPr>
            <w:r w:rsidRPr="009776FB">
              <w:rPr>
                <w:rFonts w:ascii="Times New Roman" w:eastAsia="Times New Roman" w:hAnsi="Times New Roman" w:cs="Times New Roman"/>
                <w:kern w:val="0"/>
                <w14:ligatures w14:val="none"/>
              </w:rPr>
              <w:t>0.554</w:t>
            </w:r>
          </w:p>
        </w:tc>
        <w:tc>
          <w:tcPr>
            <w:tcW w:w="657" w:type="dxa"/>
            <w:tcBorders>
              <w:top w:val="single" w:sz="4" w:space="0" w:color="auto"/>
            </w:tcBorders>
          </w:tcPr>
          <w:p w14:paraId="2DC59BC8" w14:textId="77777777" w:rsidR="001D7489" w:rsidRPr="009776FB" w:rsidRDefault="001D7489" w:rsidP="001D7489">
            <w:pPr>
              <w:spacing w:line="276" w:lineRule="auto"/>
              <w:rPr>
                <w:rFonts w:ascii="Times New Roman" w:eastAsia="Times New Roman" w:hAnsi="Times New Roman" w:cs="Times New Roman"/>
                <w:kern w:val="0"/>
                <w14:ligatures w14:val="none"/>
              </w:rPr>
            </w:pPr>
          </w:p>
        </w:tc>
      </w:tr>
      <w:tr w:rsidR="001D7489" w14:paraId="347541D7" w14:textId="10F60BC5" w:rsidTr="00620AC6">
        <w:tc>
          <w:tcPr>
            <w:tcW w:w="1701" w:type="dxa"/>
          </w:tcPr>
          <w:p w14:paraId="0E185A20" w14:textId="77777777" w:rsidR="001D7489" w:rsidRDefault="001D7489" w:rsidP="001D7489">
            <w:pPr>
              <w:spacing w:line="276" w:lineRule="auto"/>
              <w:rPr>
                <w:rFonts w:ascii="Times New Roman" w:hAnsi="Times New Roman" w:cs="Times New Roman"/>
              </w:rPr>
            </w:pPr>
          </w:p>
        </w:tc>
        <w:tc>
          <w:tcPr>
            <w:tcW w:w="1560" w:type="dxa"/>
          </w:tcPr>
          <w:p w14:paraId="574637EB" w14:textId="170F0DC1" w:rsidR="001D7489" w:rsidRDefault="001D7489" w:rsidP="001D7489">
            <w:pPr>
              <w:spacing w:line="276" w:lineRule="auto"/>
              <w:rPr>
                <w:rFonts w:ascii="Times New Roman" w:hAnsi="Times New Roman" w:cs="Times New Roman"/>
              </w:rPr>
            </w:pPr>
            <w:r>
              <w:rPr>
                <w:rFonts w:ascii="Times New Roman" w:hAnsi="Times New Roman" w:cs="Times New Roman"/>
              </w:rPr>
              <w:t>30</w:t>
            </w:r>
          </w:p>
        </w:tc>
        <w:tc>
          <w:tcPr>
            <w:tcW w:w="1275" w:type="dxa"/>
            <w:vAlign w:val="center"/>
          </w:tcPr>
          <w:p w14:paraId="3BDC1859" w14:textId="1AC08D57" w:rsidR="001D7489" w:rsidRDefault="001D7489" w:rsidP="001D7489">
            <w:pPr>
              <w:spacing w:line="276" w:lineRule="auto"/>
              <w:rPr>
                <w:rFonts w:ascii="Times New Roman" w:hAnsi="Times New Roman" w:cs="Times New Roman"/>
              </w:rPr>
            </w:pPr>
            <w:r w:rsidRPr="009776FB">
              <w:rPr>
                <w:rFonts w:ascii="Times New Roman" w:eastAsia="Times New Roman" w:hAnsi="Times New Roman" w:cs="Times New Roman"/>
                <w:kern w:val="0"/>
                <w14:ligatures w14:val="none"/>
              </w:rPr>
              <w:t>0.110</w:t>
            </w:r>
          </w:p>
        </w:tc>
        <w:tc>
          <w:tcPr>
            <w:tcW w:w="851" w:type="dxa"/>
            <w:vAlign w:val="center"/>
          </w:tcPr>
          <w:p w14:paraId="059EF058" w14:textId="0912F158" w:rsidR="001D7489" w:rsidRDefault="001D7489" w:rsidP="001D7489">
            <w:pPr>
              <w:spacing w:line="276" w:lineRule="auto"/>
              <w:rPr>
                <w:rFonts w:ascii="Times New Roman" w:hAnsi="Times New Roman" w:cs="Times New Roman"/>
              </w:rPr>
            </w:pPr>
            <w:r w:rsidRPr="009776FB">
              <w:rPr>
                <w:rFonts w:ascii="Times New Roman" w:eastAsia="Times New Roman" w:hAnsi="Times New Roman" w:cs="Times New Roman"/>
                <w:kern w:val="0"/>
                <w14:ligatures w14:val="none"/>
              </w:rPr>
              <w:t>0.077</w:t>
            </w:r>
          </w:p>
        </w:tc>
        <w:tc>
          <w:tcPr>
            <w:tcW w:w="550" w:type="dxa"/>
            <w:vAlign w:val="center"/>
          </w:tcPr>
          <w:p w14:paraId="3D77038F" w14:textId="7250BB7E" w:rsidR="001D7489" w:rsidRDefault="001D7489" w:rsidP="001D7489">
            <w:pPr>
              <w:spacing w:line="276" w:lineRule="auto"/>
              <w:rPr>
                <w:rFonts w:ascii="Times New Roman" w:hAnsi="Times New Roman" w:cs="Times New Roman"/>
              </w:rPr>
            </w:pPr>
            <w:r w:rsidRPr="009776FB">
              <w:rPr>
                <w:rFonts w:ascii="Times New Roman" w:eastAsia="Times New Roman" w:hAnsi="Times New Roman" w:cs="Times New Roman"/>
                <w:kern w:val="0"/>
                <w14:ligatures w14:val="none"/>
              </w:rPr>
              <w:t>72</w:t>
            </w:r>
          </w:p>
        </w:tc>
        <w:tc>
          <w:tcPr>
            <w:tcW w:w="1009" w:type="dxa"/>
            <w:vAlign w:val="center"/>
          </w:tcPr>
          <w:p w14:paraId="19D06981" w14:textId="79EFAC27" w:rsidR="001D7489" w:rsidRDefault="001D7489" w:rsidP="001D7489">
            <w:pPr>
              <w:spacing w:line="276" w:lineRule="auto"/>
              <w:rPr>
                <w:rFonts w:ascii="Times New Roman" w:hAnsi="Times New Roman" w:cs="Times New Roman"/>
              </w:rPr>
            </w:pPr>
            <w:r w:rsidRPr="009776FB">
              <w:rPr>
                <w:rFonts w:ascii="Times New Roman" w:eastAsia="Times New Roman" w:hAnsi="Times New Roman" w:cs="Times New Roman"/>
                <w:kern w:val="0"/>
                <w14:ligatures w14:val="none"/>
              </w:rPr>
              <w:t>1.418</w:t>
            </w:r>
          </w:p>
        </w:tc>
        <w:tc>
          <w:tcPr>
            <w:tcW w:w="1044" w:type="dxa"/>
            <w:vAlign w:val="center"/>
          </w:tcPr>
          <w:p w14:paraId="6B6C4A8F" w14:textId="619709E4" w:rsidR="001D7489" w:rsidRDefault="001D7489" w:rsidP="00620AC6">
            <w:pPr>
              <w:tabs>
                <w:tab w:val="decimal" w:pos="322"/>
              </w:tabs>
              <w:spacing w:line="276" w:lineRule="auto"/>
              <w:rPr>
                <w:rFonts w:ascii="Times New Roman" w:hAnsi="Times New Roman" w:cs="Times New Roman"/>
              </w:rPr>
            </w:pPr>
            <w:r w:rsidRPr="009776FB">
              <w:rPr>
                <w:rFonts w:ascii="Times New Roman" w:eastAsia="Times New Roman" w:hAnsi="Times New Roman" w:cs="Times New Roman"/>
                <w:kern w:val="0"/>
                <w14:ligatures w14:val="none"/>
              </w:rPr>
              <w:t>0.160</w:t>
            </w:r>
          </w:p>
        </w:tc>
        <w:tc>
          <w:tcPr>
            <w:tcW w:w="657" w:type="dxa"/>
          </w:tcPr>
          <w:p w14:paraId="4A2E3C50" w14:textId="77777777" w:rsidR="001D7489" w:rsidRPr="009776FB" w:rsidRDefault="001D7489" w:rsidP="001D7489">
            <w:pPr>
              <w:spacing w:line="276" w:lineRule="auto"/>
              <w:rPr>
                <w:rFonts w:ascii="Times New Roman" w:eastAsia="Times New Roman" w:hAnsi="Times New Roman" w:cs="Times New Roman"/>
                <w:kern w:val="0"/>
                <w14:ligatures w14:val="none"/>
              </w:rPr>
            </w:pPr>
          </w:p>
        </w:tc>
      </w:tr>
      <w:tr w:rsidR="001D7489" w14:paraId="347C466C" w14:textId="6ACCA84B" w:rsidTr="00620AC6">
        <w:tc>
          <w:tcPr>
            <w:tcW w:w="1701" w:type="dxa"/>
          </w:tcPr>
          <w:p w14:paraId="48E912F9" w14:textId="1F06122B" w:rsidR="001D7489" w:rsidRDefault="001D7489" w:rsidP="001D7489">
            <w:pPr>
              <w:spacing w:line="276" w:lineRule="auto"/>
              <w:rPr>
                <w:rFonts w:ascii="Times New Roman" w:hAnsi="Times New Roman" w:cs="Times New Roman"/>
              </w:rPr>
            </w:pPr>
            <w:r>
              <w:rPr>
                <w:rFonts w:ascii="Times New Roman" w:hAnsi="Times New Roman" w:cs="Times New Roman"/>
              </w:rPr>
              <w:t>Present</w:t>
            </w:r>
          </w:p>
        </w:tc>
        <w:tc>
          <w:tcPr>
            <w:tcW w:w="1560" w:type="dxa"/>
          </w:tcPr>
          <w:p w14:paraId="3089C528" w14:textId="72434C49" w:rsidR="001D7489" w:rsidRDefault="001D7489" w:rsidP="001D7489">
            <w:pPr>
              <w:spacing w:line="276" w:lineRule="auto"/>
              <w:rPr>
                <w:rFonts w:ascii="Times New Roman" w:hAnsi="Times New Roman" w:cs="Times New Roman"/>
              </w:rPr>
            </w:pPr>
            <w:r>
              <w:rPr>
                <w:rFonts w:ascii="Times New Roman" w:hAnsi="Times New Roman" w:cs="Times New Roman"/>
              </w:rPr>
              <w:t>25</w:t>
            </w:r>
          </w:p>
        </w:tc>
        <w:tc>
          <w:tcPr>
            <w:tcW w:w="1275" w:type="dxa"/>
            <w:vAlign w:val="center"/>
          </w:tcPr>
          <w:p w14:paraId="305D5C2F" w14:textId="67FAFEC5" w:rsidR="001D7489" w:rsidRDefault="001D7489" w:rsidP="001D7489">
            <w:pPr>
              <w:spacing w:line="276" w:lineRule="auto"/>
              <w:rPr>
                <w:rFonts w:ascii="Times New Roman" w:hAnsi="Times New Roman" w:cs="Times New Roman"/>
              </w:rPr>
            </w:pPr>
            <w:r w:rsidRPr="009776FB">
              <w:rPr>
                <w:rFonts w:ascii="Times New Roman" w:eastAsia="Times New Roman" w:hAnsi="Times New Roman" w:cs="Times New Roman"/>
                <w:kern w:val="0"/>
                <w14:ligatures w14:val="none"/>
              </w:rPr>
              <w:t>0.295</w:t>
            </w:r>
          </w:p>
        </w:tc>
        <w:tc>
          <w:tcPr>
            <w:tcW w:w="851" w:type="dxa"/>
            <w:vAlign w:val="center"/>
          </w:tcPr>
          <w:p w14:paraId="08A649F3" w14:textId="36C175FD" w:rsidR="001D7489" w:rsidRDefault="001D7489" w:rsidP="001D7489">
            <w:pPr>
              <w:spacing w:line="276" w:lineRule="auto"/>
              <w:rPr>
                <w:rFonts w:ascii="Times New Roman" w:hAnsi="Times New Roman" w:cs="Times New Roman"/>
              </w:rPr>
            </w:pPr>
            <w:r w:rsidRPr="009776FB">
              <w:rPr>
                <w:rFonts w:ascii="Times New Roman" w:eastAsia="Times New Roman" w:hAnsi="Times New Roman" w:cs="Times New Roman"/>
                <w:kern w:val="0"/>
                <w14:ligatures w14:val="none"/>
              </w:rPr>
              <w:t>0.077</w:t>
            </w:r>
          </w:p>
        </w:tc>
        <w:tc>
          <w:tcPr>
            <w:tcW w:w="550" w:type="dxa"/>
            <w:vAlign w:val="center"/>
          </w:tcPr>
          <w:p w14:paraId="6E6F9EB4" w14:textId="1E35BC26" w:rsidR="001D7489" w:rsidRDefault="001D7489" w:rsidP="001D7489">
            <w:pPr>
              <w:spacing w:line="276" w:lineRule="auto"/>
              <w:rPr>
                <w:rFonts w:ascii="Times New Roman" w:hAnsi="Times New Roman" w:cs="Times New Roman"/>
              </w:rPr>
            </w:pPr>
            <w:r w:rsidRPr="009776FB">
              <w:rPr>
                <w:rFonts w:ascii="Times New Roman" w:eastAsia="Times New Roman" w:hAnsi="Times New Roman" w:cs="Times New Roman"/>
                <w:kern w:val="0"/>
                <w14:ligatures w14:val="none"/>
              </w:rPr>
              <w:t>72</w:t>
            </w:r>
          </w:p>
        </w:tc>
        <w:tc>
          <w:tcPr>
            <w:tcW w:w="1009" w:type="dxa"/>
            <w:vAlign w:val="center"/>
          </w:tcPr>
          <w:p w14:paraId="4B285EC5" w14:textId="7AAC4D79" w:rsidR="001D7489" w:rsidRDefault="001D7489" w:rsidP="001D7489">
            <w:pPr>
              <w:spacing w:line="276" w:lineRule="auto"/>
              <w:rPr>
                <w:rFonts w:ascii="Times New Roman" w:hAnsi="Times New Roman" w:cs="Times New Roman"/>
              </w:rPr>
            </w:pPr>
            <w:r w:rsidRPr="009776FB">
              <w:rPr>
                <w:rFonts w:ascii="Times New Roman" w:eastAsia="Times New Roman" w:hAnsi="Times New Roman" w:cs="Times New Roman"/>
                <w:kern w:val="0"/>
                <w14:ligatures w14:val="none"/>
              </w:rPr>
              <w:t>3.826</w:t>
            </w:r>
          </w:p>
        </w:tc>
        <w:tc>
          <w:tcPr>
            <w:tcW w:w="1044" w:type="dxa"/>
            <w:vAlign w:val="center"/>
          </w:tcPr>
          <w:p w14:paraId="66C87D50" w14:textId="2B6C7ADC" w:rsidR="001D7489" w:rsidRDefault="00620AC6" w:rsidP="00620AC6">
            <w:pPr>
              <w:tabs>
                <w:tab w:val="decimal" w:pos="322"/>
              </w:tabs>
              <w:spacing w:line="276" w:lineRule="auto"/>
              <w:rPr>
                <w:rFonts w:ascii="Times New Roman" w:hAnsi="Times New Roman" w:cs="Times New Roman"/>
              </w:rPr>
            </w:pPr>
            <w:r>
              <w:rPr>
                <w:rFonts w:ascii="Times New Roman" w:eastAsia="Times New Roman" w:hAnsi="Times New Roman" w:cs="Times New Roman"/>
                <w:kern w:val="0"/>
                <w14:ligatures w14:val="none"/>
              </w:rPr>
              <w:t>&lt;</w:t>
            </w:r>
            <w:r w:rsidR="001D7489" w:rsidRPr="009776FB">
              <w:rPr>
                <w:rFonts w:ascii="Times New Roman" w:eastAsia="Times New Roman" w:hAnsi="Times New Roman" w:cs="Times New Roman"/>
                <w:kern w:val="0"/>
                <w14:ligatures w14:val="none"/>
              </w:rPr>
              <w:t>0.00</w:t>
            </w:r>
            <w:r>
              <w:rPr>
                <w:rFonts w:ascii="Times New Roman" w:eastAsia="Times New Roman" w:hAnsi="Times New Roman" w:cs="Times New Roman"/>
                <w:kern w:val="0"/>
                <w14:ligatures w14:val="none"/>
              </w:rPr>
              <w:t>1</w:t>
            </w:r>
          </w:p>
        </w:tc>
        <w:tc>
          <w:tcPr>
            <w:tcW w:w="657" w:type="dxa"/>
          </w:tcPr>
          <w:p w14:paraId="48614047" w14:textId="6453DC72" w:rsidR="001D7489" w:rsidRPr="009776FB" w:rsidRDefault="001D7489" w:rsidP="001D7489">
            <w:pPr>
              <w:spacing w:line="276"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t>
            </w:r>
          </w:p>
        </w:tc>
      </w:tr>
      <w:tr w:rsidR="001D7489" w14:paraId="4072D2AA" w14:textId="55EBC786" w:rsidTr="00620AC6">
        <w:tc>
          <w:tcPr>
            <w:tcW w:w="1701" w:type="dxa"/>
            <w:tcBorders>
              <w:bottom w:val="single" w:sz="4" w:space="0" w:color="auto"/>
            </w:tcBorders>
          </w:tcPr>
          <w:p w14:paraId="449BCC7B" w14:textId="77777777" w:rsidR="001D7489" w:rsidRDefault="001D7489" w:rsidP="001D7489">
            <w:pPr>
              <w:spacing w:line="276" w:lineRule="auto"/>
              <w:rPr>
                <w:rFonts w:ascii="Times New Roman" w:hAnsi="Times New Roman" w:cs="Times New Roman"/>
              </w:rPr>
            </w:pPr>
          </w:p>
        </w:tc>
        <w:tc>
          <w:tcPr>
            <w:tcW w:w="1560" w:type="dxa"/>
            <w:tcBorders>
              <w:bottom w:val="single" w:sz="4" w:space="0" w:color="auto"/>
            </w:tcBorders>
          </w:tcPr>
          <w:p w14:paraId="280070D0" w14:textId="138DF047" w:rsidR="001D7489" w:rsidRDefault="001D7489" w:rsidP="001D7489">
            <w:pPr>
              <w:spacing w:line="276" w:lineRule="auto"/>
              <w:rPr>
                <w:rFonts w:ascii="Times New Roman" w:hAnsi="Times New Roman" w:cs="Times New Roman"/>
              </w:rPr>
            </w:pPr>
            <w:r>
              <w:rPr>
                <w:rFonts w:ascii="Times New Roman" w:hAnsi="Times New Roman" w:cs="Times New Roman"/>
              </w:rPr>
              <w:t>30</w:t>
            </w:r>
          </w:p>
        </w:tc>
        <w:tc>
          <w:tcPr>
            <w:tcW w:w="1275" w:type="dxa"/>
            <w:tcBorders>
              <w:bottom w:val="single" w:sz="4" w:space="0" w:color="auto"/>
            </w:tcBorders>
            <w:vAlign w:val="center"/>
          </w:tcPr>
          <w:p w14:paraId="33F4A525" w14:textId="230CC64D" w:rsidR="001D7489" w:rsidRDefault="001D7489" w:rsidP="001D7489">
            <w:pPr>
              <w:spacing w:line="276" w:lineRule="auto"/>
              <w:rPr>
                <w:rFonts w:ascii="Times New Roman" w:hAnsi="Times New Roman" w:cs="Times New Roman"/>
              </w:rPr>
            </w:pPr>
            <w:r w:rsidRPr="009776FB">
              <w:rPr>
                <w:rFonts w:ascii="Times New Roman" w:eastAsia="Times New Roman" w:hAnsi="Times New Roman" w:cs="Times New Roman"/>
                <w:kern w:val="0"/>
                <w14:ligatures w14:val="none"/>
              </w:rPr>
              <w:t>0.149</w:t>
            </w:r>
          </w:p>
        </w:tc>
        <w:tc>
          <w:tcPr>
            <w:tcW w:w="851" w:type="dxa"/>
            <w:tcBorders>
              <w:bottom w:val="single" w:sz="4" w:space="0" w:color="auto"/>
            </w:tcBorders>
            <w:vAlign w:val="center"/>
          </w:tcPr>
          <w:p w14:paraId="4B703E27" w14:textId="36D84D84" w:rsidR="001D7489" w:rsidRDefault="001D7489" w:rsidP="001D7489">
            <w:pPr>
              <w:spacing w:line="276" w:lineRule="auto"/>
              <w:rPr>
                <w:rFonts w:ascii="Times New Roman" w:hAnsi="Times New Roman" w:cs="Times New Roman"/>
              </w:rPr>
            </w:pPr>
            <w:r w:rsidRPr="009776FB">
              <w:rPr>
                <w:rFonts w:ascii="Times New Roman" w:eastAsia="Times New Roman" w:hAnsi="Times New Roman" w:cs="Times New Roman"/>
                <w:kern w:val="0"/>
                <w14:ligatures w14:val="none"/>
              </w:rPr>
              <w:t>0.077</w:t>
            </w:r>
          </w:p>
        </w:tc>
        <w:tc>
          <w:tcPr>
            <w:tcW w:w="550" w:type="dxa"/>
            <w:tcBorders>
              <w:bottom w:val="single" w:sz="4" w:space="0" w:color="auto"/>
            </w:tcBorders>
            <w:vAlign w:val="center"/>
          </w:tcPr>
          <w:p w14:paraId="2C0D4379" w14:textId="0E7FBC86" w:rsidR="001D7489" w:rsidRDefault="001D7489" w:rsidP="001D7489">
            <w:pPr>
              <w:spacing w:line="276" w:lineRule="auto"/>
              <w:rPr>
                <w:rFonts w:ascii="Times New Roman" w:hAnsi="Times New Roman" w:cs="Times New Roman"/>
              </w:rPr>
            </w:pPr>
            <w:r w:rsidRPr="009776FB">
              <w:rPr>
                <w:rFonts w:ascii="Times New Roman" w:eastAsia="Times New Roman" w:hAnsi="Times New Roman" w:cs="Times New Roman"/>
                <w:kern w:val="0"/>
                <w14:ligatures w14:val="none"/>
              </w:rPr>
              <w:t>72</w:t>
            </w:r>
          </w:p>
        </w:tc>
        <w:tc>
          <w:tcPr>
            <w:tcW w:w="1009" w:type="dxa"/>
            <w:tcBorders>
              <w:bottom w:val="single" w:sz="4" w:space="0" w:color="auto"/>
            </w:tcBorders>
            <w:vAlign w:val="center"/>
          </w:tcPr>
          <w:p w14:paraId="13E2429D" w14:textId="3F251E28" w:rsidR="001D7489" w:rsidRDefault="001D7489" w:rsidP="001D7489">
            <w:pPr>
              <w:spacing w:line="276" w:lineRule="auto"/>
              <w:rPr>
                <w:rFonts w:ascii="Times New Roman" w:hAnsi="Times New Roman" w:cs="Times New Roman"/>
              </w:rPr>
            </w:pPr>
            <w:r w:rsidRPr="009776FB">
              <w:rPr>
                <w:rFonts w:ascii="Times New Roman" w:eastAsia="Times New Roman" w:hAnsi="Times New Roman" w:cs="Times New Roman"/>
                <w:kern w:val="0"/>
                <w14:ligatures w14:val="none"/>
              </w:rPr>
              <w:t>1.934</w:t>
            </w:r>
          </w:p>
        </w:tc>
        <w:tc>
          <w:tcPr>
            <w:tcW w:w="1044" w:type="dxa"/>
            <w:tcBorders>
              <w:bottom w:val="single" w:sz="4" w:space="0" w:color="auto"/>
            </w:tcBorders>
            <w:vAlign w:val="center"/>
          </w:tcPr>
          <w:p w14:paraId="6A2249B7" w14:textId="4F080B8A" w:rsidR="001D7489" w:rsidRDefault="001D7489" w:rsidP="00620AC6">
            <w:pPr>
              <w:tabs>
                <w:tab w:val="decimal" w:pos="322"/>
              </w:tabs>
              <w:spacing w:line="276" w:lineRule="auto"/>
              <w:rPr>
                <w:rFonts w:ascii="Times New Roman" w:hAnsi="Times New Roman" w:cs="Times New Roman"/>
              </w:rPr>
            </w:pPr>
            <w:r w:rsidRPr="009776FB">
              <w:rPr>
                <w:rFonts w:ascii="Times New Roman" w:eastAsia="Times New Roman" w:hAnsi="Times New Roman" w:cs="Times New Roman"/>
                <w:kern w:val="0"/>
                <w14:ligatures w14:val="none"/>
              </w:rPr>
              <w:t>0.057</w:t>
            </w:r>
          </w:p>
        </w:tc>
        <w:tc>
          <w:tcPr>
            <w:tcW w:w="657" w:type="dxa"/>
            <w:tcBorders>
              <w:bottom w:val="single" w:sz="4" w:space="0" w:color="auto"/>
            </w:tcBorders>
          </w:tcPr>
          <w:p w14:paraId="51523074" w14:textId="77777777" w:rsidR="001D7489" w:rsidRPr="009776FB" w:rsidRDefault="001D7489" w:rsidP="001D7489">
            <w:pPr>
              <w:spacing w:line="276" w:lineRule="auto"/>
              <w:rPr>
                <w:rFonts w:ascii="Times New Roman" w:eastAsia="Times New Roman" w:hAnsi="Times New Roman" w:cs="Times New Roman"/>
                <w:kern w:val="0"/>
                <w14:ligatures w14:val="none"/>
              </w:rPr>
            </w:pPr>
          </w:p>
        </w:tc>
      </w:tr>
    </w:tbl>
    <w:p w14:paraId="59558A36" w14:textId="77777777" w:rsidR="009776FB" w:rsidRDefault="009776FB" w:rsidP="009F1F0A">
      <w:pPr>
        <w:spacing w:after="0" w:line="240" w:lineRule="auto"/>
        <w:rPr>
          <w:rFonts w:ascii="Times New Roman" w:hAnsi="Times New Roman" w:cs="Times New Roman"/>
        </w:rPr>
      </w:pPr>
    </w:p>
    <w:p w14:paraId="06928D01" w14:textId="51EAD052" w:rsidR="00605D60" w:rsidRDefault="000A3E01" w:rsidP="00605D60">
      <w:pPr>
        <w:spacing w:after="0" w:line="240" w:lineRule="auto"/>
        <w:rPr>
          <w:rFonts w:ascii="Times New Roman" w:hAnsi="Times New Roman" w:cs="Times New Roman"/>
        </w:rPr>
      </w:pPr>
      <w:r w:rsidRPr="00605D60">
        <w:rPr>
          <w:rFonts w:ascii="Times New Roman" w:hAnsi="Times New Roman" w:cs="Times New Roman"/>
          <w:b/>
          <w:bCs/>
        </w:rPr>
        <w:t xml:space="preserve">Table </w:t>
      </w:r>
      <w:r w:rsidR="00220B13">
        <w:rPr>
          <w:rFonts w:ascii="Times New Roman" w:hAnsi="Times New Roman" w:cs="Times New Roman"/>
          <w:b/>
          <w:bCs/>
        </w:rPr>
        <w:t>5</w:t>
      </w:r>
      <w:r w:rsidRPr="00605D60">
        <w:rPr>
          <w:rFonts w:ascii="Times New Roman" w:hAnsi="Times New Roman" w:cs="Times New Roman"/>
          <w:b/>
          <w:bCs/>
        </w:rPr>
        <w:t>.</w:t>
      </w:r>
      <w:r>
        <w:rPr>
          <w:rFonts w:ascii="Times New Roman" w:hAnsi="Times New Roman" w:cs="Times New Roman"/>
        </w:rPr>
        <w:t xml:space="preserve"> </w:t>
      </w:r>
      <w:r w:rsidR="00605D60">
        <w:rPr>
          <w:rFonts w:ascii="Times New Roman" w:hAnsi="Times New Roman" w:cs="Times New Roman"/>
        </w:rPr>
        <w:t>Results of a three-way ANOVA</w:t>
      </w:r>
      <w:r w:rsidR="000E15A7">
        <w:rPr>
          <w:rFonts w:ascii="Times New Roman" w:hAnsi="Times New Roman" w:cs="Times New Roman"/>
        </w:rPr>
        <w:t xml:space="preserve"> (Type </w:t>
      </w:r>
      <w:r w:rsidR="00762F33">
        <w:rPr>
          <w:rFonts w:ascii="Times New Roman" w:hAnsi="Times New Roman" w:cs="Times New Roman"/>
        </w:rPr>
        <w:t>3</w:t>
      </w:r>
      <w:r w:rsidR="000E15A7">
        <w:rPr>
          <w:rFonts w:ascii="Times New Roman" w:hAnsi="Times New Roman" w:cs="Times New Roman"/>
        </w:rPr>
        <w:t>)</w:t>
      </w:r>
      <w:r w:rsidR="00605D60">
        <w:rPr>
          <w:rFonts w:ascii="Times New Roman" w:hAnsi="Times New Roman" w:cs="Times New Roman"/>
        </w:rPr>
        <w:t xml:space="preserve"> testing the effects of evolutionary temperature history (</w:t>
      </w:r>
      <w:proofErr w:type="spellStart"/>
      <w:r w:rsidR="00605D60">
        <w:rPr>
          <w:rFonts w:ascii="Times New Roman" w:hAnsi="Times New Roman" w:cs="Times New Roman"/>
        </w:rPr>
        <w:t>Evol</w:t>
      </w:r>
      <w:proofErr w:type="spellEnd"/>
      <w:r w:rsidR="00605D60">
        <w:rPr>
          <w:rFonts w:ascii="Times New Roman" w:hAnsi="Times New Roman" w:cs="Times New Roman"/>
        </w:rPr>
        <w:t xml:space="preserve">), contemporary temperature (Temp) and competition with </w:t>
      </w:r>
      <w:r w:rsidR="00605D60">
        <w:rPr>
          <w:rFonts w:ascii="Times New Roman" w:hAnsi="Times New Roman" w:cs="Times New Roman"/>
          <w:i/>
          <w:iCs/>
        </w:rPr>
        <w:t>Tetrahymena</w:t>
      </w:r>
      <w:r w:rsidR="00605D60">
        <w:rPr>
          <w:rFonts w:ascii="Times New Roman" w:hAnsi="Times New Roman" w:cs="Times New Roman"/>
        </w:rPr>
        <w:t xml:space="preserve"> (Comp), and their interactions on log-transformed logistic crowding coefficient (ln </w:t>
      </w:r>
      <w:r w:rsidR="00605D60" w:rsidRPr="00605D60">
        <w:rPr>
          <w:rFonts w:ascii="Times New Roman" w:hAnsi="Times New Roman" w:cs="Times New Roman"/>
        </w:rPr>
        <w:t>α</w:t>
      </w:r>
      <w:r w:rsidR="00605D60">
        <w:rPr>
          <w:rFonts w:ascii="Times New Roman" w:hAnsi="Times New Roman" w:cs="Times New Roman"/>
        </w:rPr>
        <w:t xml:space="preserve">) of </w:t>
      </w:r>
      <w:r w:rsidR="00605D60">
        <w:rPr>
          <w:rFonts w:ascii="Times New Roman" w:hAnsi="Times New Roman" w:cs="Times New Roman"/>
          <w:i/>
          <w:iCs/>
        </w:rPr>
        <w:t>H. rosa</w:t>
      </w:r>
      <w:r w:rsidR="00605D60">
        <w:rPr>
          <w:rFonts w:ascii="Times New Roman" w:hAnsi="Times New Roman" w:cs="Times New Roman"/>
        </w:rPr>
        <w:t>.</w:t>
      </w:r>
    </w:p>
    <w:p w14:paraId="372F0A65" w14:textId="77777777" w:rsidR="00F111A8" w:rsidRDefault="00F111A8" w:rsidP="00605D60">
      <w:pPr>
        <w:spacing w:after="0" w:line="240" w:lineRule="auto"/>
        <w:rPr>
          <w:rFonts w:ascii="Times New Roman" w:hAnsi="Times New Roman" w:cs="Times New Roman"/>
        </w:rPr>
      </w:pPr>
    </w:p>
    <w:tbl>
      <w:tblPr>
        <w:tblStyle w:val="TableGrid"/>
        <w:tblW w:w="0" w:type="auto"/>
        <w:tblLook w:val="04A0" w:firstRow="1" w:lastRow="0" w:firstColumn="1" w:lastColumn="0" w:noHBand="0" w:noVBand="1"/>
      </w:tblPr>
      <w:tblGrid>
        <w:gridCol w:w="1934"/>
        <w:gridCol w:w="1327"/>
        <w:gridCol w:w="850"/>
        <w:gridCol w:w="1276"/>
        <w:gridCol w:w="992"/>
        <w:gridCol w:w="718"/>
      </w:tblGrid>
      <w:tr w:rsidR="000A3E01" w14:paraId="329BAE40" w14:textId="77777777" w:rsidTr="0025742B">
        <w:tc>
          <w:tcPr>
            <w:tcW w:w="1934" w:type="dxa"/>
            <w:tcBorders>
              <w:top w:val="single" w:sz="4" w:space="0" w:color="auto"/>
              <w:left w:val="nil"/>
              <w:bottom w:val="single" w:sz="4" w:space="0" w:color="auto"/>
              <w:right w:val="nil"/>
            </w:tcBorders>
          </w:tcPr>
          <w:p w14:paraId="43AF9C39" w14:textId="77777777" w:rsidR="000A3E01" w:rsidRDefault="000A3E01" w:rsidP="00E148F7">
            <w:pPr>
              <w:spacing w:line="276" w:lineRule="auto"/>
              <w:rPr>
                <w:rFonts w:ascii="Times New Roman" w:hAnsi="Times New Roman" w:cs="Times New Roman"/>
              </w:rPr>
            </w:pPr>
            <w:r>
              <w:rPr>
                <w:rFonts w:ascii="Times New Roman" w:hAnsi="Times New Roman" w:cs="Times New Roman"/>
              </w:rPr>
              <w:t>Predictor</w:t>
            </w:r>
          </w:p>
        </w:tc>
        <w:tc>
          <w:tcPr>
            <w:tcW w:w="1327" w:type="dxa"/>
            <w:tcBorders>
              <w:top w:val="single" w:sz="4" w:space="0" w:color="auto"/>
              <w:left w:val="nil"/>
              <w:bottom w:val="single" w:sz="4" w:space="0" w:color="auto"/>
              <w:right w:val="nil"/>
            </w:tcBorders>
          </w:tcPr>
          <w:p w14:paraId="4308FF03" w14:textId="77777777" w:rsidR="000A3E01" w:rsidRDefault="000A3E01" w:rsidP="00E148F7">
            <w:pPr>
              <w:spacing w:line="276" w:lineRule="auto"/>
              <w:rPr>
                <w:rFonts w:ascii="Times New Roman" w:hAnsi="Times New Roman" w:cs="Times New Roman"/>
              </w:rPr>
            </w:pPr>
            <w:r>
              <w:rPr>
                <w:rFonts w:ascii="Times New Roman" w:hAnsi="Times New Roman" w:cs="Times New Roman"/>
              </w:rPr>
              <w:t>Sum Sq</w:t>
            </w:r>
          </w:p>
        </w:tc>
        <w:tc>
          <w:tcPr>
            <w:tcW w:w="850" w:type="dxa"/>
            <w:tcBorders>
              <w:top w:val="single" w:sz="4" w:space="0" w:color="auto"/>
              <w:left w:val="nil"/>
              <w:bottom w:val="single" w:sz="4" w:space="0" w:color="auto"/>
              <w:right w:val="nil"/>
            </w:tcBorders>
          </w:tcPr>
          <w:p w14:paraId="4B2BFACB" w14:textId="77777777" w:rsidR="000A3E01" w:rsidRDefault="000A3E01" w:rsidP="00E148F7">
            <w:pPr>
              <w:spacing w:line="276" w:lineRule="auto"/>
              <w:rPr>
                <w:rFonts w:ascii="Times New Roman" w:hAnsi="Times New Roman" w:cs="Times New Roman"/>
              </w:rPr>
            </w:pPr>
            <w:proofErr w:type="spellStart"/>
            <w:r>
              <w:rPr>
                <w:rFonts w:ascii="Times New Roman" w:hAnsi="Times New Roman" w:cs="Times New Roman"/>
              </w:rPr>
              <w:t>Df</w:t>
            </w:r>
            <w:proofErr w:type="spellEnd"/>
          </w:p>
        </w:tc>
        <w:tc>
          <w:tcPr>
            <w:tcW w:w="1276" w:type="dxa"/>
            <w:tcBorders>
              <w:top w:val="single" w:sz="4" w:space="0" w:color="auto"/>
              <w:left w:val="nil"/>
              <w:bottom w:val="single" w:sz="4" w:space="0" w:color="auto"/>
              <w:right w:val="nil"/>
            </w:tcBorders>
          </w:tcPr>
          <w:p w14:paraId="71411C61" w14:textId="77777777" w:rsidR="000A3E01" w:rsidRDefault="000A3E01" w:rsidP="00E148F7">
            <w:pPr>
              <w:spacing w:line="276" w:lineRule="auto"/>
              <w:rPr>
                <w:rFonts w:ascii="Times New Roman" w:hAnsi="Times New Roman" w:cs="Times New Roman"/>
              </w:rPr>
            </w:pPr>
            <w:r>
              <w:rPr>
                <w:rFonts w:ascii="Times New Roman" w:hAnsi="Times New Roman" w:cs="Times New Roman"/>
              </w:rPr>
              <w:t>F value</w:t>
            </w:r>
          </w:p>
        </w:tc>
        <w:tc>
          <w:tcPr>
            <w:tcW w:w="992" w:type="dxa"/>
            <w:tcBorders>
              <w:top w:val="single" w:sz="4" w:space="0" w:color="auto"/>
              <w:left w:val="nil"/>
              <w:bottom w:val="single" w:sz="4" w:space="0" w:color="auto"/>
              <w:right w:val="nil"/>
            </w:tcBorders>
          </w:tcPr>
          <w:p w14:paraId="69EA9EE3" w14:textId="77777777" w:rsidR="000A3E01" w:rsidRDefault="000A3E01" w:rsidP="00E148F7">
            <w:pPr>
              <w:spacing w:line="276" w:lineRule="auto"/>
              <w:rPr>
                <w:rFonts w:ascii="Times New Roman" w:hAnsi="Times New Roman" w:cs="Times New Roman"/>
              </w:rPr>
            </w:pPr>
            <w:r>
              <w:rPr>
                <w:rFonts w:ascii="Times New Roman" w:hAnsi="Times New Roman" w:cs="Times New Roman"/>
              </w:rPr>
              <w:t>P</w:t>
            </w:r>
          </w:p>
        </w:tc>
        <w:tc>
          <w:tcPr>
            <w:tcW w:w="718" w:type="dxa"/>
            <w:tcBorders>
              <w:top w:val="single" w:sz="4" w:space="0" w:color="auto"/>
              <w:left w:val="nil"/>
              <w:bottom w:val="single" w:sz="4" w:space="0" w:color="auto"/>
              <w:right w:val="nil"/>
            </w:tcBorders>
          </w:tcPr>
          <w:p w14:paraId="68DE48CC" w14:textId="77777777" w:rsidR="000A3E01" w:rsidRDefault="000A3E01" w:rsidP="00E148F7">
            <w:pPr>
              <w:spacing w:line="276" w:lineRule="auto"/>
              <w:rPr>
                <w:rFonts w:ascii="Times New Roman" w:hAnsi="Times New Roman" w:cs="Times New Roman"/>
              </w:rPr>
            </w:pPr>
          </w:p>
        </w:tc>
      </w:tr>
      <w:tr w:rsidR="000A3E01" w14:paraId="52596559" w14:textId="77777777" w:rsidTr="0025742B">
        <w:tc>
          <w:tcPr>
            <w:tcW w:w="1934" w:type="dxa"/>
            <w:tcBorders>
              <w:top w:val="single" w:sz="4" w:space="0" w:color="auto"/>
              <w:left w:val="nil"/>
              <w:bottom w:val="nil"/>
              <w:right w:val="nil"/>
            </w:tcBorders>
          </w:tcPr>
          <w:p w14:paraId="1978958F" w14:textId="77777777" w:rsidR="000A3E01" w:rsidRDefault="000A3E01" w:rsidP="000A3E01">
            <w:pPr>
              <w:spacing w:line="276" w:lineRule="auto"/>
              <w:rPr>
                <w:rFonts w:ascii="Times New Roman" w:hAnsi="Times New Roman" w:cs="Times New Roman"/>
              </w:rPr>
            </w:pPr>
            <w:r>
              <w:rPr>
                <w:rFonts w:ascii="Times New Roman" w:hAnsi="Times New Roman" w:cs="Times New Roman"/>
              </w:rPr>
              <w:t>Intercept</w:t>
            </w:r>
          </w:p>
        </w:tc>
        <w:tc>
          <w:tcPr>
            <w:tcW w:w="1327" w:type="dxa"/>
            <w:tcBorders>
              <w:top w:val="single" w:sz="4" w:space="0" w:color="auto"/>
              <w:left w:val="nil"/>
              <w:bottom w:val="nil"/>
              <w:right w:val="nil"/>
            </w:tcBorders>
            <w:vAlign w:val="center"/>
          </w:tcPr>
          <w:p w14:paraId="420E4D4A" w14:textId="538BA6B5" w:rsidR="000A3E01" w:rsidRPr="000A3E01" w:rsidRDefault="000A3E01" w:rsidP="000A3E01">
            <w:pPr>
              <w:spacing w:line="276" w:lineRule="auto"/>
              <w:rPr>
                <w:rFonts w:ascii="Times New Roman" w:hAnsi="Times New Roman" w:cs="Times New Roman"/>
              </w:rPr>
            </w:pPr>
            <w:r w:rsidRPr="000A3E01">
              <w:rPr>
                <w:rFonts w:ascii="Times New Roman" w:eastAsia="Times New Roman" w:hAnsi="Times New Roman" w:cs="Times New Roman"/>
              </w:rPr>
              <w:t>0.001</w:t>
            </w:r>
          </w:p>
        </w:tc>
        <w:tc>
          <w:tcPr>
            <w:tcW w:w="850" w:type="dxa"/>
            <w:tcBorders>
              <w:top w:val="single" w:sz="4" w:space="0" w:color="auto"/>
              <w:left w:val="nil"/>
              <w:bottom w:val="nil"/>
              <w:right w:val="nil"/>
            </w:tcBorders>
            <w:vAlign w:val="center"/>
          </w:tcPr>
          <w:p w14:paraId="39B7EE85" w14:textId="732BAB64" w:rsidR="000A3E01" w:rsidRPr="000A3E01" w:rsidRDefault="000A3E01" w:rsidP="000A3E01">
            <w:pPr>
              <w:spacing w:line="276" w:lineRule="auto"/>
              <w:rPr>
                <w:rFonts w:ascii="Times New Roman" w:hAnsi="Times New Roman" w:cs="Times New Roman"/>
              </w:rPr>
            </w:pPr>
            <w:r w:rsidRPr="000A3E01">
              <w:rPr>
                <w:rFonts w:ascii="Times New Roman" w:eastAsia="Times New Roman" w:hAnsi="Times New Roman" w:cs="Times New Roman"/>
              </w:rPr>
              <w:t>1</w:t>
            </w:r>
          </w:p>
        </w:tc>
        <w:tc>
          <w:tcPr>
            <w:tcW w:w="1276" w:type="dxa"/>
            <w:tcBorders>
              <w:top w:val="single" w:sz="4" w:space="0" w:color="auto"/>
              <w:left w:val="nil"/>
              <w:bottom w:val="nil"/>
              <w:right w:val="nil"/>
            </w:tcBorders>
            <w:vAlign w:val="center"/>
          </w:tcPr>
          <w:p w14:paraId="6046279A" w14:textId="56BE35E2" w:rsidR="000A3E01" w:rsidRPr="000A3E01" w:rsidRDefault="000A3E01" w:rsidP="000A3E01">
            <w:pPr>
              <w:tabs>
                <w:tab w:val="decimal" w:pos="456"/>
              </w:tabs>
              <w:spacing w:line="276" w:lineRule="auto"/>
              <w:rPr>
                <w:rFonts w:ascii="Times New Roman" w:hAnsi="Times New Roman" w:cs="Times New Roman"/>
              </w:rPr>
            </w:pPr>
            <w:r w:rsidRPr="000A3E01">
              <w:rPr>
                <w:rFonts w:ascii="Times New Roman" w:eastAsia="Times New Roman" w:hAnsi="Times New Roman" w:cs="Times New Roman"/>
              </w:rPr>
              <w:t>102.987</w:t>
            </w:r>
          </w:p>
        </w:tc>
        <w:tc>
          <w:tcPr>
            <w:tcW w:w="992" w:type="dxa"/>
            <w:tcBorders>
              <w:top w:val="single" w:sz="4" w:space="0" w:color="auto"/>
              <w:left w:val="nil"/>
              <w:bottom w:val="nil"/>
              <w:right w:val="nil"/>
            </w:tcBorders>
            <w:vAlign w:val="center"/>
          </w:tcPr>
          <w:p w14:paraId="7E6A1D20" w14:textId="2FDBD543" w:rsidR="000A3E01" w:rsidRPr="000A3E01" w:rsidRDefault="000A3E01" w:rsidP="000A3E01">
            <w:pPr>
              <w:tabs>
                <w:tab w:val="decimal" w:pos="336"/>
              </w:tabs>
              <w:spacing w:line="276" w:lineRule="auto"/>
              <w:ind w:right="-23"/>
              <w:rPr>
                <w:rFonts w:ascii="Times New Roman" w:hAnsi="Times New Roman" w:cs="Times New Roman"/>
              </w:rPr>
            </w:pPr>
            <w:r>
              <w:rPr>
                <w:rFonts w:ascii="Times New Roman" w:eastAsia="Times New Roman" w:hAnsi="Times New Roman" w:cs="Times New Roman"/>
              </w:rPr>
              <w:t>&lt;0.0</w:t>
            </w:r>
            <w:r w:rsidRPr="000A3E01">
              <w:rPr>
                <w:rFonts w:ascii="Times New Roman" w:eastAsia="Times New Roman" w:hAnsi="Times New Roman" w:cs="Times New Roman"/>
              </w:rPr>
              <w:t>0</w:t>
            </w:r>
            <w:r>
              <w:rPr>
                <w:rFonts w:ascii="Times New Roman" w:eastAsia="Times New Roman" w:hAnsi="Times New Roman" w:cs="Times New Roman"/>
              </w:rPr>
              <w:t>1</w:t>
            </w:r>
          </w:p>
        </w:tc>
        <w:tc>
          <w:tcPr>
            <w:tcW w:w="718" w:type="dxa"/>
            <w:tcBorders>
              <w:top w:val="single" w:sz="4" w:space="0" w:color="auto"/>
              <w:left w:val="nil"/>
              <w:bottom w:val="nil"/>
              <w:right w:val="nil"/>
            </w:tcBorders>
          </w:tcPr>
          <w:p w14:paraId="47EC6131" w14:textId="77777777" w:rsidR="000A3E01" w:rsidRDefault="000A3E01" w:rsidP="000A3E01">
            <w:pPr>
              <w:spacing w:line="276" w:lineRule="auto"/>
              <w:rPr>
                <w:rFonts w:ascii="Times New Roman" w:hAnsi="Times New Roman" w:cs="Times New Roman"/>
              </w:rPr>
            </w:pPr>
            <w:r>
              <w:rPr>
                <w:rFonts w:ascii="Times New Roman" w:hAnsi="Times New Roman" w:cs="Times New Roman"/>
              </w:rPr>
              <w:t>***</w:t>
            </w:r>
          </w:p>
        </w:tc>
      </w:tr>
      <w:tr w:rsidR="000A3E01" w14:paraId="6ED31A64" w14:textId="77777777" w:rsidTr="0025742B">
        <w:tc>
          <w:tcPr>
            <w:tcW w:w="1934" w:type="dxa"/>
            <w:tcBorders>
              <w:top w:val="nil"/>
              <w:left w:val="nil"/>
              <w:bottom w:val="nil"/>
              <w:right w:val="nil"/>
            </w:tcBorders>
          </w:tcPr>
          <w:p w14:paraId="4A91EB49" w14:textId="77777777" w:rsidR="000A3E01" w:rsidRDefault="000A3E01" w:rsidP="000A3E01">
            <w:pPr>
              <w:spacing w:line="276" w:lineRule="auto"/>
              <w:rPr>
                <w:rFonts w:ascii="Times New Roman" w:hAnsi="Times New Roman" w:cs="Times New Roman"/>
              </w:rPr>
            </w:pPr>
            <w:proofErr w:type="spellStart"/>
            <w:r>
              <w:rPr>
                <w:rFonts w:ascii="Times New Roman" w:hAnsi="Times New Roman" w:cs="Times New Roman"/>
              </w:rPr>
              <w:t>Evol</w:t>
            </w:r>
            <w:proofErr w:type="spellEnd"/>
          </w:p>
        </w:tc>
        <w:tc>
          <w:tcPr>
            <w:tcW w:w="1327" w:type="dxa"/>
            <w:tcBorders>
              <w:top w:val="nil"/>
              <w:left w:val="nil"/>
              <w:bottom w:val="nil"/>
              <w:right w:val="nil"/>
            </w:tcBorders>
            <w:vAlign w:val="center"/>
          </w:tcPr>
          <w:p w14:paraId="5AFC3532" w14:textId="2B80EEFC" w:rsidR="000A3E01" w:rsidRPr="000A3E01" w:rsidRDefault="000A3E01" w:rsidP="000A3E01">
            <w:pPr>
              <w:spacing w:line="276" w:lineRule="auto"/>
              <w:rPr>
                <w:rFonts w:ascii="Times New Roman" w:hAnsi="Times New Roman" w:cs="Times New Roman"/>
              </w:rPr>
            </w:pPr>
            <w:r w:rsidRPr="000A3E01">
              <w:rPr>
                <w:rFonts w:ascii="Times New Roman" w:eastAsia="Times New Roman" w:hAnsi="Times New Roman" w:cs="Times New Roman"/>
              </w:rPr>
              <w:t>0.00000</w:t>
            </w:r>
          </w:p>
        </w:tc>
        <w:tc>
          <w:tcPr>
            <w:tcW w:w="850" w:type="dxa"/>
            <w:tcBorders>
              <w:top w:val="nil"/>
              <w:left w:val="nil"/>
              <w:bottom w:val="nil"/>
              <w:right w:val="nil"/>
            </w:tcBorders>
            <w:vAlign w:val="center"/>
          </w:tcPr>
          <w:p w14:paraId="1891ABAA" w14:textId="652BA345" w:rsidR="000A3E01" w:rsidRPr="000A3E01" w:rsidRDefault="000A3E01" w:rsidP="000A3E01">
            <w:pPr>
              <w:spacing w:line="276" w:lineRule="auto"/>
              <w:rPr>
                <w:rFonts w:ascii="Times New Roman" w:hAnsi="Times New Roman" w:cs="Times New Roman"/>
              </w:rPr>
            </w:pPr>
            <w:r w:rsidRPr="000A3E01">
              <w:rPr>
                <w:rFonts w:ascii="Times New Roman" w:eastAsia="Times New Roman" w:hAnsi="Times New Roman" w:cs="Times New Roman"/>
              </w:rPr>
              <w:t>1</w:t>
            </w:r>
          </w:p>
        </w:tc>
        <w:tc>
          <w:tcPr>
            <w:tcW w:w="1276" w:type="dxa"/>
            <w:tcBorders>
              <w:top w:val="nil"/>
              <w:left w:val="nil"/>
              <w:bottom w:val="nil"/>
              <w:right w:val="nil"/>
            </w:tcBorders>
            <w:vAlign w:val="center"/>
          </w:tcPr>
          <w:p w14:paraId="27734CD6" w14:textId="2B697202" w:rsidR="000A3E01" w:rsidRPr="000A3E01" w:rsidRDefault="000A3E01" w:rsidP="000A3E01">
            <w:pPr>
              <w:tabs>
                <w:tab w:val="decimal" w:pos="456"/>
              </w:tabs>
              <w:spacing w:line="276" w:lineRule="auto"/>
              <w:rPr>
                <w:rFonts w:ascii="Times New Roman" w:hAnsi="Times New Roman" w:cs="Times New Roman"/>
              </w:rPr>
            </w:pPr>
            <w:r w:rsidRPr="000A3E01">
              <w:rPr>
                <w:rFonts w:ascii="Times New Roman" w:eastAsia="Times New Roman" w:hAnsi="Times New Roman" w:cs="Times New Roman"/>
              </w:rPr>
              <w:t>0.099</w:t>
            </w:r>
          </w:p>
        </w:tc>
        <w:tc>
          <w:tcPr>
            <w:tcW w:w="992" w:type="dxa"/>
            <w:tcBorders>
              <w:top w:val="nil"/>
              <w:left w:val="nil"/>
              <w:bottom w:val="nil"/>
              <w:right w:val="nil"/>
            </w:tcBorders>
            <w:vAlign w:val="center"/>
          </w:tcPr>
          <w:p w14:paraId="0D576A70" w14:textId="5F793CBC" w:rsidR="000A3E01" w:rsidRPr="000A3E01" w:rsidRDefault="000A3E01" w:rsidP="000A3E01">
            <w:pPr>
              <w:tabs>
                <w:tab w:val="decimal" w:pos="336"/>
              </w:tabs>
              <w:spacing w:line="276" w:lineRule="auto"/>
              <w:ind w:right="-23"/>
              <w:rPr>
                <w:rFonts w:ascii="Times New Roman" w:hAnsi="Times New Roman" w:cs="Times New Roman"/>
              </w:rPr>
            </w:pPr>
            <w:r w:rsidRPr="000A3E01">
              <w:rPr>
                <w:rFonts w:ascii="Times New Roman" w:eastAsia="Times New Roman" w:hAnsi="Times New Roman" w:cs="Times New Roman"/>
              </w:rPr>
              <w:t>0.754</w:t>
            </w:r>
          </w:p>
        </w:tc>
        <w:tc>
          <w:tcPr>
            <w:tcW w:w="718" w:type="dxa"/>
            <w:tcBorders>
              <w:top w:val="nil"/>
              <w:left w:val="nil"/>
              <w:bottom w:val="nil"/>
              <w:right w:val="nil"/>
            </w:tcBorders>
          </w:tcPr>
          <w:p w14:paraId="6D9B031B" w14:textId="77777777" w:rsidR="000A3E01" w:rsidRDefault="000A3E01" w:rsidP="000A3E01">
            <w:pPr>
              <w:spacing w:line="276" w:lineRule="auto"/>
              <w:rPr>
                <w:rFonts w:ascii="Times New Roman" w:hAnsi="Times New Roman" w:cs="Times New Roman"/>
              </w:rPr>
            </w:pPr>
          </w:p>
        </w:tc>
      </w:tr>
      <w:tr w:rsidR="000A3E01" w14:paraId="1431F84C" w14:textId="77777777" w:rsidTr="0025742B">
        <w:tc>
          <w:tcPr>
            <w:tcW w:w="1934" w:type="dxa"/>
            <w:tcBorders>
              <w:top w:val="nil"/>
              <w:left w:val="nil"/>
              <w:bottom w:val="nil"/>
              <w:right w:val="nil"/>
            </w:tcBorders>
          </w:tcPr>
          <w:p w14:paraId="33A86AA3" w14:textId="77777777" w:rsidR="000A3E01" w:rsidRDefault="000A3E01" w:rsidP="000A3E01">
            <w:pPr>
              <w:spacing w:line="276" w:lineRule="auto"/>
              <w:rPr>
                <w:rFonts w:ascii="Times New Roman" w:hAnsi="Times New Roman" w:cs="Times New Roman"/>
              </w:rPr>
            </w:pPr>
            <w:r>
              <w:rPr>
                <w:rFonts w:ascii="Times New Roman" w:hAnsi="Times New Roman" w:cs="Times New Roman"/>
              </w:rPr>
              <w:t>Temp</w:t>
            </w:r>
          </w:p>
        </w:tc>
        <w:tc>
          <w:tcPr>
            <w:tcW w:w="1327" w:type="dxa"/>
            <w:tcBorders>
              <w:top w:val="nil"/>
              <w:left w:val="nil"/>
              <w:bottom w:val="nil"/>
              <w:right w:val="nil"/>
            </w:tcBorders>
            <w:vAlign w:val="center"/>
          </w:tcPr>
          <w:p w14:paraId="5F0FAFE0" w14:textId="4D2265D3" w:rsidR="000A3E01" w:rsidRPr="000A3E01" w:rsidRDefault="000A3E01" w:rsidP="000A3E01">
            <w:pPr>
              <w:spacing w:line="276" w:lineRule="auto"/>
              <w:rPr>
                <w:rFonts w:ascii="Times New Roman" w:hAnsi="Times New Roman" w:cs="Times New Roman"/>
              </w:rPr>
            </w:pPr>
            <w:r w:rsidRPr="000A3E01">
              <w:rPr>
                <w:rFonts w:ascii="Times New Roman" w:eastAsia="Times New Roman" w:hAnsi="Times New Roman" w:cs="Times New Roman"/>
              </w:rPr>
              <w:t>0.00005</w:t>
            </w:r>
          </w:p>
        </w:tc>
        <w:tc>
          <w:tcPr>
            <w:tcW w:w="850" w:type="dxa"/>
            <w:tcBorders>
              <w:top w:val="nil"/>
              <w:left w:val="nil"/>
              <w:bottom w:val="nil"/>
              <w:right w:val="nil"/>
            </w:tcBorders>
            <w:vAlign w:val="center"/>
          </w:tcPr>
          <w:p w14:paraId="77DB1B35" w14:textId="63227E86" w:rsidR="000A3E01" w:rsidRPr="000A3E01" w:rsidRDefault="000A3E01" w:rsidP="000A3E01">
            <w:pPr>
              <w:spacing w:line="276" w:lineRule="auto"/>
              <w:rPr>
                <w:rFonts w:ascii="Times New Roman" w:hAnsi="Times New Roman" w:cs="Times New Roman"/>
              </w:rPr>
            </w:pPr>
            <w:r w:rsidRPr="000A3E01">
              <w:rPr>
                <w:rFonts w:ascii="Times New Roman" w:eastAsia="Times New Roman" w:hAnsi="Times New Roman" w:cs="Times New Roman"/>
              </w:rPr>
              <w:t>1</w:t>
            </w:r>
          </w:p>
        </w:tc>
        <w:tc>
          <w:tcPr>
            <w:tcW w:w="1276" w:type="dxa"/>
            <w:tcBorders>
              <w:top w:val="nil"/>
              <w:left w:val="nil"/>
              <w:bottom w:val="nil"/>
              <w:right w:val="nil"/>
            </w:tcBorders>
            <w:vAlign w:val="center"/>
          </w:tcPr>
          <w:p w14:paraId="2BAFC39B" w14:textId="28BCC188" w:rsidR="000A3E01" w:rsidRPr="000A3E01" w:rsidRDefault="000A3E01" w:rsidP="000A3E01">
            <w:pPr>
              <w:tabs>
                <w:tab w:val="decimal" w:pos="456"/>
              </w:tabs>
              <w:spacing w:line="276" w:lineRule="auto"/>
              <w:rPr>
                <w:rFonts w:ascii="Times New Roman" w:hAnsi="Times New Roman" w:cs="Times New Roman"/>
              </w:rPr>
            </w:pPr>
            <w:r w:rsidRPr="000A3E01">
              <w:rPr>
                <w:rFonts w:ascii="Times New Roman" w:eastAsia="Times New Roman" w:hAnsi="Times New Roman" w:cs="Times New Roman"/>
              </w:rPr>
              <w:t>9.545</w:t>
            </w:r>
          </w:p>
        </w:tc>
        <w:tc>
          <w:tcPr>
            <w:tcW w:w="992" w:type="dxa"/>
            <w:tcBorders>
              <w:top w:val="nil"/>
              <w:left w:val="nil"/>
              <w:bottom w:val="nil"/>
              <w:right w:val="nil"/>
            </w:tcBorders>
            <w:vAlign w:val="center"/>
          </w:tcPr>
          <w:p w14:paraId="10EFD4D2" w14:textId="3A4D9E0D" w:rsidR="000A3E01" w:rsidRPr="000A3E01" w:rsidRDefault="000A3E01" w:rsidP="000A3E01">
            <w:pPr>
              <w:tabs>
                <w:tab w:val="decimal" w:pos="336"/>
              </w:tabs>
              <w:spacing w:line="276" w:lineRule="auto"/>
              <w:ind w:right="-23"/>
              <w:rPr>
                <w:rFonts w:ascii="Times New Roman" w:hAnsi="Times New Roman" w:cs="Times New Roman"/>
              </w:rPr>
            </w:pPr>
            <w:r w:rsidRPr="000A3E01">
              <w:rPr>
                <w:rFonts w:ascii="Times New Roman" w:eastAsia="Times New Roman" w:hAnsi="Times New Roman" w:cs="Times New Roman"/>
              </w:rPr>
              <w:t>0.003</w:t>
            </w:r>
          </w:p>
        </w:tc>
        <w:tc>
          <w:tcPr>
            <w:tcW w:w="718" w:type="dxa"/>
            <w:tcBorders>
              <w:top w:val="nil"/>
              <w:left w:val="nil"/>
              <w:bottom w:val="nil"/>
              <w:right w:val="nil"/>
            </w:tcBorders>
          </w:tcPr>
          <w:p w14:paraId="5BC44904" w14:textId="4EC93981" w:rsidR="000A3E01" w:rsidRDefault="000A3E01" w:rsidP="000A3E01">
            <w:pPr>
              <w:spacing w:line="276" w:lineRule="auto"/>
              <w:rPr>
                <w:rFonts w:ascii="Times New Roman" w:hAnsi="Times New Roman" w:cs="Times New Roman"/>
              </w:rPr>
            </w:pPr>
            <w:r>
              <w:rPr>
                <w:rFonts w:ascii="Times New Roman" w:hAnsi="Times New Roman" w:cs="Times New Roman"/>
              </w:rPr>
              <w:t>**</w:t>
            </w:r>
          </w:p>
        </w:tc>
      </w:tr>
      <w:tr w:rsidR="000A3E01" w14:paraId="0471FA53" w14:textId="77777777" w:rsidTr="0025742B">
        <w:tc>
          <w:tcPr>
            <w:tcW w:w="1934" w:type="dxa"/>
            <w:tcBorders>
              <w:top w:val="nil"/>
              <w:left w:val="nil"/>
              <w:bottom w:val="nil"/>
              <w:right w:val="nil"/>
            </w:tcBorders>
          </w:tcPr>
          <w:p w14:paraId="5C0F26EB" w14:textId="77777777" w:rsidR="000A3E01" w:rsidRDefault="000A3E01" w:rsidP="000A3E01">
            <w:pPr>
              <w:spacing w:line="276" w:lineRule="auto"/>
              <w:rPr>
                <w:rFonts w:ascii="Times New Roman" w:hAnsi="Times New Roman" w:cs="Times New Roman"/>
              </w:rPr>
            </w:pPr>
            <w:r>
              <w:rPr>
                <w:rFonts w:ascii="Times New Roman" w:hAnsi="Times New Roman" w:cs="Times New Roman"/>
              </w:rPr>
              <w:t>Comp</w:t>
            </w:r>
          </w:p>
        </w:tc>
        <w:tc>
          <w:tcPr>
            <w:tcW w:w="1327" w:type="dxa"/>
            <w:tcBorders>
              <w:top w:val="nil"/>
              <w:left w:val="nil"/>
              <w:bottom w:val="nil"/>
              <w:right w:val="nil"/>
            </w:tcBorders>
            <w:vAlign w:val="center"/>
          </w:tcPr>
          <w:p w14:paraId="4C54DEC3" w14:textId="17C0973B" w:rsidR="000A3E01" w:rsidRPr="000A3E01" w:rsidRDefault="000A3E01" w:rsidP="000A3E01">
            <w:pPr>
              <w:spacing w:line="276" w:lineRule="auto"/>
              <w:rPr>
                <w:rFonts w:ascii="Times New Roman" w:hAnsi="Times New Roman" w:cs="Times New Roman"/>
              </w:rPr>
            </w:pPr>
            <w:r w:rsidRPr="000A3E01">
              <w:rPr>
                <w:rFonts w:ascii="Times New Roman" w:eastAsia="Times New Roman" w:hAnsi="Times New Roman" w:cs="Times New Roman"/>
              </w:rPr>
              <w:t>0.00002</w:t>
            </w:r>
          </w:p>
        </w:tc>
        <w:tc>
          <w:tcPr>
            <w:tcW w:w="850" w:type="dxa"/>
            <w:tcBorders>
              <w:top w:val="nil"/>
              <w:left w:val="nil"/>
              <w:bottom w:val="nil"/>
              <w:right w:val="nil"/>
            </w:tcBorders>
            <w:vAlign w:val="center"/>
          </w:tcPr>
          <w:p w14:paraId="6EF2AD10" w14:textId="23362D0F" w:rsidR="000A3E01" w:rsidRPr="000A3E01" w:rsidRDefault="000A3E01" w:rsidP="000A3E01">
            <w:pPr>
              <w:spacing w:line="276" w:lineRule="auto"/>
              <w:rPr>
                <w:rFonts w:ascii="Times New Roman" w:hAnsi="Times New Roman" w:cs="Times New Roman"/>
              </w:rPr>
            </w:pPr>
            <w:r w:rsidRPr="000A3E01">
              <w:rPr>
                <w:rFonts w:ascii="Times New Roman" w:eastAsia="Times New Roman" w:hAnsi="Times New Roman" w:cs="Times New Roman"/>
              </w:rPr>
              <w:t>1</w:t>
            </w:r>
          </w:p>
        </w:tc>
        <w:tc>
          <w:tcPr>
            <w:tcW w:w="1276" w:type="dxa"/>
            <w:tcBorders>
              <w:top w:val="nil"/>
              <w:left w:val="nil"/>
              <w:bottom w:val="nil"/>
              <w:right w:val="nil"/>
            </w:tcBorders>
            <w:vAlign w:val="center"/>
          </w:tcPr>
          <w:p w14:paraId="6EE630ED" w14:textId="63BEE18E" w:rsidR="000A3E01" w:rsidRPr="000A3E01" w:rsidRDefault="000A3E01" w:rsidP="000A3E01">
            <w:pPr>
              <w:tabs>
                <w:tab w:val="decimal" w:pos="456"/>
              </w:tabs>
              <w:spacing w:line="276" w:lineRule="auto"/>
              <w:rPr>
                <w:rFonts w:ascii="Times New Roman" w:hAnsi="Times New Roman" w:cs="Times New Roman"/>
              </w:rPr>
            </w:pPr>
            <w:r w:rsidRPr="000A3E01">
              <w:rPr>
                <w:rFonts w:ascii="Times New Roman" w:eastAsia="Times New Roman" w:hAnsi="Times New Roman" w:cs="Times New Roman"/>
              </w:rPr>
              <w:t>3.399</w:t>
            </w:r>
          </w:p>
        </w:tc>
        <w:tc>
          <w:tcPr>
            <w:tcW w:w="992" w:type="dxa"/>
            <w:tcBorders>
              <w:top w:val="nil"/>
              <w:left w:val="nil"/>
              <w:bottom w:val="nil"/>
              <w:right w:val="nil"/>
            </w:tcBorders>
            <w:vAlign w:val="center"/>
          </w:tcPr>
          <w:p w14:paraId="0FEFE684" w14:textId="25FFAF45" w:rsidR="000A3E01" w:rsidRPr="000A3E01" w:rsidRDefault="000A3E01" w:rsidP="000A3E01">
            <w:pPr>
              <w:tabs>
                <w:tab w:val="decimal" w:pos="336"/>
              </w:tabs>
              <w:spacing w:line="276" w:lineRule="auto"/>
              <w:ind w:right="-23"/>
              <w:rPr>
                <w:rFonts w:ascii="Times New Roman" w:hAnsi="Times New Roman" w:cs="Times New Roman"/>
              </w:rPr>
            </w:pPr>
            <w:r w:rsidRPr="000A3E01">
              <w:rPr>
                <w:rFonts w:ascii="Times New Roman" w:eastAsia="Times New Roman" w:hAnsi="Times New Roman" w:cs="Times New Roman"/>
              </w:rPr>
              <w:t>0.069</w:t>
            </w:r>
          </w:p>
        </w:tc>
        <w:tc>
          <w:tcPr>
            <w:tcW w:w="718" w:type="dxa"/>
            <w:tcBorders>
              <w:top w:val="nil"/>
              <w:left w:val="nil"/>
              <w:bottom w:val="nil"/>
              <w:right w:val="nil"/>
            </w:tcBorders>
          </w:tcPr>
          <w:p w14:paraId="016B1785" w14:textId="1F912C61" w:rsidR="000A3E01" w:rsidRDefault="000A3E01" w:rsidP="000A3E01">
            <w:pPr>
              <w:spacing w:line="276" w:lineRule="auto"/>
              <w:rPr>
                <w:rFonts w:ascii="Times New Roman" w:hAnsi="Times New Roman" w:cs="Times New Roman"/>
              </w:rPr>
            </w:pPr>
            <w:r>
              <w:rPr>
                <w:rFonts w:ascii="Times New Roman" w:hAnsi="Times New Roman" w:cs="Times New Roman"/>
              </w:rPr>
              <w:t>.</w:t>
            </w:r>
          </w:p>
        </w:tc>
      </w:tr>
      <w:tr w:rsidR="000A3E01" w14:paraId="4186D234" w14:textId="77777777" w:rsidTr="0025742B">
        <w:tc>
          <w:tcPr>
            <w:tcW w:w="1934" w:type="dxa"/>
            <w:tcBorders>
              <w:top w:val="nil"/>
              <w:left w:val="nil"/>
              <w:bottom w:val="nil"/>
              <w:right w:val="nil"/>
            </w:tcBorders>
          </w:tcPr>
          <w:p w14:paraId="239CEDB0" w14:textId="77777777" w:rsidR="000A3E01" w:rsidRDefault="000A3E01" w:rsidP="000A3E01">
            <w:pPr>
              <w:spacing w:line="276" w:lineRule="auto"/>
              <w:rPr>
                <w:rFonts w:ascii="Times New Roman" w:hAnsi="Times New Roman" w:cs="Times New Roman"/>
              </w:rPr>
            </w:pPr>
            <w:proofErr w:type="spellStart"/>
            <w:proofErr w:type="gramStart"/>
            <w:r>
              <w:rPr>
                <w:rFonts w:ascii="Times New Roman" w:hAnsi="Times New Roman" w:cs="Times New Roman"/>
              </w:rPr>
              <w:t>Evol:Temp</w:t>
            </w:r>
            <w:proofErr w:type="spellEnd"/>
            <w:proofErr w:type="gramEnd"/>
          </w:p>
        </w:tc>
        <w:tc>
          <w:tcPr>
            <w:tcW w:w="1327" w:type="dxa"/>
            <w:tcBorders>
              <w:top w:val="nil"/>
              <w:left w:val="nil"/>
              <w:bottom w:val="nil"/>
              <w:right w:val="nil"/>
            </w:tcBorders>
            <w:vAlign w:val="center"/>
          </w:tcPr>
          <w:p w14:paraId="56574C5D" w14:textId="09516AC6" w:rsidR="000A3E01" w:rsidRPr="000A3E01" w:rsidRDefault="000A3E01" w:rsidP="000A3E01">
            <w:pPr>
              <w:spacing w:line="276" w:lineRule="auto"/>
              <w:rPr>
                <w:rFonts w:ascii="Times New Roman" w:hAnsi="Times New Roman" w:cs="Times New Roman"/>
              </w:rPr>
            </w:pPr>
            <w:r w:rsidRPr="000A3E01">
              <w:rPr>
                <w:rFonts w:ascii="Times New Roman" w:eastAsia="Times New Roman" w:hAnsi="Times New Roman" w:cs="Times New Roman"/>
              </w:rPr>
              <w:t>0.00000</w:t>
            </w:r>
          </w:p>
        </w:tc>
        <w:tc>
          <w:tcPr>
            <w:tcW w:w="850" w:type="dxa"/>
            <w:tcBorders>
              <w:top w:val="nil"/>
              <w:left w:val="nil"/>
              <w:bottom w:val="nil"/>
              <w:right w:val="nil"/>
            </w:tcBorders>
            <w:vAlign w:val="center"/>
          </w:tcPr>
          <w:p w14:paraId="6E197B04" w14:textId="47B78E35" w:rsidR="000A3E01" w:rsidRPr="000A3E01" w:rsidRDefault="000A3E01" w:rsidP="000A3E01">
            <w:pPr>
              <w:spacing w:line="276" w:lineRule="auto"/>
              <w:rPr>
                <w:rFonts w:ascii="Times New Roman" w:hAnsi="Times New Roman" w:cs="Times New Roman"/>
              </w:rPr>
            </w:pPr>
            <w:r w:rsidRPr="000A3E01">
              <w:rPr>
                <w:rFonts w:ascii="Times New Roman" w:eastAsia="Times New Roman" w:hAnsi="Times New Roman" w:cs="Times New Roman"/>
              </w:rPr>
              <w:t>1</w:t>
            </w:r>
          </w:p>
        </w:tc>
        <w:tc>
          <w:tcPr>
            <w:tcW w:w="1276" w:type="dxa"/>
            <w:tcBorders>
              <w:top w:val="nil"/>
              <w:left w:val="nil"/>
              <w:bottom w:val="nil"/>
              <w:right w:val="nil"/>
            </w:tcBorders>
            <w:vAlign w:val="center"/>
          </w:tcPr>
          <w:p w14:paraId="629127E9" w14:textId="4FA5C582" w:rsidR="000A3E01" w:rsidRPr="000A3E01" w:rsidRDefault="000A3E01" w:rsidP="000A3E01">
            <w:pPr>
              <w:tabs>
                <w:tab w:val="decimal" w:pos="456"/>
              </w:tabs>
              <w:spacing w:line="276" w:lineRule="auto"/>
              <w:rPr>
                <w:rFonts w:ascii="Times New Roman" w:hAnsi="Times New Roman" w:cs="Times New Roman"/>
              </w:rPr>
            </w:pPr>
            <w:r w:rsidRPr="000A3E01">
              <w:rPr>
                <w:rFonts w:ascii="Times New Roman" w:eastAsia="Times New Roman" w:hAnsi="Times New Roman" w:cs="Times New Roman"/>
              </w:rPr>
              <w:t>0.056</w:t>
            </w:r>
          </w:p>
        </w:tc>
        <w:tc>
          <w:tcPr>
            <w:tcW w:w="992" w:type="dxa"/>
            <w:tcBorders>
              <w:top w:val="nil"/>
              <w:left w:val="nil"/>
              <w:bottom w:val="nil"/>
              <w:right w:val="nil"/>
            </w:tcBorders>
            <w:vAlign w:val="center"/>
          </w:tcPr>
          <w:p w14:paraId="75B4FF5E" w14:textId="281EF632" w:rsidR="000A3E01" w:rsidRPr="000A3E01" w:rsidRDefault="000A3E01" w:rsidP="000A3E01">
            <w:pPr>
              <w:tabs>
                <w:tab w:val="decimal" w:pos="336"/>
              </w:tabs>
              <w:spacing w:line="276" w:lineRule="auto"/>
              <w:ind w:right="-23"/>
              <w:rPr>
                <w:rFonts w:ascii="Times New Roman" w:hAnsi="Times New Roman" w:cs="Times New Roman"/>
              </w:rPr>
            </w:pPr>
            <w:r w:rsidRPr="000A3E01">
              <w:rPr>
                <w:rFonts w:ascii="Times New Roman" w:eastAsia="Times New Roman" w:hAnsi="Times New Roman" w:cs="Times New Roman"/>
              </w:rPr>
              <w:t>0.814</w:t>
            </w:r>
          </w:p>
        </w:tc>
        <w:tc>
          <w:tcPr>
            <w:tcW w:w="718" w:type="dxa"/>
            <w:tcBorders>
              <w:top w:val="nil"/>
              <w:left w:val="nil"/>
              <w:bottom w:val="nil"/>
              <w:right w:val="nil"/>
            </w:tcBorders>
          </w:tcPr>
          <w:p w14:paraId="3BB59E4D" w14:textId="77777777" w:rsidR="000A3E01" w:rsidRDefault="000A3E01" w:rsidP="000A3E01">
            <w:pPr>
              <w:spacing w:line="276" w:lineRule="auto"/>
              <w:rPr>
                <w:rFonts w:ascii="Times New Roman" w:hAnsi="Times New Roman" w:cs="Times New Roman"/>
              </w:rPr>
            </w:pPr>
          </w:p>
        </w:tc>
      </w:tr>
      <w:tr w:rsidR="000A3E01" w14:paraId="67C26A39" w14:textId="77777777" w:rsidTr="0025742B">
        <w:tc>
          <w:tcPr>
            <w:tcW w:w="1934" w:type="dxa"/>
            <w:tcBorders>
              <w:top w:val="nil"/>
              <w:left w:val="nil"/>
              <w:bottom w:val="nil"/>
              <w:right w:val="nil"/>
            </w:tcBorders>
          </w:tcPr>
          <w:p w14:paraId="6C3AF3BF" w14:textId="77777777" w:rsidR="000A3E01" w:rsidRDefault="000A3E01" w:rsidP="000A3E01">
            <w:pPr>
              <w:spacing w:line="276" w:lineRule="auto"/>
              <w:rPr>
                <w:rFonts w:ascii="Times New Roman" w:hAnsi="Times New Roman" w:cs="Times New Roman"/>
              </w:rPr>
            </w:pPr>
            <w:proofErr w:type="spellStart"/>
            <w:proofErr w:type="gramStart"/>
            <w:r>
              <w:rPr>
                <w:rFonts w:ascii="Times New Roman" w:hAnsi="Times New Roman" w:cs="Times New Roman"/>
              </w:rPr>
              <w:t>Evol:Comp</w:t>
            </w:r>
            <w:proofErr w:type="spellEnd"/>
            <w:proofErr w:type="gramEnd"/>
          </w:p>
        </w:tc>
        <w:tc>
          <w:tcPr>
            <w:tcW w:w="1327" w:type="dxa"/>
            <w:tcBorders>
              <w:top w:val="nil"/>
              <w:left w:val="nil"/>
              <w:bottom w:val="nil"/>
              <w:right w:val="nil"/>
            </w:tcBorders>
            <w:vAlign w:val="center"/>
          </w:tcPr>
          <w:p w14:paraId="2CA5E4F1" w14:textId="5A06F1B6" w:rsidR="000A3E01" w:rsidRPr="000A3E01" w:rsidRDefault="000A3E01" w:rsidP="000A3E01">
            <w:pPr>
              <w:spacing w:line="276" w:lineRule="auto"/>
              <w:rPr>
                <w:rFonts w:ascii="Times New Roman" w:hAnsi="Times New Roman" w:cs="Times New Roman"/>
              </w:rPr>
            </w:pPr>
            <w:r w:rsidRPr="000A3E01">
              <w:rPr>
                <w:rFonts w:ascii="Times New Roman" w:eastAsia="Times New Roman" w:hAnsi="Times New Roman" w:cs="Times New Roman"/>
              </w:rPr>
              <w:t>0.00001</w:t>
            </w:r>
          </w:p>
        </w:tc>
        <w:tc>
          <w:tcPr>
            <w:tcW w:w="850" w:type="dxa"/>
            <w:tcBorders>
              <w:top w:val="nil"/>
              <w:left w:val="nil"/>
              <w:bottom w:val="nil"/>
              <w:right w:val="nil"/>
            </w:tcBorders>
            <w:vAlign w:val="center"/>
          </w:tcPr>
          <w:p w14:paraId="734CC372" w14:textId="0B9C863B" w:rsidR="000A3E01" w:rsidRPr="000A3E01" w:rsidRDefault="000A3E01" w:rsidP="000A3E01">
            <w:pPr>
              <w:spacing w:line="276" w:lineRule="auto"/>
              <w:rPr>
                <w:rFonts w:ascii="Times New Roman" w:hAnsi="Times New Roman" w:cs="Times New Roman"/>
              </w:rPr>
            </w:pPr>
            <w:r w:rsidRPr="000A3E01">
              <w:rPr>
                <w:rFonts w:ascii="Times New Roman" w:eastAsia="Times New Roman" w:hAnsi="Times New Roman" w:cs="Times New Roman"/>
              </w:rPr>
              <w:t>1</w:t>
            </w:r>
          </w:p>
        </w:tc>
        <w:tc>
          <w:tcPr>
            <w:tcW w:w="1276" w:type="dxa"/>
            <w:tcBorders>
              <w:top w:val="nil"/>
              <w:left w:val="nil"/>
              <w:bottom w:val="nil"/>
              <w:right w:val="nil"/>
            </w:tcBorders>
            <w:vAlign w:val="center"/>
          </w:tcPr>
          <w:p w14:paraId="62F2DAB5" w14:textId="4CEA41F4" w:rsidR="000A3E01" w:rsidRPr="000A3E01" w:rsidRDefault="000A3E01" w:rsidP="000A3E01">
            <w:pPr>
              <w:tabs>
                <w:tab w:val="decimal" w:pos="456"/>
              </w:tabs>
              <w:spacing w:line="276" w:lineRule="auto"/>
              <w:rPr>
                <w:rFonts w:ascii="Times New Roman" w:hAnsi="Times New Roman" w:cs="Times New Roman"/>
              </w:rPr>
            </w:pPr>
            <w:r w:rsidRPr="000A3E01">
              <w:rPr>
                <w:rFonts w:ascii="Times New Roman" w:eastAsia="Times New Roman" w:hAnsi="Times New Roman" w:cs="Times New Roman"/>
              </w:rPr>
              <w:t>1.929</w:t>
            </w:r>
          </w:p>
        </w:tc>
        <w:tc>
          <w:tcPr>
            <w:tcW w:w="992" w:type="dxa"/>
            <w:tcBorders>
              <w:top w:val="nil"/>
              <w:left w:val="nil"/>
              <w:bottom w:val="nil"/>
              <w:right w:val="nil"/>
            </w:tcBorders>
            <w:vAlign w:val="center"/>
          </w:tcPr>
          <w:p w14:paraId="19BD39FB" w14:textId="2531DCF2" w:rsidR="000A3E01" w:rsidRPr="000A3E01" w:rsidRDefault="000A3E01" w:rsidP="000A3E01">
            <w:pPr>
              <w:tabs>
                <w:tab w:val="decimal" w:pos="336"/>
              </w:tabs>
              <w:spacing w:line="276" w:lineRule="auto"/>
              <w:ind w:right="-23"/>
              <w:rPr>
                <w:rFonts w:ascii="Times New Roman" w:hAnsi="Times New Roman" w:cs="Times New Roman"/>
              </w:rPr>
            </w:pPr>
            <w:r w:rsidRPr="000A3E01">
              <w:rPr>
                <w:rFonts w:ascii="Times New Roman" w:eastAsia="Times New Roman" w:hAnsi="Times New Roman" w:cs="Times New Roman"/>
              </w:rPr>
              <w:t>0.169</w:t>
            </w:r>
          </w:p>
        </w:tc>
        <w:tc>
          <w:tcPr>
            <w:tcW w:w="718" w:type="dxa"/>
            <w:tcBorders>
              <w:top w:val="nil"/>
              <w:left w:val="nil"/>
              <w:bottom w:val="nil"/>
              <w:right w:val="nil"/>
            </w:tcBorders>
          </w:tcPr>
          <w:p w14:paraId="0B661F10" w14:textId="665B11DD" w:rsidR="000A3E01" w:rsidRDefault="000A3E01" w:rsidP="000A3E01">
            <w:pPr>
              <w:spacing w:line="276" w:lineRule="auto"/>
              <w:rPr>
                <w:rFonts w:ascii="Times New Roman" w:hAnsi="Times New Roman" w:cs="Times New Roman"/>
              </w:rPr>
            </w:pPr>
          </w:p>
        </w:tc>
      </w:tr>
      <w:tr w:rsidR="000A3E01" w14:paraId="5FC0392C" w14:textId="77777777" w:rsidTr="0025742B">
        <w:tc>
          <w:tcPr>
            <w:tcW w:w="1934" w:type="dxa"/>
            <w:tcBorders>
              <w:top w:val="nil"/>
              <w:left w:val="nil"/>
              <w:bottom w:val="nil"/>
              <w:right w:val="nil"/>
            </w:tcBorders>
          </w:tcPr>
          <w:p w14:paraId="2871FC80" w14:textId="77777777" w:rsidR="000A3E01" w:rsidRDefault="000A3E01" w:rsidP="000A3E01">
            <w:pPr>
              <w:spacing w:line="276" w:lineRule="auto"/>
              <w:rPr>
                <w:rFonts w:ascii="Times New Roman" w:hAnsi="Times New Roman" w:cs="Times New Roman"/>
              </w:rPr>
            </w:pPr>
            <w:proofErr w:type="spellStart"/>
            <w:proofErr w:type="gramStart"/>
            <w:r>
              <w:rPr>
                <w:rFonts w:ascii="Times New Roman" w:hAnsi="Times New Roman" w:cs="Times New Roman"/>
              </w:rPr>
              <w:t>Temp:Comp</w:t>
            </w:r>
            <w:proofErr w:type="spellEnd"/>
            <w:proofErr w:type="gramEnd"/>
          </w:p>
        </w:tc>
        <w:tc>
          <w:tcPr>
            <w:tcW w:w="1327" w:type="dxa"/>
            <w:tcBorders>
              <w:top w:val="nil"/>
              <w:left w:val="nil"/>
              <w:bottom w:val="nil"/>
              <w:right w:val="nil"/>
            </w:tcBorders>
            <w:vAlign w:val="center"/>
          </w:tcPr>
          <w:p w14:paraId="37F094A4" w14:textId="6B90DD6D" w:rsidR="000A3E01" w:rsidRPr="000A3E01" w:rsidRDefault="000A3E01" w:rsidP="000A3E01">
            <w:pPr>
              <w:spacing w:line="276" w:lineRule="auto"/>
              <w:rPr>
                <w:rFonts w:ascii="Times New Roman" w:hAnsi="Times New Roman" w:cs="Times New Roman"/>
              </w:rPr>
            </w:pPr>
            <w:r w:rsidRPr="000A3E01">
              <w:rPr>
                <w:rFonts w:ascii="Times New Roman" w:eastAsia="Times New Roman" w:hAnsi="Times New Roman" w:cs="Times New Roman"/>
              </w:rPr>
              <w:t>0.00002</w:t>
            </w:r>
          </w:p>
        </w:tc>
        <w:tc>
          <w:tcPr>
            <w:tcW w:w="850" w:type="dxa"/>
            <w:tcBorders>
              <w:top w:val="nil"/>
              <w:left w:val="nil"/>
              <w:bottom w:val="nil"/>
              <w:right w:val="nil"/>
            </w:tcBorders>
            <w:vAlign w:val="center"/>
          </w:tcPr>
          <w:p w14:paraId="23831EC3" w14:textId="1544AAAD" w:rsidR="000A3E01" w:rsidRPr="000A3E01" w:rsidRDefault="000A3E01" w:rsidP="000A3E01">
            <w:pPr>
              <w:spacing w:line="276" w:lineRule="auto"/>
              <w:rPr>
                <w:rFonts w:ascii="Times New Roman" w:hAnsi="Times New Roman" w:cs="Times New Roman"/>
              </w:rPr>
            </w:pPr>
            <w:r w:rsidRPr="000A3E01">
              <w:rPr>
                <w:rFonts w:ascii="Times New Roman" w:eastAsia="Times New Roman" w:hAnsi="Times New Roman" w:cs="Times New Roman"/>
              </w:rPr>
              <w:t>1</w:t>
            </w:r>
          </w:p>
        </w:tc>
        <w:tc>
          <w:tcPr>
            <w:tcW w:w="1276" w:type="dxa"/>
            <w:tcBorders>
              <w:top w:val="nil"/>
              <w:left w:val="nil"/>
              <w:bottom w:val="nil"/>
              <w:right w:val="nil"/>
            </w:tcBorders>
            <w:vAlign w:val="center"/>
          </w:tcPr>
          <w:p w14:paraId="783FE7BE" w14:textId="72774BD7" w:rsidR="000A3E01" w:rsidRPr="000A3E01" w:rsidRDefault="000A3E01" w:rsidP="000A3E01">
            <w:pPr>
              <w:tabs>
                <w:tab w:val="decimal" w:pos="456"/>
              </w:tabs>
              <w:spacing w:line="276" w:lineRule="auto"/>
              <w:rPr>
                <w:rFonts w:ascii="Times New Roman" w:hAnsi="Times New Roman" w:cs="Times New Roman"/>
              </w:rPr>
            </w:pPr>
            <w:r w:rsidRPr="000A3E01">
              <w:rPr>
                <w:rFonts w:ascii="Times New Roman" w:eastAsia="Times New Roman" w:hAnsi="Times New Roman" w:cs="Times New Roman"/>
              </w:rPr>
              <w:t>4.014</w:t>
            </w:r>
          </w:p>
        </w:tc>
        <w:tc>
          <w:tcPr>
            <w:tcW w:w="992" w:type="dxa"/>
            <w:tcBorders>
              <w:top w:val="nil"/>
              <w:left w:val="nil"/>
              <w:bottom w:val="nil"/>
              <w:right w:val="nil"/>
            </w:tcBorders>
            <w:vAlign w:val="center"/>
          </w:tcPr>
          <w:p w14:paraId="46AA5A1C" w14:textId="18A53A73" w:rsidR="000A3E01" w:rsidRPr="000A3E01" w:rsidRDefault="000A3E01" w:rsidP="000A3E01">
            <w:pPr>
              <w:tabs>
                <w:tab w:val="decimal" w:pos="336"/>
              </w:tabs>
              <w:spacing w:line="276" w:lineRule="auto"/>
              <w:ind w:right="-23"/>
              <w:rPr>
                <w:rFonts w:ascii="Times New Roman" w:hAnsi="Times New Roman" w:cs="Times New Roman"/>
              </w:rPr>
            </w:pPr>
            <w:r w:rsidRPr="000A3E01">
              <w:rPr>
                <w:rFonts w:ascii="Times New Roman" w:eastAsia="Times New Roman" w:hAnsi="Times New Roman" w:cs="Times New Roman"/>
              </w:rPr>
              <w:t>0.049</w:t>
            </w:r>
          </w:p>
        </w:tc>
        <w:tc>
          <w:tcPr>
            <w:tcW w:w="718" w:type="dxa"/>
            <w:tcBorders>
              <w:top w:val="nil"/>
              <w:left w:val="nil"/>
              <w:bottom w:val="nil"/>
              <w:right w:val="nil"/>
            </w:tcBorders>
          </w:tcPr>
          <w:p w14:paraId="104FC834" w14:textId="18AFEB1F" w:rsidR="000A3E01" w:rsidRDefault="000A3E01" w:rsidP="000A3E01">
            <w:pPr>
              <w:spacing w:line="276" w:lineRule="auto"/>
              <w:rPr>
                <w:rFonts w:ascii="Times New Roman" w:hAnsi="Times New Roman" w:cs="Times New Roman"/>
              </w:rPr>
            </w:pPr>
            <w:r>
              <w:rPr>
                <w:rFonts w:ascii="Times New Roman" w:hAnsi="Times New Roman" w:cs="Times New Roman"/>
              </w:rPr>
              <w:t>*</w:t>
            </w:r>
          </w:p>
        </w:tc>
      </w:tr>
      <w:tr w:rsidR="000A3E01" w14:paraId="59353104" w14:textId="77777777" w:rsidTr="0025742B">
        <w:tc>
          <w:tcPr>
            <w:tcW w:w="1934" w:type="dxa"/>
            <w:tcBorders>
              <w:top w:val="nil"/>
              <w:left w:val="nil"/>
              <w:bottom w:val="nil"/>
              <w:right w:val="nil"/>
            </w:tcBorders>
          </w:tcPr>
          <w:p w14:paraId="6C5E355B" w14:textId="77777777" w:rsidR="000A3E01" w:rsidRDefault="000A3E01" w:rsidP="000A3E01">
            <w:pPr>
              <w:spacing w:line="276" w:lineRule="auto"/>
              <w:rPr>
                <w:rFonts w:ascii="Times New Roman" w:hAnsi="Times New Roman" w:cs="Times New Roman"/>
              </w:rPr>
            </w:pPr>
            <w:proofErr w:type="spellStart"/>
            <w:proofErr w:type="gramStart"/>
            <w:r>
              <w:rPr>
                <w:rFonts w:ascii="Times New Roman" w:hAnsi="Times New Roman" w:cs="Times New Roman"/>
              </w:rPr>
              <w:t>Evol:Temp</w:t>
            </w:r>
            <w:proofErr w:type="gramEnd"/>
            <w:r>
              <w:rPr>
                <w:rFonts w:ascii="Times New Roman" w:hAnsi="Times New Roman" w:cs="Times New Roman"/>
              </w:rPr>
              <w:t>:Comp</w:t>
            </w:r>
            <w:proofErr w:type="spellEnd"/>
          </w:p>
        </w:tc>
        <w:tc>
          <w:tcPr>
            <w:tcW w:w="1327" w:type="dxa"/>
            <w:tcBorders>
              <w:top w:val="nil"/>
              <w:left w:val="nil"/>
              <w:bottom w:val="nil"/>
              <w:right w:val="nil"/>
            </w:tcBorders>
            <w:vAlign w:val="center"/>
          </w:tcPr>
          <w:p w14:paraId="7531E53B" w14:textId="054CE623" w:rsidR="000A3E01" w:rsidRPr="000A3E01" w:rsidRDefault="000A3E01" w:rsidP="000A3E01">
            <w:pPr>
              <w:spacing w:line="276" w:lineRule="auto"/>
              <w:rPr>
                <w:rFonts w:ascii="Times New Roman" w:hAnsi="Times New Roman" w:cs="Times New Roman"/>
              </w:rPr>
            </w:pPr>
            <w:r w:rsidRPr="000A3E01">
              <w:rPr>
                <w:rFonts w:ascii="Times New Roman" w:eastAsia="Times New Roman" w:hAnsi="Times New Roman" w:cs="Times New Roman"/>
              </w:rPr>
              <w:t>0.00001</w:t>
            </w:r>
          </w:p>
        </w:tc>
        <w:tc>
          <w:tcPr>
            <w:tcW w:w="850" w:type="dxa"/>
            <w:tcBorders>
              <w:top w:val="nil"/>
              <w:left w:val="nil"/>
              <w:bottom w:val="nil"/>
              <w:right w:val="nil"/>
            </w:tcBorders>
            <w:vAlign w:val="center"/>
          </w:tcPr>
          <w:p w14:paraId="16340E55" w14:textId="256B75B0" w:rsidR="000A3E01" w:rsidRPr="000A3E01" w:rsidRDefault="000A3E01" w:rsidP="000A3E01">
            <w:pPr>
              <w:spacing w:line="276" w:lineRule="auto"/>
              <w:rPr>
                <w:rFonts w:ascii="Times New Roman" w:hAnsi="Times New Roman" w:cs="Times New Roman"/>
              </w:rPr>
            </w:pPr>
            <w:r w:rsidRPr="000A3E01">
              <w:rPr>
                <w:rFonts w:ascii="Times New Roman" w:eastAsia="Times New Roman" w:hAnsi="Times New Roman" w:cs="Times New Roman"/>
              </w:rPr>
              <w:t>1</w:t>
            </w:r>
          </w:p>
        </w:tc>
        <w:tc>
          <w:tcPr>
            <w:tcW w:w="1276" w:type="dxa"/>
            <w:tcBorders>
              <w:top w:val="nil"/>
              <w:left w:val="nil"/>
              <w:bottom w:val="nil"/>
              <w:right w:val="nil"/>
            </w:tcBorders>
            <w:vAlign w:val="center"/>
          </w:tcPr>
          <w:p w14:paraId="66169D21" w14:textId="4A10D373" w:rsidR="000A3E01" w:rsidRPr="000A3E01" w:rsidRDefault="000A3E01" w:rsidP="000A3E01">
            <w:pPr>
              <w:tabs>
                <w:tab w:val="decimal" w:pos="456"/>
              </w:tabs>
              <w:spacing w:line="276" w:lineRule="auto"/>
              <w:rPr>
                <w:rFonts w:ascii="Times New Roman" w:hAnsi="Times New Roman" w:cs="Times New Roman"/>
              </w:rPr>
            </w:pPr>
            <w:r w:rsidRPr="000A3E01">
              <w:rPr>
                <w:rFonts w:ascii="Times New Roman" w:eastAsia="Times New Roman" w:hAnsi="Times New Roman" w:cs="Times New Roman"/>
              </w:rPr>
              <w:t>1.674</w:t>
            </w:r>
          </w:p>
        </w:tc>
        <w:tc>
          <w:tcPr>
            <w:tcW w:w="992" w:type="dxa"/>
            <w:tcBorders>
              <w:top w:val="nil"/>
              <w:left w:val="nil"/>
              <w:bottom w:val="nil"/>
              <w:right w:val="nil"/>
            </w:tcBorders>
            <w:vAlign w:val="center"/>
          </w:tcPr>
          <w:p w14:paraId="0C96FB6B" w14:textId="6EEFEB41" w:rsidR="000A3E01" w:rsidRPr="000A3E01" w:rsidRDefault="000A3E01" w:rsidP="000A3E01">
            <w:pPr>
              <w:tabs>
                <w:tab w:val="decimal" w:pos="336"/>
              </w:tabs>
              <w:spacing w:line="276" w:lineRule="auto"/>
              <w:ind w:right="-23"/>
              <w:rPr>
                <w:rFonts w:ascii="Times New Roman" w:hAnsi="Times New Roman" w:cs="Times New Roman"/>
              </w:rPr>
            </w:pPr>
            <w:r w:rsidRPr="000A3E01">
              <w:rPr>
                <w:rFonts w:ascii="Times New Roman" w:eastAsia="Times New Roman" w:hAnsi="Times New Roman" w:cs="Times New Roman"/>
              </w:rPr>
              <w:t>0.200</w:t>
            </w:r>
          </w:p>
        </w:tc>
        <w:tc>
          <w:tcPr>
            <w:tcW w:w="718" w:type="dxa"/>
            <w:tcBorders>
              <w:top w:val="nil"/>
              <w:left w:val="nil"/>
              <w:bottom w:val="nil"/>
              <w:right w:val="nil"/>
            </w:tcBorders>
          </w:tcPr>
          <w:p w14:paraId="1737F816" w14:textId="77777777" w:rsidR="000A3E01" w:rsidRDefault="000A3E01" w:rsidP="000A3E01">
            <w:pPr>
              <w:spacing w:line="276" w:lineRule="auto"/>
              <w:rPr>
                <w:rFonts w:ascii="Times New Roman" w:hAnsi="Times New Roman" w:cs="Times New Roman"/>
              </w:rPr>
            </w:pPr>
          </w:p>
        </w:tc>
      </w:tr>
      <w:tr w:rsidR="000A3E01" w14:paraId="7D6A7906" w14:textId="77777777" w:rsidTr="0025742B">
        <w:tc>
          <w:tcPr>
            <w:tcW w:w="1934" w:type="dxa"/>
            <w:tcBorders>
              <w:top w:val="nil"/>
              <w:left w:val="nil"/>
              <w:bottom w:val="single" w:sz="4" w:space="0" w:color="auto"/>
              <w:right w:val="nil"/>
            </w:tcBorders>
          </w:tcPr>
          <w:p w14:paraId="68A65C2A" w14:textId="77777777" w:rsidR="000A3E01" w:rsidRDefault="000A3E01" w:rsidP="000A3E01">
            <w:pPr>
              <w:spacing w:line="276" w:lineRule="auto"/>
              <w:rPr>
                <w:rFonts w:ascii="Times New Roman" w:hAnsi="Times New Roman" w:cs="Times New Roman"/>
              </w:rPr>
            </w:pPr>
            <w:r>
              <w:rPr>
                <w:rFonts w:ascii="Times New Roman" w:hAnsi="Times New Roman" w:cs="Times New Roman"/>
              </w:rPr>
              <w:t>Residuals</w:t>
            </w:r>
          </w:p>
        </w:tc>
        <w:tc>
          <w:tcPr>
            <w:tcW w:w="1327" w:type="dxa"/>
            <w:tcBorders>
              <w:top w:val="nil"/>
              <w:left w:val="nil"/>
              <w:bottom w:val="single" w:sz="4" w:space="0" w:color="auto"/>
              <w:right w:val="nil"/>
            </w:tcBorders>
            <w:vAlign w:val="center"/>
          </w:tcPr>
          <w:p w14:paraId="512A9ECF" w14:textId="5FD78391" w:rsidR="000A3E01" w:rsidRPr="000A3E01" w:rsidRDefault="000A3E01" w:rsidP="000A3E01">
            <w:pPr>
              <w:spacing w:line="276" w:lineRule="auto"/>
              <w:rPr>
                <w:rFonts w:ascii="Times New Roman" w:hAnsi="Times New Roman" w:cs="Times New Roman"/>
              </w:rPr>
            </w:pPr>
            <w:r w:rsidRPr="000A3E01">
              <w:rPr>
                <w:rFonts w:ascii="Times New Roman" w:eastAsia="Times New Roman" w:hAnsi="Times New Roman" w:cs="Times New Roman"/>
              </w:rPr>
              <w:t>0.0004</w:t>
            </w:r>
          </w:p>
        </w:tc>
        <w:tc>
          <w:tcPr>
            <w:tcW w:w="850" w:type="dxa"/>
            <w:tcBorders>
              <w:top w:val="nil"/>
              <w:left w:val="nil"/>
              <w:bottom w:val="single" w:sz="4" w:space="0" w:color="auto"/>
              <w:right w:val="nil"/>
            </w:tcBorders>
            <w:vAlign w:val="center"/>
          </w:tcPr>
          <w:p w14:paraId="6B1B4616" w14:textId="3643E2B2" w:rsidR="000A3E01" w:rsidRPr="000A3E01" w:rsidRDefault="000A3E01" w:rsidP="000A3E01">
            <w:pPr>
              <w:spacing w:line="276" w:lineRule="auto"/>
              <w:rPr>
                <w:rFonts w:ascii="Times New Roman" w:hAnsi="Times New Roman" w:cs="Times New Roman"/>
              </w:rPr>
            </w:pPr>
            <w:r w:rsidRPr="000A3E01">
              <w:rPr>
                <w:rFonts w:ascii="Times New Roman" w:eastAsia="Times New Roman" w:hAnsi="Times New Roman" w:cs="Times New Roman"/>
              </w:rPr>
              <w:t>72</w:t>
            </w:r>
          </w:p>
        </w:tc>
        <w:tc>
          <w:tcPr>
            <w:tcW w:w="1276" w:type="dxa"/>
            <w:tcBorders>
              <w:top w:val="nil"/>
              <w:left w:val="nil"/>
              <w:bottom w:val="single" w:sz="4" w:space="0" w:color="auto"/>
              <w:right w:val="nil"/>
            </w:tcBorders>
            <w:vAlign w:val="center"/>
          </w:tcPr>
          <w:p w14:paraId="105CA07F" w14:textId="77777777" w:rsidR="000A3E01" w:rsidRPr="000A3E01" w:rsidRDefault="000A3E01" w:rsidP="000A3E01">
            <w:pPr>
              <w:spacing w:line="276" w:lineRule="auto"/>
              <w:rPr>
                <w:rFonts w:ascii="Times New Roman" w:hAnsi="Times New Roman" w:cs="Times New Roman"/>
              </w:rPr>
            </w:pPr>
          </w:p>
        </w:tc>
        <w:tc>
          <w:tcPr>
            <w:tcW w:w="992" w:type="dxa"/>
            <w:tcBorders>
              <w:top w:val="nil"/>
              <w:left w:val="nil"/>
              <w:bottom w:val="single" w:sz="4" w:space="0" w:color="auto"/>
              <w:right w:val="nil"/>
            </w:tcBorders>
            <w:vAlign w:val="center"/>
          </w:tcPr>
          <w:p w14:paraId="4C85EE32" w14:textId="77777777" w:rsidR="000A3E01" w:rsidRPr="000A3E01" w:rsidRDefault="000A3E01" w:rsidP="000A3E01">
            <w:pPr>
              <w:spacing w:line="276" w:lineRule="auto"/>
              <w:rPr>
                <w:rFonts w:ascii="Times New Roman" w:hAnsi="Times New Roman" w:cs="Times New Roman"/>
              </w:rPr>
            </w:pPr>
          </w:p>
        </w:tc>
        <w:tc>
          <w:tcPr>
            <w:tcW w:w="718" w:type="dxa"/>
            <w:tcBorders>
              <w:top w:val="nil"/>
              <w:left w:val="nil"/>
              <w:bottom w:val="single" w:sz="4" w:space="0" w:color="auto"/>
              <w:right w:val="nil"/>
            </w:tcBorders>
          </w:tcPr>
          <w:p w14:paraId="490FC7A2" w14:textId="77777777" w:rsidR="000A3E01" w:rsidRDefault="000A3E01" w:rsidP="000A3E01">
            <w:pPr>
              <w:spacing w:line="276" w:lineRule="auto"/>
              <w:rPr>
                <w:rFonts w:ascii="Times New Roman" w:hAnsi="Times New Roman" w:cs="Times New Roman"/>
              </w:rPr>
            </w:pPr>
          </w:p>
        </w:tc>
      </w:tr>
    </w:tbl>
    <w:p w14:paraId="7943136F" w14:textId="77777777" w:rsidR="004169A8" w:rsidRDefault="004169A8" w:rsidP="002110DA">
      <w:pPr>
        <w:spacing w:after="0" w:line="240" w:lineRule="auto"/>
        <w:rPr>
          <w:rFonts w:ascii="Times New Roman" w:hAnsi="Times New Roman" w:cs="Times New Roman"/>
          <w:b/>
          <w:bCs/>
        </w:rPr>
      </w:pPr>
    </w:p>
    <w:p w14:paraId="5878E817" w14:textId="77777777" w:rsidR="004169A8" w:rsidRDefault="004169A8" w:rsidP="002110DA">
      <w:pPr>
        <w:spacing w:after="0" w:line="240" w:lineRule="auto"/>
        <w:rPr>
          <w:rFonts w:ascii="Times New Roman" w:hAnsi="Times New Roman" w:cs="Times New Roman"/>
          <w:b/>
          <w:bCs/>
        </w:rPr>
      </w:pPr>
    </w:p>
    <w:p w14:paraId="2D0CCAE7" w14:textId="138060E9" w:rsidR="00220B13" w:rsidRDefault="00220B13" w:rsidP="00220B13">
      <w:pPr>
        <w:spacing w:after="0" w:line="240" w:lineRule="auto"/>
        <w:rPr>
          <w:rFonts w:ascii="Times New Roman" w:hAnsi="Times New Roman" w:cs="Times New Roman"/>
        </w:rPr>
      </w:pPr>
      <w:r>
        <w:rPr>
          <w:rFonts w:ascii="Times New Roman" w:hAnsi="Times New Roman" w:cs="Times New Roman"/>
          <w:b/>
          <w:bCs/>
        </w:rPr>
        <w:t>Table 6.</w:t>
      </w:r>
      <w:r>
        <w:rPr>
          <w:rFonts w:ascii="Times New Roman" w:hAnsi="Times New Roman" w:cs="Times New Roman"/>
        </w:rPr>
        <w:t xml:space="preserve"> Results of a three-way ANOVA (Type 3) testing the effects of evolutionary temperature history (</w:t>
      </w:r>
      <w:proofErr w:type="spellStart"/>
      <w:r>
        <w:rPr>
          <w:rFonts w:ascii="Times New Roman" w:hAnsi="Times New Roman" w:cs="Times New Roman"/>
        </w:rPr>
        <w:t>Evol</w:t>
      </w:r>
      <w:proofErr w:type="spellEnd"/>
      <w:r>
        <w:rPr>
          <w:rFonts w:ascii="Times New Roman" w:hAnsi="Times New Roman" w:cs="Times New Roman"/>
        </w:rPr>
        <w:t xml:space="preserve">), contemporary temperature (Temp) and competition with </w:t>
      </w:r>
      <w:r>
        <w:rPr>
          <w:rFonts w:ascii="Times New Roman" w:hAnsi="Times New Roman" w:cs="Times New Roman"/>
          <w:i/>
          <w:iCs/>
        </w:rPr>
        <w:t>Tetrahymena</w:t>
      </w:r>
      <w:r>
        <w:rPr>
          <w:rFonts w:ascii="Times New Roman" w:hAnsi="Times New Roman" w:cs="Times New Roman"/>
        </w:rPr>
        <w:t xml:space="preserve"> (Comp), and their interactions on the estimated realized equilibrium densities (</w:t>
      </w:r>
      <w:r w:rsidRPr="00043A6E">
        <w:rPr>
          <w:rFonts w:ascii="Times New Roman" w:hAnsi="Times New Roman" w:cs="Times New Roman"/>
        </w:rPr>
        <w:t>N̂</w:t>
      </w:r>
      <w:r>
        <w:rPr>
          <w:rFonts w:ascii="Times New Roman" w:hAnsi="Times New Roman" w:cs="Times New Roman"/>
        </w:rPr>
        <w:t xml:space="preserve"> per 0.1 ml) of </w:t>
      </w:r>
      <w:r>
        <w:rPr>
          <w:rFonts w:ascii="Times New Roman" w:hAnsi="Times New Roman" w:cs="Times New Roman"/>
          <w:i/>
          <w:iCs/>
        </w:rPr>
        <w:t>H. rosa</w:t>
      </w:r>
      <w:r>
        <w:rPr>
          <w:rFonts w:ascii="Times New Roman" w:hAnsi="Times New Roman" w:cs="Times New Roman"/>
        </w:rPr>
        <w:t>.</w:t>
      </w:r>
    </w:p>
    <w:p w14:paraId="5ED0C1C7" w14:textId="77777777" w:rsidR="00220B13" w:rsidRDefault="00220B13" w:rsidP="00220B13">
      <w:pPr>
        <w:spacing w:after="0" w:line="240" w:lineRule="auto"/>
        <w:rPr>
          <w:rFonts w:ascii="Times New Roman" w:hAnsi="Times New Roman" w:cs="Times New Roman"/>
        </w:rPr>
      </w:pPr>
    </w:p>
    <w:tbl>
      <w:tblPr>
        <w:tblStyle w:val="TableGrid"/>
        <w:tblW w:w="0" w:type="auto"/>
        <w:tblLook w:val="04A0" w:firstRow="1" w:lastRow="0" w:firstColumn="1" w:lastColumn="0" w:noHBand="0" w:noVBand="1"/>
      </w:tblPr>
      <w:tblGrid>
        <w:gridCol w:w="1934"/>
        <w:gridCol w:w="1327"/>
        <w:gridCol w:w="850"/>
        <w:gridCol w:w="1276"/>
        <w:gridCol w:w="992"/>
        <w:gridCol w:w="718"/>
      </w:tblGrid>
      <w:tr w:rsidR="00AF79F7" w14:paraId="60AE2A52" w14:textId="77777777" w:rsidTr="00471FAF">
        <w:tc>
          <w:tcPr>
            <w:tcW w:w="1934" w:type="dxa"/>
            <w:tcBorders>
              <w:top w:val="single" w:sz="4" w:space="0" w:color="auto"/>
              <w:left w:val="nil"/>
              <w:bottom w:val="single" w:sz="4" w:space="0" w:color="auto"/>
              <w:right w:val="nil"/>
            </w:tcBorders>
          </w:tcPr>
          <w:p w14:paraId="1766AA10" w14:textId="77777777" w:rsidR="00AF79F7" w:rsidRDefault="00AF79F7" w:rsidP="00471FAF">
            <w:pPr>
              <w:spacing w:line="276" w:lineRule="auto"/>
              <w:rPr>
                <w:rFonts w:ascii="Times New Roman" w:hAnsi="Times New Roman" w:cs="Times New Roman"/>
              </w:rPr>
            </w:pPr>
            <w:r>
              <w:rPr>
                <w:rFonts w:ascii="Times New Roman" w:hAnsi="Times New Roman" w:cs="Times New Roman"/>
              </w:rPr>
              <w:t>Predictor</w:t>
            </w:r>
          </w:p>
        </w:tc>
        <w:tc>
          <w:tcPr>
            <w:tcW w:w="1327" w:type="dxa"/>
            <w:tcBorders>
              <w:top w:val="single" w:sz="4" w:space="0" w:color="auto"/>
              <w:left w:val="nil"/>
              <w:bottom w:val="single" w:sz="4" w:space="0" w:color="auto"/>
              <w:right w:val="nil"/>
            </w:tcBorders>
          </w:tcPr>
          <w:p w14:paraId="5896E5DA" w14:textId="77777777" w:rsidR="00AF79F7" w:rsidRDefault="00AF79F7" w:rsidP="00471FAF">
            <w:pPr>
              <w:spacing w:line="276" w:lineRule="auto"/>
              <w:rPr>
                <w:rFonts w:ascii="Times New Roman" w:hAnsi="Times New Roman" w:cs="Times New Roman"/>
              </w:rPr>
            </w:pPr>
            <w:r>
              <w:rPr>
                <w:rFonts w:ascii="Times New Roman" w:hAnsi="Times New Roman" w:cs="Times New Roman"/>
              </w:rPr>
              <w:t>Sum Sq</w:t>
            </w:r>
          </w:p>
        </w:tc>
        <w:tc>
          <w:tcPr>
            <w:tcW w:w="850" w:type="dxa"/>
            <w:tcBorders>
              <w:top w:val="single" w:sz="4" w:space="0" w:color="auto"/>
              <w:left w:val="nil"/>
              <w:bottom w:val="single" w:sz="4" w:space="0" w:color="auto"/>
              <w:right w:val="nil"/>
            </w:tcBorders>
          </w:tcPr>
          <w:p w14:paraId="2FFCC552" w14:textId="77777777" w:rsidR="00AF79F7" w:rsidRDefault="00AF79F7" w:rsidP="00471FAF">
            <w:pPr>
              <w:spacing w:line="276" w:lineRule="auto"/>
              <w:rPr>
                <w:rFonts w:ascii="Times New Roman" w:hAnsi="Times New Roman" w:cs="Times New Roman"/>
              </w:rPr>
            </w:pPr>
            <w:proofErr w:type="spellStart"/>
            <w:r>
              <w:rPr>
                <w:rFonts w:ascii="Times New Roman" w:hAnsi="Times New Roman" w:cs="Times New Roman"/>
              </w:rPr>
              <w:t>Df</w:t>
            </w:r>
            <w:proofErr w:type="spellEnd"/>
          </w:p>
        </w:tc>
        <w:tc>
          <w:tcPr>
            <w:tcW w:w="1276" w:type="dxa"/>
            <w:tcBorders>
              <w:top w:val="single" w:sz="4" w:space="0" w:color="auto"/>
              <w:left w:val="nil"/>
              <w:bottom w:val="single" w:sz="4" w:space="0" w:color="auto"/>
              <w:right w:val="nil"/>
            </w:tcBorders>
          </w:tcPr>
          <w:p w14:paraId="0F2AAE90" w14:textId="77777777" w:rsidR="00AF79F7" w:rsidRDefault="00AF79F7" w:rsidP="00471FAF">
            <w:pPr>
              <w:spacing w:line="276" w:lineRule="auto"/>
              <w:rPr>
                <w:rFonts w:ascii="Times New Roman" w:hAnsi="Times New Roman" w:cs="Times New Roman"/>
              </w:rPr>
            </w:pPr>
            <w:r>
              <w:rPr>
                <w:rFonts w:ascii="Times New Roman" w:hAnsi="Times New Roman" w:cs="Times New Roman"/>
              </w:rPr>
              <w:t>F value</w:t>
            </w:r>
          </w:p>
        </w:tc>
        <w:tc>
          <w:tcPr>
            <w:tcW w:w="992" w:type="dxa"/>
            <w:tcBorders>
              <w:top w:val="single" w:sz="4" w:space="0" w:color="auto"/>
              <w:left w:val="nil"/>
              <w:bottom w:val="single" w:sz="4" w:space="0" w:color="auto"/>
              <w:right w:val="nil"/>
            </w:tcBorders>
          </w:tcPr>
          <w:p w14:paraId="737780A2" w14:textId="77777777" w:rsidR="00AF79F7" w:rsidRDefault="00AF79F7" w:rsidP="00471FAF">
            <w:pPr>
              <w:spacing w:line="276" w:lineRule="auto"/>
              <w:rPr>
                <w:rFonts w:ascii="Times New Roman" w:hAnsi="Times New Roman" w:cs="Times New Roman"/>
              </w:rPr>
            </w:pPr>
            <w:r>
              <w:rPr>
                <w:rFonts w:ascii="Times New Roman" w:hAnsi="Times New Roman" w:cs="Times New Roman"/>
              </w:rPr>
              <w:t>P</w:t>
            </w:r>
          </w:p>
        </w:tc>
        <w:tc>
          <w:tcPr>
            <w:tcW w:w="718" w:type="dxa"/>
            <w:tcBorders>
              <w:top w:val="single" w:sz="4" w:space="0" w:color="auto"/>
              <w:left w:val="nil"/>
              <w:bottom w:val="single" w:sz="4" w:space="0" w:color="auto"/>
              <w:right w:val="nil"/>
            </w:tcBorders>
          </w:tcPr>
          <w:p w14:paraId="4A8EBB24" w14:textId="77777777" w:rsidR="00AF79F7" w:rsidRDefault="00AF79F7" w:rsidP="00471FAF">
            <w:pPr>
              <w:spacing w:line="276" w:lineRule="auto"/>
              <w:rPr>
                <w:rFonts w:ascii="Times New Roman" w:hAnsi="Times New Roman" w:cs="Times New Roman"/>
              </w:rPr>
            </w:pPr>
          </w:p>
        </w:tc>
      </w:tr>
      <w:tr w:rsidR="00AF79F7" w14:paraId="3E9D958E" w14:textId="77777777" w:rsidTr="00471FAF">
        <w:tc>
          <w:tcPr>
            <w:tcW w:w="1934" w:type="dxa"/>
            <w:tcBorders>
              <w:top w:val="single" w:sz="4" w:space="0" w:color="auto"/>
              <w:left w:val="nil"/>
              <w:bottom w:val="nil"/>
              <w:right w:val="nil"/>
            </w:tcBorders>
          </w:tcPr>
          <w:p w14:paraId="149A6841" w14:textId="77777777" w:rsidR="00AF79F7" w:rsidRDefault="00AF79F7" w:rsidP="00471FAF">
            <w:pPr>
              <w:spacing w:line="276" w:lineRule="auto"/>
              <w:rPr>
                <w:rFonts w:ascii="Times New Roman" w:hAnsi="Times New Roman" w:cs="Times New Roman"/>
              </w:rPr>
            </w:pPr>
            <w:r>
              <w:rPr>
                <w:rFonts w:ascii="Times New Roman" w:hAnsi="Times New Roman" w:cs="Times New Roman"/>
              </w:rPr>
              <w:t>Intercept</w:t>
            </w:r>
          </w:p>
        </w:tc>
        <w:tc>
          <w:tcPr>
            <w:tcW w:w="1327" w:type="dxa"/>
            <w:tcBorders>
              <w:top w:val="single" w:sz="4" w:space="0" w:color="auto"/>
              <w:left w:val="nil"/>
              <w:bottom w:val="nil"/>
              <w:right w:val="nil"/>
            </w:tcBorders>
            <w:vAlign w:val="center"/>
          </w:tcPr>
          <w:p w14:paraId="029E3EA3" w14:textId="13CC0EC3" w:rsidR="00AF79F7" w:rsidRPr="000A3E01" w:rsidRDefault="00AF79F7" w:rsidP="00471FAF">
            <w:pPr>
              <w:spacing w:line="276" w:lineRule="auto"/>
              <w:rPr>
                <w:rFonts w:ascii="Times New Roman" w:hAnsi="Times New Roman" w:cs="Times New Roman"/>
              </w:rPr>
            </w:pPr>
            <w:r w:rsidRPr="00AF79F7">
              <w:rPr>
                <w:rFonts w:ascii="Times New Roman" w:eastAsia="Times New Roman" w:hAnsi="Times New Roman" w:cs="Times New Roman"/>
              </w:rPr>
              <w:t xml:space="preserve">4583721  </w:t>
            </w:r>
          </w:p>
        </w:tc>
        <w:tc>
          <w:tcPr>
            <w:tcW w:w="850" w:type="dxa"/>
            <w:tcBorders>
              <w:top w:val="single" w:sz="4" w:space="0" w:color="auto"/>
              <w:left w:val="nil"/>
              <w:bottom w:val="nil"/>
              <w:right w:val="nil"/>
            </w:tcBorders>
            <w:vAlign w:val="center"/>
          </w:tcPr>
          <w:p w14:paraId="0BD5AF76" w14:textId="77777777" w:rsidR="00AF79F7" w:rsidRPr="000A3E01" w:rsidRDefault="00AF79F7" w:rsidP="00471FAF">
            <w:pPr>
              <w:spacing w:line="276" w:lineRule="auto"/>
              <w:rPr>
                <w:rFonts w:ascii="Times New Roman" w:hAnsi="Times New Roman" w:cs="Times New Roman"/>
              </w:rPr>
            </w:pPr>
            <w:r w:rsidRPr="000A3E01">
              <w:rPr>
                <w:rFonts w:ascii="Times New Roman" w:eastAsia="Times New Roman" w:hAnsi="Times New Roman" w:cs="Times New Roman"/>
              </w:rPr>
              <w:t>1</w:t>
            </w:r>
          </w:p>
        </w:tc>
        <w:tc>
          <w:tcPr>
            <w:tcW w:w="1276" w:type="dxa"/>
            <w:tcBorders>
              <w:top w:val="single" w:sz="4" w:space="0" w:color="auto"/>
              <w:left w:val="nil"/>
              <w:bottom w:val="nil"/>
              <w:right w:val="nil"/>
            </w:tcBorders>
            <w:vAlign w:val="center"/>
          </w:tcPr>
          <w:p w14:paraId="1FB8F6D9" w14:textId="5D7CA020" w:rsidR="00AF79F7" w:rsidRPr="000A3E01" w:rsidRDefault="00AF79F7" w:rsidP="00471FAF">
            <w:pPr>
              <w:tabs>
                <w:tab w:val="decimal" w:pos="456"/>
              </w:tabs>
              <w:spacing w:line="276" w:lineRule="auto"/>
              <w:rPr>
                <w:rFonts w:ascii="Times New Roman" w:hAnsi="Times New Roman" w:cs="Times New Roman"/>
              </w:rPr>
            </w:pPr>
            <w:r w:rsidRPr="00AF79F7">
              <w:rPr>
                <w:rFonts w:ascii="Times New Roman" w:eastAsia="Times New Roman" w:hAnsi="Times New Roman" w:cs="Times New Roman"/>
              </w:rPr>
              <w:t>627.4695</w:t>
            </w:r>
          </w:p>
        </w:tc>
        <w:tc>
          <w:tcPr>
            <w:tcW w:w="992" w:type="dxa"/>
            <w:tcBorders>
              <w:top w:val="single" w:sz="4" w:space="0" w:color="auto"/>
              <w:left w:val="nil"/>
              <w:bottom w:val="nil"/>
              <w:right w:val="nil"/>
            </w:tcBorders>
            <w:vAlign w:val="center"/>
          </w:tcPr>
          <w:p w14:paraId="15E2970D" w14:textId="77777777" w:rsidR="00AF79F7" w:rsidRPr="000A3E01" w:rsidRDefault="00AF79F7" w:rsidP="00471FAF">
            <w:pPr>
              <w:tabs>
                <w:tab w:val="decimal" w:pos="336"/>
              </w:tabs>
              <w:spacing w:line="276" w:lineRule="auto"/>
              <w:ind w:right="-23"/>
              <w:rPr>
                <w:rFonts w:ascii="Times New Roman" w:hAnsi="Times New Roman" w:cs="Times New Roman"/>
              </w:rPr>
            </w:pPr>
            <w:r>
              <w:rPr>
                <w:rFonts w:ascii="Times New Roman" w:eastAsia="Times New Roman" w:hAnsi="Times New Roman" w:cs="Times New Roman"/>
              </w:rPr>
              <w:t>&lt;0.0</w:t>
            </w:r>
            <w:r w:rsidRPr="000A3E01">
              <w:rPr>
                <w:rFonts w:ascii="Times New Roman" w:eastAsia="Times New Roman" w:hAnsi="Times New Roman" w:cs="Times New Roman"/>
              </w:rPr>
              <w:t>0</w:t>
            </w:r>
            <w:r>
              <w:rPr>
                <w:rFonts w:ascii="Times New Roman" w:eastAsia="Times New Roman" w:hAnsi="Times New Roman" w:cs="Times New Roman"/>
              </w:rPr>
              <w:t>1</w:t>
            </w:r>
          </w:p>
        </w:tc>
        <w:tc>
          <w:tcPr>
            <w:tcW w:w="718" w:type="dxa"/>
            <w:tcBorders>
              <w:top w:val="single" w:sz="4" w:space="0" w:color="auto"/>
              <w:left w:val="nil"/>
              <w:bottom w:val="nil"/>
              <w:right w:val="nil"/>
            </w:tcBorders>
          </w:tcPr>
          <w:p w14:paraId="30C9891B" w14:textId="77777777" w:rsidR="00AF79F7" w:rsidRDefault="00AF79F7" w:rsidP="00471FAF">
            <w:pPr>
              <w:spacing w:line="276" w:lineRule="auto"/>
              <w:rPr>
                <w:rFonts w:ascii="Times New Roman" w:hAnsi="Times New Roman" w:cs="Times New Roman"/>
              </w:rPr>
            </w:pPr>
            <w:r>
              <w:rPr>
                <w:rFonts w:ascii="Times New Roman" w:hAnsi="Times New Roman" w:cs="Times New Roman"/>
              </w:rPr>
              <w:t>***</w:t>
            </w:r>
          </w:p>
        </w:tc>
      </w:tr>
      <w:tr w:rsidR="00AF79F7" w14:paraId="67FEE29F" w14:textId="77777777" w:rsidTr="00471FAF">
        <w:tc>
          <w:tcPr>
            <w:tcW w:w="1934" w:type="dxa"/>
            <w:tcBorders>
              <w:top w:val="nil"/>
              <w:left w:val="nil"/>
              <w:bottom w:val="nil"/>
              <w:right w:val="nil"/>
            </w:tcBorders>
          </w:tcPr>
          <w:p w14:paraId="3E7F4862" w14:textId="77777777" w:rsidR="00AF79F7" w:rsidRDefault="00AF79F7" w:rsidP="00471FAF">
            <w:pPr>
              <w:spacing w:line="276" w:lineRule="auto"/>
              <w:rPr>
                <w:rFonts w:ascii="Times New Roman" w:hAnsi="Times New Roman" w:cs="Times New Roman"/>
              </w:rPr>
            </w:pPr>
            <w:proofErr w:type="spellStart"/>
            <w:r>
              <w:rPr>
                <w:rFonts w:ascii="Times New Roman" w:hAnsi="Times New Roman" w:cs="Times New Roman"/>
              </w:rPr>
              <w:t>Evol</w:t>
            </w:r>
            <w:proofErr w:type="spellEnd"/>
          </w:p>
        </w:tc>
        <w:tc>
          <w:tcPr>
            <w:tcW w:w="1327" w:type="dxa"/>
            <w:tcBorders>
              <w:top w:val="nil"/>
              <w:left w:val="nil"/>
              <w:bottom w:val="nil"/>
              <w:right w:val="nil"/>
            </w:tcBorders>
            <w:vAlign w:val="center"/>
          </w:tcPr>
          <w:p w14:paraId="3408A707" w14:textId="29251DE1" w:rsidR="00AF79F7" w:rsidRPr="000A3E01" w:rsidRDefault="00AF79F7" w:rsidP="00471FAF">
            <w:pPr>
              <w:spacing w:line="276" w:lineRule="auto"/>
              <w:rPr>
                <w:rFonts w:ascii="Times New Roman" w:hAnsi="Times New Roman" w:cs="Times New Roman"/>
              </w:rPr>
            </w:pPr>
            <w:r w:rsidRPr="00AF79F7">
              <w:rPr>
                <w:rFonts w:ascii="Times New Roman" w:eastAsia="Times New Roman" w:hAnsi="Times New Roman" w:cs="Times New Roman"/>
              </w:rPr>
              <w:t xml:space="preserve">19375  </w:t>
            </w:r>
          </w:p>
        </w:tc>
        <w:tc>
          <w:tcPr>
            <w:tcW w:w="850" w:type="dxa"/>
            <w:tcBorders>
              <w:top w:val="nil"/>
              <w:left w:val="nil"/>
              <w:bottom w:val="nil"/>
              <w:right w:val="nil"/>
            </w:tcBorders>
            <w:vAlign w:val="center"/>
          </w:tcPr>
          <w:p w14:paraId="4AFC7FB3" w14:textId="77777777" w:rsidR="00AF79F7" w:rsidRPr="000A3E01" w:rsidRDefault="00AF79F7" w:rsidP="00471FAF">
            <w:pPr>
              <w:spacing w:line="276" w:lineRule="auto"/>
              <w:rPr>
                <w:rFonts w:ascii="Times New Roman" w:hAnsi="Times New Roman" w:cs="Times New Roman"/>
              </w:rPr>
            </w:pPr>
            <w:r w:rsidRPr="000A3E01">
              <w:rPr>
                <w:rFonts w:ascii="Times New Roman" w:eastAsia="Times New Roman" w:hAnsi="Times New Roman" w:cs="Times New Roman"/>
              </w:rPr>
              <w:t>1</w:t>
            </w:r>
          </w:p>
        </w:tc>
        <w:tc>
          <w:tcPr>
            <w:tcW w:w="1276" w:type="dxa"/>
            <w:tcBorders>
              <w:top w:val="nil"/>
              <w:left w:val="nil"/>
              <w:bottom w:val="nil"/>
              <w:right w:val="nil"/>
            </w:tcBorders>
            <w:vAlign w:val="center"/>
          </w:tcPr>
          <w:p w14:paraId="53BBCCCB" w14:textId="23EF9183" w:rsidR="00AF79F7" w:rsidRPr="000A3E01" w:rsidRDefault="00AF79F7" w:rsidP="00471FAF">
            <w:pPr>
              <w:tabs>
                <w:tab w:val="decimal" w:pos="456"/>
              </w:tabs>
              <w:spacing w:line="276" w:lineRule="auto"/>
              <w:rPr>
                <w:rFonts w:ascii="Times New Roman" w:hAnsi="Times New Roman" w:cs="Times New Roman"/>
              </w:rPr>
            </w:pPr>
            <w:r w:rsidRPr="00AF79F7">
              <w:rPr>
                <w:rFonts w:ascii="Times New Roman" w:eastAsia="Times New Roman" w:hAnsi="Times New Roman" w:cs="Times New Roman"/>
              </w:rPr>
              <w:t>2.6522</w:t>
            </w:r>
          </w:p>
        </w:tc>
        <w:tc>
          <w:tcPr>
            <w:tcW w:w="992" w:type="dxa"/>
            <w:tcBorders>
              <w:top w:val="nil"/>
              <w:left w:val="nil"/>
              <w:bottom w:val="nil"/>
              <w:right w:val="nil"/>
            </w:tcBorders>
            <w:vAlign w:val="center"/>
          </w:tcPr>
          <w:p w14:paraId="66AC6E9F" w14:textId="26E5DC3D" w:rsidR="00AF79F7" w:rsidRPr="000A3E01" w:rsidRDefault="00AF79F7" w:rsidP="00471FAF">
            <w:pPr>
              <w:tabs>
                <w:tab w:val="decimal" w:pos="336"/>
              </w:tabs>
              <w:spacing w:line="276" w:lineRule="auto"/>
              <w:ind w:right="-23"/>
              <w:rPr>
                <w:rFonts w:ascii="Times New Roman" w:hAnsi="Times New Roman" w:cs="Times New Roman"/>
              </w:rPr>
            </w:pPr>
            <w:r w:rsidRPr="00AF79F7">
              <w:rPr>
                <w:rFonts w:ascii="Times New Roman" w:eastAsia="Times New Roman" w:hAnsi="Times New Roman" w:cs="Times New Roman"/>
              </w:rPr>
              <w:t>0.10</w:t>
            </w:r>
            <w:r w:rsidR="00620AC6">
              <w:rPr>
                <w:rFonts w:ascii="Times New Roman" w:eastAsia="Times New Roman" w:hAnsi="Times New Roman" w:cs="Times New Roman"/>
              </w:rPr>
              <w:t>8</w:t>
            </w:r>
          </w:p>
        </w:tc>
        <w:tc>
          <w:tcPr>
            <w:tcW w:w="718" w:type="dxa"/>
            <w:tcBorders>
              <w:top w:val="nil"/>
              <w:left w:val="nil"/>
              <w:bottom w:val="nil"/>
              <w:right w:val="nil"/>
            </w:tcBorders>
          </w:tcPr>
          <w:p w14:paraId="001CB2AA" w14:textId="77777777" w:rsidR="00AF79F7" w:rsidRDefault="00AF79F7" w:rsidP="00471FAF">
            <w:pPr>
              <w:spacing w:line="276" w:lineRule="auto"/>
              <w:rPr>
                <w:rFonts w:ascii="Times New Roman" w:hAnsi="Times New Roman" w:cs="Times New Roman"/>
              </w:rPr>
            </w:pPr>
          </w:p>
        </w:tc>
      </w:tr>
      <w:tr w:rsidR="00AF79F7" w14:paraId="1E4433AE" w14:textId="77777777" w:rsidTr="00471FAF">
        <w:tc>
          <w:tcPr>
            <w:tcW w:w="1934" w:type="dxa"/>
            <w:tcBorders>
              <w:top w:val="nil"/>
              <w:left w:val="nil"/>
              <w:bottom w:val="nil"/>
              <w:right w:val="nil"/>
            </w:tcBorders>
          </w:tcPr>
          <w:p w14:paraId="3848D6D0" w14:textId="77777777" w:rsidR="00AF79F7" w:rsidRDefault="00AF79F7" w:rsidP="00471FAF">
            <w:pPr>
              <w:spacing w:line="276" w:lineRule="auto"/>
              <w:rPr>
                <w:rFonts w:ascii="Times New Roman" w:hAnsi="Times New Roman" w:cs="Times New Roman"/>
              </w:rPr>
            </w:pPr>
            <w:r>
              <w:rPr>
                <w:rFonts w:ascii="Times New Roman" w:hAnsi="Times New Roman" w:cs="Times New Roman"/>
              </w:rPr>
              <w:t>Temp</w:t>
            </w:r>
          </w:p>
        </w:tc>
        <w:tc>
          <w:tcPr>
            <w:tcW w:w="1327" w:type="dxa"/>
            <w:tcBorders>
              <w:top w:val="nil"/>
              <w:left w:val="nil"/>
              <w:bottom w:val="nil"/>
              <w:right w:val="nil"/>
            </w:tcBorders>
            <w:vAlign w:val="center"/>
          </w:tcPr>
          <w:p w14:paraId="5D65C4C0" w14:textId="0035EBE7" w:rsidR="00AF79F7" w:rsidRPr="000A3E01" w:rsidRDefault="00AF79F7" w:rsidP="00471FAF">
            <w:pPr>
              <w:spacing w:line="276" w:lineRule="auto"/>
              <w:rPr>
                <w:rFonts w:ascii="Times New Roman" w:hAnsi="Times New Roman" w:cs="Times New Roman"/>
              </w:rPr>
            </w:pPr>
            <w:r w:rsidRPr="00AF79F7">
              <w:rPr>
                <w:rFonts w:ascii="Times New Roman" w:eastAsia="Times New Roman" w:hAnsi="Times New Roman" w:cs="Times New Roman"/>
              </w:rPr>
              <w:t xml:space="preserve">46036  </w:t>
            </w:r>
          </w:p>
        </w:tc>
        <w:tc>
          <w:tcPr>
            <w:tcW w:w="850" w:type="dxa"/>
            <w:tcBorders>
              <w:top w:val="nil"/>
              <w:left w:val="nil"/>
              <w:bottom w:val="nil"/>
              <w:right w:val="nil"/>
            </w:tcBorders>
            <w:vAlign w:val="center"/>
          </w:tcPr>
          <w:p w14:paraId="2439D5C4" w14:textId="77777777" w:rsidR="00AF79F7" w:rsidRPr="000A3E01" w:rsidRDefault="00AF79F7" w:rsidP="00471FAF">
            <w:pPr>
              <w:spacing w:line="276" w:lineRule="auto"/>
              <w:rPr>
                <w:rFonts w:ascii="Times New Roman" w:hAnsi="Times New Roman" w:cs="Times New Roman"/>
              </w:rPr>
            </w:pPr>
            <w:r w:rsidRPr="000A3E01">
              <w:rPr>
                <w:rFonts w:ascii="Times New Roman" w:eastAsia="Times New Roman" w:hAnsi="Times New Roman" w:cs="Times New Roman"/>
              </w:rPr>
              <w:t>1</w:t>
            </w:r>
          </w:p>
        </w:tc>
        <w:tc>
          <w:tcPr>
            <w:tcW w:w="1276" w:type="dxa"/>
            <w:tcBorders>
              <w:top w:val="nil"/>
              <w:left w:val="nil"/>
              <w:bottom w:val="nil"/>
              <w:right w:val="nil"/>
            </w:tcBorders>
            <w:vAlign w:val="center"/>
          </w:tcPr>
          <w:p w14:paraId="59CA75C7" w14:textId="343B9CE7" w:rsidR="00AF79F7" w:rsidRPr="000A3E01" w:rsidRDefault="00AF79F7" w:rsidP="00471FAF">
            <w:pPr>
              <w:tabs>
                <w:tab w:val="decimal" w:pos="456"/>
              </w:tabs>
              <w:spacing w:line="276" w:lineRule="auto"/>
              <w:rPr>
                <w:rFonts w:ascii="Times New Roman" w:hAnsi="Times New Roman" w:cs="Times New Roman"/>
              </w:rPr>
            </w:pPr>
            <w:r w:rsidRPr="00AF79F7">
              <w:rPr>
                <w:rFonts w:ascii="Times New Roman" w:eastAsia="Times New Roman" w:hAnsi="Times New Roman" w:cs="Times New Roman"/>
              </w:rPr>
              <w:t>6.3020</w:t>
            </w:r>
          </w:p>
        </w:tc>
        <w:tc>
          <w:tcPr>
            <w:tcW w:w="992" w:type="dxa"/>
            <w:tcBorders>
              <w:top w:val="nil"/>
              <w:left w:val="nil"/>
              <w:bottom w:val="nil"/>
              <w:right w:val="nil"/>
            </w:tcBorders>
            <w:vAlign w:val="center"/>
          </w:tcPr>
          <w:p w14:paraId="47152843" w14:textId="181BCF35" w:rsidR="00AF79F7" w:rsidRPr="000A3E01" w:rsidRDefault="00AF79F7" w:rsidP="00471FAF">
            <w:pPr>
              <w:tabs>
                <w:tab w:val="decimal" w:pos="336"/>
              </w:tabs>
              <w:spacing w:line="276" w:lineRule="auto"/>
              <w:ind w:right="-23"/>
              <w:rPr>
                <w:rFonts w:ascii="Times New Roman" w:hAnsi="Times New Roman" w:cs="Times New Roman"/>
              </w:rPr>
            </w:pPr>
            <w:r w:rsidRPr="00AF79F7">
              <w:rPr>
                <w:rFonts w:ascii="Times New Roman" w:eastAsia="Times New Roman" w:hAnsi="Times New Roman" w:cs="Times New Roman"/>
              </w:rPr>
              <w:t>0.014</w:t>
            </w:r>
          </w:p>
        </w:tc>
        <w:tc>
          <w:tcPr>
            <w:tcW w:w="718" w:type="dxa"/>
            <w:tcBorders>
              <w:top w:val="nil"/>
              <w:left w:val="nil"/>
              <w:bottom w:val="nil"/>
              <w:right w:val="nil"/>
            </w:tcBorders>
          </w:tcPr>
          <w:p w14:paraId="11B66B6F" w14:textId="72C7651E" w:rsidR="00AF79F7" w:rsidRDefault="00AF79F7" w:rsidP="00471FAF">
            <w:pPr>
              <w:spacing w:line="276" w:lineRule="auto"/>
              <w:rPr>
                <w:rFonts w:ascii="Times New Roman" w:hAnsi="Times New Roman" w:cs="Times New Roman"/>
              </w:rPr>
            </w:pPr>
            <w:r>
              <w:rPr>
                <w:rFonts w:ascii="Times New Roman" w:hAnsi="Times New Roman" w:cs="Times New Roman"/>
              </w:rPr>
              <w:t>*</w:t>
            </w:r>
          </w:p>
        </w:tc>
      </w:tr>
      <w:tr w:rsidR="00AF79F7" w14:paraId="3768A360" w14:textId="77777777" w:rsidTr="00471FAF">
        <w:tc>
          <w:tcPr>
            <w:tcW w:w="1934" w:type="dxa"/>
            <w:tcBorders>
              <w:top w:val="nil"/>
              <w:left w:val="nil"/>
              <w:bottom w:val="nil"/>
              <w:right w:val="nil"/>
            </w:tcBorders>
          </w:tcPr>
          <w:p w14:paraId="397F5016" w14:textId="77777777" w:rsidR="00AF79F7" w:rsidRDefault="00AF79F7" w:rsidP="00471FAF">
            <w:pPr>
              <w:spacing w:line="276" w:lineRule="auto"/>
              <w:rPr>
                <w:rFonts w:ascii="Times New Roman" w:hAnsi="Times New Roman" w:cs="Times New Roman"/>
              </w:rPr>
            </w:pPr>
            <w:r>
              <w:rPr>
                <w:rFonts w:ascii="Times New Roman" w:hAnsi="Times New Roman" w:cs="Times New Roman"/>
              </w:rPr>
              <w:t>Comp</w:t>
            </w:r>
          </w:p>
        </w:tc>
        <w:tc>
          <w:tcPr>
            <w:tcW w:w="1327" w:type="dxa"/>
            <w:tcBorders>
              <w:top w:val="nil"/>
              <w:left w:val="nil"/>
              <w:bottom w:val="nil"/>
              <w:right w:val="nil"/>
            </w:tcBorders>
            <w:vAlign w:val="center"/>
          </w:tcPr>
          <w:p w14:paraId="64302678" w14:textId="22706968" w:rsidR="00AF79F7" w:rsidRPr="000A3E01" w:rsidRDefault="00AF79F7" w:rsidP="00471FAF">
            <w:pPr>
              <w:spacing w:line="276" w:lineRule="auto"/>
              <w:rPr>
                <w:rFonts w:ascii="Times New Roman" w:hAnsi="Times New Roman" w:cs="Times New Roman"/>
              </w:rPr>
            </w:pPr>
            <w:r w:rsidRPr="00AF79F7">
              <w:rPr>
                <w:rFonts w:ascii="Times New Roman" w:eastAsia="Times New Roman" w:hAnsi="Times New Roman" w:cs="Times New Roman"/>
              </w:rPr>
              <w:t xml:space="preserve">160487  </w:t>
            </w:r>
          </w:p>
        </w:tc>
        <w:tc>
          <w:tcPr>
            <w:tcW w:w="850" w:type="dxa"/>
            <w:tcBorders>
              <w:top w:val="nil"/>
              <w:left w:val="nil"/>
              <w:bottom w:val="nil"/>
              <w:right w:val="nil"/>
            </w:tcBorders>
            <w:vAlign w:val="center"/>
          </w:tcPr>
          <w:p w14:paraId="2640B890" w14:textId="77777777" w:rsidR="00AF79F7" w:rsidRPr="000A3E01" w:rsidRDefault="00AF79F7" w:rsidP="00471FAF">
            <w:pPr>
              <w:spacing w:line="276" w:lineRule="auto"/>
              <w:rPr>
                <w:rFonts w:ascii="Times New Roman" w:hAnsi="Times New Roman" w:cs="Times New Roman"/>
              </w:rPr>
            </w:pPr>
            <w:r w:rsidRPr="000A3E01">
              <w:rPr>
                <w:rFonts w:ascii="Times New Roman" w:eastAsia="Times New Roman" w:hAnsi="Times New Roman" w:cs="Times New Roman"/>
              </w:rPr>
              <w:t>1</w:t>
            </w:r>
          </w:p>
        </w:tc>
        <w:tc>
          <w:tcPr>
            <w:tcW w:w="1276" w:type="dxa"/>
            <w:tcBorders>
              <w:top w:val="nil"/>
              <w:left w:val="nil"/>
              <w:bottom w:val="nil"/>
              <w:right w:val="nil"/>
            </w:tcBorders>
            <w:vAlign w:val="center"/>
          </w:tcPr>
          <w:p w14:paraId="1BF54687" w14:textId="743F62F0" w:rsidR="00AF79F7" w:rsidRPr="000A3E01" w:rsidRDefault="00AF79F7" w:rsidP="00471FAF">
            <w:pPr>
              <w:tabs>
                <w:tab w:val="decimal" w:pos="456"/>
              </w:tabs>
              <w:spacing w:line="276" w:lineRule="auto"/>
              <w:rPr>
                <w:rFonts w:ascii="Times New Roman" w:hAnsi="Times New Roman" w:cs="Times New Roman"/>
              </w:rPr>
            </w:pPr>
            <w:r w:rsidRPr="00AF79F7">
              <w:rPr>
                <w:rFonts w:ascii="Times New Roman" w:eastAsia="Times New Roman" w:hAnsi="Times New Roman" w:cs="Times New Roman"/>
              </w:rPr>
              <w:t>21.9693</w:t>
            </w:r>
          </w:p>
        </w:tc>
        <w:tc>
          <w:tcPr>
            <w:tcW w:w="992" w:type="dxa"/>
            <w:tcBorders>
              <w:top w:val="nil"/>
              <w:left w:val="nil"/>
              <w:bottom w:val="nil"/>
              <w:right w:val="nil"/>
            </w:tcBorders>
            <w:vAlign w:val="center"/>
          </w:tcPr>
          <w:p w14:paraId="2B9F7732" w14:textId="3A0CCBCD" w:rsidR="00AF79F7" w:rsidRPr="000A3E01" w:rsidRDefault="00AF79F7" w:rsidP="00471FAF">
            <w:pPr>
              <w:tabs>
                <w:tab w:val="decimal" w:pos="336"/>
              </w:tabs>
              <w:spacing w:line="276" w:lineRule="auto"/>
              <w:ind w:right="-23"/>
              <w:rPr>
                <w:rFonts w:ascii="Times New Roman" w:hAnsi="Times New Roman" w:cs="Times New Roman"/>
              </w:rPr>
            </w:pPr>
            <w:r w:rsidRPr="00AF79F7">
              <w:rPr>
                <w:rFonts w:ascii="Times New Roman" w:eastAsia="Times New Roman" w:hAnsi="Times New Roman" w:cs="Times New Roman"/>
              </w:rPr>
              <w:t>&lt;0.001</w:t>
            </w:r>
          </w:p>
        </w:tc>
        <w:tc>
          <w:tcPr>
            <w:tcW w:w="718" w:type="dxa"/>
            <w:tcBorders>
              <w:top w:val="nil"/>
              <w:left w:val="nil"/>
              <w:bottom w:val="nil"/>
              <w:right w:val="nil"/>
            </w:tcBorders>
          </w:tcPr>
          <w:p w14:paraId="1FAC7DF3" w14:textId="6339BD68" w:rsidR="00AF79F7" w:rsidRDefault="00AF79F7" w:rsidP="00471FAF">
            <w:pPr>
              <w:spacing w:line="276" w:lineRule="auto"/>
              <w:rPr>
                <w:rFonts w:ascii="Times New Roman" w:hAnsi="Times New Roman" w:cs="Times New Roman"/>
              </w:rPr>
            </w:pPr>
            <w:r>
              <w:rPr>
                <w:rFonts w:ascii="Times New Roman" w:hAnsi="Times New Roman" w:cs="Times New Roman"/>
              </w:rPr>
              <w:t>***</w:t>
            </w:r>
          </w:p>
        </w:tc>
      </w:tr>
      <w:tr w:rsidR="00AF79F7" w14:paraId="71FCD2DC" w14:textId="77777777" w:rsidTr="00471FAF">
        <w:tc>
          <w:tcPr>
            <w:tcW w:w="1934" w:type="dxa"/>
            <w:tcBorders>
              <w:top w:val="nil"/>
              <w:left w:val="nil"/>
              <w:bottom w:val="nil"/>
              <w:right w:val="nil"/>
            </w:tcBorders>
          </w:tcPr>
          <w:p w14:paraId="44507A62" w14:textId="77777777" w:rsidR="00AF79F7" w:rsidRDefault="00AF79F7" w:rsidP="00471FAF">
            <w:pPr>
              <w:spacing w:line="276" w:lineRule="auto"/>
              <w:rPr>
                <w:rFonts w:ascii="Times New Roman" w:hAnsi="Times New Roman" w:cs="Times New Roman"/>
              </w:rPr>
            </w:pPr>
            <w:proofErr w:type="spellStart"/>
            <w:proofErr w:type="gramStart"/>
            <w:r>
              <w:rPr>
                <w:rFonts w:ascii="Times New Roman" w:hAnsi="Times New Roman" w:cs="Times New Roman"/>
              </w:rPr>
              <w:t>Evol:Temp</w:t>
            </w:r>
            <w:proofErr w:type="spellEnd"/>
            <w:proofErr w:type="gramEnd"/>
          </w:p>
        </w:tc>
        <w:tc>
          <w:tcPr>
            <w:tcW w:w="1327" w:type="dxa"/>
            <w:tcBorders>
              <w:top w:val="nil"/>
              <w:left w:val="nil"/>
              <w:bottom w:val="nil"/>
              <w:right w:val="nil"/>
            </w:tcBorders>
            <w:vAlign w:val="center"/>
          </w:tcPr>
          <w:p w14:paraId="5E73D9A4" w14:textId="53657532" w:rsidR="00AF79F7" w:rsidRPr="000A3E01" w:rsidRDefault="00AF79F7" w:rsidP="00471FAF">
            <w:pPr>
              <w:spacing w:line="276" w:lineRule="auto"/>
              <w:rPr>
                <w:rFonts w:ascii="Times New Roman" w:hAnsi="Times New Roman" w:cs="Times New Roman"/>
              </w:rPr>
            </w:pPr>
            <w:r w:rsidRPr="00AF79F7">
              <w:rPr>
                <w:rFonts w:ascii="Times New Roman" w:eastAsia="Times New Roman" w:hAnsi="Times New Roman" w:cs="Times New Roman"/>
              </w:rPr>
              <w:t xml:space="preserve">1474  </w:t>
            </w:r>
          </w:p>
        </w:tc>
        <w:tc>
          <w:tcPr>
            <w:tcW w:w="850" w:type="dxa"/>
            <w:tcBorders>
              <w:top w:val="nil"/>
              <w:left w:val="nil"/>
              <w:bottom w:val="nil"/>
              <w:right w:val="nil"/>
            </w:tcBorders>
            <w:vAlign w:val="center"/>
          </w:tcPr>
          <w:p w14:paraId="1D7152D4" w14:textId="77777777" w:rsidR="00AF79F7" w:rsidRPr="000A3E01" w:rsidRDefault="00AF79F7" w:rsidP="00471FAF">
            <w:pPr>
              <w:spacing w:line="276" w:lineRule="auto"/>
              <w:rPr>
                <w:rFonts w:ascii="Times New Roman" w:hAnsi="Times New Roman" w:cs="Times New Roman"/>
              </w:rPr>
            </w:pPr>
            <w:r w:rsidRPr="000A3E01">
              <w:rPr>
                <w:rFonts w:ascii="Times New Roman" w:eastAsia="Times New Roman" w:hAnsi="Times New Roman" w:cs="Times New Roman"/>
              </w:rPr>
              <w:t>1</w:t>
            </w:r>
          </w:p>
        </w:tc>
        <w:tc>
          <w:tcPr>
            <w:tcW w:w="1276" w:type="dxa"/>
            <w:tcBorders>
              <w:top w:val="nil"/>
              <w:left w:val="nil"/>
              <w:bottom w:val="nil"/>
              <w:right w:val="nil"/>
            </w:tcBorders>
            <w:vAlign w:val="center"/>
          </w:tcPr>
          <w:p w14:paraId="1F835839" w14:textId="0ECBA33C" w:rsidR="00AF79F7" w:rsidRPr="000A3E01" w:rsidRDefault="00AF79F7" w:rsidP="00471FAF">
            <w:pPr>
              <w:tabs>
                <w:tab w:val="decimal" w:pos="456"/>
              </w:tabs>
              <w:spacing w:line="276" w:lineRule="auto"/>
              <w:rPr>
                <w:rFonts w:ascii="Times New Roman" w:hAnsi="Times New Roman" w:cs="Times New Roman"/>
              </w:rPr>
            </w:pPr>
            <w:r w:rsidRPr="00AF79F7">
              <w:rPr>
                <w:rFonts w:ascii="Times New Roman" w:eastAsia="Times New Roman" w:hAnsi="Times New Roman" w:cs="Times New Roman"/>
              </w:rPr>
              <w:t>0.2017</w:t>
            </w:r>
          </w:p>
        </w:tc>
        <w:tc>
          <w:tcPr>
            <w:tcW w:w="992" w:type="dxa"/>
            <w:tcBorders>
              <w:top w:val="nil"/>
              <w:left w:val="nil"/>
              <w:bottom w:val="nil"/>
              <w:right w:val="nil"/>
            </w:tcBorders>
            <w:vAlign w:val="center"/>
          </w:tcPr>
          <w:p w14:paraId="0CDC47F2" w14:textId="2AD8CCC2" w:rsidR="00AF79F7" w:rsidRPr="000A3E01" w:rsidRDefault="00AF79F7" w:rsidP="00471FAF">
            <w:pPr>
              <w:tabs>
                <w:tab w:val="decimal" w:pos="336"/>
              </w:tabs>
              <w:spacing w:line="276" w:lineRule="auto"/>
              <w:ind w:right="-23"/>
              <w:rPr>
                <w:rFonts w:ascii="Times New Roman" w:hAnsi="Times New Roman" w:cs="Times New Roman"/>
              </w:rPr>
            </w:pPr>
            <w:r w:rsidRPr="00AF79F7">
              <w:rPr>
                <w:rFonts w:ascii="Times New Roman" w:eastAsia="Times New Roman" w:hAnsi="Times New Roman" w:cs="Times New Roman"/>
              </w:rPr>
              <w:t>0.65</w:t>
            </w:r>
            <w:r w:rsidR="00620AC6">
              <w:rPr>
                <w:rFonts w:ascii="Times New Roman" w:eastAsia="Times New Roman" w:hAnsi="Times New Roman" w:cs="Times New Roman"/>
              </w:rPr>
              <w:t>5</w:t>
            </w:r>
          </w:p>
        </w:tc>
        <w:tc>
          <w:tcPr>
            <w:tcW w:w="718" w:type="dxa"/>
            <w:tcBorders>
              <w:top w:val="nil"/>
              <w:left w:val="nil"/>
              <w:bottom w:val="nil"/>
              <w:right w:val="nil"/>
            </w:tcBorders>
          </w:tcPr>
          <w:p w14:paraId="79C0BC18" w14:textId="77777777" w:rsidR="00AF79F7" w:rsidRDefault="00AF79F7" w:rsidP="00471FAF">
            <w:pPr>
              <w:spacing w:line="276" w:lineRule="auto"/>
              <w:rPr>
                <w:rFonts w:ascii="Times New Roman" w:hAnsi="Times New Roman" w:cs="Times New Roman"/>
              </w:rPr>
            </w:pPr>
          </w:p>
        </w:tc>
      </w:tr>
      <w:tr w:rsidR="00AF79F7" w14:paraId="1521C184" w14:textId="77777777" w:rsidTr="00471FAF">
        <w:tc>
          <w:tcPr>
            <w:tcW w:w="1934" w:type="dxa"/>
            <w:tcBorders>
              <w:top w:val="nil"/>
              <w:left w:val="nil"/>
              <w:bottom w:val="nil"/>
              <w:right w:val="nil"/>
            </w:tcBorders>
          </w:tcPr>
          <w:p w14:paraId="0B3242BA" w14:textId="77777777" w:rsidR="00AF79F7" w:rsidRDefault="00AF79F7" w:rsidP="00471FAF">
            <w:pPr>
              <w:spacing w:line="276" w:lineRule="auto"/>
              <w:rPr>
                <w:rFonts w:ascii="Times New Roman" w:hAnsi="Times New Roman" w:cs="Times New Roman"/>
              </w:rPr>
            </w:pPr>
            <w:proofErr w:type="spellStart"/>
            <w:proofErr w:type="gramStart"/>
            <w:r>
              <w:rPr>
                <w:rFonts w:ascii="Times New Roman" w:hAnsi="Times New Roman" w:cs="Times New Roman"/>
              </w:rPr>
              <w:t>Evol:Comp</w:t>
            </w:r>
            <w:proofErr w:type="spellEnd"/>
            <w:proofErr w:type="gramEnd"/>
          </w:p>
        </w:tc>
        <w:tc>
          <w:tcPr>
            <w:tcW w:w="1327" w:type="dxa"/>
            <w:tcBorders>
              <w:top w:val="nil"/>
              <w:left w:val="nil"/>
              <w:bottom w:val="nil"/>
              <w:right w:val="nil"/>
            </w:tcBorders>
            <w:vAlign w:val="center"/>
          </w:tcPr>
          <w:p w14:paraId="22369657" w14:textId="0540CEC4" w:rsidR="00AF79F7" w:rsidRPr="000A3E01" w:rsidRDefault="00AF79F7" w:rsidP="00471FAF">
            <w:pPr>
              <w:spacing w:line="276" w:lineRule="auto"/>
              <w:rPr>
                <w:rFonts w:ascii="Times New Roman" w:hAnsi="Times New Roman" w:cs="Times New Roman"/>
              </w:rPr>
            </w:pPr>
            <w:r w:rsidRPr="00AF79F7">
              <w:rPr>
                <w:rFonts w:ascii="Times New Roman" w:eastAsia="Times New Roman" w:hAnsi="Times New Roman" w:cs="Times New Roman"/>
              </w:rPr>
              <w:t xml:space="preserve">5839  </w:t>
            </w:r>
          </w:p>
        </w:tc>
        <w:tc>
          <w:tcPr>
            <w:tcW w:w="850" w:type="dxa"/>
            <w:tcBorders>
              <w:top w:val="nil"/>
              <w:left w:val="nil"/>
              <w:bottom w:val="nil"/>
              <w:right w:val="nil"/>
            </w:tcBorders>
            <w:vAlign w:val="center"/>
          </w:tcPr>
          <w:p w14:paraId="233246FF" w14:textId="77777777" w:rsidR="00AF79F7" w:rsidRPr="000A3E01" w:rsidRDefault="00AF79F7" w:rsidP="00471FAF">
            <w:pPr>
              <w:spacing w:line="276" w:lineRule="auto"/>
              <w:rPr>
                <w:rFonts w:ascii="Times New Roman" w:hAnsi="Times New Roman" w:cs="Times New Roman"/>
              </w:rPr>
            </w:pPr>
            <w:r w:rsidRPr="000A3E01">
              <w:rPr>
                <w:rFonts w:ascii="Times New Roman" w:eastAsia="Times New Roman" w:hAnsi="Times New Roman" w:cs="Times New Roman"/>
              </w:rPr>
              <w:t>1</w:t>
            </w:r>
          </w:p>
        </w:tc>
        <w:tc>
          <w:tcPr>
            <w:tcW w:w="1276" w:type="dxa"/>
            <w:tcBorders>
              <w:top w:val="nil"/>
              <w:left w:val="nil"/>
              <w:bottom w:val="nil"/>
              <w:right w:val="nil"/>
            </w:tcBorders>
            <w:vAlign w:val="center"/>
          </w:tcPr>
          <w:p w14:paraId="5ADA71BD" w14:textId="771FCE5E" w:rsidR="00AF79F7" w:rsidRPr="000A3E01" w:rsidRDefault="00AF79F7" w:rsidP="00471FAF">
            <w:pPr>
              <w:tabs>
                <w:tab w:val="decimal" w:pos="456"/>
              </w:tabs>
              <w:spacing w:line="276" w:lineRule="auto"/>
              <w:rPr>
                <w:rFonts w:ascii="Times New Roman" w:hAnsi="Times New Roman" w:cs="Times New Roman"/>
              </w:rPr>
            </w:pPr>
            <w:r w:rsidRPr="00AF79F7">
              <w:rPr>
                <w:rFonts w:ascii="Times New Roman" w:eastAsia="Times New Roman" w:hAnsi="Times New Roman" w:cs="Times New Roman"/>
              </w:rPr>
              <w:t>0.7993</w:t>
            </w:r>
          </w:p>
        </w:tc>
        <w:tc>
          <w:tcPr>
            <w:tcW w:w="992" w:type="dxa"/>
            <w:tcBorders>
              <w:top w:val="nil"/>
              <w:left w:val="nil"/>
              <w:bottom w:val="nil"/>
              <w:right w:val="nil"/>
            </w:tcBorders>
            <w:vAlign w:val="center"/>
          </w:tcPr>
          <w:p w14:paraId="094A35FB" w14:textId="7535EFA4" w:rsidR="00AF79F7" w:rsidRPr="000A3E01" w:rsidRDefault="00AF79F7" w:rsidP="00471FAF">
            <w:pPr>
              <w:tabs>
                <w:tab w:val="decimal" w:pos="336"/>
              </w:tabs>
              <w:spacing w:line="276" w:lineRule="auto"/>
              <w:ind w:right="-23"/>
              <w:rPr>
                <w:rFonts w:ascii="Times New Roman" w:hAnsi="Times New Roman" w:cs="Times New Roman"/>
              </w:rPr>
            </w:pPr>
            <w:r w:rsidRPr="00AF79F7">
              <w:rPr>
                <w:rFonts w:ascii="Times New Roman" w:eastAsia="Times New Roman" w:hAnsi="Times New Roman" w:cs="Times New Roman"/>
              </w:rPr>
              <w:t>0.374</w:t>
            </w:r>
          </w:p>
        </w:tc>
        <w:tc>
          <w:tcPr>
            <w:tcW w:w="718" w:type="dxa"/>
            <w:tcBorders>
              <w:top w:val="nil"/>
              <w:left w:val="nil"/>
              <w:bottom w:val="nil"/>
              <w:right w:val="nil"/>
            </w:tcBorders>
          </w:tcPr>
          <w:p w14:paraId="7F059B3F" w14:textId="77777777" w:rsidR="00AF79F7" w:rsidRDefault="00AF79F7" w:rsidP="00471FAF">
            <w:pPr>
              <w:spacing w:line="276" w:lineRule="auto"/>
              <w:rPr>
                <w:rFonts w:ascii="Times New Roman" w:hAnsi="Times New Roman" w:cs="Times New Roman"/>
              </w:rPr>
            </w:pPr>
          </w:p>
        </w:tc>
      </w:tr>
      <w:tr w:rsidR="00AF79F7" w14:paraId="42CF5E24" w14:textId="77777777" w:rsidTr="00471FAF">
        <w:tc>
          <w:tcPr>
            <w:tcW w:w="1934" w:type="dxa"/>
            <w:tcBorders>
              <w:top w:val="nil"/>
              <w:left w:val="nil"/>
              <w:bottom w:val="nil"/>
              <w:right w:val="nil"/>
            </w:tcBorders>
          </w:tcPr>
          <w:p w14:paraId="4B09A1B8" w14:textId="77777777" w:rsidR="00AF79F7" w:rsidRDefault="00AF79F7" w:rsidP="00471FAF">
            <w:pPr>
              <w:spacing w:line="276" w:lineRule="auto"/>
              <w:rPr>
                <w:rFonts w:ascii="Times New Roman" w:hAnsi="Times New Roman" w:cs="Times New Roman"/>
              </w:rPr>
            </w:pPr>
            <w:proofErr w:type="spellStart"/>
            <w:proofErr w:type="gramStart"/>
            <w:r>
              <w:rPr>
                <w:rFonts w:ascii="Times New Roman" w:hAnsi="Times New Roman" w:cs="Times New Roman"/>
              </w:rPr>
              <w:t>Temp:Comp</w:t>
            </w:r>
            <w:proofErr w:type="spellEnd"/>
            <w:proofErr w:type="gramEnd"/>
          </w:p>
        </w:tc>
        <w:tc>
          <w:tcPr>
            <w:tcW w:w="1327" w:type="dxa"/>
            <w:tcBorders>
              <w:top w:val="nil"/>
              <w:left w:val="nil"/>
              <w:bottom w:val="nil"/>
              <w:right w:val="nil"/>
            </w:tcBorders>
            <w:vAlign w:val="center"/>
          </w:tcPr>
          <w:p w14:paraId="4B8DF599" w14:textId="1AD7A67C" w:rsidR="00AF79F7" w:rsidRPr="000A3E01" w:rsidRDefault="00AF79F7" w:rsidP="00471FAF">
            <w:pPr>
              <w:spacing w:line="276" w:lineRule="auto"/>
              <w:rPr>
                <w:rFonts w:ascii="Times New Roman" w:hAnsi="Times New Roman" w:cs="Times New Roman"/>
              </w:rPr>
            </w:pPr>
            <w:r w:rsidRPr="00AF79F7">
              <w:rPr>
                <w:rFonts w:ascii="Times New Roman" w:eastAsia="Times New Roman" w:hAnsi="Times New Roman" w:cs="Times New Roman"/>
              </w:rPr>
              <w:t xml:space="preserve">1881  </w:t>
            </w:r>
          </w:p>
        </w:tc>
        <w:tc>
          <w:tcPr>
            <w:tcW w:w="850" w:type="dxa"/>
            <w:tcBorders>
              <w:top w:val="nil"/>
              <w:left w:val="nil"/>
              <w:bottom w:val="nil"/>
              <w:right w:val="nil"/>
            </w:tcBorders>
            <w:vAlign w:val="center"/>
          </w:tcPr>
          <w:p w14:paraId="2013BBAF" w14:textId="77777777" w:rsidR="00AF79F7" w:rsidRPr="000A3E01" w:rsidRDefault="00AF79F7" w:rsidP="00471FAF">
            <w:pPr>
              <w:spacing w:line="276" w:lineRule="auto"/>
              <w:rPr>
                <w:rFonts w:ascii="Times New Roman" w:hAnsi="Times New Roman" w:cs="Times New Roman"/>
              </w:rPr>
            </w:pPr>
            <w:r w:rsidRPr="000A3E01">
              <w:rPr>
                <w:rFonts w:ascii="Times New Roman" w:eastAsia="Times New Roman" w:hAnsi="Times New Roman" w:cs="Times New Roman"/>
              </w:rPr>
              <w:t>1</w:t>
            </w:r>
          </w:p>
        </w:tc>
        <w:tc>
          <w:tcPr>
            <w:tcW w:w="1276" w:type="dxa"/>
            <w:tcBorders>
              <w:top w:val="nil"/>
              <w:left w:val="nil"/>
              <w:bottom w:val="nil"/>
              <w:right w:val="nil"/>
            </w:tcBorders>
            <w:vAlign w:val="center"/>
          </w:tcPr>
          <w:p w14:paraId="3013FEE5" w14:textId="197918BE" w:rsidR="00AF79F7" w:rsidRPr="000A3E01" w:rsidRDefault="00AF79F7" w:rsidP="00471FAF">
            <w:pPr>
              <w:tabs>
                <w:tab w:val="decimal" w:pos="456"/>
              </w:tabs>
              <w:spacing w:line="276" w:lineRule="auto"/>
              <w:rPr>
                <w:rFonts w:ascii="Times New Roman" w:hAnsi="Times New Roman" w:cs="Times New Roman"/>
              </w:rPr>
            </w:pPr>
            <w:r w:rsidRPr="00AF79F7">
              <w:rPr>
                <w:rFonts w:ascii="Times New Roman" w:eastAsia="Times New Roman" w:hAnsi="Times New Roman" w:cs="Times New Roman"/>
              </w:rPr>
              <w:t>0.2574</w:t>
            </w:r>
          </w:p>
        </w:tc>
        <w:tc>
          <w:tcPr>
            <w:tcW w:w="992" w:type="dxa"/>
            <w:tcBorders>
              <w:top w:val="nil"/>
              <w:left w:val="nil"/>
              <w:bottom w:val="nil"/>
              <w:right w:val="nil"/>
            </w:tcBorders>
            <w:vAlign w:val="center"/>
          </w:tcPr>
          <w:p w14:paraId="0A265443" w14:textId="6640592F" w:rsidR="00AF79F7" w:rsidRPr="000A3E01" w:rsidRDefault="00AF79F7" w:rsidP="00471FAF">
            <w:pPr>
              <w:tabs>
                <w:tab w:val="decimal" w:pos="336"/>
              </w:tabs>
              <w:spacing w:line="276" w:lineRule="auto"/>
              <w:ind w:right="-23"/>
              <w:rPr>
                <w:rFonts w:ascii="Times New Roman" w:hAnsi="Times New Roman" w:cs="Times New Roman"/>
              </w:rPr>
            </w:pPr>
            <w:r w:rsidRPr="00AF79F7">
              <w:rPr>
                <w:rFonts w:ascii="Times New Roman" w:eastAsia="Times New Roman" w:hAnsi="Times New Roman" w:cs="Times New Roman"/>
              </w:rPr>
              <w:t>0.613</w:t>
            </w:r>
          </w:p>
        </w:tc>
        <w:tc>
          <w:tcPr>
            <w:tcW w:w="718" w:type="dxa"/>
            <w:tcBorders>
              <w:top w:val="nil"/>
              <w:left w:val="nil"/>
              <w:bottom w:val="nil"/>
              <w:right w:val="nil"/>
            </w:tcBorders>
          </w:tcPr>
          <w:p w14:paraId="7B7B433C" w14:textId="39242C07" w:rsidR="00AF79F7" w:rsidRDefault="00AF79F7" w:rsidP="00471FAF">
            <w:pPr>
              <w:spacing w:line="276" w:lineRule="auto"/>
              <w:rPr>
                <w:rFonts w:ascii="Times New Roman" w:hAnsi="Times New Roman" w:cs="Times New Roman"/>
              </w:rPr>
            </w:pPr>
          </w:p>
        </w:tc>
      </w:tr>
      <w:tr w:rsidR="00AF79F7" w14:paraId="10BA4F2F" w14:textId="77777777" w:rsidTr="00471FAF">
        <w:tc>
          <w:tcPr>
            <w:tcW w:w="1934" w:type="dxa"/>
            <w:tcBorders>
              <w:top w:val="nil"/>
              <w:left w:val="nil"/>
              <w:bottom w:val="nil"/>
              <w:right w:val="nil"/>
            </w:tcBorders>
          </w:tcPr>
          <w:p w14:paraId="285B62F9" w14:textId="77777777" w:rsidR="00AF79F7" w:rsidRDefault="00AF79F7" w:rsidP="00471FAF">
            <w:pPr>
              <w:spacing w:line="276" w:lineRule="auto"/>
              <w:rPr>
                <w:rFonts w:ascii="Times New Roman" w:hAnsi="Times New Roman" w:cs="Times New Roman"/>
              </w:rPr>
            </w:pPr>
            <w:proofErr w:type="spellStart"/>
            <w:proofErr w:type="gramStart"/>
            <w:r>
              <w:rPr>
                <w:rFonts w:ascii="Times New Roman" w:hAnsi="Times New Roman" w:cs="Times New Roman"/>
              </w:rPr>
              <w:t>Evol:Temp</w:t>
            </w:r>
            <w:proofErr w:type="gramEnd"/>
            <w:r>
              <w:rPr>
                <w:rFonts w:ascii="Times New Roman" w:hAnsi="Times New Roman" w:cs="Times New Roman"/>
              </w:rPr>
              <w:t>:Comp</w:t>
            </w:r>
            <w:proofErr w:type="spellEnd"/>
          </w:p>
        </w:tc>
        <w:tc>
          <w:tcPr>
            <w:tcW w:w="1327" w:type="dxa"/>
            <w:tcBorders>
              <w:top w:val="nil"/>
              <w:left w:val="nil"/>
              <w:bottom w:val="nil"/>
              <w:right w:val="nil"/>
            </w:tcBorders>
            <w:vAlign w:val="center"/>
          </w:tcPr>
          <w:p w14:paraId="54F0A068" w14:textId="7AD64E4B" w:rsidR="00AF79F7" w:rsidRPr="000A3E01" w:rsidRDefault="00AF79F7" w:rsidP="00471FAF">
            <w:pPr>
              <w:spacing w:line="276" w:lineRule="auto"/>
              <w:rPr>
                <w:rFonts w:ascii="Times New Roman" w:hAnsi="Times New Roman" w:cs="Times New Roman"/>
              </w:rPr>
            </w:pPr>
            <w:r w:rsidRPr="00AF79F7">
              <w:rPr>
                <w:rFonts w:ascii="Times New Roman" w:eastAsia="Times New Roman" w:hAnsi="Times New Roman" w:cs="Times New Roman"/>
              </w:rPr>
              <w:t xml:space="preserve">4952  </w:t>
            </w:r>
          </w:p>
        </w:tc>
        <w:tc>
          <w:tcPr>
            <w:tcW w:w="850" w:type="dxa"/>
            <w:tcBorders>
              <w:top w:val="nil"/>
              <w:left w:val="nil"/>
              <w:bottom w:val="nil"/>
              <w:right w:val="nil"/>
            </w:tcBorders>
            <w:vAlign w:val="center"/>
          </w:tcPr>
          <w:p w14:paraId="2E46873B" w14:textId="77777777" w:rsidR="00AF79F7" w:rsidRPr="000A3E01" w:rsidRDefault="00AF79F7" w:rsidP="00471FAF">
            <w:pPr>
              <w:spacing w:line="276" w:lineRule="auto"/>
              <w:rPr>
                <w:rFonts w:ascii="Times New Roman" w:hAnsi="Times New Roman" w:cs="Times New Roman"/>
              </w:rPr>
            </w:pPr>
            <w:r w:rsidRPr="000A3E01">
              <w:rPr>
                <w:rFonts w:ascii="Times New Roman" w:eastAsia="Times New Roman" w:hAnsi="Times New Roman" w:cs="Times New Roman"/>
              </w:rPr>
              <w:t>1</w:t>
            </w:r>
          </w:p>
        </w:tc>
        <w:tc>
          <w:tcPr>
            <w:tcW w:w="1276" w:type="dxa"/>
            <w:tcBorders>
              <w:top w:val="nil"/>
              <w:left w:val="nil"/>
              <w:bottom w:val="nil"/>
              <w:right w:val="nil"/>
            </w:tcBorders>
            <w:vAlign w:val="center"/>
          </w:tcPr>
          <w:p w14:paraId="62BEA6EB" w14:textId="33BA7687" w:rsidR="00AF79F7" w:rsidRPr="000A3E01" w:rsidRDefault="00AF79F7" w:rsidP="00471FAF">
            <w:pPr>
              <w:tabs>
                <w:tab w:val="decimal" w:pos="456"/>
              </w:tabs>
              <w:spacing w:line="276" w:lineRule="auto"/>
              <w:rPr>
                <w:rFonts w:ascii="Times New Roman" w:hAnsi="Times New Roman" w:cs="Times New Roman"/>
              </w:rPr>
            </w:pPr>
            <w:r w:rsidRPr="00AF79F7">
              <w:rPr>
                <w:rFonts w:ascii="Times New Roman" w:eastAsia="Times New Roman" w:hAnsi="Times New Roman" w:cs="Times New Roman"/>
              </w:rPr>
              <w:t>0.6779</w:t>
            </w:r>
          </w:p>
        </w:tc>
        <w:tc>
          <w:tcPr>
            <w:tcW w:w="992" w:type="dxa"/>
            <w:tcBorders>
              <w:top w:val="nil"/>
              <w:left w:val="nil"/>
              <w:bottom w:val="nil"/>
              <w:right w:val="nil"/>
            </w:tcBorders>
            <w:vAlign w:val="center"/>
          </w:tcPr>
          <w:p w14:paraId="47165FF6" w14:textId="6B172A87" w:rsidR="00AF79F7" w:rsidRPr="000A3E01" w:rsidRDefault="00AF79F7" w:rsidP="00471FAF">
            <w:pPr>
              <w:tabs>
                <w:tab w:val="decimal" w:pos="336"/>
              </w:tabs>
              <w:spacing w:line="276" w:lineRule="auto"/>
              <w:ind w:right="-23"/>
              <w:rPr>
                <w:rFonts w:ascii="Times New Roman" w:hAnsi="Times New Roman" w:cs="Times New Roman"/>
              </w:rPr>
            </w:pPr>
            <w:r w:rsidRPr="00AF79F7">
              <w:rPr>
                <w:rFonts w:ascii="Times New Roman" w:eastAsia="Times New Roman" w:hAnsi="Times New Roman" w:cs="Times New Roman"/>
              </w:rPr>
              <w:t>0.413</w:t>
            </w:r>
          </w:p>
        </w:tc>
        <w:tc>
          <w:tcPr>
            <w:tcW w:w="718" w:type="dxa"/>
            <w:tcBorders>
              <w:top w:val="nil"/>
              <w:left w:val="nil"/>
              <w:bottom w:val="nil"/>
              <w:right w:val="nil"/>
            </w:tcBorders>
          </w:tcPr>
          <w:p w14:paraId="406C2AFF" w14:textId="77777777" w:rsidR="00AF79F7" w:rsidRDefault="00AF79F7" w:rsidP="00471FAF">
            <w:pPr>
              <w:spacing w:line="276" w:lineRule="auto"/>
              <w:rPr>
                <w:rFonts w:ascii="Times New Roman" w:hAnsi="Times New Roman" w:cs="Times New Roman"/>
              </w:rPr>
            </w:pPr>
          </w:p>
        </w:tc>
      </w:tr>
      <w:tr w:rsidR="00AF79F7" w14:paraId="18FADECD" w14:textId="77777777" w:rsidTr="00471FAF">
        <w:tc>
          <w:tcPr>
            <w:tcW w:w="1934" w:type="dxa"/>
            <w:tcBorders>
              <w:top w:val="nil"/>
              <w:left w:val="nil"/>
              <w:bottom w:val="single" w:sz="4" w:space="0" w:color="auto"/>
              <w:right w:val="nil"/>
            </w:tcBorders>
          </w:tcPr>
          <w:p w14:paraId="567C69AE" w14:textId="77777777" w:rsidR="00AF79F7" w:rsidRDefault="00AF79F7" w:rsidP="00471FAF">
            <w:pPr>
              <w:spacing w:line="276" w:lineRule="auto"/>
              <w:rPr>
                <w:rFonts w:ascii="Times New Roman" w:hAnsi="Times New Roman" w:cs="Times New Roman"/>
              </w:rPr>
            </w:pPr>
            <w:r>
              <w:rPr>
                <w:rFonts w:ascii="Times New Roman" w:hAnsi="Times New Roman" w:cs="Times New Roman"/>
              </w:rPr>
              <w:t>Residuals</w:t>
            </w:r>
          </w:p>
        </w:tc>
        <w:tc>
          <w:tcPr>
            <w:tcW w:w="1327" w:type="dxa"/>
            <w:tcBorders>
              <w:top w:val="nil"/>
              <w:left w:val="nil"/>
              <w:bottom w:val="single" w:sz="4" w:space="0" w:color="auto"/>
              <w:right w:val="nil"/>
            </w:tcBorders>
            <w:vAlign w:val="center"/>
          </w:tcPr>
          <w:p w14:paraId="7DEF2D78" w14:textId="598077C8" w:rsidR="00AF79F7" w:rsidRPr="000A3E01" w:rsidRDefault="00AF79F7" w:rsidP="00471FAF">
            <w:pPr>
              <w:spacing w:line="276" w:lineRule="auto"/>
              <w:rPr>
                <w:rFonts w:ascii="Times New Roman" w:hAnsi="Times New Roman" w:cs="Times New Roman"/>
              </w:rPr>
            </w:pPr>
            <w:r w:rsidRPr="00AF79F7">
              <w:rPr>
                <w:rFonts w:ascii="Times New Roman" w:eastAsia="Times New Roman" w:hAnsi="Times New Roman" w:cs="Times New Roman"/>
              </w:rPr>
              <w:t>525966</w:t>
            </w:r>
          </w:p>
        </w:tc>
        <w:tc>
          <w:tcPr>
            <w:tcW w:w="850" w:type="dxa"/>
            <w:tcBorders>
              <w:top w:val="nil"/>
              <w:left w:val="nil"/>
              <w:bottom w:val="single" w:sz="4" w:space="0" w:color="auto"/>
              <w:right w:val="nil"/>
            </w:tcBorders>
            <w:vAlign w:val="center"/>
          </w:tcPr>
          <w:p w14:paraId="5BB05F0F" w14:textId="77777777" w:rsidR="00AF79F7" w:rsidRPr="000A3E01" w:rsidRDefault="00AF79F7" w:rsidP="00471FAF">
            <w:pPr>
              <w:spacing w:line="276" w:lineRule="auto"/>
              <w:rPr>
                <w:rFonts w:ascii="Times New Roman" w:hAnsi="Times New Roman" w:cs="Times New Roman"/>
              </w:rPr>
            </w:pPr>
            <w:r w:rsidRPr="000A3E01">
              <w:rPr>
                <w:rFonts w:ascii="Times New Roman" w:eastAsia="Times New Roman" w:hAnsi="Times New Roman" w:cs="Times New Roman"/>
              </w:rPr>
              <w:t>72</w:t>
            </w:r>
          </w:p>
        </w:tc>
        <w:tc>
          <w:tcPr>
            <w:tcW w:w="1276" w:type="dxa"/>
            <w:tcBorders>
              <w:top w:val="nil"/>
              <w:left w:val="nil"/>
              <w:bottom w:val="single" w:sz="4" w:space="0" w:color="auto"/>
              <w:right w:val="nil"/>
            </w:tcBorders>
            <w:vAlign w:val="center"/>
          </w:tcPr>
          <w:p w14:paraId="183BB611" w14:textId="77777777" w:rsidR="00AF79F7" w:rsidRPr="000A3E01" w:rsidRDefault="00AF79F7" w:rsidP="00471FAF">
            <w:pPr>
              <w:spacing w:line="276" w:lineRule="auto"/>
              <w:rPr>
                <w:rFonts w:ascii="Times New Roman" w:hAnsi="Times New Roman" w:cs="Times New Roman"/>
              </w:rPr>
            </w:pPr>
          </w:p>
        </w:tc>
        <w:tc>
          <w:tcPr>
            <w:tcW w:w="992" w:type="dxa"/>
            <w:tcBorders>
              <w:top w:val="nil"/>
              <w:left w:val="nil"/>
              <w:bottom w:val="single" w:sz="4" w:space="0" w:color="auto"/>
              <w:right w:val="nil"/>
            </w:tcBorders>
            <w:vAlign w:val="center"/>
          </w:tcPr>
          <w:p w14:paraId="45C46811" w14:textId="77777777" w:rsidR="00AF79F7" w:rsidRPr="000A3E01" w:rsidRDefault="00AF79F7" w:rsidP="00471FAF">
            <w:pPr>
              <w:spacing w:line="276" w:lineRule="auto"/>
              <w:rPr>
                <w:rFonts w:ascii="Times New Roman" w:hAnsi="Times New Roman" w:cs="Times New Roman"/>
              </w:rPr>
            </w:pPr>
          </w:p>
        </w:tc>
        <w:tc>
          <w:tcPr>
            <w:tcW w:w="718" w:type="dxa"/>
            <w:tcBorders>
              <w:top w:val="nil"/>
              <w:left w:val="nil"/>
              <w:bottom w:val="single" w:sz="4" w:space="0" w:color="auto"/>
              <w:right w:val="nil"/>
            </w:tcBorders>
          </w:tcPr>
          <w:p w14:paraId="1AD92F5E" w14:textId="77777777" w:rsidR="00AF79F7" w:rsidRDefault="00AF79F7" w:rsidP="00471FAF">
            <w:pPr>
              <w:spacing w:line="276" w:lineRule="auto"/>
              <w:rPr>
                <w:rFonts w:ascii="Times New Roman" w:hAnsi="Times New Roman" w:cs="Times New Roman"/>
              </w:rPr>
            </w:pPr>
          </w:p>
        </w:tc>
      </w:tr>
    </w:tbl>
    <w:p w14:paraId="489FAF4A" w14:textId="09A6E289" w:rsidR="0026546F" w:rsidRPr="00220B13" w:rsidRDefault="0026546F" w:rsidP="00B902D5">
      <w:pPr>
        <w:spacing w:after="0" w:line="240" w:lineRule="auto"/>
        <w:rPr>
          <w:rFonts w:ascii="Times New Roman" w:hAnsi="Times New Roman" w:cs="Times New Roman"/>
        </w:rPr>
      </w:pPr>
    </w:p>
    <w:p w14:paraId="0BCE9B8B" w14:textId="0892ADA3" w:rsidR="00B902D5" w:rsidRPr="00160B42" w:rsidRDefault="00B902D5" w:rsidP="00B902D5">
      <w:pPr>
        <w:spacing w:after="0" w:line="240" w:lineRule="auto"/>
        <w:rPr>
          <w:rFonts w:ascii="Times New Roman" w:hAnsi="Times New Roman" w:cs="Times New Roman"/>
        </w:rPr>
      </w:pPr>
      <w:r>
        <w:rPr>
          <w:rFonts w:ascii="Times New Roman" w:hAnsi="Times New Roman" w:cs="Times New Roman"/>
          <w:b/>
          <w:bCs/>
        </w:rPr>
        <w:lastRenderedPageBreak/>
        <w:t xml:space="preserve">Table </w:t>
      </w:r>
      <w:r w:rsidR="00B43F99">
        <w:rPr>
          <w:rFonts w:ascii="Times New Roman" w:hAnsi="Times New Roman" w:cs="Times New Roman"/>
          <w:b/>
          <w:bCs/>
        </w:rPr>
        <w:t>7</w:t>
      </w:r>
      <w:r>
        <w:rPr>
          <w:rFonts w:ascii="Times New Roman" w:hAnsi="Times New Roman" w:cs="Times New Roman"/>
          <w:b/>
          <w:bCs/>
        </w:rPr>
        <w:t>.</w:t>
      </w:r>
      <w:r>
        <w:rPr>
          <w:rFonts w:ascii="Times New Roman" w:hAnsi="Times New Roman" w:cs="Times New Roman"/>
        </w:rPr>
        <w:t xml:space="preserve"> Results of a two-way ANOVA (Type 3) testing the effect of contemporary temperature (Temp) and </w:t>
      </w:r>
      <w:r w:rsidR="00E82FBC">
        <w:rPr>
          <w:rFonts w:ascii="Times New Roman" w:hAnsi="Times New Roman" w:cs="Times New Roman"/>
        </w:rPr>
        <w:t xml:space="preserve">its interaction with a competition factor (Comp) with three levels </w:t>
      </w:r>
      <w:r w:rsidR="00160B42">
        <w:rPr>
          <w:rFonts w:ascii="Times New Roman" w:hAnsi="Times New Roman" w:cs="Times New Roman"/>
        </w:rPr>
        <w:t>(</w:t>
      </w:r>
      <w:r w:rsidR="00E82FBC">
        <w:rPr>
          <w:rFonts w:ascii="Times New Roman" w:hAnsi="Times New Roman" w:cs="Times New Roman"/>
        </w:rPr>
        <w:t>competition with rotifers evolved at 25 °C, competition with rotifers evolved at 30 °C, and protists in isolation</w:t>
      </w:r>
      <w:r w:rsidR="00160B42">
        <w:rPr>
          <w:rFonts w:ascii="Times New Roman" w:hAnsi="Times New Roman" w:cs="Times New Roman"/>
        </w:rPr>
        <w:t xml:space="preserve">) on the log-transformed intrinsic growth rate (ln </w:t>
      </w:r>
      <w:r w:rsidR="00160B42">
        <w:rPr>
          <w:rFonts w:ascii="Times New Roman" w:hAnsi="Times New Roman" w:cs="Times New Roman"/>
          <w:i/>
          <w:iCs/>
        </w:rPr>
        <w:t>r</w:t>
      </w:r>
      <w:r w:rsidR="00160B42">
        <w:rPr>
          <w:rFonts w:ascii="Times New Roman" w:hAnsi="Times New Roman" w:cs="Times New Roman"/>
        </w:rPr>
        <w:t xml:space="preserve">) of </w:t>
      </w:r>
      <w:r w:rsidR="00160B42">
        <w:rPr>
          <w:rFonts w:ascii="Times New Roman" w:hAnsi="Times New Roman" w:cs="Times New Roman"/>
          <w:i/>
          <w:iCs/>
        </w:rPr>
        <w:t>Tetrahymena</w:t>
      </w:r>
      <w:r w:rsidR="00E82FBC">
        <w:rPr>
          <w:rFonts w:ascii="Times New Roman" w:hAnsi="Times New Roman" w:cs="Times New Roman"/>
        </w:rPr>
        <w:t>.</w:t>
      </w:r>
    </w:p>
    <w:p w14:paraId="1031C79D" w14:textId="77777777" w:rsidR="00B902D5" w:rsidRDefault="00B902D5" w:rsidP="00B902D5">
      <w:pPr>
        <w:spacing w:after="0" w:line="240" w:lineRule="auto"/>
        <w:rPr>
          <w:rFonts w:ascii="Times New Roman" w:hAnsi="Times New Roman" w:cs="Times New Roman"/>
        </w:rPr>
      </w:pPr>
    </w:p>
    <w:tbl>
      <w:tblPr>
        <w:tblStyle w:val="TableGrid"/>
        <w:tblW w:w="0" w:type="auto"/>
        <w:tblLook w:val="04A0" w:firstRow="1" w:lastRow="0" w:firstColumn="1" w:lastColumn="0" w:noHBand="0" w:noVBand="1"/>
      </w:tblPr>
      <w:tblGrid>
        <w:gridCol w:w="1843"/>
        <w:gridCol w:w="1418"/>
        <w:gridCol w:w="850"/>
        <w:gridCol w:w="1276"/>
        <w:gridCol w:w="992"/>
        <w:gridCol w:w="718"/>
      </w:tblGrid>
      <w:tr w:rsidR="00B902D5" w14:paraId="51502D98" w14:textId="77777777" w:rsidTr="00B13816">
        <w:tc>
          <w:tcPr>
            <w:tcW w:w="1843" w:type="dxa"/>
            <w:tcBorders>
              <w:top w:val="single" w:sz="4" w:space="0" w:color="auto"/>
              <w:left w:val="nil"/>
              <w:bottom w:val="single" w:sz="4" w:space="0" w:color="auto"/>
              <w:right w:val="nil"/>
            </w:tcBorders>
          </w:tcPr>
          <w:p w14:paraId="60C39AA4" w14:textId="77777777" w:rsidR="00B902D5" w:rsidRDefault="00B902D5" w:rsidP="00471FAF">
            <w:pPr>
              <w:spacing w:line="276" w:lineRule="auto"/>
              <w:rPr>
                <w:rFonts w:ascii="Times New Roman" w:hAnsi="Times New Roman" w:cs="Times New Roman"/>
              </w:rPr>
            </w:pPr>
            <w:r>
              <w:rPr>
                <w:rFonts w:ascii="Times New Roman" w:hAnsi="Times New Roman" w:cs="Times New Roman"/>
              </w:rPr>
              <w:t>Predictor</w:t>
            </w:r>
          </w:p>
        </w:tc>
        <w:tc>
          <w:tcPr>
            <w:tcW w:w="1418" w:type="dxa"/>
            <w:tcBorders>
              <w:top w:val="single" w:sz="4" w:space="0" w:color="auto"/>
              <w:left w:val="nil"/>
              <w:bottom w:val="single" w:sz="4" w:space="0" w:color="auto"/>
              <w:right w:val="nil"/>
            </w:tcBorders>
          </w:tcPr>
          <w:p w14:paraId="4B105FCB" w14:textId="77777777" w:rsidR="00B902D5" w:rsidRDefault="00B902D5" w:rsidP="00471FAF">
            <w:pPr>
              <w:spacing w:line="276" w:lineRule="auto"/>
              <w:rPr>
                <w:rFonts w:ascii="Times New Roman" w:hAnsi="Times New Roman" w:cs="Times New Roman"/>
              </w:rPr>
            </w:pPr>
            <w:r>
              <w:rPr>
                <w:rFonts w:ascii="Times New Roman" w:hAnsi="Times New Roman" w:cs="Times New Roman"/>
              </w:rPr>
              <w:t>Sum Sq</w:t>
            </w:r>
          </w:p>
        </w:tc>
        <w:tc>
          <w:tcPr>
            <w:tcW w:w="850" w:type="dxa"/>
            <w:tcBorders>
              <w:top w:val="single" w:sz="4" w:space="0" w:color="auto"/>
              <w:left w:val="nil"/>
              <w:bottom w:val="single" w:sz="4" w:space="0" w:color="auto"/>
              <w:right w:val="nil"/>
            </w:tcBorders>
          </w:tcPr>
          <w:p w14:paraId="4E37BCE5" w14:textId="77777777" w:rsidR="00B902D5" w:rsidRDefault="00B902D5" w:rsidP="00471FAF">
            <w:pPr>
              <w:spacing w:line="276" w:lineRule="auto"/>
              <w:rPr>
                <w:rFonts w:ascii="Times New Roman" w:hAnsi="Times New Roman" w:cs="Times New Roman"/>
              </w:rPr>
            </w:pPr>
            <w:proofErr w:type="spellStart"/>
            <w:r>
              <w:rPr>
                <w:rFonts w:ascii="Times New Roman" w:hAnsi="Times New Roman" w:cs="Times New Roman"/>
              </w:rPr>
              <w:t>Df</w:t>
            </w:r>
            <w:proofErr w:type="spellEnd"/>
          </w:p>
        </w:tc>
        <w:tc>
          <w:tcPr>
            <w:tcW w:w="1276" w:type="dxa"/>
            <w:tcBorders>
              <w:top w:val="single" w:sz="4" w:space="0" w:color="auto"/>
              <w:left w:val="nil"/>
              <w:bottom w:val="single" w:sz="4" w:space="0" w:color="auto"/>
              <w:right w:val="nil"/>
            </w:tcBorders>
          </w:tcPr>
          <w:p w14:paraId="4B568857" w14:textId="77777777" w:rsidR="00B902D5" w:rsidRDefault="00B902D5" w:rsidP="00471FAF">
            <w:pPr>
              <w:spacing w:line="276" w:lineRule="auto"/>
              <w:rPr>
                <w:rFonts w:ascii="Times New Roman" w:hAnsi="Times New Roman" w:cs="Times New Roman"/>
              </w:rPr>
            </w:pPr>
            <w:r>
              <w:rPr>
                <w:rFonts w:ascii="Times New Roman" w:hAnsi="Times New Roman" w:cs="Times New Roman"/>
              </w:rPr>
              <w:t>F value</w:t>
            </w:r>
          </w:p>
        </w:tc>
        <w:tc>
          <w:tcPr>
            <w:tcW w:w="992" w:type="dxa"/>
            <w:tcBorders>
              <w:top w:val="single" w:sz="4" w:space="0" w:color="auto"/>
              <w:left w:val="nil"/>
              <w:bottom w:val="single" w:sz="4" w:space="0" w:color="auto"/>
              <w:right w:val="nil"/>
            </w:tcBorders>
          </w:tcPr>
          <w:p w14:paraId="51B941B4" w14:textId="77777777" w:rsidR="00B902D5" w:rsidRDefault="00B902D5" w:rsidP="00471FAF">
            <w:pPr>
              <w:spacing w:line="276" w:lineRule="auto"/>
              <w:rPr>
                <w:rFonts w:ascii="Times New Roman" w:hAnsi="Times New Roman" w:cs="Times New Roman"/>
              </w:rPr>
            </w:pPr>
            <w:r>
              <w:rPr>
                <w:rFonts w:ascii="Times New Roman" w:hAnsi="Times New Roman" w:cs="Times New Roman"/>
              </w:rPr>
              <w:t>P</w:t>
            </w:r>
          </w:p>
        </w:tc>
        <w:tc>
          <w:tcPr>
            <w:tcW w:w="718" w:type="dxa"/>
            <w:tcBorders>
              <w:top w:val="single" w:sz="4" w:space="0" w:color="auto"/>
              <w:left w:val="nil"/>
              <w:bottom w:val="single" w:sz="4" w:space="0" w:color="auto"/>
              <w:right w:val="nil"/>
            </w:tcBorders>
          </w:tcPr>
          <w:p w14:paraId="4B1A76E6" w14:textId="77777777" w:rsidR="00B902D5" w:rsidRDefault="00B902D5" w:rsidP="00471FAF">
            <w:pPr>
              <w:spacing w:line="276" w:lineRule="auto"/>
              <w:rPr>
                <w:rFonts w:ascii="Times New Roman" w:hAnsi="Times New Roman" w:cs="Times New Roman"/>
              </w:rPr>
            </w:pPr>
          </w:p>
        </w:tc>
      </w:tr>
      <w:tr w:rsidR="00B902D5" w14:paraId="1A2C058A" w14:textId="77777777" w:rsidTr="00B13816">
        <w:tc>
          <w:tcPr>
            <w:tcW w:w="1843" w:type="dxa"/>
            <w:tcBorders>
              <w:top w:val="single" w:sz="4" w:space="0" w:color="auto"/>
              <w:left w:val="nil"/>
              <w:bottom w:val="nil"/>
              <w:right w:val="nil"/>
            </w:tcBorders>
          </w:tcPr>
          <w:p w14:paraId="0BF20A78" w14:textId="77777777" w:rsidR="00B902D5" w:rsidRDefault="00B902D5" w:rsidP="00471FAF">
            <w:pPr>
              <w:spacing w:line="276" w:lineRule="auto"/>
              <w:rPr>
                <w:rFonts w:ascii="Times New Roman" w:hAnsi="Times New Roman" w:cs="Times New Roman"/>
              </w:rPr>
            </w:pPr>
            <w:r>
              <w:rPr>
                <w:rFonts w:ascii="Times New Roman" w:hAnsi="Times New Roman" w:cs="Times New Roman"/>
              </w:rPr>
              <w:t>Intercept</w:t>
            </w:r>
          </w:p>
        </w:tc>
        <w:tc>
          <w:tcPr>
            <w:tcW w:w="1418" w:type="dxa"/>
            <w:tcBorders>
              <w:top w:val="single" w:sz="4" w:space="0" w:color="auto"/>
              <w:left w:val="nil"/>
              <w:bottom w:val="nil"/>
              <w:right w:val="nil"/>
            </w:tcBorders>
          </w:tcPr>
          <w:p w14:paraId="5F8866CC" w14:textId="318D4747" w:rsidR="00B902D5" w:rsidRPr="00292237" w:rsidRDefault="00B13816" w:rsidP="00B13816">
            <w:pPr>
              <w:tabs>
                <w:tab w:val="decimal" w:pos="269"/>
              </w:tabs>
              <w:spacing w:line="276" w:lineRule="auto"/>
              <w:rPr>
                <w:rFonts w:ascii="Times New Roman" w:hAnsi="Times New Roman" w:cs="Times New Roman"/>
              </w:rPr>
            </w:pPr>
            <w:r>
              <w:rPr>
                <w:rFonts w:ascii="Times New Roman" w:hAnsi="Times New Roman" w:cs="Times New Roman"/>
              </w:rPr>
              <w:t>6.926</w:t>
            </w:r>
          </w:p>
        </w:tc>
        <w:tc>
          <w:tcPr>
            <w:tcW w:w="850" w:type="dxa"/>
            <w:tcBorders>
              <w:top w:val="single" w:sz="4" w:space="0" w:color="auto"/>
              <w:left w:val="nil"/>
              <w:bottom w:val="nil"/>
              <w:right w:val="nil"/>
            </w:tcBorders>
          </w:tcPr>
          <w:p w14:paraId="0EDC8BB6" w14:textId="77777777" w:rsidR="00B902D5" w:rsidRPr="00292237" w:rsidRDefault="00B902D5" w:rsidP="00471FAF">
            <w:pPr>
              <w:spacing w:line="276" w:lineRule="auto"/>
              <w:rPr>
                <w:rFonts w:ascii="Times New Roman" w:hAnsi="Times New Roman" w:cs="Times New Roman"/>
              </w:rPr>
            </w:pPr>
            <w:r w:rsidRPr="00292237">
              <w:rPr>
                <w:rFonts w:ascii="Times New Roman" w:hAnsi="Times New Roman" w:cs="Times New Roman"/>
              </w:rPr>
              <w:t>1</w:t>
            </w:r>
          </w:p>
        </w:tc>
        <w:tc>
          <w:tcPr>
            <w:tcW w:w="1276" w:type="dxa"/>
            <w:tcBorders>
              <w:top w:val="single" w:sz="4" w:space="0" w:color="auto"/>
              <w:left w:val="nil"/>
              <w:bottom w:val="nil"/>
              <w:right w:val="nil"/>
            </w:tcBorders>
          </w:tcPr>
          <w:p w14:paraId="3DE8724D" w14:textId="5AA6EE71" w:rsidR="00B902D5" w:rsidRPr="00292237" w:rsidRDefault="00F40727" w:rsidP="00471FAF">
            <w:pPr>
              <w:tabs>
                <w:tab w:val="decimal" w:pos="456"/>
              </w:tabs>
              <w:spacing w:line="276" w:lineRule="auto"/>
              <w:rPr>
                <w:rFonts w:ascii="Times New Roman" w:hAnsi="Times New Roman" w:cs="Times New Roman"/>
              </w:rPr>
            </w:pPr>
            <w:r>
              <w:rPr>
                <w:rFonts w:ascii="Times New Roman" w:hAnsi="Times New Roman" w:cs="Times New Roman"/>
              </w:rPr>
              <w:t>34.692</w:t>
            </w:r>
          </w:p>
        </w:tc>
        <w:tc>
          <w:tcPr>
            <w:tcW w:w="992" w:type="dxa"/>
            <w:tcBorders>
              <w:top w:val="single" w:sz="4" w:space="0" w:color="auto"/>
              <w:left w:val="nil"/>
              <w:bottom w:val="nil"/>
              <w:right w:val="nil"/>
            </w:tcBorders>
          </w:tcPr>
          <w:p w14:paraId="1975BBC2" w14:textId="77777777" w:rsidR="00B902D5" w:rsidRPr="00292237" w:rsidRDefault="00B902D5" w:rsidP="00471FAF">
            <w:pPr>
              <w:tabs>
                <w:tab w:val="decimal" w:pos="336"/>
              </w:tabs>
              <w:spacing w:line="276" w:lineRule="auto"/>
              <w:ind w:right="-23"/>
              <w:rPr>
                <w:rFonts w:ascii="Times New Roman" w:hAnsi="Times New Roman" w:cs="Times New Roman"/>
              </w:rPr>
            </w:pPr>
            <w:r>
              <w:rPr>
                <w:rFonts w:ascii="Times New Roman" w:hAnsi="Times New Roman" w:cs="Times New Roman"/>
              </w:rPr>
              <w:t>&lt;0.0</w:t>
            </w:r>
            <w:r w:rsidRPr="00292237">
              <w:rPr>
                <w:rFonts w:ascii="Times New Roman" w:hAnsi="Times New Roman" w:cs="Times New Roman"/>
              </w:rPr>
              <w:t>0</w:t>
            </w:r>
            <w:r>
              <w:rPr>
                <w:rFonts w:ascii="Times New Roman" w:hAnsi="Times New Roman" w:cs="Times New Roman"/>
              </w:rPr>
              <w:t>1</w:t>
            </w:r>
          </w:p>
        </w:tc>
        <w:tc>
          <w:tcPr>
            <w:tcW w:w="718" w:type="dxa"/>
            <w:tcBorders>
              <w:top w:val="single" w:sz="4" w:space="0" w:color="auto"/>
              <w:left w:val="nil"/>
              <w:bottom w:val="nil"/>
              <w:right w:val="nil"/>
            </w:tcBorders>
          </w:tcPr>
          <w:p w14:paraId="54B0B567" w14:textId="77777777" w:rsidR="00B902D5" w:rsidRDefault="00B902D5" w:rsidP="00471FAF">
            <w:pPr>
              <w:spacing w:line="276" w:lineRule="auto"/>
              <w:rPr>
                <w:rFonts w:ascii="Times New Roman" w:hAnsi="Times New Roman" w:cs="Times New Roman"/>
              </w:rPr>
            </w:pPr>
            <w:r>
              <w:rPr>
                <w:rFonts w:ascii="Times New Roman" w:hAnsi="Times New Roman" w:cs="Times New Roman"/>
              </w:rPr>
              <w:t>***</w:t>
            </w:r>
          </w:p>
        </w:tc>
      </w:tr>
      <w:tr w:rsidR="00B902D5" w14:paraId="50DBD4AA" w14:textId="77777777" w:rsidTr="00B13816">
        <w:tc>
          <w:tcPr>
            <w:tcW w:w="1843" w:type="dxa"/>
            <w:tcBorders>
              <w:top w:val="nil"/>
              <w:left w:val="nil"/>
              <w:bottom w:val="nil"/>
              <w:right w:val="nil"/>
            </w:tcBorders>
          </w:tcPr>
          <w:p w14:paraId="25DD3FCC" w14:textId="6DB59781" w:rsidR="00B902D5" w:rsidRDefault="00B13816" w:rsidP="00471FAF">
            <w:pPr>
              <w:spacing w:line="276" w:lineRule="auto"/>
              <w:rPr>
                <w:rFonts w:ascii="Times New Roman" w:hAnsi="Times New Roman" w:cs="Times New Roman"/>
              </w:rPr>
            </w:pPr>
            <w:r>
              <w:rPr>
                <w:rFonts w:ascii="Times New Roman" w:hAnsi="Times New Roman" w:cs="Times New Roman"/>
              </w:rPr>
              <w:t>Temp</w:t>
            </w:r>
          </w:p>
        </w:tc>
        <w:tc>
          <w:tcPr>
            <w:tcW w:w="1418" w:type="dxa"/>
            <w:tcBorders>
              <w:top w:val="nil"/>
              <w:left w:val="nil"/>
              <w:bottom w:val="nil"/>
              <w:right w:val="nil"/>
            </w:tcBorders>
          </w:tcPr>
          <w:p w14:paraId="33E54595" w14:textId="02708875" w:rsidR="00B902D5" w:rsidRPr="00292237" w:rsidRDefault="00B13816" w:rsidP="00B13816">
            <w:pPr>
              <w:tabs>
                <w:tab w:val="decimal" w:pos="269"/>
              </w:tabs>
              <w:spacing w:line="276" w:lineRule="auto"/>
              <w:rPr>
                <w:rFonts w:ascii="Times New Roman" w:hAnsi="Times New Roman" w:cs="Times New Roman"/>
              </w:rPr>
            </w:pPr>
            <w:r>
              <w:rPr>
                <w:rFonts w:ascii="Times New Roman" w:hAnsi="Times New Roman" w:cs="Times New Roman"/>
              </w:rPr>
              <w:t>0.645</w:t>
            </w:r>
          </w:p>
        </w:tc>
        <w:tc>
          <w:tcPr>
            <w:tcW w:w="850" w:type="dxa"/>
            <w:tcBorders>
              <w:top w:val="nil"/>
              <w:left w:val="nil"/>
              <w:bottom w:val="nil"/>
              <w:right w:val="nil"/>
            </w:tcBorders>
          </w:tcPr>
          <w:p w14:paraId="7DAB421D" w14:textId="77777777" w:rsidR="00B902D5" w:rsidRPr="00292237" w:rsidRDefault="00B902D5" w:rsidP="00471FAF">
            <w:pPr>
              <w:spacing w:line="276" w:lineRule="auto"/>
              <w:rPr>
                <w:rFonts w:ascii="Times New Roman" w:hAnsi="Times New Roman" w:cs="Times New Roman"/>
              </w:rPr>
            </w:pPr>
            <w:r w:rsidRPr="00292237">
              <w:rPr>
                <w:rFonts w:ascii="Times New Roman" w:hAnsi="Times New Roman" w:cs="Times New Roman"/>
              </w:rPr>
              <w:t>1</w:t>
            </w:r>
          </w:p>
        </w:tc>
        <w:tc>
          <w:tcPr>
            <w:tcW w:w="1276" w:type="dxa"/>
            <w:tcBorders>
              <w:top w:val="nil"/>
              <w:left w:val="nil"/>
              <w:bottom w:val="nil"/>
              <w:right w:val="nil"/>
            </w:tcBorders>
          </w:tcPr>
          <w:p w14:paraId="2E143C56" w14:textId="568DE843" w:rsidR="00B902D5" w:rsidRPr="00292237" w:rsidRDefault="00F40727" w:rsidP="00471FAF">
            <w:pPr>
              <w:tabs>
                <w:tab w:val="decimal" w:pos="456"/>
              </w:tabs>
              <w:spacing w:line="276" w:lineRule="auto"/>
              <w:rPr>
                <w:rFonts w:ascii="Times New Roman" w:hAnsi="Times New Roman" w:cs="Times New Roman"/>
              </w:rPr>
            </w:pPr>
            <w:r>
              <w:rPr>
                <w:rFonts w:ascii="Times New Roman" w:hAnsi="Times New Roman" w:cs="Times New Roman"/>
              </w:rPr>
              <w:t>3.231</w:t>
            </w:r>
          </w:p>
        </w:tc>
        <w:tc>
          <w:tcPr>
            <w:tcW w:w="992" w:type="dxa"/>
            <w:tcBorders>
              <w:top w:val="nil"/>
              <w:left w:val="nil"/>
              <w:bottom w:val="nil"/>
              <w:right w:val="nil"/>
            </w:tcBorders>
          </w:tcPr>
          <w:p w14:paraId="595B7500" w14:textId="672B96AC" w:rsidR="00B902D5" w:rsidRPr="00292237" w:rsidRDefault="00B902D5" w:rsidP="00471FAF">
            <w:pPr>
              <w:tabs>
                <w:tab w:val="decimal" w:pos="336"/>
              </w:tabs>
              <w:spacing w:line="276" w:lineRule="auto"/>
              <w:ind w:right="-23"/>
              <w:rPr>
                <w:rFonts w:ascii="Times New Roman" w:hAnsi="Times New Roman" w:cs="Times New Roman"/>
              </w:rPr>
            </w:pPr>
            <w:r w:rsidRPr="00292237">
              <w:rPr>
                <w:rFonts w:ascii="Times New Roman" w:hAnsi="Times New Roman" w:cs="Times New Roman"/>
              </w:rPr>
              <w:t>0.</w:t>
            </w:r>
            <w:r w:rsidR="00F40727">
              <w:rPr>
                <w:rFonts w:ascii="Times New Roman" w:hAnsi="Times New Roman" w:cs="Times New Roman"/>
              </w:rPr>
              <w:t>078</w:t>
            </w:r>
          </w:p>
        </w:tc>
        <w:tc>
          <w:tcPr>
            <w:tcW w:w="718" w:type="dxa"/>
            <w:tcBorders>
              <w:top w:val="nil"/>
              <w:left w:val="nil"/>
              <w:bottom w:val="nil"/>
              <w:right w:val="nil"/>
            </w:tcBorders>
          </w:tcPr>
          <w:p w14:paraId="24A45EF6" w14:textId="2F0DE3F8" w:rsidR="00B902D5" w:rsidRDefault="00FE74D4" w:rsidP="00471FAF">
            <w:pPr>
              <w:spacing w:line="276" w:lineRule="auto"/>
              <w:rPr>
                <w:rFonts w:ascii="Times New Roman" w:hAnsi="Times New Roman" w:cs="Times New Roman"/>
              </w:rPr>
            </w:pPr>
            <w:r>
              <w:rPr>
                <w:rFonts w:ascii="Times New Roman" w:hAnsi="Times New Roman" w:cs="Times New Roman"/>
              </w:rPr>
              <w:t>.</w:t>
            </w:r>
          </w:p>
        </w:tc>
      </w:tr>
      <w:tr w:rsidR="00B902D5" w14:paraId="7FC1AC84" w14:textId="77777777" w:rsidTr="00B13816">
        <w:tc>
          <w:tcPr>
            <w:tcW w:w="1843" w:type="dxa"/>
            <w:tcBorders>
              <w:top w:val="nil"/>
              <w:left w:val="nil"/>
              <w:bottom w:val="nil"/>
              <w:right w:val="nil"/>
            </w:tcBorders>
          </w:tcPr>
          <w:p w14:paraId="1C7A5AAC" w14:textId="3931B707" w:rsidR="00B902D5" w:rsidRDefault="00B13816" w:rsidP="00471FAF">
            <w:pPr>
              <w:spacing w:line="276" w:lineRule="auto"/>
              <w:rPr>
                <w:rFonts w:ascii="Times New Roman" w:hAnsi="Times New Roman" w:cs="Times New Roman"/>
              </w:rPr>
            </w:pPr>
            <w:r>
              <w:rPr>
                <w:rFonts w:ascii="Times New Roman" w:hAnsi="Times New Roman" w:cs="Times New Roman"/>
              </w:rPr>
              <w:t>Comp</w:t>
            </w:r>
          </w:p>
        </w:tc>
        <w:tc>
          <w:tcPr>
            <w:tcW w:w="1418" w:type="dxa"/>
            <w:tcBorders>
              <w:top w:val="nil"/>
              <w:left w:val="nil"/>
              <w:bottom w:val="nil"/>
              <w:right w:val="nil"/>
            </w:tcBorders>
          </w:tcPr>
          <w:p w14:paraId="1CF534F4" w14:textId="57FE9301" w:rsidR="00B902D5" w:rsidRPr="00292237" w:rsidRDefault="00B13816" w:rsidP="00B13816">
            <w:pPr>
              <w:tabs>
                <w:tab w:val="decimal" w:pos="269"/>
              </w:tabs>
              <w:spacing w:line="276" w:lineRule="auto"/>
              <w:rPr>
                <w:rFonts w:ascii="Times New Roman" w:hAnsi="Times New Roman" w:cs="Times New Roman"/>
              </w:rPr>
            </w:pPr>
            <w:r>
              <w:rPr>
                <w:rFonts w:ascii="Times New Roman" w:hAnsi="Times New Roman" w:cs="Times New Roman"/>
              </w:rPr>
              <w:t>0.669</w:t>
            </w:r>
          </w:p>
        </w:tc>
        <w:tc>
          <w:tcPr>
            <w:tcW w:w="850" w:type="dxa"/>
            <w:tcBorders>
              <w:top w:val="nil"/>
              <w:left w:val="nil"/>
              <w:bottom w:val="nil"/>
              <w:right w:val="nil"/>
            </w:tcBorders>
          </w:tcPr>
          <w:p w14:paraId="05FD3E86" w14:textId="4BEF717B" w:rsidR="00B902D5" w:rsidRPr="00292237" w:rsidRDefault="00620AC6" w:rsidP="00471FAF">
            <w:pPr>
              <w:spacing w:line="276" w:lineRule="auto"/>
              <w:rPr>
                <w:rFonts w:ascii="Times New Roman" w:hAnsi="Times New Roman" w:cs="Times New Roman"/>
              </w:rPr>
            </w:pPr>
            <w:r>
              <w:rPr>
                <w:rFonts w:ascii="Times New Roman" w:hAnsi="Times New Roman" w:cs="Times New Roman"/>
              </w:rPr>
              <w:t>2</w:t>
            </w:r>
          </w:p>
        </w:tc>
        <w:tc>
          <w:tcPr>
            <w:tcW w:w="1276" w:type="dxa"/>
            <w:tcBorders>
              <w:top w:val="nil"/>
              <w:left w:val="nil"/>
              <w:bottom w:val="nil"/>
              <w:right w:val="nil"/>
            </w:tcBorders>
          </w:tcPr>
          <w:p w14:paraId="5F5451E6" w14:textId="287DA718" w:rsidR="00B902D5" w:rsidRPr="00292237" w:rsidRDefault="00F40727" w:rsidP="00471FAF">
            <w:pPr>
              <w:tabs>
                <w:tab w:val="decimal" w:pos="456"/>
              </w:tabs>
              <w:spacing w:line="276" w:lineRule="auto"/>
              <w:rPr>
                <w:rFonts w:ascii="Times New Roman" w:hAnsi="Times New Roman" w:cs="Times New Roman"/>
              </w:rPr>
            </w:pPr>
            <w:r>
              <w:rPr>
                <w:rFonts w:ascii="Times New Roman" w:hAnsi="Times New Roman" w:cs="Times New Roman"/>
              </w:rPr>
              <w:t>1.676</w:t>
            </w:r>
          </w:p>
        </w:tc>
        <w:tc>
          <w:tcPr>
            <w:tcW w:w="992" w:type="dxa"/>
            <w:tcBorders>
              <w:top w:val="nil"/>
              <w:left w:val="nil"/>
              <w:bottom w:val="nil"/>
              <w:right w:val="nil"/>
            </w:tcBorders>
          </w:tcPr>
          <w:p w14:paraId="40D6DFBD" w14:textId="7E1A08F6" w:rsidR="00B902D5" w:rsidRPr="00292237" w:rsidRDefault="00F40727" w:rsidP="00471FAF">
            <w:pPr>
              <w:tabs>
                <w:tab w:val="decimal" w:pos="336"/>
              </w:tabs>
              <w:spacing w:line="276" w:lineRule="auto"/>
              <w:ind w:right="-23"/>
              <w:rPr>
                <w:rFonts w:ascii="Times New Roman" w:hAnsi="Times New Roman" w:cs="Times New Roman"/>
              </w:rPr>
            </w:pPr>
            <w:r>
              <w:rPr>
                <w:rFonts w:ascii="Times New Roman" w:hAnsi="Times New Roman" w:cs="Times New Roman"/>
              </w:rPr>
              <w:t>0.197</w:t>
            </w:r>
          </w:p>
        </w:tc>
        <w:tc>
          <w:tcPr>
            <w:tcW w:w="718" w:type="dxa"/>
            <w:tcBorders>
              <w:top w:val="nil"/>
              <w:left w:val="nil"/>
              <w:bottom w:val="nil"/>
              <w:right w:val="nil"/>
            </w:tcBorders>
          </w:tcPr>
          <w:p w14:paraId="0E5220D1" w14:textId="5F913DB8" w:rsidR="00B902D5" w:rsidRDefault="00B902D5" w:rsidP="00471FAF">
            <w:pPr>
              <w:spacing w:line="276" w:lineRule="auto"/>
              <w:rPr>
                <w:rFonts w:ascii="Times New Roman" w:hAnsi="Times New Roman" w:cs="Times New Roman"/>
              </w:rPr>
            </w:pPr>
          </w:p>
        </w:tc>
      </w:tr>
      <w:tr w:rsidR="00B902D5" w14:paraId="5ADB6058" w14:textId="77777777" w:rsidTr="00B13816">
        <w:tc>
          <w:tcPr>
            <w:tcW w:w="1843" w:type="dxa"/>
            <w:tcBorders>
              <w:top w:val="nil"/>
              <w:left w:val="nil"/>
              <w:bottom w:val="nil"/>
              <w:right w:val="nil"/>
            </w:tcBorders>
          </w:tcPr>
          <w:p w14:paraId="440445CE" w14:textId="58A99391" w:rsidR="00B902D5" w:rsidRDefault="00B13816" w:rsidP="00471FAF">
            <w:pPr>
              <w:spacing w:line="276" w:lineRule="auto"/>
              <w:rPr>
                <w:rFonts w:ascii="Times New Roman" w:hAnsi="Times New Roman" w:cs="Times New Roman"/>
              </w:rPr>
            </w:pPr>
            <w:proofErr w:type="spellStart"/>
            <w:proofErr w:type="gramStart"/>
            <w:r>
              <w:rPr>
                <w:rFonts w:ascii="Times New Roman" w:hAnsi="Times New Roman" w:cs="Times New Roman"/>
              </w:rPr>
              <w:t>Temp:Comp</w:t>
            </w:r>
            <w:proofErr w:type="spellEnd"/>
            <w:proofErr w:type="gramEnd"/>
          </w:p>
        </w:tc>
        <w:tc>
          <w:tcPr>
            <w:tcW w:w="1418" w:type="dxa"/>
            <w:tcBorders>
              <w:top w:val="nil"/>
              <w:left w:val="nil"/>
              <w:bottom w:val="nil"/>
              <w:right w:val="nil"/>
            </w:tcBorders>
          </w:tcPr>
          <w:p w14:paraId="72F6C16E" w14:textId="73F4E066" w:rsidR="00B902D5" w:rsidRPr="00292237" w:rsidRDefault="00B13816" w:rsidP="00B13816">
            <w:pPr>
              <w:tabs>
                <w:tab w:val="decimal" w:pos="269"/>
              </w:tabs>
              <w:spacing w:line="276" w:lineRule="auto"/>
              <w:rPr>
                <w:rFonts w:ascii="Times New Roman" w:hAnsi="Times New Roman" w:cs="Times New Roman"/>
              </w:rPr>
            </w:pPr>
            <w:r>
              <w:rPr>
                <w:rFonts w:ascii="Times New Roman" w:hAnsi="Times New Roman" w:cs="Times New Roman"/>
              </w:rPr>
              <w:t>1.817</w:t>
            </w:r>
          </w:p>
        </w:tc>
        <w:tc>
          <w:tcPr>
            <w:tcW w:w="850" w:type="dxa"/>
            <w:tcBorders>
              <w:top w:val="nil"/>
              <w:left w:val="nil"/>
              <w:bottom w:val="nil"/>
              <w:right w:val="nil"/>
            </w:tcBorders>
          </w:tcPr>
          <w:p w14:paraId="7F6791BE" w14:textId="4F0AE24F" w:rsidR="00B902D5" w:rsidRPr="00292237" w:rsidRDefault="00620AC6" w:rsidP="00471FAF">
            <w:pPr>
              <w:spacing w:line="276" w:lineRule="auto"/>
              <w:rPr>
                <w:rFonts w:ascii="Times New Roman" w:hAnsi="Times New Roman" w:cs="Times New Roman"/>
              </w:rPr>
            </w:pPr>
            <w:r>
              <w:rPr>
                <w:rFonts w:ascii="Times New Roman" w:hAnsi="Times New Roman" w:cs="Times New Roman"/>
              </w:rPr>
              <w:t>2</w:t>
            </w:r>
          </w:p>
        </w:tc>
        <w:tc>
          <w:tcPr>
            <w:tcW w:w="1276" w:type="dxa"/>
            <w:tcBorders>
              <w:top w:val="nil"/>
              <w:left w:val="nil"/>
              <w:bottom w:val="nil"/>
              <w:right w:val="nil"/>
            </w:tcBorders>
          </w:tcPr>
          <w:p w14:paraId="434F1EBC" w14:textId="0D27AE85" w:rsidR="00B902D5" w:rsidRPr="00292237" w:rsidRDefault="00F40727" w:rsidP="00471FAF">
            <w:pPr>
              <w:tabs>
                <w:tab w:val="decimal" w:pos="456"/>
              </w:tabs>
              <w:spacing w:line="276" w:lineRule="auto"/>
              <w:rPr>
                <w:rFonts w:ascii="Times New Roman" w:hAnsi="Times New Roman" w:cs="Times New Roman"/>
              </w:rPr>
            </w:pPr>
            <w:r>
              <w:rPr>
                <w:rFonts w:ascii="Times New Roman" w:hAnsi="Times New Roman" w:cs="Times New Roman"/>
              </w:rPr>
              <w:t>4.550</w:t>
            </w:r>
          </w:p>
        </w:tc>
        <w:tc>
          <w:tcPr>
            <w:tcW w:w="992" w:type="dxa"/>
            <w:tcBorders>
              <w:top w:val="nil"/>
              <w:left w:val="nil"/>
              <w:bottom w:val="nil"/>
              <w:right w:val="nil"/>
            </w:tcBorders>
          </w:tcPr>
          <w:p w14:paraId="4D5ADDC0" w14:textId="4D67A704" w:rsidR="00B902D5" w:rsidRPr="00292237" w:rsidRDefault="00B902D5" w:rsidP="00471FAF">
            <w:pPr>
              <w:tabs>
                <w:tab w:val="decimal" w:pos="336"/>
              </w:tabs>
              <w:spacing w:line="276" w:lineRule="auto"/>
              <w:ind w:right="-23"/>
              <w:rPr>
                <w:rFonts w:ascii="Times New Roman" w:hAnsi="Times New Roman" w:cs="Times New Roman"/>
              </w:rPr>
            </w:pPr>
            <w:r w:rsidRPr="00292237">
              <w:rPr>
                <w:rFonts w:ascii="Times New Roman" w:hAnsi="Times New Roman" w:cs="Times New Roman"/>
              </w:rPr>
              <w:t>0.</w:t>
            </w:r>
            <w:r w:rsidR="00F40727">
              <w:rPr>
                <w:rFonts w:ascii="Times New Roman" w:hAnsi="Times New Roman" w:cs="Times New Roman"/>
              </w:rPr>
              <w:t>015</w:t>
            </w:r>
          </w:p>
        </w:tc>
        <w:tc>
          <w:tcPr>
            <w:tcW w:w="718" w:type="dxa"/>
            <w:tcBorders>
              <w:top w:val="nil"/>
              <w:left w:val="nil"/>
              <w:bottom w:val="nil"/>
              <w:right w:val="nil"/>
            </w:tcBorders>
          </w:tcPr>
          <w:p w14:paraId="31F9E538" w14:textId="1C7F2530" w:rsidR="00B902D5" w:rsidRDefault="00F40727" w:rsidP="00471FAF">
            <w:pPr>
              <w:spacing w:line="276" w:lineRule="auto"/>
              <w:rPr>
                <w:rFonts w:ascii="Times New Roman" w:hAnsi="Times New Roman" w:cs="Times New Roman"/>
              </w:rPr>
            </w:pPr>
            <w:r>
              <w:rPr>
                <w:rFonts w:ascii="Times New Roman" w:hAnsi="Times New Roman" w:cs="Times New Roman"/>
              </w:rPr>
              <w:t>*</w:t>
            </w:r>
          </w:p>
        </w:tc>
      </w:tr>
      <w:tr w:rsidR="00B902D5" w14:paraId="28336671" w14:textId="77777777" w:rsidTr="00B13816">
        <w:tc>
          <w:tcPr>
            <w:tcW w:w="1843" w:type="dxa"/>
            <w:tcBorders>
              <w:top w:val="nil"/>
              <w:left w:val="nil"/>
              <w:bottom w:val="single" w:sz="4" w:space="0" w:color="auto"/>
              <w:right w:val="nil"/>
            </w:tcBorders>
          </w:tcPr>
          <w:p w14:paraId="6417F1B1" w14:textId="77777777" w:rsidR="00B902D5" w:rsidRDefault="00B902D5" w:rsidP="00471FAF">
            <w:pPr>
              <w:spacing w:line="276" w:lineRule="auto"/>
              <w:rPr>
                <w:rFonts w:ascii="Times New Roman" w:hAnsi="Times New Roman" w:cs="Times New Roman"/>
              </w:rPr>
            </w:pPr>
            <w:r>
              <w:rPr>
                <w:rFonts w:ascii="Times New Roman" w:hAnsi="Times New Roman" w:cs="Times New Roman"/>
              </w:rPr>
              <w:t>Residuals</w:t>
            </w:r>
          </w:p>
        </w:tc>
        <w:tc>
          <w:tcPr>
            <w:tcW w:w="1418" w:type="dxa"/>
            <w:tcBorders>
              <w:top w:val="nil"/>
              <w:left w:val="nil"/>
              <w:bottom w:val="single" w:sz="4" w:space="0" w:color="auto"/>
              <w:right w:val="nil"/>
            </w:tcBorders>
          </w:tcPr>
          <w:p w14:paraId="059FF1DD" w14:textId="381A033A" w:rsidR="00B902D5" w:rsidRPr="00292237" w:rsidRDefault="00B13816" w:rsidP="00B13816">
            <w:pPr>
              <w:tabs>
                <w:tab w:val="decimal" w:pos="172"/>
              </w:tabs>
              <w:spacing w:line="276" w:lineRule="auto"/>
              <w:rPr>
                <w:rFonts w:ascii="Times New Roman" w:hAnsi="Times New Roman" w:cs="Times New Roman"/>
              </w:rPr>
            </w:pPr>
            <w:r>
              <w:rPr>
                <w:rFonts w:ascii="Times New Roman" w:hAnsi="Times New Roman" w:cs="Times New Roman"/>
              </w:rPr>
              <w:t>10.781</w:t>
            </w:r>
          </w:p>
        </w:tc>
        <w:tc>
          <w:tcPr>
            <w:tcW w:w="850" w:type="dxa"/>
            <w:tcBorders>
              <w:top w:val="nil"/>
              <w:left w:val="nil"/>
              <w:bottom w:val="single" w:sz="4" w:space="0" w:color="auto"/>
              <w:right w:val="nil"/>
            </w:tcBorders>
          </w:tcPr>
          <w:p w14:paraId="640E679A" w14:textId="0B639B8E" w:rsidR="00B902D5" w:rsidRPr="00292237" w:rsidRDefault="00F40727" w:rsidP="00471FAF">
            <w:pPr>
              <w:spacing w:line="276" w:lineRule="auto"/>
              <w:rPr>
                <w:rFonts w:ascii="Times New Roman" w:hAnsi="Times New Roman" w:cs="Times New Roman"/>
              </w:rPr>
            </w:pPr>
            <w:r>
              <w:rPr>
                <w:rFonts w:ascii="Times New Roman" w:hAnsi="Times New Roman" w:cs="Times New Roman"/>
              </w:rPr>
              <w:t>54</w:t>
            </w:r>
          </w:p>
        </w:tc>
        <w:tc>
          <w:tcPr>
            <w:tcW w:w="1276" w:type="dxa"/>
            <w:tcBorders>
              <w:top w:val="nil"/>
              <w:left w:val="nil"/>
              <w:bottom w:val="single" w:sz="4" w:space="0" w:color="auto"/>
              <w:right w:val="nil"/>
            </w:tcBorders>
          </w:tcPr>
          <w:p w14:paraId="17A96141" w14:textId="77777777" w:rsidR="00B902D5" w:rsidRPr="00292237" w:rsidRDefault="00B902D5" w:rsidP="00471FAF">
            <w:pPr>
              <w:spacing w:line="276" w:lineRule="auto"/>
              <w:rPr>
                <w:rFonts w:ascii="Times New Roman" w:hAnsi="Times New Roman" w:cs="Times New Roman"/>
              </w:rPr>
            </w:pPr>
          </w:p>
        </w:tc>
        <w:tc>
          <w:tcPr>
            <w:tcW w:w="992" w:type="dxa"/>
            <w:tcBorders>
              <w:top w:val="nil"/>
              <w:left w:val="nil"/>
              <w:bottom w:val="single" w:sz="4" w:space="0" w:color="auto"/>
              <w:right w:val="nil"/>
            </w:tcBorders>
          </w:tcPr>
          <w:p w14:paraId="5804BA14" w14:textId="77777777" w:rsidR="00B902D5" w:rsidRPr="00292237" w:rsidRDefault="00B902D5" w:rsidP="00471FAF">
            <w:pPr>
              <w:spacing w:line="276" w:lineRule="auto"/>
              <w:rPr>
                <w:rFonts w:ascii="Times New Roman" w:hAnsi="Times New Roman" w:cs="Times New Roman"/>
              </w:rPr>
            </w:pPr>
          </w:p>
        </w:tc>
        <w:tc>
          <w:tcPr>
            <w:tcW w:w="718" w:type="dxa"/>
            <w:tcBorders>
              <w:top w:val="nil"/>
              <w:left w:val="nil"/>
              <w:bottom w:val="single" w:sz="4" w:space="0" w:color="auto"/>
              <w:right w:val="nil"/>
            </w:tcBorders>
          </w:tcPr>
          <w:p w14:paraId="48636556" w14:textId="77777777" w:rsidR="00B902D5" w:rsidRDefault="00B902D5" w:rsidP="00471FAF">
            <w:pPr>
              <w:spacing w:line="276" w:lineRule="auto"/>
              <w:rPr>
                <w:rFonts w:ascii="Times New Roman" w:hAnsi="Times New Roman" w:cs="Times New Roman"/>
              </w:rPr>
            </w:pPr>
          </w:p>
        </w:tc>
      </w:tr>
    </w:tbl>
    <w:p w14:paraId="7D078AF3" w14:textId="77777777" w:rsidR="00A54680" w:rsidRDefault="00A54680" w:rsidP="00FE74D4">
      <w:pPr>
        <w:spacing w:after="0" w:line="240" w:lineRule="auto"/>
        <w:rPr>
          <w:rFonts w:ascii="Times New Roman" w:hAnsi="Times New Roman" w:cs="Times New Roman"/>
          <w:b/>
          <w:bCs/>
        </w:rPr>
      </w:pPr>
    </w:p>
    <w:p w14:paraId="40A28F6F" w14:textId="77777777" w:rsidR="00DA182A" w:rsidRDefault="00DA182A" w:rsidP="00FE74D4">
      <w:pPr>
        <w:spacing w:after="0" w:line="240" w:lineRule="auto"/>
        <w:rPr>
          <w:rFonts w:ascii="Times New Roman" w:hAnsi="Times New Roman" w:cs="Times New Roman"/>
          <w:b/>
          <w:bCs/>
        </w:rPr>
      </w:pPr>
    </w:p>
    <w:p w14:paraId="09DD03D1" w14:textId="5F166AB0" w:rsidR="00B43F99" w:rsidRPr="00160B42" w:rsidRDefault="00B43F99" w:rsidP="00B43F99">
      <w:pPr>
        <w:spacing w:after="0" w:line="240" w:lineRule="auto"/>
        <w:rPr>
          <w:rFonts w:ascii="Times New Roman" w:hAnsi="Times New Roman" w:cs="Times New Roman"/>
        </w:rPr>
      </w:pPr>
      <w:r>
        <w:rPr>
          <w:rFonts w:ascii="Times New Roman" w:hAnsi="Times New Roman" w:cs="Times New Roman"/>
          <w:b/>
          <w:bCs/>
        </w:rPr>
        <w:t>Table 8.</w:t>
      </w:r>
      <w:r>
        <w:rPr>
          <w:rFonts w:ascii="Times New Roman" w:hAnsi="Times New Roman" w:cs="Times New Roman"/>
        </w:rPr>
        <w:t xml:space="preserve"> Results of a two-way ANOVA (Type 3) testing the effect of contemporary temperature (Temp) and its interaction with a competition factor (Comp) with three levels (competition with rotifers evolved at 25 °C, competition with rotifers evolved at 30 °C, and protists in isolation) on the log-transformed logistic crowding coefficient (ln </w:t>
      </w:r>
      <w:r w:rsidRPr="00605D60">
        <w:rPr>
          <w:rFonts w:ascii="Times New Roman" w:hAnsi="Times New Roman" w:cs="Times New Roman"/>
        </w:rPr>
        <w:t>α</w:t>
      </w:r>
      <w:r>
        <w:rPr>
          <w:rFonts w:ascii="Times New Roman" w:hAnsi="Times New Roman" w:cs="Times New Roman"/>
        </w:rPr>
        <w:t xml:space="preserve">) of </w:t>
      </w:r>
      <w:r>
        <w:rPr>
          <w:rFonts w:ascii="Times New Roman" w:hAnsi="Times New Roman" w:cs="Times New Roman"/>
          <w:i/>
          <w:iCs/>
        </w:rPr>
        <w:t>Tetrahymena</w:t>
      </w:r>
      <w:r>
        <w:rPr>
          <w:rFonts w:ascii="Times New Roman" w:hAnsi="Times New Roman" w:cs="Times New Roman"/>
        </w:rPr>
        <w:t>.</w:t>
      </w:r>
    </w:p>
    <w:p w14:paraId="7EE81B20" w14:textId="77777777" w:rsidR="00B43F99" w:rsidRDefault="00B43F99" w:rsidP="00B43F99">
      <w:pPr>
        <w:spacing w:after="0" w:line="240" w:lineRule="auto"/>
        <w:rPr>
          <w:rFonts w:ascii="Times New Roman" w:hAnsi="Times New Roman" w:cs="Times New Roman"/>
        </w:rPr>
      </w:pPr>
    </w:p>
    <w:tbl>
      <w:tblPr>
        <w:tblStyle w:val="TableGrid"/>
        <w:tblW w:w="0" w:type="auto"/>
        <w:tblLook w:val="04A0" w:firstRow="1" w:lastRow="0" w:firstColumn="1" w:lastColumn="0" w:noHBand="0" w:noVBand="1"/>
      </w:tblPr>
      <w:tblGrid>
        <w:gridCol w:w="1843"/>
        <w:gridCol w:w="1418"/>
        <w:gridCol w:w="850"/>
        <w:gridCol w:w="1276"/>
        <w:gridCol w:w="992"/>
        <w:gridCol w:w="718"/>
      </w:tblGrid>
      <w:tr w:rsidR="00B43F99" w14:paraId="629A1224" w14:textId="77777777" w:rsidTr="00471FAF">
        <w:tc>
          <w:tcPr>
            <w:tcW w:w="1843" w:type="dxa"/>
            <w:tcBorders>
              <w:top w:val="single" w:sz="4" w:space="0" w:color="auto"/>
              <w:left w:val="nil"/>
              <w:bottom w:val="single" w:sz="4" w:space="0" w:color="auto"/>
              <w:right w:val="nil"/>
            </w:tcBorders>
          </w:tcPr>
          <w:p w14:paraId="29658F4A" w14:textId="77777777" w:rsidR="00B43F99" w:rsidRDefault="00B43F99" w:rsidP="00471FAF">
            <w:pPr>
              <w:spacing w:line="276" w:lineRule="auto"/>
              <w:rPr>
                <w:rFonts w:ascii="Times New Roman" w:hAnsi="Times New Roman" w:cs="Times New Roman"/>
              </w:rPr>
            </w:pPr>
            <w:r>
              <w:rPr>
                <w:rFonts w:ascii="Times New Roman" w:hAnsi="Times New Roman" w:cs="Times New Roman"/>
              </w:rPr>
              <w:t>Predictor</w:t>
            </w:r>
          </w:p>
        </w:tc>
        <w:tc>
          <w:tcPr>
            <w:tcW w:w="1418" w:type="dxa"/>
            <w:tcBorders>
              <w:top w:val="single" w:sz="4" w:space="0" w:color="auto"/>
              <w:left w:val="nil"/>
              <w:bottom w:val="single" w:sz="4" w:space="0" w:color="auto"/>
              <w:right w:val="nil"/>
            </w:tcBorders>
          </w:tcPr>
          <w:p w14:paraId="3836DCAE" w14:textId="77777777" w:rsidR="00B43F99" w:rsidRDefault="00B43F99" w:rsidP="00471FAF">
            <w:pPr>
              <w:spacing w:line="276" w:lineRule="auto"/>
              <w:rPr>
                <w:rFonts w:ascii="Times New Roman" w:hAnsi="Times New Roman" w:cs="Times New Roman"/>
              </w:rPr>
            </w:pPr>
            <w:r>
              <w:rPr>
                <w:rFonts w:ascii="Times New Roman" w:hAnsi="Times New Roman" w:cs="Times New Roman"/>
              </w:rPr>
              <w:t>Sum Sq</w:t>
            </w:r>
          </w:p>
        </w:tc>
        <w:tc>
          <w:tcPr>
            <w:tcW w:w="850" w:type="dxa"/>
            <w:tcBorders>
              <w:top w:val="single" w:sz="4" w:space="0" w:color="auto"/>
              <w:left w:val="nil"/>
              <w:bottom w:val="single" w:sz="4" w:space="0" w:color="auto"/>
              <w:right w:val="nil"/>
            </w:tcBorders>
          </w:tcPr>
          <w:p w14:paraId="2BBCCE09" w14:textId="77777777" w:rsidR="00B43F99" w:rsidRDefault="00B43F99" w:rsidP="00471FAF">
            <w:pPr>
              <w:spacing w:line="276" w:lineRule="auto"/>
              <w:rPr>
                <w:rFonts w:ascii="Times New Roman" w:hAnsi="Times New Roman" w:cs="Times New Roman"/>
              </w:rPr>
            </w:pPr>
            <w:proofErr w:type="spellStart"/>
            <w:r>
              <w:rPr>
                <w:rFonts w:ascii="Times New Roman" w:hAnsi="Times New Roman" w:cs="Times New Roman"/>
              </w:rPr>
              <w:t>Df</w:t>
            </w:r>
            <w:proofErr w:type="spellEnd"/>
          </w:p>
        </w:tc>
        <w:tc>
          <w:tcPr>
            <w:tcW w:w="1276" w:type="dxa"/>
            <w:tcBorders>
              <w:top w:val="single" w:sz="4" w:space="0" w:color="auto"/>
              <w:left w:val="nil"/>
              <w:bottom w:val="single" w:sz="4" w:space="0" w:color="auto"/>
              <w:right w:val="nil"/>
            </w:tcBorders>
          </w:tcPr>
          <w:p w14:paraId="05390C69" w14:textId="77777777" w:rsidR="00B43F99" w:rsidRDefault="00B43F99" w:rsidP="00471FAF">
            <w:pPr>
              <w:spacing w:line="276" w:lineRule="auto"/>
              <w:rPr>
                <w:rFonts w:ascii="Times New Roman" w:hAnsi="Times New Roman" w:cs="Times New Roman"/>
              </w:rPr>
            </w:pPr>
            <w:r>
              <w:rPr>
                <w:rFonts w:ascii="Times New Roman" w:hAnsi="Times New Roman" w:cs="Times New Roman"/>
              </w:rPr>
              <w:t>F value</w:t>
            </w:r>
          </w:p>
        </w:tc>
        <w:tc>
          <w:tcPr>
            <w:tcW w:w="992" w:type="dxa"/>
            <w:tcBorders>
              <w:top w:val="single" w:sz="4" w:space="0" w:color="auto"/>
              <w:left w:val="nil"/>
              <w:bottom w:val="single" w:sz="4" w:space="0" w:color="auto"/>
              <w:right w:val="nil"/>
            </w:tcBorders>
          </w:tcPr>
          <w:p w14:paraId="789DC326" w14:textId="77777777" w:rsidR="00B43F99" w:rsidRDefault="00B43F99" w:rsidP="00471FAF">
            <w:pPr>
              <w:spacing w:line="276" w:lineRule="auto"/>
              <w:rPr>
                <w:rFonts w:ascii="Times New Roman" w:hAnsi="Times New Roman" w:cs="Times New Roman"/>
              </w:rPr>
            </w:pPr>
            <w:r>
              <w:rPr>
                <w:rFonts w:ascii="Times New Roman" w:hAnsi="Times New Roman" w:cs="Times New Roman"/>
              </w:rPr>
              <w:t>P</w:t>
            </w:r>
          </w:p>
        </w:tc>
        <w:tc>
          <w:tcPr>
            <w:tcW w:w="718" w:type="dxa"/>
            <w:tcBorders>
              <w:top w:val="single" w:sz="4" w:space="0" w:color="auto"/>
              <w:left w:val="nil"/>
              <w:bottom w:val="single" w:sz="4" w:space="0" w:color="auto"/>
              <w:right w:val="nil"/>
            </w:tcBorders>
          </w:tcPr>
          <w:p w14:paraId="5754930C" w14:textId="77777777" w:rsidR="00B43F99" w:rsidRDefault="00B43F99" w:rsidP="00471FAF">
            <w:pPr>
              <w:spacing w:line="276" w:lineRule="auto"/>
              <w:rPr>
                <w:rFonts w:ascii="Times New Roman" w:hAnsi="Times New Roman" w:cs="Times New Roman"/>
              </w:rPr>
            </w:pPr>
          </w:p>
        </w:tc>
      </w:tr>
      <w:tr w:rsidR="00B43F99" w14:paraId="19309484" w14:textId="77777777" w:rsidTr="00471FAF">
        <w:tc>
          <w:tcPr>
            <w:tcW w:w="1843" w:type="dxa"/>
            <w:tcBorders>
              <w:top w:val="single" w:sz="4" w:space="0" w:color="auto"/>
              <w:left w:val="nil"/>
              <w:bottom w:val="nil"/>
              <w:right w:val="nil"/>
            </w:tcBorders>
          </w:tcPr>
          <w:p w14:paraId="4BB6E6AA" w14:textId="77777777" w:rsidR="00B43F99" w:rsidRDefault="00B43F99" w:rsidP="00471FAF">
            <w:pPr>
              <w:spacing w:line="276" w:lineRule="auto"/>
              <w:rPr>
                <w:rFonts w:ascii="Times New Roman" w:hAnsi="Times New Roman" w:cs="Times New Roman"/>
              </w:rPr>
            </w:pPr>
            <w:r>
              <w:rPr>
                <w:rFonts w:ascii="Times New Roman" w:hAnsi="Times New Roman" w:cs="Times New Roman"/>
              </w:rPr>
              <w:t>Intercept</w:t>
            </w:r>
          </w:p>
        </w:tc>
        <w:tc>
          <w:tcPr>
            <w:tcW w:w="1418" w:type="dxa"/>
            <w:tcBorders>
              <w:top w:val="single" w:sz="4" w:space="0" w:color="auto"/>
              <w:left w:val="nil"/>
              <w:bottom w:val="nil"/>
              <w:right w:val="nil"/>
            </w:tcBorders>
          </w:tcPr>
          <w:p w14:paraId="42BBDDB3" w14:textId="34BD62C3" w:rsidR="00B43F99" w:rsidRPr="00292237" w:rsidRDefault="00620AC6" w:rsidP="00471FAF">
            <w:pPr>
              <w:tabs>
                <w:tab w:val="decimal" w:pos="269"/>
              </w:tabs>
              <w:spacing w:line="276" w:lineRule="auto"/>
              <w:rPr>
                <w:rFonts w:ascii="Times New Roman" w:hAnsi="Times New Roman" w:cs="Times New Roman"/>
              </w:rPr>
            </w:pPr>
            <w:r w:rsidRPr="00620AC6">
              <w:rPr>
                <w:rFonts w:ascii="Times New Roman" w:hAnsi="Times New Roman" w:cs="Times New Roman"/>
              </w:rPr>
              <w:t xml:space="preserve">313.615  </w:t>
            </w:r>
          </w:p>
        </w:tc>
        <w:tc>
          <w:tcPr>
            <w:tcW w:w="850" w:type="dxa"/>
            <w:tcBorders>
              <w:top w:val="single" w:sz="4" w:space="0" w:color="auto"/>
              <w:left w:val="nil"/>
              <w:bottom w:val="nil"/>
              <w:right w:val="nil"/>
            </w:tcBorders>
          </w:tcPr>
          <w:p w14:paraId="3C3502FB" w14:textId="77777777" w:rsidR="00B43F99" w:rsidRPr="00292237" w:rsidRDefault="00B43F99" w:rsidP="00471FAF">
            <w:pPr>
              <w:spacing w:line="276" w:lineRule="auto"/>
              <w:rPr>
                <w:rFonts w:ascii="Times New Roman" w:hAnsi="Times New Roman" w:cs="Times New Roman"/>
              </w:rPr>
            </w:pPr>
            <w:r w:rsidRPr="00292237">
              <w:rPr>
                <w:rFonts w:ascii="Times New Roman" w:hAnsi="Times New Roman" w:cs="Times New Roman"/>
              </w:rPr>
              <w:t>1</w:t>
            </w:r>
          </w:p>
        </w:tc>
        <w:tc>
          <w:tcPr>
            <w:tcW w:w="1276" w:type="dxa"/>
            <w:tcBorders>
              <w:top w:val="single" w:sz="4" w:space="0" w:color="auto"/>
              <w:left w:val="nil"/>
              <w:bottom w:val="nil"/>
              <w:right w:val="nil"/>
            </w:tcBorders>
          </w:tcPr>
          <w:p w14:paraId="58C020B0" w14:textId="4CDA101D" w:rsidR="00B43F99" w:rsidRPr="00292237" w:rsidRDefault="00620AC6" w:rsidP="00471FAF">
            <w:pPr>
              <w:tabs>
                <w:tab w:val="decimal" w:pos="456"/>
              </w:tabs>
              <w:spacing w:line="276" w:lineRule="auto"/>
              <w:rPr>
                <w:rFonts w:ascii="Times New Roman" w:hAnsi="Times New Roman" w:cs="Times New Roman"/>
              </w:rPr>
            </w:pPr>
            <w:r w:rsidRPr="00620AC6">
              <w:rPr>
                <w:rFonts w:ascii="Times New Roman" w:hAnsi="Times New Roman" w:cs="Times New Roman"/>
              </w:rPr>
              <w:t>1034.13</w:t>
            </w:r>
            <w:r w:rsidR="004851D5">
              <w:rPr>
                <w:rFonts w:ascii="Times New Roman" w:hAnsi="Times New Roman" w:cs="Times New Roman"/>
              </w:rPr>
              <w:t>8</w:t>
            </w:r>
          </w:p>
        </w:tc>
        <w:tc>
          <w:tcPr>
            <w:tcW w:w="992" w:type="dxa"/>
            <w:tcBorders>
              <w:top w:val="single" w:sz="4" w:space="0" w:color="auto"/>
              <w:left w:val="nil"/>
              <w:bottom w:val="nil"/>
              <w:right w:val="nil"/>
            </w:tcBorders>
          </w:tcPr>
          <w:p w14:paraId="5DB2E10B" w14:textId="77777777" w:rsidR="00B43F99" w:rsidRPr="00292237" w:rsidRDefault="00B43F99" w:rsidP="00471FAF">
            <w:pPr>
              <w:tabs>
                <w:tab w:val="decimal" w:pos="336"/>
              </w:tabs>
              <w:spacing w:line="276" w:lineRule="auto"/>
              <w:ind w:right="-23"/>
              <w:rPr>
                <w:rFonts w:ascii="Times New Roman" w:hAnsi="Times New Roman" w:cs="Times New Roman"/>
              </w:rPr>
            </w:pPr>
            <w:r>
              <w:rPr>
                <w:rFonts w:ascii="Times New Roman" w:hAnsi="Times New Roman" w:cs="Times New Roman"/>
              </w:rPr>
              <w:t>&lt;0.0</w:t>
            </w:r>
            <w:r w:rsidRPr="00292237">
              <w:rPr>
                <w:rFonts w:ascii="Times New Roman" w:hAnsi="Times New Roman" w:cs="Times New Roman"/>
              </w:rPr>
              <w:t>0</w:t>
            </w:r>
            <w:r>
              <w:rPr>
                <w:rFonts w:ascii="Times New Roman" w:hAnsi="Times New Roman" w:cs="Times New Roman"/>
              </w:rPr>
              <w:t>1</w:t>
            </w:r>
          </w:p>
        </w:tc>
        <w:tc>
          <w:tcPr>
            <w:tcW w:w="718" w:type="dxa"/>
            <w:tcBorders>
              <w:top w:val="single" w:sz="4" w:space="0" w:color="auto"/>
              <w:left w:val="nil"/>
              <w:bottom w:val="nil"/>
              <w:right w:val="nil"/>
            </w:tcBorders>
          </w:tcPr>
          <w:p w14:paraId="32704C6C" w14:textId="77777777" w:rsidR="00B43F99" w:rsidRDefault="00B43F99" w:rsidP="00471FAF">
            <w:pPr>
              <w:spacing w:line="276" w:lineRule="auto"/>
              <w:rPr>
                <w:rFonts w:ascii="Times New Roman" w:hAnsi="Times New Roman" w:cs="Times New Roman"/>
              </w:rPr>
            </w:pPr>
            <w:r>
              <w:rPr>
                <w:rFonts w:ascii="Times New Roman" w:hAnsi="Times New Roman" w:cs="Times New Roman"/>
              </w:rPr>
              <w:t>***</w:t>
            </w:r>
          </w:p>
        </w:tc>
      </w:tr>
      <w:tr w:rsidR="00B43F99" w14:paraId="126600B0" w14:textId="77777777" w:rsidTr="00471FAF">
        <w:tc>
          <w:tcPr>
            <w:tcW w:w="1843" w:type="dxa"/>
            <w:tcBorders>
              <w:top w:val="nil"/>
              <w:left w:val="nil"/>
              <w:bottom w:val="nil"/>
              <w:right w:val="nil"/>
            </w:tcBorders>
          </w:tcPr>
          <w:p w14:paraId="77BE5827" w14:textId="77777777" w:rsidR="00B43F99" w:rsidRDefault="00B43F99" w:rsidP="00471FAF">
            <w:pPr>
              <w:spacing w:line="276" w:lineRule="auto"/>
              <w:rPr>
                <w:rFonts w:ascii="Times New Roman" w:hAnsi="Times New Roman" w:cs="Times New Roman"/>
              </w:rPr>
            </w:pPr>
            <w:r>
              <w:rPr>
                <w:rFonts w:ascii="Times New Roman" w:hAnsi="Times New Roman" w:cs="Times New Roman"/>
              </w:rPr>
              <w:t>Temp</w:t>
            </w:r>
          </w:p>
        </w:tc>
        <w:tc>
          <w:tcPr>
            <w:tcW w:w="1418" w:type="dxa"/>
            <w:tcBorders>
              <w:top w:val="nil"/>
              <w:left w:val="nil"/>
              <w:bottom w:val="nil"/>
              <w:right w:val="nil"/>
            </w:tcBorders>
          </w:tcPr>
          <w:p w14:paraId="5C48C5F4" w14:textId="771C9CE2" w:rsidR="00B43F99" w:rsidRPr="00292237" w:rsidRDefault="00620AC6" w:rsidP="00471FAF">
            <w:pPr>
              <w:tabs>
                <w:tab w:val="decimal" w:pos="269"/>
              </w:tabs>
              <w:spacing w:line="276" w:lineRule="auto"/>
              <w:rPr>
                <w:rFonts w:ascii="Times New Roman" w:hAnsi="Times New Roman" w:cs="Times New Roman"/>
              </w:rPr>
            </w:pPr>
            <w:r w:rsidRPr="00620AC6">
              <w:rPr>
                <w:rFonts w:ascii="Times New Roman" w:hAnsi="Times New Roman" w:cs="Times New Roman"/>
              </w:rPr>
              <w:t xml:space="preserve">0.061  </w:t>
            </w:r>
          </w:p>
        </w:tc>
        <w:tc>
          <w:tcPr>
            <w:tcW w:w="850" w:type="dxa"/>
            <w:tcBorders>
              <w:top w:val="nil"/>
              <w:left w:val="nil"/>
              <w:bottom w:val="nil"/>
              <w:right w:val="nil"/>
            </w:tcBorders>
          </w:tcPr>
          <w:p w14:paraId="6EDF1028" w14:textId="77777777" w:rsidR="00B43F99" w:rsidRPr="00292237" w:rsidRDefault="00B43F99" w:rsidP="00471FAF">
            <w:pPr>
              <w:spacing w:line="276" w:lineRule="auto"/>
              <w:rPr>
                <w:rFonts w:ascii="Times New Roman" w:hAnsi="Times New Roman" w:cs="Times New Roman"/>
              </w:rPr>
            </w:pPr>
            <w:r w:rsidRPr="00292237">
              <w:rPr>
                <w:rFonts w:ascii="Times New Roman" w:hAnsi="Times New Roman" w:cs="Times New Roman"/>
              </w:rPr>
              <w:t>1</w:t>
            </w:r>
          </w:p>
        </w:tc>
        <w:tc>
          <w:tcPr>
            <w:tcW w:w="1276" w:type="dxa"/>
            <w:tcBorders>
              <w:top w:val="nil"/>
              <w:left w:val="nil"/>
              <w:bottom w:val="nil"/>
              <w:right w:val="nil"/>
            </w:tcBorders>
          </w:tcPr>
          <w:p w14:paraId="7E7BCBA8" w14:textId="6805535A" w:rsidR="00B43F99" w:rsidRPr="00292237" w:rsidRDefault="004851D5" w:rsidP="00471FAF">
            <w:pPr>
              <w:tabs>
                <w:tab w:val="decimal" w:pos="456"/>
              </w:tabs>
              <w:spacing w:line="276" w:lineRule="auto"/>
              <w:rPr>
                <w:rFonts w:ascii="Times New Roman" w:hAnsi="Times New Roman" w:cs="Times New Roman"/>
              </w:rPr>
            </w:pPr>
            <w:r w:rsidRPr="004851D5">
              <w:rPr>
                <w:rFonts w:ascii="Times New Roman" w:hAnsi="Times New Roman" w:cs="Times New Roman"/>
              </w:rPr>
              <w:t>0.20</w:t>
            </w:r>
            <w:r>
              <w:rPr>
                <w:rFonts w:ascii="Times New Roman" w:hAnsi="Times New Roman" w:cs="Times New Roman"/>
              </w:rPr>
              <w:t>3</w:t>
            </w:r>
          </w:p>
        </w:tc>
        <w:tc>
          <w:tcPr>
            <w:tcW w:w="992" w:type="dxa"/>
            <w:tcBorders>
              <w:top w:val="nil"/>
              <w:left w:val="nil"/>
              <w:bottom w:val="nil"/>
              <w:right w:val="nil"/>
            </w:tcBorders>
          </w:tcPr>
          <w:p w14:paraId="6E40F96B" w14:textId="63A9A711" w:rsidR="00B43F99" w:rsidRPr="00292237" w:rsidRDefault="004851D5" w:rsidP="00471FAF">
            <w:pPr>
              <w:tabs>
                <w:tab w:val="decimal" w:pos="336"/>
              </w:tabs>
              <w:spacing w:line="276" w:lineRule="auto"/>
              <w:ind w:right="-23"/>
              <w:rPr>
                <w:rFonts w:ascii="Times New Roman" w:hAnsi="Times New Roman" w:cs="Times New Roman"/>
              </w:rPr>
            </w:pPr>
            <w:r w:rsidRPr="004851D5">
              <w:rPr>
                <w:rFonts w:ascii="Times New Roman" w:hAnsi="Times New Roman" w:cs="Times New Roman"/>
              </w:rPr>
              <w:t>0.654</w:t>
            </w:r>
          </w:p>
        </w:tc>
        <w:tc>
          <w:tcPr>
            <w:tcW w:w="718" w:type="dxa"/>
            <w:tcBorders>
              <w:top w:val="nil"/>
              <w:left w:val="nil"/>
              <w:bottom w:val="nil"/>
              <w:right w:val="nil"/>
            </w:tcBorders>
          </w:tcPr>
          <w:p w14:paraId="4DAD74C8" w14:textId="7E7B1582" w:rsidR="00B43F99" w:rsidRDefault="00B43F99" w:rsidP="00471FAF">
            <w:pPr>
              <w:spacing w:line="276" w:lineRule="auto"/>
              <w:rPr>
                <w:rFonts w:ascii="Times New Roman" w:hAnsi="Times New Roman" w:cs="Times New Roman"/>
              </w:rPr>
            </w:pPr>
          </w:p>
        </w:tc>
      </w:tr>
      <w:tr w:rsidR="00B43F99" w14:paraId="50D34BE2" w14:textId="77777777" w:rsidTr="00471FAF">
        <w:tc>
          <w:tcPr>
            <w:tcW w:w="1843" w:type="dxa"/>
            <w:tcBorders>
              <w:top w:val="nil"/>
              <w:left w:val="nil"/>
              <w:bottom w:val="nil"/>
              <w:right w:val="nil"/>
            </w:tcBorders>
          </w:tcPr>
          <w:p w14:paraId="6E352638" w14:textId="77777777" w:rsidR="00B43F99" w:rsidRDefault="00B43F99" w:rsidP="00471FAF">
            <w:pPr>
              <w:spacing w:line="276" w:lineRule="auto"/>
              <w:rPr>
                <w:rFonts w:ascii="Times New Roman" w:hAnsi="Times New Roman" w:cs="Times New Roman"/>
              </w:rPr>
            </w:pPr>
            <w:r>
              <w:rPr>
                <w:rFonts w:ascii="Times New Roman" w:hAnsi="Times New Roman" w:cs="Times New Roman"/>
              </w:rPr>
              <w:t>Comp</w:t>
            </w:r>
          </w:p>
        </w:tc>
        <w:tc>
          <w:tcPr>
            <w:tcW w:w="1418" w:type="dxa"/>
            <w:tcBorders>
              <w:top w:val="nil"/>
              <w:left w:val="nil"/>
              <w:bottom w:val="nil"/>
              <w:right w:val="nil"/>
            </w:tcBorders>
          </w:tcPr>
          <w:p w14:paraId="08081AB9" w14:textId="52542A06" w:rsidR="00B43F99" w:rsidRPr="00292237" w:rsidRDefault="00620AC6" w:rsidP="00471FAF">
            <w:pPr>
              <w:tabs>
                <w:tab w:val="decimal" w:pos="269"/>
              </w:tabs>
              <w:spacing w:line="276" w:lineRule="auto"/>
              <w:rPr>
                <w:rFonts w:ascii="Times New Roman" w:hAnsi="Times New Roman" w:cs="Times New Roman"/>
              </w:rPr>
            </w:pPr>
            <w:r w:rsidRPr="00620AC6">
              <w:rPr>
                <w:rFonts w:ascii="Times New Roman" w:hAnsi="Times New Roman" w:cs="Times New Roman"/>
              </w:rPr>
              <w:t xml:space="preserve">4.445  </w:t>
            </w:r>
          </w:p>
        </w:tc>
        <w:tc>
          <w:tcPr>
            <w:tcW w:w="850" w:type="dxa"/>
            <w:tcBorders>
              <w:top w:val="nil"/>
              <w:left w:val="nil"/>
              <w:bottom w:val="nil"/>
              <w:right w:val="nil"/>
            </w:tcBorders>
          </w:tcPr>
          <w:p w14:paraId="39F5DFBC" w14:textId="5B8D2175" w:rsidR="00B43F99" w:rsidRPr="00292237" w:rsidRDefault="00620AC6" w:rsidP="00471FAF">
            <w:pPr>
              <w:spacing w:line="276" w:lineRule="auto"/>
              <w:rPr>
                <w:rFonts w:ascii="Times New Roman" w:hAnsi="Times New Roman" w:cs="Times New Roman"/>
              </w:rPr>
            </w:pPr>
            <w:r>
              <w:rPr>
                <w:rFonts w:ascii="Times New Roman" w:hAnsi="Times New Roman" w:cs="Times New Roman"/>
              </w:rPr>
              <w:t>2</w:t>
            </w:r>
          </w:p>
        </w:tc>
        <w:tc>
          <w:tcPr>
            <w:tcW w:w="1276" w:type="dxa"/>
            <w:tcBorders>
              <w:top w:val="nil"/>
              <w:left w:val="nil"/>
              <w:bottom w:val="nil"/>
              <w:right w:val="nil"/>
            </w:tcBorders>
          </w:tcPr>
          <w:p w14:paraId="2894EF70" w14:textId="41144D35" w:rsidR="00B43F99" w:rsidRPr="00292237" w:rsidRDefault="004851D5" w:rsidP="00471FAF">
            <w:pPr>
              <w:tabs>
                <w:tab w:val="decimal" w:pos="456"/>
              </w:tabs>
              <w:spacing w:line="276" w:lineRule="auto"/>
              <w:rPr>
                <w:rFonts w:ascii="Times New Roman" w:hAnsi="Times New Roman" w:cs="Times New Roman"/>
              </w:rPr>
            </w:pPr>
            <w:r w:rsidRPr="004851D5">
              <w:rPr>
                <w:rFonts w:ascii="Times New Roman" w:hAnsi="Times New Roman" w:cs="Times New Roman"/>
              </w:rPr>
              <w:t>7.328</w:t>
            </w:r>
          </w:p>
        </w:tc>
        <w:tc>
          <w:tcPr>
            <w:tcW w:w="992" w:type="dxa"/>
            <w:tcBorders>
              <w:top w:val="nil"/>
              <w:left w:val="nil"/>
              <w:bottom w:val="nil"/>
              <w:right w:val="nil"/>
            </w:tcBorders>
          </w:tcPr>
          <w:p w14:paraId="74B261BE" w14:textId="10B4B074" w:rsidR="00B43F99" w:rsidRPr="00292237" w:rsidRDefault="004851D5" w:rsidP="00471FAF">
            <w:pPr>
              <w:tabs>
                <w:tab w:val="decimal" w:pos="336"/>
              </w:tabs>
              <w:spacing w:line="276" w:lineRule="auto"/>
              <w:ind w:right="-23"/>
              <w:rPr>
                <w:rFonts w:ascii="Times New Roman" w:hAnsi="Times New Roman" w:cs="Times New Roman"/>
              </w:rPr>
            </w:pPr>
            <w:r w:rsidRPr="004851D5">
              <w:rPr>
                <w:rFonts w:ascii="Times New Roman" w:hAnsi="Times New Roman" w:cs="Times New Roman"/>
              </w:rPr>
              <w:t>0.00</w:t>
            </w:r>
            <w:r>
              <w:rPr>
                <w:rFonts w:ascii="Times New Roman" w:hAnsi="Times New Roman" w:cs="Times New Roman"/>
              </w:rPr>
              <w:t>2</w:t>
            </w:r>
          </w:p>
        </w:tc>
        <w:tc>
          <w:tcPr>
            <w:tcW w:w="718" w:type="dxa"/>
            <w:tcBorders>
              <w:top w:val="nil"/>
              <w:left w:val="nil"/>
              <w:bottom w:val="nil"/>
              <w:right w:val="nil"/>
            </w:tcBorders>
          </w:tcPr>
          <w:p w14:paraId="7A5CAFDB" w14:textId="41D89ABB" w:rsidR="00B43F99" w:rsidRDefault="004851D5" w:rsidP="00471FAF">
            <w:pPr>
              <w:spacing w:line="276" w:lineRule="auto"/>
              <w:rPr>
                <w:rFonts w:ascii="Times New Roman" w:hAnsi="Times New Roman" w:cs="Times New Roman"/>
              </w:rPr>
            </w:pPr>
            <w:r>
              <w:rPr>
                <w:rFonts w:ascii="Times New Roman" w:hAnsi="Times New Roman" w:cs="Times New Roman"/>
              </w:rPr>
              <w:t>**</w:t>
            </w:r>
          </w:p>
        </w:tc>
      </w:tr>
      <w:tr w:rsidR="00B43F99" w14:paraId="76A01C15" w14:textId="77777777" w:rsidTr="00471FAF">
        <w:tc>
          <w:tcPr>
            <w:tcW w:w="1843" w:type="dxa"/>
            <w:tcBorders>
              <w:top w:val="nil"/>
              <w:left w:val="nil"/>
              <w:bottom w:val="nil"/>
              <w:right w:val="nil"/>
            </w:tcBorders>
          </w:tcPr>
          <w:p w14:paraId="55130986" w14:textId="77777777" w:rsidR="00B43F99" w:rsidRDefault="00B43F99" w:rsidP="00471FAF">
            <w:pPr>
              <w:spacing w:line="276" w:lineRule="auto"/>
              <w:rPr>
                <w:rFonts w:ascii="Times New Roman" w:hAnsi="Times New Roman" w:cs="Times New Roman"/>
              </w:rPr>
            </w:pPr>
            <w:proofErr w:type="spellStart"/>
            <w:proofErr w:type="gramStart"/>
            <w:r>
              <w:rPr>
                <w:rFonts w:ascii="Times New Roman" w:hAnsi="Times New Roman" w:cs="Times New Roman"/>
              </w:rPr>
              <w:t>Temp:Comp</w:t>
            </w:r>
            <w:proofErr w:type="spellEnd"/>
            <w:proofErr w:type="gramEnd"/>
          </w:p>
        </w:tc>
        <w:tc>
          <w:tcPr>
            <w:tcW w:w="1418" w:type="dxa"/>
            <w:tcBorders>
              <w:top w:val="nil"/>
              <w:left w:val="nil"/>
              <w:bottom w:val="nil"/>
              <w:right w:val="nil"/>
            </w:tcBorders>
          </w:tcPr>
          <w:p w14:paraId="56612D26" w14:textId="392D6122" w:rsidR="00B43F99" w:rsidRPr="00292237" w:rsidRDefault="00620AC6" w:rsidP="00471FAF">
            <w:pPr>
              <w:tabs>
                <w:tab w:val="decimal" w:pos="269"/>
              </w:tabs>
              <w:spacing w:line="276" w:lineRule="auto"/>
              <w:rPr>
                <w:rFonts w:ascii="Times New Roman" w:hAnsi="Times New Roman" w:cs="Times New Roman"/>
              </w:rPr>
            </w:pPr>
            <w:r w:rsidRPr="00620AC6">
              <w:rPr>
                <w:rFonts w:ascii="Times New Roman" w:hAnsi="Times New Roman" w:cs="Times New Roman"/>
              </w:rPr>
              <w:t xml:space="preserve">5.816  </w:t>
            </w:r>
          </w:p>
        </w:tc>
        <w:tc>
          <w:tcPr>
            <w:tcW w:w="850" w:type="dxa"/>
            <w:tcBorders>
              <w:top w:val="nil"/>
              <w:left w:val="nil"/>
              <w:bottom w:val="nil"/>
              <w:right w:val="nil"/>
            </w:tcBorders>
          </w:tcPr>
          <w:p w14:paraId="690DF1FB" w14:textId="2DF1D591" w:rsidR="00B43F99" w:rsidRPr="00292237" w:rsidRDefault="00620AC6" w:rsidP="00471FAF">
            <w:pPr>
              <w:spacing w:line="276" w:lineRule="auto"/>
              <w:rPr>
                <w:rFonts w:ascii="Times New Roman" w:hAnsi="Times New Roman" w:cs="Times New Roman"/>
              </w:rPr>
            </w:pPr>
            <w:r>
              <w:rPr>
                <w:rFonts w:ascii="Times New Roman" w:hAnsi="Times New Roman" w:cs="Times New Roman"/>
              </w:rPr>
              <w:t>2</w:t>
            </w:r>
          </w:p>
        </w:tc>
        <w:tc>
          <w:tcPr>
            <w:tcW w:w="1276" w:type="dxa"/>
            <w:tcBorders>
              <w:top w:val="nil"/>
              <w:left w:val="nil"/>
              <w:bottom w:val="nil"/>
              <w:right w:val="nil"/>
            </w:tcBorders>
          </w:tcPr>
          <w:p w14:paraId="57090898" w14:textId="66AFF3D4" w:rsidR="00B43F99" w:rsidRPr="00292237" w:rsidRDefault="004851D5" w:rsidP="00471FAF">
            <w:pPr>
              <w:tabs>
                <w:tab w:val="decimal" w:pos="456"/>
              </w:tabs>
              <w:spacing w:line="276" w:lineRule="auto"/>
              <w:rPr>
                <w:rFonts w:ascii="Times New Roman" w:hAnsi="Times New Roman" w:cs="Times New Roman"/>
              </w:rPr>
            </w:pPr>
            <w:r w:rsidRPr="004851D5">
              <w:rPr>
                <w:rFonts w:ascii="Times New Roman" w:hAnsi="Times New Roman" w:cs="Times New Roman"/>
              </w:rPr>
              <w:t>9.58</w:t>
            </w:r>
            <w:r>
              <w:rPr>
                <w:rFonts w:ascii="Times New Roman" w:hAnsi="Times New Roman" w:cs="Times New Roman"/>
              </w:rPr>
              <w:t>9</w:t>
            </w:r>
          </w:p>
        </w:tc>
        <w:tc>
          <w:tcPr>
            <w:tcW w:w="992" w:type="dxa"/>
            <w:tcBorders>
              <w:top w:val="nil"/>
              <w:left w:val="nil"/>
              <w:bottom w:val="nil"/>
              <w:right w:val="nil"/>
            </w:tcBorders>
          </w:tcPr>
          <w:p w14:paraId="109B83F7" w14:textId="628CA587" w:rsidR="00B43F99" w:rsidRPr="00292237" w:rsidRDefault="004851D5" w:rsidP="00471FAF">
            <w:pPr>
              <w:tabs>
                <w:tab w:val="decimal" w:pos="336"/>
              </w:tabs>
              <w:spacing w:line="276" w:lineRule="auto"/>
              <w:ind w:right="-23"/>
              <w:rPr>
                <w:rFonts w:ascii="Times New Roman" w:hAnsi="Times New Roman" w:cs="Times New Roman"/>
              </w:rPr>
            </w:pPr>
            <w:r>
              <w:rPr>
                <w:rFonts w:ascii="Times New Roman" w:hAnsi="Times New Roman" w:cs="Times New Roman"/>
              </w:rPr>
              <w:t>&lt;</w:t>
            </w:r>
            <w:r w:rsidR="00B43F99" w:rsidRPr="00292237">
              <w:rPr>
                <w:rFonts w:ascii="Times New Roman" w:hAnsi="Times New Roman" w:cs="Times New Roman"/>
              </w:rPr>
              <w:t>0.</w:t>
            </w:r>
            <w:r w:rsidR="00B43F99">
              <w:rPr>
                <w:rFonts w:ascii="Times New Roman" w:hAnsi="Times New Roman" w:cs="Times New Roman"/>
              </w:rPr>
              <w:t>0</w:t>
            </w:r>
            <w:r>
              <w:rPr>
                <w:rFonts w:ascii="Times New Roman" w:hAnsi="Times New Roman" w:cs="Times New Roman"/>
              </w:rPr>
              <w:t>01</w:t>
            </w:r>
          </w:p>
        </w:tc>
        <w:tc>
          <w:tcPr>
            <w:tcW w:w="718" w:type="dxa"/>
            <w:tcBorders>
              <w:top w:val="nil"/>
              <w:left w:val="nil"/>
              <w:bottom w:val="nil"/>
              <w:right w:val="nil"/>
            </w:tcBorders>
          </w:tcPr>
          <w:p w14:paraId="39225EEA" w14:textId="33D35976" w:rsidR="00B43F99" w:rsidRDefault="00B43F99" w:rsidP="00471FAF">
            <w:pPr>
              <w:spacing w:line="276" w:lineRule="auto"/>
              <w:rPr>
                <w:rFonts w:ascii="Times New Roman" w:hAnsi="Times New Roman" w:cs="Times New Roman"/>
              </w:rPr>
            </w:pPr>
            <w:r>
              <w:rPr>
                <w:rFonts w:ascii="Times New Roman" w:hAnsi="Times New Roman" w:cs="Times New Roman"/>
              </w:rPr>
              <w:t>*</w:t>
            </w:r>
            <w:r w:rsidR="004851D5">
              <w:rPr>
                <w:rFonts w:ascii="Times New Roman" w:hAnsi="Times New Roman" w:cs="Times New Roman"/>
              </w:rPr>
              <w:t>**</w:t>
            </w:r>
          </w:p>
        </w:tc>
      </w:tr>
      <w:tr w:rsidR="00B43F99" w14:paraId="2994B00B" w14:textId="77777777" w:rsidTr="00471FAF">
        <w:tc>
          <w:tcPr>
            <w:tcW w:w="1843" w:type="dxa"/>
            <w:tcBorders>
              <w:top w:val="nil"/>
              <w:left w:val="nil"/>
              <w:bottom w:val="single" w:sz="4" w:space="0" w:color="auto"/>
              <w:right w:val="nil"/>
            </w:tcBorders>
          </w:tcPr>
          <w:p w14:paraId="7762531A" w14:textId="77777777" w:rsidR="00B43F99" w:rsidRDefault="00B43F99" w:rsidP="00471FAF">
            <w:pPr>
              <w:spacing w:line="276" w:lineRule="auto"/>
              <w:rPr>
                <w:rFonts w:ascii="Times New Roman" w:hAnsi="Times New Roman" w:cs="Times New Roman"/>
              </w:rPr>
            </w:pPr>
            <w:r>
              <w:rPr>
                <w:rFonts w:ascii="Times New Roman" w:hAnsi="Times New Roman" w:cs="Times New Roman"/>
              </w:rPr>
              <w:t>Residuals</w:t>
            </w:r>
          </w:p>
        </w:tc>
        <w:tc>
          <w:tcPr>
            <w:tcW w:w="1418" w:type="dxa"/>
            <w:tcBorders>
              <w:top w:val="nil"/>
              <w:left w:val="nil"/>
              <w:bottom w:val="single" w:sz="4" w:space="0" w:color="auto"/>
              <w:right w:val="nil"/>
            </w:tcBorders>
          </w:tcPr>
          <w:p w14:paraId="121B07DB" w14:textId="4DA424DD" w:rsidR="00B43F99" w:rsidRPr="00292237" w:rsidRDefault="00620AC6" w:rsidP="00471FAF">
            <w:pPr>
              <w:tabs>
                <w:tab w:val="decimal" w:pos="172"/>
              </w:tabs>
              <w:spacing w:line="276" w:lineRule="auto"/>
              <w:rPr>
                <w:rFonts w:ascii="Times New Roman" w:hAnsi="Times New Roman" w:cs="Times New Roman"/>
              </w:rPr>
            </w:pPr>
            <w:r w:rsidRPr="00620AC6">
              <w:rPr>
                <w:rFonts w:ascii="Times New Roman" w:hAnsi="Times New Roman" w:cs="Times New Roman"/>
              </w:rPr>
              <w:t>16.376</w:t>
            </w:r>
          </w:p>
        </w:tc>
        <w:tc>
          <w:tcPr>
            <w:tcW w:w="850" w:type="dxa"/>
            <w:tcBorders>
              <w:top w:val="nil"/>
              <w:left w:val="nil"/>
              <w:bottom w:val="single" w:sz="4" w:space="0" w:color="auto"/>
              <w:right w:val="nil"/>
            </w:tcBorders>
          </w:tcPr>
          <w:p w14:paraId="32091654" w14:textId="77777777" w:rsidR="00B43F99" w:rsidRPr="00292237" w:rsidRDefault="00B43F99" w:rsidP="00471FAF">
            <w:pPr>
              <w:spacing w:line="276" w:lineRule="auto"/>
              <w:rPr>
                <w:rFonts w:ascii="Times New Roman" w:hAnsi="Times New Roman" w:cs="Times New Roman"/>
              </w:rPr>
            </w:pPr>
            <w:r>
              <w:rPr>
                <w:rFonts w:ascii="Times New Roman" w:hAnsi="Times New Roman" w:cs="Times New Roman"/>
              </w:rPr>
              <w:t>54</w:t>
            </w:r>
          </w:p>
        </w:tc>
        <w:tc>
          <w:tcPr>
            <w:tcW w:w="1276" w:type="dxa"/>
            <w:tcBorders>
              <w:top w:val="nil"/>
              <w:left w:val="nil"/>
              <w:bottom w:val="single" w:sz="4" w:space="0" w:color="auto"/>
              <w:right w:val="nil"/>
            </w:tcBorders>
          </w:tcPr>
          <w:p w14:paraId="21AA7015" w14:textId="77777777" w:rsidR="00B43F99" w:rsidRPr="00292237" w:rsidRDefault="00B43F99" w:rsidP="00471FAF">
            <w:pPr>
              <w:spacing w:line="276" w:lineRule="auto"/>
              <w:rPr>
                <w:rFonts w:ascii="Times New Roman" w:hAnsi="Times New Roman" w:cs="Times New Roman"/>
              </w:rPr>
            </w:pPr>
          </w:p>
        </w:tc>
        <w:tc>
          <w:tcPr>
            <w:tcW w:w="992" w:type="dxa"/>
            <w:tcBorders>
              <w:top w:val="nil"/>
              <w:left w:val="nil"/>
              <w:bottom w:val="single" w:sz="4" w:space="0" w:color="auto"/>
              <w:right w:val="nil"/>
            </w:tcBorders>
          </w:tcPr>
          <w:p w14:paraId="229A87C2" w14:textId="77777777" w:rsidR="00B43F99" w:rsidRPr="00292237" w:rsidRDefault="00B43F99" w:rsidP="00471FAF">
            <w:pPr>
              <w:spacing w:line="276" w:lineRule="auto"/>
              <w:rPr>
                <w:rFonts w:ascii="Times New Roman" w:hAnsi="Times New Roman" w:cs="Times New Roman"/>
              </w:rPr>
            </w:pPr>
          </w:p>
        </w:tc>
        <w:tc>
          <w:tcPr>
            <w:tcW w:w="718" w:type="dxa"/>
            <w:tcBorders>
              <w:top w:val="nil"/>
              <w:left w:val="nil"/>
              <w:bottom w:val="single" w:sz="4" w:space="0" w:color="auto"/>
              <w:right w:val="nil"/>
            </w:tcBorders>
          </w:tcPr>
          <w:p w14:paraId="1D56E4D0" w14:textId="77777777" w:rsidR="00B43F99" w:rsidRDefault="00B43F99" w:rsidP="00471FAF">
            <w:pPr>
              <w:spacing w:line="276" w:lineRule="auto"/>
              <w:rPr>
                <w:rFonts w:ascii="Times New Roman" w:hAnsi="Times New Roman" w:cs="Times New Roman"/>
              </w:rPr>
            </w:pPr>
          </w:p>
        </w:tc>
      </w:tr>
    </w:tbl>
    <w:p w14:paraId="5D6EC2DC" w14:textId="77777777" w:rsidR="00A54680" w:rsidRDefault="00A54680" w:rsidP="00A54680">
      <w:pPr>
        <w:spacing w:after="0" w:line="240" w:lineRule="auto"/>
        <w:rPr>
          <w:rFonts w:ascii="Times New Roman" w:hAnsi="Times New Roman" w:cs="Times New Roman"/>
          <w:b/>
          <w:bCs/>
        </w:rPr>
      </w:pPr>
    </w:p>
    <w:p w14:paraId="486C5B2E" w14:textId="77777777" w:rsidR="00DA182A" w:rsidRDefault="00DA182A" w:rsidP="00A54680">
      <w:pPr>
        <w:spacing w:after="0" w:line="240" w:lineRule="auto"/>
        <w:rPr>
          <w:rFonts w:ascii="Times New Roman" w:hAnsi="Times New Roman" w:cs="Times New Roman"/>
          <w:b/>
          <w:bCs/>
        </w:rPr>
      </w:pPr>
    </w:p>
    <w:p w14:paraId="21ECCA59" w14:textId="2452E960" w:rsidR="008C4EAC" w:rsidRPr="00160B42" w:rsidRDefault="008C4EAC" w:rsidP="00A54680">
      <w:pPr>
        <w:spacing w:after="0" w:line="240" w:lineRule="auto"/>
        <w:rPr>
          <w:rFonts w:ascii="Times New Roman" w:hAnsi="Times New Roman" w:cs="Times New Roman"/>
        </w:rPr>
      </w:pPr>
      <w:r>
        <w:rPr>
          <w:rFonts w:ascii="Times New Roman" w:hAnsi="Times New Roman" w:cs="Times New Roman"/>
          <w:b/>
          <w:bCs/>
        </w:rPr>
        <w:t xml:space="preserve">Table </w:t>
      </w:r>
      <w:r w:rsidR="00A54680">
        <w:rPr>
          <w:rFonts w:ascii="Times New Roman" w:hAnsi="Times New Roman" w:cs="Times New Roman"/>
          <w:b/>
          <w:bCs/>
        </w:rPr>
        <w:t>9</w:t>
      </w:r>
      <w:r>
        <w:rPr>
          <w:rFonts w:ascii="Times New Roman" w:hAnsi="Times New Roman" w:cs="Times New Roman"/>
          <w:b/>
          <w:bCs/>
        </w:rPr>
        <w:t xml:space="preserve">. </w:t>
      </w:r>
      <w:r>
        <w:rPr>
          <w:rFonts w:ascii="Times New Roman" w:hAnsi="Times New Roman" w:cs="Times New Roman"/>
        </w:rPr>
        <w:t>Results of a two-way ANOVA (Type 3) testing the effect of contemporary temperature (Temp) and its interaction with a competition factor (Comp) with three levels (competition with rotifers evolved at 25 °C, competition with rotifers evolved at 30 °C, and protists in isolation) on the realized equilibrium population (</w:t>
      </w:r>
      <w:r w:rsidRPr="00043A6E">
        <w:rPr>
          <w:rFonts w:ascii="Times New Roman" w:hAnsi="Times New Roman" w:cs="Times New Roman"/>
        </w:rPr>
        <w:t>N̂</w:t>
      </w:r>
      <w:r>
        <w:rPr>
          <w:rFonts w:ascii="Times New Roman" w:hAnsi="Times New Roman" w:cs="Times New Roman"/>
        </w:rPr>
        <w:t xml:space="preserve"> per 0.1 ml) of </w:t>
      </w:r>
      <w:r>
        <w:rPr>
          <w:rFonts w:ascii="Times New Roman" w:hAnsi="Times New Roman" w:cs="Times New Roman"/>
          <w:i/>
          <w:iCs/>
        </w:rPr>
        <w:t>Tetrahymena</w:t>
      </w:r>
      <w:r>
        <w:rPr>
          <w:rFonts w:ascii="Times New Roman" w:hAnsi="Times New Roman" w:cs="Times New Roman"/>
        </w:rPr>
        <w:t>.</w:t>
      </w:r>
    </w:p>
    <w:p w14:paraId="2C7F8537" w14:textId="4BB29CFF" w:rsidR="00946A74" w:rsidRDefault="00946A74" w:rsidP="006B1AAB">
      <w:pPr>
        <w:spacing w:line="240" w:lineRule="auto"/>
        <w:rPr>
          <w:rFonts w:ascii="Times New Roman" w:hAnsi="Times New Roman" w:cs="Times New Roman"/>
          <w:b/>
          <w:bCs/>
        </w:rPr>
      </w:pPr>
    </w:p>
    <w:tbl>
      <w:tblPr>
        <w:tblStyle w:val="TableGrid"/>
        <w:tblW w:w="0" w:type="auto"/>
        <w:tblLook w:val="04A0" w:firstRow="1" w:lastRow="0" w:firstColumn="1" w:lastColumn="0" w:noHBand="0" w:noVBand="1"/>
      </w:tblPr>
      <w:tblGrid>
        <w:gridCol w:w="1843"/>
        <w:gridCol w:w="1418"/>
        <w:gridCol w:w="850"/>
        <w:gridCol w:w="1276"/>
        <w:gridCol w:w="992"/>
        <w:gridCol w:w="718"/>
      </w:tblGrid>
      <w:tr w:rsidR="00946A74" w14:paraId="36AE6472" w14:textId="77777777" w:rsidTr="00471FAF">
        <w:tc>
          <w:tcPr>
            <w:tcW w:w="1843" w:type="dxa"/>
            <w:tcBorders>
              <w:top w:val="single" w:sz="4" w:space="0" w:color="auto"/>
              <w:left w:val="nil"/>
              <w:bottom w:val="single" w:sz="4" w:space="0" w:color="auto"/>
              <w:right w:val="nil"/>
            </w:tcBorders>
          </w:tcPr>
          <w:p w14:paraId="332668AC" w14:textId="77777777" w:rsidR="00946A74" w:rsidRDefault="00946A74" w:rsidP="00471FAF">
            <w:pPr>
              <w:spacing w:line="276" w:lineRule="auto"/>
              <w:rPr>
                <w:rFonts w:ascii="Times New Roman" w:hAnsi="Times New Roman" w:cs="Times New Roman"/>
              </w:rPr>
            </w:pPr>
            <w:r>
              <w:rPr>
                <w:rFonts w:ascii="Times New Roman" w:hAnsi="Times New Roman" w:cs="Times New Roman"/>
              </w:rPr>
              <w:t>Predictor</w:t>
            </w:r>
          </w:p>
        </w:tc>
        <w:tc>
          <w:tcPr>
            <w:tcW w:w="1418" w:type="dxa"/>
            <w:tcBorders>
              <w:top w:val="single" w:sz="4" w:space="0" w:color="auto"/>
              <w:left w:val="nil"/>
              <w:bottom w:val="single" w:sz="4" w:space="0" w:color="auto"/>
              <w:right w:val="nil"/>
            </w:tcBorders>
          </w:tcPr>
          <w:p w14:paraId="638A5238" w14:textId="77777777" w:rsidR="00946A74" w:rsidRDefault="00946A74" w:rsidP="00471FAF">
            <w:pPr>
              <w:spacing w:line="276" w:lineRule="auto"/>
              <w:rPr>
                <w:rFonts w:ascii="Times New Roman" w:hAnsi="Times New Roman" w:cs="Times New Roman"/>
              </w:rPr>
            </w:pPr>
            <w:r>
              <w:rPr>
                <w:rFonts w:ascii="Times New Roman" w:hAnsi="Times New Roman" w:cs="Times New Roman"/>
              </w:rPr>
              <w:t>Sum Sq</w:t>
            </w:r>
          </w:p>
        </w:tc>
        <w:tc>
          <w:tcPr>
            <w:tcW w:w="850" w:type="dxa"/>
            <w:tcBorders>
              <w:top w:val="single" w:sz="4" w:space="0" w:color="auto"/>
              <w:left w:val="nil"/>
              <w:bottom w:val="single" w:sz="4" w:space="0" w:color="auto"/>
              <w:right w:val="nil"/>
            </w:tcBorders>
          </w:tcPr>
          <w:p w14:paraId="4C810FFA" w14:textId="77777777" w:rsidR="00946A74" w:rsidRDefault="00946A74" w:rsidP="00471FAF">
            <w:pPr>
              <w:spacing w:line="276" w:lineRule="auto"/>
              <w:rPr>
                <w:rFonts w:ascii="Times New Roman" w:hAnsi="Times New Roman" w:cs="Times New Roman"/>
              </w:rPr>
            </w:pPr>
            <w:proofErr w:type="spellStart"/>
            <w:r>
              <w:rPr>
                <w:rFonts w:ascii="Times New Roman" w:hAnsi="Times New Roman" w:cs="Times New Roman"/>
              </w:rPr>
              <w:t>Df</w:t>
            </w:r>
            <w:proofErr w:type="spellEnd"/>
          </w:p>
        </w:tc>
        <w:tc>
          <w:tcPr>
            <w:tcW w:w="1276" w:type="dxa"/>
            <w:tcBorders>
              <w:top w:val="single" w:sz="4" w:space="0" w:color="auto"/>
              <w:left w:val="nil"/>
              <w:bottom w:val="single" w:sz="4" w:space="0" w:color="auto"/>
              <w:right w:val="nil"/>
            </w:tcBorders>
          </w:tcPr>
          <w:p w14:paraId="0E4EB74D" w14:textId="77777777" w:rsidR="00946A74" w:rsidRDefault="00946A74" w:rsidP="00471FAF">
            <w:pPr>
              <w:spacing w:line="276" w:lineRule="auto"/>
              <w:rPr>
                <w:rFonts w:ascii="Times New Roman" w:hAnsi="Times New Roman" w:cs="Times New Roman"/>
              </w:rPr>
            </w:pPr>
            <w:r>
              <w:rPr>
                <w:rFonts w:ascii="Times New Roman" w:hAnsi="Times New Roman" w:cs="Times New Roman"/>
              </w:rPr>
              <w:t>F value</w:t>
            </w:r>
          </w:p>
        </w:tc>
        <w:tc>
          <w:tcPr>
            <w:tcW w:w="992" w:type="dxa"/>
            <w:tcBorders>
              <w:top w:val="single" w:sz="4" w:space="0" w:color="auto"/>
              <w:left w:val="nil"/>
              <w:bottom w:val="single" w:sz="4" w:space="0" w:color="auto"/>
              <w:right w:val="nil"/>
            </w:tcBorders>
          </w:tcPr>
          <w:p w14:paraId="7CDAB167" w14:textId="77777777" w:rsidR="00946A74" w:rsidRDefault="00946A74" w:rsidP="00471FAF">
            <w:pPr>
              <w:spacing w:line="276" w:lineRule="auto"/>
              <w:rPr>
                <w:rFonts w:ascii="Times New Roman" w:hAnsi="Times New Roman" w:cs="Times New Roman"/>
              </w:rPr>
            </w:pPr>
            <w:r>
              <w:rPr>
                <w:rFonts w:ascii="Times New Roman" w:hAnsi="Times New Roman" w:cs="Times New Roman"/>
              </w:rPr>
              <w:t>P</w:t>
            </w:r>
          </w:p>
        </w:tc>
        <w:tc>
          <w:tcPr>
            <w:tcW w:w="718" w:type="dxa"/>
            <w:tcBorders>
              <w:top w:val="single" w:sz="4" w:space="0" w:color="auto"/>
              <w:left w:val="nil"/>
              <w:bottom w:val="single" w:sz="4" w:space="0" w:color="auto"/>
              <w:right w:val="nil"/>
            </w:tcBorders>
          </w:tcPr>
          <w:p w14:paraId="6CD4B19A" w14:textId="77777777" w:rsidR="00946A74" w:rsidRDefault="00946A74" w:rsidP="00471FAF">
            <w:pPr>
              <w:spacing w:line="276" w:lineRule="auto"/>
              <w:rPr>
                <w:rFonts w:ascii="Times New Roman" w:hAnsi="Times New Roman" w:cs="Times New Roman"/>
              </w:rPr>
            </w:pPr>
          </w:p>
        </w:tc>
      </w:tr>
      <w:tr w:rsidR="00946A74" w14:paraId="30FF584C" w14:textId="77777777" w:rsidTr="00471FAF">
        <w:tc>
          <w:tcPr>
            <w:tcW w:w="1843" w:type="dxa"/>
            <w:tcBorders>
              <w:top w:val="single" w:sz="4" w:space="0" w:color="auto"/>
              <w:left w:val="nil"/>
              <w:bottom w:val="nil"/>
              <w:right w:val="nil"/>
            </w:tcBorders>
          </w:tcPr>
          <w:p w14:paraId="5B503ADC" w14:textId="77777777" w:rsidR="00946A74" w:rsidRDefault="00946A74" w:rsidP="00471FAF">
            <w:pPr>
              <w:spacing w:line="276" w:lineRule="auto"/>
              <w:rPr>
                <w:rFonts w:ascii="Times New Roman" w:hAnsi="Times New Roman" w:cs="Times New Roman"/>
              </w:rPr>
            </w:pPr>
            <w:r>
              <w:rPr>
                <w:rFonts w:ascii="Times New Roman" w:hAnsi="Times New Roman" w:cs="Times New Roman"/>
              </w:rPr>
              <w:t>Intercept</w:t>
            </w:r>
          </w:p>
        </w:tc>
        <w:tc>
          <w:tcPr>
            <w:tcW w:w="1418" w:type="dxa"/>
            <w:tcBorders>
              <w:top w:val="single" w:sz="4" w:space="0" w:color="auto"/>
              <w:left w:val="nil"/>
              <w:bottom w:val="nil"/>
              <w:right w:val="nil"/>
            </w:tcBorders>
          </w:tcPr>
          <w:p w14:paraId="2FEEF4C5" w14:textId="53AB3717" w:rsidR="00946A74" w:rsidRPr="00292237" w:rsidRDefault="00946A74" w:rsidP="00471FAF">
            <w:pPr>
              <w:tabs>
                <w:tab w:val="decimal" w:pos="269"/>
              </w:tabs>
              <w:spacing w:line="276" w:lineRule="auto"/>
              <w:rPr>
                <w:rFonts w:ascii="Times New Roman" w:hAnsi="Times New Roman" w:cs="Times New Roman"/>
              </w:rPr>
            </w:pPr>
            <w:r w:rsidRPr="00946A74">
              <w:rPr>
                <w:rFonts w:ascii="Times New Roman" w:hAnsi="Times New Roman" w:cs="Times New Roman"/>
              </w:rPr>
              <w:t xml:space="preserve">411021852  </w:t>
            </w:r>
          </w:p>
        </w:tc>
        <w:tc>
          <w:tcPr>
            <w:tcW w:w="850" w:type="dxa"/>
            <w:tcBorders>
              <w:top w:val="single" w:sz="4" w:space="0" w:color="auto"/>
              <w:left w:val="nil"/>
              <w:bottom w:val="nil"/>
              <w:right w:val="nil"/>
            </w:tcBorders>
          </w:tcPr>
          <w:p w14:paraId="7D310427" w14:textId="77777777" w:rsidR="00946A74" w:rsidRPr="00292237" w:rsidRDefault="00946A74" w:rsidP="00471FAF">
            <w:pPr>
              <w:spacing w:line="276" w:lineRule="auto"/>
              <w:rPr>
                <w:rFonts w:ascii="Times New Roman" w:hAnsi="Times New Roman" w:cs="Times New Roman"/>
              </w:rPr>
            </w:pPr>
            <w:r w:rsidRPr="00292237">
              <w:rPr>
                <w:rFonts w:ascii="Times New Roman" w:hAnsi="Times New Roman" w:cs="Times New Roman"/>
              </w:rPr>
              <w:t>1</w:t>
            </w:r>
          </w:p>
        </w:tc>
        <w:tc>
          <w:tcPr>
            <w:tcW w:w="1276" w:type="dxa"/>
            <w:tcBorders>
              <w:top w:val="single" w:sz="4" w:space="0" w:color="auto"/>
              <w:left w:val="nil"/>
              <w:bottom w:val="nil"/>
              <w:right w:val="nil"/>
            </w:tcBorders>
          </w:tcPr>
          <w:p w14:paraId="5C793D29" w14:textId="7D9A8450" w:rsidR="00946A74" w:rsidRPr="00292237" w:rsidRDefault="00946A74" w:rsidP="00471FAF">
            <w:pPr>
              <w:tabs>
                <w:tab w:val="decimal" w:pos="456"/>
              </w:tabs>
              <w:spacing w:line="276" w:lineRule="auto"/>
              <w:rPr>
                <w:rFonts w:ascii="Times New Roman" w:hAnsi="Times New Roman" w:cs="Times New Roman"/>
              </w:rPr>
            </w:pPr>
            <w:r w:rsidRPr="00946A74">
              <w:rPr>
                <w:rFonts w:ascii="Times New Roman" w:hAnsi="Times New Roman" w:cs="Times New Roman"/>
              </w:rPr>
              <w:t>203.95</w:t>
            </w:r>
            <w:r>
              <w:rPr>
                <w:rFonts w:ascii="Times New Roman" w:hAnsi="Times New Roman" w:cs="Times New Roman"/>
              </w:rPr>
              <w:t>2</w:t>
            </w:r>
          </w:p>
        </w:tc>
        <w:tc>
          <w:tcPr>
            <w:tcW w:w="992" w:type="dxa"/>
            <w:tcBorders>
              <w:top w:val="single" w:sz="4" w:space="0" w:color="auto"/>
              <w:left w:val="nil"/>
              <w:bottom w:val="nil"/>
              <w:right w:val="nil"/>
            </w:tcBorders>
          </w:tcPr>
          <w:p w14:paraId="322C2470" w14:textId="77777777" w:rsidR="00946A74" w:rsidRPr="00292237" w:rsidRDefault="00946A74" w:rsidP="00471FAF">
            <w:pPr>
              <w:tabs>
                <w:tab w:val="decimal" w:pos="336"/>
              </w:tabs>
              <w:spacing w:line="276" w:lineRule="auto"/>
              <w:ind w:right="-23"/>
              <w:rPr>
                <w:rFonts w:ascii="Times New Roman" w:hAnsi="Times New Roman" w:cs="Times New Roman"/>
              </w:rPr>
            </w:pPr>
            <w:r>
              <w:rPr>
                <w:rFonts w:ascii="Times New Roman" w:hAnsi="Times New Roman" w:cs="Times New Roman"/>
              </w:rPr>
              <w:t>&lt;0.0</w:t>
            </w:r>
            <w:r w:rsidRPr="00292237">
              <w:rPr>
                <w:rFonts w:ascii="Times New Roman" w:hAnsi="Times New Roman" w:cs="Times New Roman"/>
              </w:rPr>
              <w:t>0</w:t>
            </w:r>
            <w:r>
              <w:rPr>
                <w:rFonts w:ascii="Times New Roman" w:hAnsi="Times New Roman" w:cs="Times New Roman"/>
              </w:rPr>
              <w:t>1</w:t>
            </w:r>
          </w:p>
        </w:tc>
        <w:tc>
          <w:tcPr>
            <w:tcW w:w="718" w:type="dxa"/>
            <w:tcBorders>
              <w:top w:val="single" w:sz="4" w:space="0" w:color="auto"/>
              <w:left w:val="nil"/>
              <w:bottom w:val="nil"/>
              <w:right w:val="nil"/>
            </w:tcBorders>
          </w:tcPr>
          <w:p w14:paraId="627EAEA8" w14:textId="77777777" w:rsidR="00946A74" w:rsidRDefault="00946A74" w:rsidP="00471FAF">
            <w:pPr>
              <w:spacing w:line="276" w:lineRule="auto"/>
              <w:rPr>
                <w:rFonts w:ascii="Times New Roman" w:hAnsi="Times New Roman" w:cs="Times New Roman"/>
              </w:rPr>
            </w:pPr>
            <w:r>
              <w:rPr>
                <w:rFonts w:ascii="Times New Roman" w:hAnsi="Times New Roman" w:cs="Times New Roman"/>
              </w:rPr>
              <w:t>***</w:t>
            </w:r>
          </w:p>
        </w:tc>
      </w:tr>
      <w:tr w:rsidR="00946A74" w14:paraId="1992368F" w14:textId="77777777" w:rsidTr="00471FAF">
        <w:tc>
          <w:tcPr>
            <w:tcW w:w="1843" w:type="dxa"/>
            <w:tcBorders>
              <w:top w:val="nil"/>
              <w:left w:val="nil"/>
              <w:bottom w:val="nil"/>
              <w:right w:val="nil"/>
            </w:tcBorders>
          </w:tcPr>
          <w:p w14:paraId="4EEB195A" w14:textId="77777777" w:rsidR="00946A74" w:rsidRDefault="00946A74" w:rsidP="00471FAF">
            <w:pPr>
              <w:spacing w:line="276" w:lineRule="auto"/>
              <w:rPr>
                <w:rFonts w:ascii="Times New Roman" w:hAnsi="Times New Roman" w:cs="Times New Roman"/>
              </w:rPr>
            </w:pPr>
            <w:r>
              <w:rPr>
                <w:rFonts w:ascii="Times New Roman" w:hAnsi="Times New Roman" w:cs="Times New Roman"/>
              </w:rPr>
              <w:t>Temp</w:t>
            </w:r>
          </w:p>
        </w:tc>
        <w:tc>
          <w:tcPr>
            <w:tcW w:w="1418" w:type="dxa"/>
            <w:tcBorders>
              <w:top w:val="nil"/>
              <w:left w:val="nil"/>
              <w:bottom w:val="nil"/>
              <w:right w:val="nil"/>
            </w:tcBorders>
          </w:tcPr>
          <w:p w14:paraId="2C385EF3" w14:textId="544681AB" w:rsidR="00946A74" w:rsidRPr="00292237" w:rsidRDefault="00946A74" w:rsidP="00471FAF">
            <w:pPr>
              <w:tabs>
                <w:tab w:val="decimal" w:pos="269"/>
              </w:tabs>
              <w:spacing w:line="276" w:lineRule="auto"/>
              <w:rPr>
                <w:rFonts w:ascii="Times New Roman" w:hAnsi="Times New Roman" w:cs="Times New Roman"/>
              </w:rPr>
            </w:pPr>
            <w:r w:rsidRPr="00946A74">
              <w:rPr>
                <w:rFonts w:ascii="Times New Roman" w:hAnsi="Times New Roman" w:cs="Times New Roman"/>
              </w:rPr>
              <w:t xml:space="preserve">14166910  </w:t>
            </w:r>
          </w:p>
        </w:tc>
        <w:tc>
          <w:tcPr>
            <w:tcW w:w="850" w:type="dxa"/>
            <w:tcBorders>
              <w:top w:val="nil"/>
              <w:left w:val="nil"/>
              <w:bottom w:val="nil"/>
              <w:right w:val="nil"/>
            </w:tcBorders>
          </w:tcPr>
          <w:p w14:paraId="099F4E2C" w14:textId="77777777" w:rsidR="00946A74" w:rsidRPr="00292237" w:rsidRDefault="00946A74" w:rsidP="00471FAF">
            <w:pPr>
              <w:spacing w:line="276" w:lineRule="auto"/>
              <w:rPr>
                <w:rFonts w:ascii="Times New Roman" w:hAnsi="Times New Roman" w:cs="Times New Roman"/>
              </w:rPr>
            </w:pPr>
            <w:r w:rsidRPr="00292237">
              <w:rPr>
                <w:rFonts w:ascii="Times New Roman" w:hAnsi="Times New Roman" w:cs="Times New Roman"/>
              </w:rPr>
              <w:t>1</w:t>
            </w:r>
          </w:p>
        </w:tc>
        <w:tc>
          <w:tcPr>
            <w:tcW w:w="1276" w:type="dxa"/>
            <w:tcBorders>
              <w:top w:val="nil"/>
              <w:left w:val="nil"/>
              <w:bottom w:val="nil"/>
              <w:right w:val="nil"/>
            </w:tcBorders>
          </w:tcPr>
          <w:p w14:paraId="3F86A2CF" w14:textId="607119C6" w:rsidR="00946A74" w:rsidRPr="00292237" w:rsidRDefault="00946A74" w:rsidP="00471FAF">
            <w:pPr>
              <w:tabs>
                <w:tab w:val="decimal" w:pos="456"/>
              </w:tabs>
              <w:spacing w:line="276" w:lineRule="auto"/>
              <w:rPr>
                <w:rFonts w:ascii="Times New Roman" w:hAnsi="Times New Roman" w:cs="Times New Roman"/>
              </w:rPr>
            </w:pPr>
            <w:r w:rsidRPr="00946A74">
              <w:rPr>
                <w:rFonts w:ascii="Times New Roman" w:hAnsi="Times New Roman" w:cs="Times New Roman"/>
              </w:rPr>
              <w:t>7.0</w:t>
            </w:r>
            <w:r>
              <w:rPr>
                <w:rFonts w:ascii="Times New Roman" w:hAnsi="Times New Roman" w:cs="Times New Roman"/>
              </w:rPr>
              <w:t>30</w:t>
            </w:r>
          </w:p>
        </w:tc>
        <w:tc>
          <w:tcPr>
            <w:tcW w:w="992" w:type="dxa"/>
            <w:tcBorders>
              <w:top w:val="nil"/>
              <w:left w:val="nil"/>
              <w:bottom w:val="nil"/>
              <w:right w:val="nil"/>
            </w:tcBorders>
          </w:tcPr>
          <w:p w14:paraId="2B20BB36" w14:textId="7AE61BF6" w:rsidR="00946A74" w:rsidRPr="00292237" w:rsidRDefault="00946A74" w:rsidP="00471FAF">
            <w:pPr>
              <w:tabs>
                <w:tab w:val="decimal" w:pos="336"/>
              </w:tabs>
              <w:spacing w:line="276" w:lineRule="auto"/>
              <w:ind w:right="-23"/>
              <w:rPr>
                <w:rFonts w:ascii="Times New Roman" w:hAnsi="Times New Roman" w:cs="Times New Roman"/>
              </w:rPr>
            </w:pPr>
            <w:r w:rsidRPr="004851D5">
              <w:rPr>
                <w:rFonts w:ascii="Times New Roman" w:hAnsi="Times New Roman" w:cs="Times New Roman"/>
              </w:rPr>
              <w:t>0.</w:t>
            </w:r>
            <w:r>
              <w:rPr>
                <w:rFonts w:ascii="Times New Roman" w:hAnsi="Times New Roman" w:cs="Times New Roman"/>
              </w:rPr>
              <w:t>011</w:t>
            </w:r>
          </w:p>
        </w:tc>
        <w:tc>
          <w:tcPr>
            <w:tcW w:w="718" w:type="dxa"/>
            <w:tcBorders>
              <w:top w:val="nil"/>
              <w:left w:val="nil"/>
              <w:bottom w:val="nil"/>
              <w:right w:val="nil"/>
            </w:tcBorders>
          </w:tcPr>
          <w:p w14:paraId="21BAE28E" w14:textId="68CB9663" w:rsidR="00946A74" w:rsidRDefault="00946A74" w:rsidP="00471FAF">
            <w:pPr>
              <w:spacing w:line="276" w:lineRule="auto"/>
              <w:rPr>
                <w:rFonts w:ascii="Times New Roman" w:hAnsi="Times New Roman" w:cs="Times New Roman"/>
              </w:rPr>
            </w:pPr>
            <w:r>
              <w:rPr>
                <w:rFonts w:ascii="Times New Roman" w:hAnsi="Times New Roman" w:cs="Times New Roman"/>
              </w:rPr>
              <w:t>*</w:t>
            </w:r>
          </w:p>
        </w:tc>
      </w:tr>
      <w:tr w:rsidR="00946A74" w14:paraId="2FCAC859" w14:textId="77777777" w:rsidTr="00471FAF">
        <w:tc>
          <w:tcPr>
            <w:tcW w:w="1843" w:type="dxa"/>
            <w:tcBorders>
              <w:top w:val="nil"/>
              <w:left w:val="nil"/>
              <w:bottom w:val="nil"/>
              <w:right w:val="nil"/>
            </w:tcBorders>
          </w:tcPr>
          <w:p w14:paraId="1943BEAE" w14:textId="77777777" w:rsidR="00946A74" w:rsidRDefault="00946A74" w:rsidP="00471FAF">
            <w:pPr>
              <w:spacing w:line="276" w:lineRule="auto"/>
              <w:rPr>
                <w:rFonts w:ascii="Times New Roman" w:hAnsi="Times New Roman" w:cs="Times New Roman"/>
              </w:rPr>
            </w:pPr>
            <w:r>
              <w:rPr>
                <w:rFonts w:ascii="Times New Roman" w:hAnsi="Times New Roman" w:cs="Times New Roman"/>
              </w:rPr>
              <w:t>Comp</w:t>
            </w:r>
          </w:p>
        </w:tc>
        <w:tc>
          <w:tcPr>
            <w:tcW w:w="1418" w:type="dxa"/>
            <w:tcBorders>
              <w:top w:val="nil"/>
              <w:left w:val="nil"/>
              <w:bottom w:val="nil"/>
              <w:right w:val="nil"/>
            </w:tcBorders>
          </w:tcPr>
          <w:p w14:paraId="56F6CB90" w14:textId="0099CA6F" w:rsidR="00946A74" w:rsidRPr="00292237" w:rsidRDefault="00946A74" w:rsidP="00471FAF">
            <w:pPr>
              <w:tabs>
                <w:tab w:val="decimal" w:pos="269"/>
              </w:tabs>
              <w:spacing w:line="276" w:lineRule="auto"/>
              <w:rPr>
                <w:rFonts w:ascii="Times New Roman" w:hAnsi="Times New Roman" w:cs="Times New Roman"/>
              </w:rPr>
            </w:pPr>
            <w:r w:rsidRPr="00946A74">
              <w:rPr>
                <w:rFonts w:ascii="Times New Roman" w:hAnsi="Times New Roman" w:cs="Times New Roman"/>
              </w:rPr>
              <w:t xml:space="preserve">114886800  </w:t>
            </w:r>
          </w:p>
        </w:tc>
        <w:tc>
          <w:tcPr>
            <w:tcW w:w="850" w:type="dxa"/>
            <w:tcBorders>
              <w:top w:val="nil"/>
              <w:left w:val="nil"/>
              <w:bottom w:val="nil"/>
              <w:right w:val="nil"/>
            </w:tcBorders>
          </w:tcPr>
          <w:p w14:paraId="54EC2F8C" w14:textId="77777777" w:rsidR="00946A74" w:rsidRPr="00292237" w:rsidRDefault="00946A74" w:rsidP="00471FAF">
            <w:pPr>
              <w:spacing w:line="276" w:lineRule="auto"/>
              <w:rPr>
                <w:rFonts w:ascii="Times New Roman" w:hAnsi="Times New Roman" w:cs="Times New Roman"/>
              </w:rPr>
            </w:pPr>
            <w:r>
              <w:rPr>
                <w:rFonts w:ascii="Times New Roman" w:hAnsi="Times New Roman" w:cs="Times New Roman"/>
              </w:rPr>
              <w:t>2</w:t>
            </w:r>
          </w:p>
        </w:tc>
        <w:tc>
          <w:tcPr>
            <w:tcW w:w="1276" w:type="dxa"/>
            <w:tcBorders>
              <w:top w:val="nil"/>
              <w:left w:val="nil"/>
              <w:bottom w:val="nil"/>
              <w:right w:val="nil"/>
            </w:tcBorders>
          </w:tcPr>
          <w:p w14:paraId="03E8FEB5" w14:textId="0ADC350B" w:rsidR="00946A74" w:rsidRPr="00292237" w:rsidRDefault="00946A74" w:rsidP="00471FAF">
            <w:pPr>
              <w:tabs>
                <w:tab w:val="decimal" w:pos="456"/>
              </w:tabs>
              <w:spacing w:line="276" w:lineRule="auto"/>
              <w:rPr>
                <w:rFonts w:ascii="Times New Roman" w:hAnsi="Times New Roman" w:cs="Times New Roman"/>
              </w:rPr>
            </w:pPr>
            <w:r w:rsidRPr="00946A74">
              <w:rPr>
                <w:rFonts w:ascii="Times New Roman" w:hAnsi="Times New Roman" w:cs="Times New Roman"/>
              </w:rPr>
              <w:t>28.50</w:t>
            </w:r>
            <w:r>
              <w:rPr>
                <w:rFonts w:ascii="Times New Roman" w:hAnsi="Times New Roman" w:cs="Times New Roman"/>
              </w:rPr>
              <w:t>4</w:t>
            </w:r>
          </w:p>
        </w:tc>
        <w:tc>
          <w:tcPr>
            <w:tcW w:w="992" w:type="dxa"/>
            <w:tcBorders>
              <w:top w:val="nil"/>
              <w:left w:val="nil"/>
              <w:bottom w:val="nil"/>
              <w:right w:val="nil"/>
            </w:tcBorders>
          </w:tcPr>
          <w:p w14:paraId="1C800800" w14:textId="787AAD6A" w:rsidR="00946A74" w:rsidRPr="00292237" w:rsidRDefault="00946A74" w:rsidP="00471FAF">
            <w:pPr>
              <w:tabs>
                <w:tab w:val="decimal" w:pos="336"/>
              </w:tabs>
              <w:spacing w:line="276" w:lineRule="auto"/>
              <w:ind w:right="-23"/>
              <w:rPr>
                <w:rFonts w:ascii="Times New Roman" w:hAnsi="Times New Roman" w:cs="Times New Roman"/>
              </w:rPr>
            </w:pPr>
            <w:r>
              <w:rPr>
                <w:rFonts w:ascii="Times New Roman" w:hAnsi="Times New Roman" w:cs="Times New Roman"/>
              </w:rPr>
              <w:t>&lt;</w:t>
            </w:r>
            <w:r w:rsidRPr="00292237">
              <w:rPr>
                <w:rFonts w:ascii="Times New Roman" w:hAnsi="Times New Roman" w:cs="Times New Roman"/>
              </w:rPr>
              <w:t>0.</w:t>
            </w:r>
            <w:r>
              <w:rPr>
                <w:rFonts w:ascii="Times New Roman" w:hAnsi="Times New Roman" w:cs="Times New Roman"/>
              </w:rPr>
              <w:t>001</w:t>
            </w:r>
          </w:p>
        </w:tc>
        <w:tc>
          <w:tcPr>
            <w:tcW w:w="718" w:type="dxa"/>
            <w:tcBorders>
              <w:top w:val="nil"/>
              <w:left w:val="nil"/>
              <w:bottom w:val="nil"/>
              <w:right w:val="nil"/>
            </w:tcBorders>
          </w:tcPr>
          <w:p w14:paraId="76BF9BD9" w14:textId="35D5C3C7" w:rsidR="00946A74" w:rsidRDefault="00946A74" w:rsidP="00471FAF">
            <w:pPr>
              <w:spacing w:line="276" w:lineRule="auto"/>
              <w:rPr>
                <w:rFonts w:ascii="Times New Roman" w:hAnsi="Times New Roman" w:cs="Times New Roman"/>
              </w:rPr>
            </w:pPr>
            <w:r>
              <w:rPr>
                <w:rFonts w:ascii="Times New Roman" w:hAnsi="Times New Roman" w:cs="Times New Roman"/>
              </w:rPr>
              <w:t>***</w:t>
            </w:r>
          </w:p>
        </w:tc>
      </w:tr>
      <w:tr w:rsidR="00946A74" w14:paraId="1009B94C" w14:textId="77777777" w:rsidTr="00471FAF">
        <w:tc>
          <w:tcPr>
            <w:tcW w:w="1843" w:type="dxa"/>
            <w:tcBorders>
              <w:top w:val="nil"/>
              <w:left w:val="nil"/>
              <w:bottom w:val="nil"/>
              <w:right w:val="nil"/>
            </w:tcBorders>
          </w:tcPr>
          <w:p w14:paraId="1174C332" w14:textId="77777777" w:rsidR="00946A74" w:rsidRDefault="00946A74" w:rsidP="00471FAF">
            <w:pPr>
              <w:spacing w:line="276" w:lineRule="auto"/>
              <w:rPr>
                <w:rFonts w:ascii="Times New Roman" w:hAnsi="Times New Roman" w:cs="Times New Roman"/>
              </w:rPr>
            </w:pPr>
            <w:proofErr w:type="spellStart"/>
            <w:proofErr w:type="gramStart"/>
            <w:r>
              <w:rPr>
                <w:rFonts w:ascii="Times New Roman" w:hAnsi="Times New Roman" w:cs="Times New Roman"/>
              </w:rPr>
              <w:t>Temp:Comp</w:t>
            </w:r>
            <w:proofErr w:type="spellEnd"/>
            <w:proofErr w:type="gramEnd"/>
          </w:p>
        </w:tc>
        <w:tc>
          <w:tcPr>
            <w:tcW w:w="1418" w:type="dxa"/>
            <w:tcBorders>
              <w:top w:val="nil"/>
              <w:left w:val="nil"/>
              <w:bottom w:val="nil"/>
              <w:right w:val="nil"/>
            </w:tcBorders>
          </w:tcPr>
          <w:p w14:paraId="477105DE" w14:textId="5DCD9334" w:rsidR="00946A74" w:rsidRPr="00292237" w:rsidRDefault="00946A74" w:rsidP="00471FAF">
            <w:pPr>
              <w:tabs>
                <w:tab w:val="decimal" w:pos="269"/>
              </w:tabs>
              <w:spacing w:line="276" w:lineRule="auto"/>
              <w:rPr>
                <w:rFonts w:ascii="Times New Roman" w:hAnsi="Times New Roman" w:cs="Times New Roman"/>
              </w:rPr>
            </w:pPr>
            <w:r w:rsidRPr="00946A74">
              <w:rPr>
                <w:rFonts w:ascii="Times New Roman" w:hAnsi="Times New Roman" w:cs="Times New Roman"/>
              </w:rPr>
              <w:t xml:space="preserve">80872443  </w:t>
            </w:r>
          </w:p>
        </w:tc>
        <w:tc>
          <w:tcPr>
            <w:tcW w:w="850" w:type="dxa"/>
            <w:tcBorders>
              <w:top w:val="nil"/>
              <w:left w:val="nil"/>
              <w:bottom w:val="nil"/>
              <w:right w:val="nil"/>
            </w:tcBorders>
          </w:tcPr>
          <w:p w14:paraId="55FAF209" w14:textId="77777777" w:rsidR="00946A74" w:rsidRPr="00292237" w:rsidRDefault="00946A74" w:rsidP="00471FAF">
            <w:pPr>
              <w:spacing w:line="276" w:lineRule="auto"/>
              <w:rPr>
                <w:rFonts w:ascii="Times New Roman" w:hAnsi="Times New Roman" w:cs="Times New Roman"/>
              </w:rPr>
            </w:pPr>
            <w:r>
              <w:rPr>
                <w:rFonts w:ascii="Times New Roman" w:hAnsi="Times New Roman" w:cs="Times New Roman"/>
              </w:rPr>
              <w:t>2</w:t>
            </w:r>
          </w:p>
        </w:tc>
        <w:tc>
          <w:tcPr>
            <w:tcW w:w="1276" w:type="dxa"/>
            <w:tcBorders>
              <w:top w:val="nil"/>
              <w:left w:val="nil"/>
              <w:bottom w:val="nil"/>
              <w:right w:val="nil"/>
            </w:tcBorders>
          </w:tcPr>
          <w:p w14:paraId="17241BB0" w14:textId="17EE95EA" w:rsidR="00946A74" w:rsidRPr="00292237" w:rsidRDefault="00946A74" w:rsidP="00471FAF">
            <w:pPr>
              <w:tabs>
                <w:tab w:val="decimal" w:pos="456"/>
              </w:tabs>
              <w:spacing w:line="276" w:lineRule="auto"/>
              <w:rPr>
                <w:rFonts w:ascii="Times New Roman" w:hAnsi="Times New Roman" w:cs="Times New Roman"/>
              </w:rPr>
            </w:pPr>
            <w:r w:rsidRPr="00946A74">
              <w:rPr>
                <w:rFonts w:ascii="Times New Roman" w:hAnsi="Times New Roman" w:cs="Times New Roman"/>
              </w:rPr>
              <w:t>20.06</w:t>
            </w:r>
            <w:r>
              <w:rPr>
                <w:rFonts w:ascii="Times New Roman" w:hAnsi="Times New Roman" w:cs="Times New Roman"/>
              </w:rPr>
              <w:t>5</w:t>
            </w:r>
          </w:p>
        </w:tc>
        <w:tc>
          <w:tcPr>
            <w:tcW w:w="992" w:type="dxa"/>
            <w:tcBorders>
              <w:top w:val="nil"/>
              <w:left w:val="nil"/>
              <w:bottom w:val="nil"/>
              <w:right w:val="nil"/>
            </w:tcBorders>
          </w:tcPr>
          <w:p w14:paraId="5F46EF4D" w14:textId="77777777" w:rsidR="00946A74" w:rsidRPr="00292237" w:rsidRDefault="00946A74" w:rsidP="00471FAF">
            <w:pPr>
              <w:tabs>
                <w:tab w:val="decimal" w:pos="336"/>
              </w:tabs>
              <w:spacing w:line="276" w:lineRule="auto"/>
              <w:ind w:right="-23"/>
              <w:rPr>
                <w:rFonts w:ascii="Times New Roman" w:hAnsi="Times New Roman" w:cs="Times New Roman"/>
              </w:rPr>
            </w:pPr>
            <w:r>
              <w:rPr>
                <w:rFonts w:ascii="Times New Roman" w:hAnsi="Times New Roman" w:cs="Times New Roman"/>
              </w:rPr>
              <w:t>&lt;</w:t>
            </w:r>
            <w:r w:rsidRPr="00292237">
              <w:rPr>
                <w:rFonts w:ascii="Times New Roman" w:hAnsi="Times New Roman" w:cs="Times New Roman"/>
              </w:rPr>
              <w:t>0.</w:t>
            </w:r>
            <w:r>
              <w:rPr>
                <w:rFonts w:ascii="Times New Roman" w:hAnsi="Times New Roman" w:cs="Times New Roman"/>
              </w:rPr>
              <w:t>001</w:t>
            </w:r>
          </w:p>
        </w:tc>
        <w:tc>
          <w:tcPr>
            <w:tcW w:w="718" w:type="dxa"/>
            <w:tcBorders>
              <w:top w:val="nil"/>
              <w:left w:val="nil"/>
              <w:bottom w:val="nil"/>
              <w:right w:val="nil"/>
            </w:tcBorders>
          </w:tcPr>
          <w:p w14:paraId="3F5737F0" w14:textId="77777777" w:rsidR="00946A74" w:rsidRDefault="00946A74" w:rsidP="00471FAF">
            <w:pPr>
              <w:spacing w:line="276" w:lineRule="auto"/>
              <w:rPr>
                <w:rFonts w:ascii="Times New Roman" w:hAnsi="Times New Roman" w:cs="Times New Roman"/>
              </w:rPr>
            </w:pPr>
            <w:r>
              <w:rPr>
                <w:rFonts w:ascii="Times New Roman" w:hAnsi="Times New Roman" w:cs="Times New Roman"/>
              </w:rPr>
              <w:t>***</w:t>
            </w:r>
          </w:p>
        </w:tc>
      </w:tr>
      <w:tr w:rsidR="00946A74" w14:paraId="05E53435" w14:textId="77777777" w:rsidTr="00471FAF">
        <w:tc>
          <w:tcPr>
            <w:tcW w:w="1843" w:type="dxa"/>
            <w:tcBorders>
              <w:top w:val="nil"/>
              <w:left w:val="nil"/>
              <w:bottom w:val="single" w:sz="4" w:space="0" w:color="auto"/>
              <w:right w:val="nil"/>
            </w:tcBorders>
          </w:tcPr>
          <w:p w14:paraId="60165A8B" w14:textId="77777777" w:rsidR="00946A74" w:rsidRDefault="00946A74" w:rsidP="00471FAF">
            <w:pPr>
              <w:spacing w:line="276" w:lineRule="auto"/>
              <w:rPr>
                <w:rFonts w:ascii="Times New Roman" w:hAnsi="Times New Roman" w:cs="Times New Roman"/>
              </w:rPr>
            </w:pPr>
            <w:r>
              <w:rPr>
                <w:rFonts w:ascii="Times New Roman" w:hAnsi="Times New Roman" w:cs="Times New Roman"/>
              </w:rPr>
              <w:t>Residuals</w:t>
            </w:r>
          </w:p>
        </w:tc>
        <w:tc>
          <w:tcPr>
            <w:tcW w:w="1418" w:type="dxa"/>
            <w:tcBorders>
              <w:top w:val="nil"/>
              <w:left w:val="nil"/>
              <w:bottom w:val="single" w:sz="4" w:space="0" w:color="auto"/>
              <w:right w:val="nil"/>
            </w:tcBorders>
          </w:tcPr>
          <w:p w14:paraId="549C80B4" w14:textId="5777AD02" w:rsidR="00946A74" w:rsidRPr="00292237" w:rsidRDefault="00946A74" w:rsidP="00471FAF">
            <w:pPr>
              <w:tabs>
                <w:tab w:val="decimal" w:pos="172"/>
              </w:tabs>
              <w:spacing w:line="276" w:lineRule="auto"/>
              <w:rPr>
                <w:rFonts w:ascii="Times New Roman" w:hAnsi="Times New Roman" w:cs="Times New Roman"/>
              </w:rPr>
            </w:pPr>
            <w:r w:rsidRPr="00946A74">
              <w:rPr>
                <w:rFonts w:ascii="Times New Roman" w:hAnsi="Times New Roman" w:cs="Times New Roman"/>
              </w:rPr>
              <w:t>108825630</w:t>
            </w:r>
          </w:p>
        </w:tc>
        <w:tc>
          <w:tcPr>
            <w:tcW w:w="850" w:type="dxa"/>
            <w:tcBorders>
              <w:top w:val="nil"/>
              <w:left w:val="nil"/>
              <w:bottom w:val="single" w:sz="4" w:space="0" w:color="auto"/>
              <w:right w:val="nil"/>
            </w:tcBorders>
          </w:tcPr>
          <w:p w14:paraId="13025D0C" w14:textId="77777777" w:rsidR="00946A74" w:rsidRPr="00292237" w:rsidRDefault="00946A74" w:rsidP="00471FAF">
            <w:pPr>
              <w:spacing w:line="276" w:lineRule="auto"/>
              <w:rPr>
                <w:rFonts w:ascii="Times New Roman" w:hAnsi="Times New Roman" w:cs="Times New Roman"/>
              </w:rPr>
            </w:pPr>
            <w:r>
              <w:rPr>
                <w:rFonts w:ascii="Times New Roman" w:hAnsi="Times New Roman" w:cs="Times New Roman"/>
              </w:rPr>
              <w:t>54</w:t>
            </w:r>
          </w:p>
        </w:tc>
        <w:tc>
          <w:tcPr>
            <w:tcW w:w="1276" w:type="dxa"/>
            <w:tcBorders>
              <w:top w:val="nil"/>
              <w:left w:val="nil"/>
              <w:bottom w:val="single" w:sz="4" w:space="0" w:color="auto"/>
              <w:right w:val="nil"/>
            </w:tcBorders>
          </w:tcPr>
          <w:p w14:paraId="5CB85F2A" w14:textId="77777777" w:rsidR="00946A74" w:rsidRPr="00292237" w:rsidRDefault="00946A74" w:rsidP="00471FAF">
            <w:pPr>
              <w:spacing w:line="276" w:lineRule="auto"/>
              <w:rPr>
                <w:rFonts w:ascii="Times New Roman" w:hAnsi="Times New Roman" w:cs="Times New Roman"/>
              </w:rPr>
            </w:pPr>
          </w:p>
        </w:tc>
        <w:tc>
          <w:tcPr>
            <w:tcW w:w="992" w:type="dxa"/>
            <w:tcBorders>
              <w:top w:val="nil"/>
              <w:left w:val="nil"/>
              <w:bottom w:val="single" w:sz="4" w:space="0" w:color="auto"/>
              <w:right w:val="nil"/>
            </w:tcBorders>
          </w:tcPr>
          <w:p w14:paraId="2827A4E0" w14:textId="77777777" w:rsidR="00946A74" w:rsidRPr="00292237" w:rsidRDefault="00946A74" w:rsidP="00471FAF">
            <w:pPr>
              <w:spacing w:line="276" w:lineRule="auto"/>
              <w:rPr>
                <w:rFonts w:ascii="Times New Roman" w:hAnsi="Times New Roman" w:cs="Times New Roman"/>
              </w:rPr>
            </w:pPr>
          </w:p>
        </w:tc>
        <w:tc>
          <w:tcPr>
            <w:tcW w:w="718" w:type="dxa"/>
            <w:tcBorders>
              <w:top w:val="nil"/>
              <w:left w:val="nil"/>
              <w:bottom w:val="single" w:sz="4" w:space="0" w:color="auto"/>
              <w:right w:val="nil"/>
            </w:tcBorders>
          </w:tcPr>
          <w:p w14:paraId="13ECFE51" w14:textId="77777777" w:rsidR="00946A74" w:rsidRDefault="00946A74" w:rsidP="00471FAF">
            <w:pPr>
              <w:spacing w:line="276" w:lineRule="auto"/>
              <w:rPr>
                <w:rFonts w:ascii="Times New Roman" w:hAnsi="Times New Roman" w:cs="Times New Roman"/>
              </w:rPr>
            </w:pPr>
          </w:p>
        </w:tc>
      </w:tr>
    </w:tbl>
    <w:p w14:paraId="1D7DC002" w14:textId="7F6DA5D3" w:rsidR="004169A8" w:rsidRDefault="004169A8" w:rsidP="006B1AAB">
      <w:pPr>
        <w:spacing w:line="240" w:lineRule="auto"/>
        <w:rPr>
          <w:rFonts w:ascii="Times New Roman" w:hAnsi="Times New Roman" w:cs="Times New Roman"/>
          <w:b/>
          <w:bCs/>
        </w:rPr>
      </w:pPr>
    </w:p>
    <w:p w14:paraId="22AFF5C8" w14:textId="5374C4F5" w:rsidR="00DA182A" w:rsidRDefault="00DA182A">
      <w:pPr>
        <w:rPr>
          <w:rFonts w:ascii="Times New Roman" w:hAnsi="Times New Roman" w:cs="Times New Roman"/>
          <w:b/>
          <w:bCs/>
        </w:rPr>
      </w:pPr>
      <w:r>
        <w:rPr>
          <w:rFonts w:ascii="Times New Roman" w:hAnsi="Times New Roman" w:cs="Times New Roman"/>
          <w:b/>
          <w:bCs/>
        </w:rPr>
        <w:br w:type="page"/>
      </w:r>
    </w:p>
    <w:p w14:paraId="0446133A" w14:textId="4AD4A48E" w:rsidR="00A54680" w:rsidRDefault="00A54680" w:rsidP="00A54680">
      <w:pPr>
        <w:spacing w:line="240" w:lineRule="auto"/>
        <w:rPr>
          <w:rFonts w:ascii="Times New Roman" w:hAnsi="Times New Roman" w:cs="Times New Roman"/>
        </w:rPr>
      </w:pPr>
      <w:r w:rsidRPr="006B1AAB">
        <w:rPr>
          <w:rFonts w:ascii="Times New Roman" w:hAnsi="Times New Roman" w:cs="Times New Roman"/>
          <w:b/>
          <w:bCs/>
        </w:rPr>
        <w:lastRenderedPageBreak/>
        <w:t xml:space="preserve">Table </w:t>
      </w:r>
      <w:r>
        <w:rPr>
          <w:rFonts w:ascii="Times New Roman" w:hAnsi="Times New Roman" w:cs="Times New Roman"/>
          <w:b/>
          <w:bCs/>
        </w:rPr>
        <w:t>10</w:t>
      </w:r>
      <w:r w:rsidRPr="006B1AAB">
        <w:rPr>
          <w:rFonts w:ascii="Times New Roman" w:hAnsi="Times New Roman" w:cs="Times New Roman"/>
          <w:b/>
          <w:bCs/>
        </w:rPr>
        <w:t>.</w:t>
      </w:r>
      <w:r>
        <w:rPr>
          <w:rFonts w:ascii="Times New Roman" w:hAnsi="Times New Roman" w:cs="Times New Roman"/>
        </w:rPr>
        <w:t xml:space="preserve"> Post-hoc contrasts comparing realized equilibrium population (</w:t>
      </w:r>
      <w:r w:rsidRPr="00043A6E">
        <w:rPr>
          <w:rFonts w:ascii="Times New Roman" w:hAnsi="Times New Roman" w:cs="Times New Roman"/>
        </w:rPr>
        <w:t>N̂</w:t>
      </w:r>
      <w:r>
        <w:rPr>
          <w:rFonts w:ascii="Times New Roman" w:hAnsi="Times New Roman" w:cs="Times New Roman"/>
        </w:rPr>
        <w:t xml:space="preserve"> per 0.1 ml) of </w:t>
      </w:r>
      <w:r>
        <w:rPr>
          <w:rFonts w:ascii="Times New Roman" w:hAnsi="Times New Roman" w:cs="Times New Roman"/>
          <w:i/>
          <w:iCs/>
        </w:rPr>
        <w:t>Tetrahymena</w:t>
      </w:r>
      <w:r>
        <w:rPr>
          <w:rFonts w:ascii="Times New Roman" w:hAnsi="Times New Roman" w:cs="Times New Roman"/>
        </w:rPr>
        <w:t xml:space="preserve"> populations measured at contemporary temperatures of 25 °C and 30 °C in the absence and presence of </w:t>
      </w:r>
      <w:r>
        <w:rPr>
          <w:rFonts w:ascii="Times New Roman" w:hAnsi="Times New Roman" w:cs="Times New Roman"/>
          <w:i/>
          <w:iCs/>
        </w:rPr>
        <w:t>H. rosa</w:t>
      </w:r>
      <w:r>
        <w:rPr>
          <w:rFonts w:ascii="Times New Roman" w:hAnsi="Times New Roman" w:cs="Times New Roman"/>
        </w:rPr>
        <w:t xml:space="preserve"> competitors of two evolutionary histories. Estimates represent the difference between treatment contrasts from Tukey HSD comparisons following a two-way ANOVA. For all contrasts: SE = </w:t>
      </w:r>
      <w:r w:rsidRPr="00D14220">
        <w:rPr>
          <w:rFonts w:ascii="Times New Roman" w:hAnsi="Times New Roman" w:cs="Times New Roman"/>
        </w:rPr>
        <w:t>63.5</w:t>
      </w:r>
      <w:r>
        <w:rPr>
          <w:rFonts w:ascii="Times New Roman" w:hAnsi="Times New Roman" w:cs="Times New Roman"/>
        </w:rPr>
        <w:t xml:space="preserve">, </w:t>
      </w:r>
      <w:proofErr w:type="spellStart"/>
      <w:r>
        <w:rPr>
          <w:rFonts w:ascii="Times New Roman" w:hAnsi="Times New Roman" w:cs="Times New Roman"/>
        </w:rPr>
        <w:t>Df</w:t>
      </w:r>
      <w:proofErr w:type="spellEnd"/>
      <w:r>
        <w:rPr>
          <w:rFonts w:ascii="Times New Roman" w:hAnsi="Times New Roman" w:cs="Times New Roman"/>
        </w:rPr>
        <w:t xml:space="preserve"> = 54.</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51"/>
        <w:gridCol w:w="3402"/>
        <w:gridCol w:w="1134"/>
        <w:gridCol w:w="851"/>
        <w:gridCol w:w="992"/>
        <w:gridCol w:w="709"/>
      </w:tblGrid>
      <w:tr w:rsidR="00A54680" w14:paraId="333A8AF4" w14:textId="77777777" w:rsidTr="00471FAF">
        <w:tc>
          <w:tcPr>
            <w:tcW w:w="851" w:type="dxa"/>
            <w:tcBorders>
              <w:top w:val="single" w:sz="4" w:space="0" w:color="auto"/>
              <w:bottom w:val="single" w:sz="4" w:space="0" w:color="auto"/>
            </w:tcBorders>
          </w:tcPr>
          <w:p w14:paraId="0F5C3D03" w14:textId="77777777" w:rsidR="00A54680" w:rsidRDefault="00A54680" w:rsidP="00471FAF">
            <w:pPr>
              <w:spacing w:line="276" w:lineRule="auto"/>
              <w:rPr>
                <w:rFonts w:ascii="Times New Roman" w:hAnsi="Times New Roman" w:cs="Times New Roman"/>
              </w:rPr>
            </w:pPr>
            <w:r>
              <w:rPr>
                <w:rFonts w:ascii="Times New Roman" w:hAnsi="Times New Roman" w:cs="Times New Roman"/>
              </w:rPr>
              <w:t>Temp</w:t>
            </w:r>
          </w:p>
        </w:tc>
        <w:tc>
          <w:tcPr>
            <w:tcW w:w="3402" w:type="dxa"/>
            <w:tcBorders>
              <w:top w:val="single" w:sz="4" w:space="0" w:color="auto"/>
              <w:bottom w:val="single" w:sz="4" w:space="0" w:color="auto"/>
            </w:tcBorders>
          </w:tcPr>
          <w:p w14:paraId="609D649E" w14:textId="77777777" w:rsidR="00A54680" w:rsidRDefault="00A54680" w:rsidP="00471FAF">
            <w:pPr>
              <w:spacing w:line="276" w:lineRule="auto"/>
              <w:rPr>
                <w:rFonts w:ascii="Times New Roman" w:hAnsi="Times New Roman" w:cs="Times New Roman"/>
              </w:rPr>
            </w:pPr>
            <w:r>
              <w:rPr>
                <w:rFonts w:ascii="Times New Roman" w:hAnsi="Times New Roman" w:cs="Times New Roman"/>
              </w:rPr>
              <w:t>Contrast</w:t>
            </w:r>
          </w:p>
        </w:tc>
        <w:tc>
          <w:tcPr>
            <w:tcW w:w="1134" w:type="dxa"/>
            <w:tcBorders>
              <w:top w:val="single" w:sz="4" w:space="0" w:color="auto"/>
              <w:bottom w:val="single" w:sz="4" w:space="0" w:color="auto"/>
            </w:tcBorders>
          </w:tcPr>
          <w:p w14:paraId="1129FB03" w14:textId="77777777" w:rsidR="00A54680" w:rsidRDefault="00A54680" w:rsidP="00471FAF">
            <w:pPr>
              <w:spacing w:line="276" w:lineRule="auto"/>
              <w:rPr>
                <w:rFonts w:ascii="Times New Roman" w:hAnsi="Times New Roman" w:cs="Times New Roman"/>
              </w:rPr>
            </w:pPr>
            <w:r>
              <w:rPr>
                <w:rFonts w:ascii="Times New Roman" w:hAnsi="Times New Roman" w:cs="Times New Roman"/>
              </w:rPr>
              <w:t>Estimate</w:t>
            </w:r>
          </w:p>
        </w:tc>
        <w:tc>
          <w:tcPr>
            <w:tcW w:w="851" w:type="dxa"/>
            <w:tcBorders>
              <w:top w:val="single" w:sz="4" w:space="0" w:color="auto"/>
              <w:bottom w:val="single" w:sz="4" w:space="0" w:color="auto"/>
            </w:tcBorders>
          </w:tcPr>
          <w:p w14:paraId="128F4E00" w14:textId="77777777" w:rsidR="00A54680" w:rsidRDefault="00A54680" w:rsidP="00471FAF">
            <w:pPr>
              <w:spacing w:line="276" w:lineRule="auto"/>
              <w:rPr>
                <w:rFonts w:ascii="Times New Roman" w:hAnsi="Times New Roman" w:cs="Times New Roman"/>
              </w:rPr>
            </w:pPr>
            <w:r>
              <w:rPr>
                <w:rFonts w:ascii="Times New Roman" w:hAnsi="Times New Roman" w:cs="Times New Roman"/>
              </w:rPr>
              <w:t>t ratio</w:t>
            </w:r>
          </w:p>
        </w:tc>
        <w:tc>
          <w:tcPr>
            <w:tcW w:w="992" w:type="dxa"/>
            <w:tcBorders>
              <w:top w:val="single" w:sz="4" w:space="0" w:color="auto"/>
              <w:bottom w:val="single" w:sz="4" w:space="0" w:color="auto"/>
            </w:tcBorders>
          </w:tcPr>
          <w:p w14:paraId="1EB01A69" w14:textId="77777777" w:rsidR="00A54680" w:rsidRDefault="00A54680" w:rsidP="00471FAF">
            <w:pPr>
              <w:spacing w:line="276" w:lineRule="auto"/>
              <w:rPr>
                <w:rFonts w:ascii="Times New Roman" w:hAnsi="Times New Roman" w:cs="Times New Roman"/>
              </w:rPr>
            </w:pPr>
            <w:r>
              <w:rPr>
                <w:rFonts w:ascii="Times New Roman" w:hAnsi="Times New Roman" w:cs="Times New Roman"/>
              </w:rPr>
              <w:t>P</w:t>
            </w:r>
          </w:p>
        </w:tc>
        <w:tc>
          <w:tcPr>
            <w:tcW w:w="709" w:type="dxa"/>
            <w:tcBorders>
              <w:top w:val="single" w:sz="4" w:space="0" w:color="auto"/>
              <w:bottom w:val="single" w:sz="4" w:space="0" w:color="auto"/>
            </w:tcBorders>
          </w:tcPr>
          <w:p w14:paraId="64F201C3" w14:textId="77777777" w:rsidR="00A54680" w:rsidRDefault="00A54680" w:rsidP="00471FAF">
            <w:pPr>
              <w:spacing w:line="276" w:lineRule="auto"/>
              <w:rPr>
                <w:rFonts w:ascii="Times New Roman" w:hAnsi="Times New Roman" w:cs="Times New Roman"/>
              </w:rPr>
            </w:pPr>
          </w:p>
        </w:tc>
      </w:tr>
      <w:tr w:rsidR="00A54680" w14:paraId="0581A86F" w14:textId="77777777" w:rsidTr="00471FAF">
        <w:tc>
          <w:tcPr>
            <w:tcW w:w="851" w:type="dxa"/>
            <w:tcBorders>
              <w:top w:val="single" w:sz="4" w:space="0" w:color="auto"/>
            </w:tcBorders>
          </w:tcPr>
          <w:p w14:paraId="67F188CE" w14:textId="77777777" w:rsidR="00A54680" w:rsidRDefault="00A54680" w:rsidP="00471FAF">
            <w:pPr>
              <w:spacing w:line="276" w:lineRule="auto"/>
              <w:rPr>
                <w:rFonts w:ascii="Times New Roman" w:hAnsi="Times New Roman" w:cs="Times New Roman"/>
              </w:rPr>
            </w:pPr>
            <w:r>
              <w:rPr>
                <w:rFonts w:ascii="Times New Roman" w:hAnsi="Times New Roman" w:cs="Times New Roman"/>
              </w:rPr>
              <w:t>25</w:t>
            </w:r>
          </w:p>
        </w:tc>
        <w:tc>
          <w:tcPr>
            <w:tcW w:w="3402" w:type="dxa"/>
            <w:tcBorders>
              <w:top w:val="single" w:sz="4" w:space="0" w:color="auto"/>
            </w:tcBorders>
          </w:tcPr>
          <w:p w14:paraId="381A42B1" w14:textId="77777777" w:rsidR="00A54680" w:rsidRDefault="00A54680" w:rsidP="00471FAF">
            <w:pPr>
              <w:spacing w:line="276" w:lineRule="auto"/>
              <w:rPr>
                <w:rFonts w:ascii="Times New Roman" w:hAnsi="Times New Roman" w:cs="Times New Roman"/>
              </w:rPr>
            </w:pPr>
            <w:r>
              <w:rPr>
                <w:rFonts w:ascii="Times New Roman" w:hAnsi="Times New Roman" w:cs="Times New Roman"/>
              </w:rPr>
              <w:t>(25-evo-rotif) – (30-evo-rotif)</w:t>
            </w:r>
          </w:p>
        </w:tc>
        <w:tc>
          <w:tcPr>
            <w:tcW w:w="1134" w:type="dxa"/>
            <w:tcBorders>
              <w:top w:val="single" w:sz="4" w:space="0" w:color="auto"/>
            </w:tcBorders>
            <w:vAlign w:val="center"/>
          </w:tcPr>
          <w:p w14:paraId="627D63CE" w14:textId="77777777" w:rsidR="00A54680" w:rsidRDefault="00A54680" w:rsidP="00471FAF">
            <w:pPr>
              <w:spacing w:line="276" w:lineRule="auto"/>
              <w:rPr>
                <w:rFonts w:ascii="Times New Roman" w:hAnsi="Times New Roman" w:cs="Times New Roman"/>
              </w:rPr>
            </w:pPr>
            <w:r w:rsidRPr="00D14220">
              <w:rPr>
                <w:rFonts w:ascii="Times New Roman" w:eastAsia="Times New Roman" w:hAnsi="Times New Roman" w:cs="Times New Roman"/>
                <w:kern w:val="0"/>
                <w14:ligatures w14:val="none"/>
              </w:rPr>
              <w:t>-41.4</w:t>
            </w:r>
          </w:p>
        </w:tc>
        <w:tc>
          <w:tcPr>
            <w:tcW w:w="851" w:type="dxa"/>
            <w:tcBorders>
              <w:top w:val="single" w:sz="4" w:space="0" w:color="auto"/>
            </w:tcBorders>
            <w:vAlign w:val="center"/>
          </w:tcPr>
          <w:p w14:paraId="7F6AB810" w14:textId="77777777" w:rsidR="00A54680" w:rsidRDefault="00A54680" w:rsidP="00471FAF">
            <w:pPr>
              <w:spacing w:line="276" w:lineRule="auto"/>
              <w:rPr>
                <w:rFonts w:ascii="Times New Roman" w:hAnsi="Times New Roman" w:cs="Times New Roman"/>
              </w:rPr>
            </w:pPr>
            <w:r w:rsidRPr="00D14220">
              <w:rPr>
                <w:rFonts w:ascii="Times New Roman" w:eastAsia="Times New Roman" w:hAnsi="Times New Roman" w:cs="Times New Roman"/>
                <w:kern w:val="0"/>
                <w14:ligatures w14:val="none"/>
              </w:rPr>
              <w:t>-0.652</w:t>
            </w:r>
          </w:p>
        </w:tc>
        <w:tc>
          <w:tcPr>
            <w:tcW w:w="992" w:type="dxa"/>
            <w:tcBorders>
              <w:top w:val="single" w:sz="4" w:space="0" w:color="auto"/>
            </w:tcBorders>
            <w:vAlign w:val="center"/>
          </w:tcPr>
          <w:p w14:paraId="3C244309" w14:textId="77777777" w:rsidR="00A54680" w:rsidRDefault="00A54680" w:rsidP="00471FAF">
            <w:pPr>
              <w:tabs>
                <w:tab w:val="decimal" w:pos="322"/>
              </w:tabs>
              <w:spacing w:line="276" w:lineRule="auto"/>
              <w:rPr>
                <w:rFonts w:ascii="Times New Roman" w:hAnsi="Times New Roman" w:cs="Times New Roman"/>
              </w:rPr>
            </w:pPr>
            <w:r w:rsidRPr="00D14220">
              <w:rPr>
                <w:rFonts w:ascii="Times New Roman" w:eastAsia="Times New Roman" w:hAnsi="Times New Roman" w:cs="Times New Roman"/>
                <w:kern w:val="0"/>
                <w14:ligatures w14:val="none"/>
              </w:rPr>
              <w:t>0.792</w:t>
            </w:r>
          </w:p>
        </w:tc>
        <w:tc>
          <w:tcPr>
            <w:tcW w:w="709" w:type="dxa"/>
            <w:tcBorders>
              <w:top w:val="single" w:sz="4" w:space="0" w:color="auto"/>
            </w:tcBorders>
          </w:tcPr>
          <w:p w14:paraId="562C889C" w14:textId="77777777" w:rsidR="00A54680" w:rsidRPr="009776FB" w:rsidRDefault="00A54680" w:rsidP="00471FAF">
            <w:pPr>
              <w:spacing w:line="276" w:lineRule="auto"/>
              <w:rPr>
                <w:rFonts w:ascii="Times New Roman" w:eastAsia="Times New Roman" w:hAnsi="Times New Roman" w:cs="Times New Roman"/>
                <w:kern w:val="0"/>
                <w14:ligatures w14:val="none"/>
              </w:rPr>
            </w:pPr>
          </w:p>
        </w:tc>
      </w:tr>
      <w:tr w:rsidR="00A54680" w14:paraId="350F4C14" w14:textId="77777777" w:rsidTr="00471FAF">
        <w:tc>
          <w:tcPr>
            <w:tcW w:w="851" w:type="dxa"/>
          </w:tcPr>
          <w:p w14:paraId="5A27630B" w14:textId="77777777" w:rsidR="00A54680" w:rsidRDefault="00A54680" w:rsidP="00471FAF">
            <w:pPr>
              <w:spacing w:line="276" w:lineRule="auto"/>
              <w:rPr>
                <w:rFonts w:ascii="Times New Roman" w:hAnsi="Times New Roman" w:cs="Times New Roman"/>
              </w:rPr>
            </w:pPr>
          </w:p>
        </w:tc>
        <w:tc>
          <w:tcPr>
            <w:tcW w:w="3402" w:type="dxa"/>
          </w:tcPr>
          <w:p w14:paraId="340F8A18" w14:textId="77777777" w:rsidR="00A54680" w:rsidRDefault="00A54680" w:rsidP="00471FAF">
            <w:pPr>
              <w:spacing w:line="276" w:lineRule="auto"/>
              <w:rPr>
                <w:rFonts w:ascii="Times New Roman" w:hAnsi="Times New Roman" w:cs="Times New Roman"/>
              </w:rPr>
            </w:pPr>
            <w:r>
              <w:rPr>
                <w:rFonts w:ascii="Times New Roman" w:hAnsi="Times New Roman" w:cs="Times New Roman"/>
              </w:rPr>
              <w:t>(25-evo-rotif) – (no-comp)</w:t>
            </w:r>
          </w:p>
        </w:tc>
        <w:tc>
          <w:tcPr>
            <w:tcW w:w="1134" w:type="dxa"/>
            <w:vAlign w:val="center"/>
          </w:tcPr>
          <w:p w14:paraId="5331802D" w14:textId="77777777" w:rsidR="00A54680" w:rsidRDefault="00A54680" w:rsidP="00471FAF">
            <w:pPr>
              <w:spacing w:line="276" w:lineRule="auto"/>
              <w:rPr>
                <w:rFonts w:ascii="Times New Roman" w:hAnsi="Times New Roman" w:cs="Times New Roman"/>
              </w:rPr>
            </w:pPr>
            <w:r w:rsidRPr="00D14220">
              <w:rPr>
                <w:rFonts w:ascii="Times New Roman" w:eastAsia="Times New Roman" w:hAnsi="Times New Roman" w:cs="Times New Roman"/>
                <w:kern w:val="0"/>
                <w14:ligatures w14:val="none"/>
              </w:rPr>
              <w:t>-434.3</w:t>
            </w:r>
          </w:p>
        </w:tc>
        <w:tc>
          <w:tcPr>
            <w:tcW w:w="851" w:type="dxa"/>
            <w:vAlign w:val="center"/>
          </w:tcPr>
          <w:p w14:paraId="2D0F26CD" w14:textId="77777777" w:rsidR="00A54680" w:rsidRDefault="00A54680" w:rsidP="00471FAF">
            <w:pPr>
              <w:spacing w:line="276" w:lineRule="auto"/>
              <w:rPr>
                <w:rFonts w:ascii="Times New Roman" w:hAnsi="Times New Roman" w:cs="Times New Roman"/>
              </w:rPr>
            </w:pPr>
            <w:r w:rsidRPr="00D14220">
              <w:rPr>
                <w:rFonts w:ascii="Times New Roman" w:eastAsia="Times New Roman" w:hAnsi="Times New Roman" w:cs="Times New Roman"/>
                <w:kern w:val="0"/>
                <w14:ligatures w14:val="none"/>
              </w:rPr>
              <w:t>-6.840</w:t>
            </w:r>
          </w:p>
        </w:tc>
        <w:tc>
          <w:tcPr>
            <w:tcW w:w="992" w:type="dxa"/>
            <w:vAlign w:val="center"/>
          </w:tcPr>
          <w:p w14:paraId="395041E4" w14:textId="77777777" w:rsidR="00A54680" w:rsidRDefault="00A54680" w:rsidP="00471FAF">
            <w:pPr>
              <w:tabs>
                <w:tab w:val="decimal" w:pos="322"/>
              </w:tabs>
              <w:spacing w:line="276" w:lineRule="auto"/>
              <w:rPr>
                <w:rFonts w:ascii="Times New Roman" w:hAnsi="Times New Roman" w:cs="Times New Roman"/>
              </w:rPr>
            </w:pPr>
            <w:r>
              <w:rPr>
                <w:rFonts w:ascii="Times New Roman" w:eastAsia="Times New Roman" w:hAnsi="Times New Roman" w:cs="Times New Roman"/>
                <w:kern w:val="0"/>
                <w14:ligatures w14:val="none"/>
              </w:rPr>
              <w:t>&lt;</w:t>
            </w:r>
            <w:r w:rsidRPr="009776FB">
              <w:rPr>
                <w:rFonts w:ascii="Times New Roman" w:eastAsia="Times New Roman" w:hAnsi="Times New Roman" w:cs="Times New Roman"/>
                <w:kern w:val="0"/>
                <w14:ligatures w14:val="none"/>
              </w:rPr>
              <w:t>0.00</w:t>
            </w:r>
            <w:r>
              <w:rPr>
                <w:rFonts w:ascii="Times New Roman" w:eastAsia="Times New Roman" w:hAnsi="Times New Roman" w:cs="Times New Roman"/>
                <w:kern w:val="0"/>
                <w14:ligatures w14:val="none"/>
              </w:rPr>
              <w:t>1</w:t>
            </w:r>
          </w:p>
        </w:tc>
        <w:tc>
          <w:tcPr>
            <w:tcW w:w="709" w:type="dxa"/>
          </w:tcPr>
          <w:p w14:paraId="56FCA33D" w14:textId="77777777" w:rsidR="00A54680" w:rsidRPr="009776FB" w:rsidRDefault="00A54680" w:rsidP="00471FAF">
            <w:pPr>
              <w:spacing w:line="276"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t>
            </w:r>
          </w:p>
        </w:tc>
      </w:tr>
      <w:tr w:rsidR="00A54680" w14:paraId="346692B9" w14:textId="77777777" w:rsidTr="00471FAF">
        <w:tc>
          <w:tcPr>
            <w:tcW w:w="851" w:type="dxa"/>
          </w:tcPr>
          <w:p w14:paraId="26E66AD7" w14:textId="77777777" w:rsidR="00A54680" w:rsidRDefault="00A54680" w:rsidP="00471FAF">
            <w:pPr>
              <w:spacing w:line="276" w:lineRule="auto"/>
              <w:rPr>
                <w:rFonts w:ascii="Times New Roman" w:hAnsi="Times New Roman" w:cs="Times New Roman"/>
              </w:rPr>
            </w:pPr>
          </w:p>
        </w:tc>
        <w:tc>
          <w:tcPr>
            <w:tcW w:w="3402" w:type="dxa"/>
          </w:tcPr>
          <w:p w14:paraId="709D9032" w14:textId="77777777" w:rsidR="00A54680" w:rsidRDefault="00A54680" w:rsidP="00471FAF">
            <w:pPr>
              <w:spacing w:line="276" w:lineRule="auto"/>
              <w:rPr>
                <w:rFonts w:ascii="Times New Roman" w:hAnsi="Times New Roman" w:cs="Times New Roman"/>
              </w:rPr>
            </w:pPr>
            <w:r>
              <w:rPr>
                <w:rFonts w:ascii="Times New Roman" w:hAnsi="Times New Roman" w:cs="Times New Roman"/>
              </w:rPr>
              <w:t>(30-evo-rotif) – (no-comp)</w:t>
            </w:r>
          </w:p>
        </w:tc>
        <w:tc>
          <w:tcPr>
            <w:tcW w:w="1134" w:type="dxa"/>
            <w:vAlign w:val="center"/>
          </w:tcPr>
          <w:p w14:paraId="67B1C30D" w14:textId="77777777" w:rsidR="00A54680" w:rsidRPr="009776FB" w:rsidRDefault="00A54680" w:rsidP="00471FAF">
            <w:pPr>
              <w:spacing w:line="276" w:lineRule="auto"/>
              <w:rPr>
                <w:rFonts w:ascii="Times New Roman" w:eastAsia="Times New Roman" w:hAnsi="Times New Roman" w:cs="Times New Roman"/>
                <w:kern w:val="0"/>
                <w14:ligatures w14:val="none"/>
              </w:rPr>
            </w:pPr>
            <w:r w:rsidRPr="00D14220">
              <w:rPr>
                <w:rFonts w:ascii="Times New Roman" w:eastAsia="Times New Roman" w:hAnsi="Times New Roman" w:cs="Times New Roman"/>
                <w:kern w:val="0"/>
                <w14:ligatures w14:val="none"/>
              </w:rPr>
              <w:t>-392.9</w:t>
            </w:r>
          </w:p>
        </w:tc>
        <w:tc>
          <w:tcPr>
            <w:tcW w:w="851" w:type="dxa"/>
            <w:vAlign w:val="center"/>
          </w:tcPr>
          <w:p w14:paraId="2994B15A" w14:textId="77777777" w:rsidR="00A54680" w:rsidRPr="009776FB" w:rsidRDefault="00A54680" w:rsidP="00471FAF">
            <w:pPr>
              <w:spacing w:line="276" w:lineRule="auto"/>
              <w:rPr>
                <w:rFonts w:ascii="Times New Roman" w:eastAsia="Times New Roman" w:hAnsi="Times New Roman" w:cs="Times New Roman"/>
                <w:kern w:val="0"/>
                <w14:ligatures w14:val="none"/>
              </w:rPr>
            </w:pPr>
            <w:r w:rsidRPr="00D14220">
              <w:rPr>
                <w:rFonts w:ascii="Times New Roman" w:eastAsia="Times New Roman" w:hAnsi="Times New Roman" w:cs="Times New Roman"/>
                <w:kern w:val="0"/>
                <w14:ligatures w14:val="none"/>
              </w:rPr>
              <w:t>-6.189</w:t>
            </w:r>
          </w:p>
        </w:tc>
        <w:tc>
          <w:tcPr>
            <w:tcW w:w="992" w:type="dxa"/>
            <w:vAlign w:val="center"/>
          </w:tcPr>
          <w:p w14:paraId="48648530" w14:textId="77777777" w:rsidR="00A54680" w:rsidRPr="009776FB" w:rsidRDefault="00A54680" w:rsidP="00471FAF">
            <w:pPr>
              <w:tabs>
                <w:tab w:val="decimal" w:pos="322"/>
              </w:tabs>
              <w:spacing w:line="276"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&lt;</w:t>
            </w:r>
            <w:r w:rsidRPr="009776FB">
              <w:rPr>
                <w:rFonts w:ascii="Times New Roman" w:eastAsia="Times New Roman" w:hAnsi="Times New Roman" w:cs="Times New Roman"/>
                <w:kern w:val="0"/>
                <w14:ligatures w14:val="none"/>
              </w:rPr>
              <w:t>0.00</w:t>
            </w:r>
            <w:r>
              <w:rPr>
                <w:rFonts w:ascii="Times New Roman" w:eastAsia="Times New Roman" w:hAnsi="Times New Roman" w:cs="Times New Roman"/>
                <w:kern w:val="0"/>
                <w14:ligatures w14:val="none"/>
              </w:rPr>
              <w:t>1</w:t>
            </w:r>
          </w:p>
        </w:tc>
        <w:tc>
          <w:tcPr>
            <w:tcW w:w="709" w:type="dxa"/>
          </w:tcPr>
          <w:p w14:paraId="535664D1" w14:textId="77777777" w:rsidR="00A54680" w:rsidRPr="009776FB" w:rsidRDefault="00A54680" w:rsidP="00471FAF">
            <w:pPr>
              <w:spacing w:line="276"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t>
            </w:r>
          </w:p>
        </w:tc>
      </w:tr>
      <w:tr w:rsidR="00A54680" w14:paraId="3C46E9E6" w14:textId="77777777" w:rsidTr="00471FAF">
        <w:tc>
          <w:tcPr>
            <w:tcW w:w="851" w:type="dxa"/>
          </w:tcPr>
          <w:p w14:paraId="5E179327" w14:textId="77777777" w:rsidR="00A54680" w:rsidRDefault="00A54680" w:rsidP="00471FAF">
            <w:pPr>
              <w:spacing w:line="276" w:lineRule="auto"/>
              <w:rPr>
                <w:rFonts w:ascii="Times New Roman" w:hAnsi="Times New Roman" w:cs="Times New Roman"/>
              </w:rPr>
            </w:pPr>
            <w:r>
              <w:rPr>
                <w:rFonts w:ascii="Times New Roman" w:hAnsi="Times New Roman" w:cs="Times New Roman"/>
              </w:rPr>
              <w:t>30</w:t>
            </w:r>
          </w:p>
        </w:tc>
        <w:tc>
          <w:tcPr>
            <w:tcW w:w="3402" w:type="dxa"/>
          </w:tcPr>
          <w:p w14:paraId="4975381A" w14:textId="77777777" w:rsidR="00A54680" w:rsidRDefault="00A54680" w:rsidP="00471FAF">
            <w:pPr>
              <w:spacing w:line="276" w:lineRule="auto"/>
              <w:rPr>
                <w:rFonts w:ascii="Times New Roman" w:hAnsi="Times New Roman" w:cs="Times New Roman"/>
              </w:rPr>
            </w:pPr>
            <w:r>
              <w:rPr>
                <w:rFonts w:ascii="Times New Roman" w:hAnsi="Times New Roman" w:cs="Times New Roman"/>
              </w:rPr>
              <w:t>(25-evo-rotif) – (30-evo-rotif)</w:t>
            </w:r>
          </w:p>
        </w:tc>
        <w:tc>
          <w:tcPr>
            <w:tcW w:w="1134" w:type="dxa"/>
            <w:vAlign w:val="center"/>
          </w:tcPr>
          <w:p w14:paraId="30F61DBB" w14:textId="77777777" w:rsidR="00A54680" w:rsidRDefault="00A54680" w:rsidP="00471FAF">
            <w:pPr>
              <w:spacing w:line="276" w:lineRule="auto"/>
              <w:rPr>
                <w:rFonts w:ascii="Times New Roman" w:hAnsi="Times New Roman" w:cs="Times New Roman"/>
              </w:rPr>
            </w:pPr>
            <w:r w:rsidRPr="00D14220">
              <w:rPr>
                <w:rFonts w:ascii="Times New Roman" w:eastAsia="Times New Roman" w:hAnsi="Times New Roman" w:cs="Times New Roman"/>
                <w:kern w:val="0"/>
                <w14:ligatures w14:val="none"/>
              </w:rPr>
              <w:t>66.6</w:t>
            </w:r>
          </w:p>
        </w:tc>
        <w:tc>
          <w:tcPr>
            <w:tcW w:w="851" w:type="dxa"/>
            <w:vAlign w:val="center"/>
          </w:tcPr>
          <w:p w14:paraId="6CDF5211" w14:textId="77777777" w:rsidR="00A54680" w:rsidRDefault="00A54680" w:rsidP="00471FAF">
            <w:pPr>
              <w:spacing w:line="276" w:lineRule="auto"/>
              <w:rPr>
                <w:rFonts w:ascii="Times New Roman" w:hAnsi="Times New Roman" w:cs="Times New Roman"/>
              </w:rPr>
            </w:pPr>
            <w:r w:rsidRPr="00D14220">
              <w:rPr>
                <w:rFonts w:ascii="Times New Roman" w:eastAsia="Times New Roman" w:hAnsi="Times New Roman" w:cs="Times New Roman"/>
                <w:kern w:val="0"/>
                <w14:ligatures w14:val="none"/>
              </w:rPr>
              <w:t>1.049</w:t>
            </w:r>
          </w:p>
        </w:tc>
        <w:tc>
          <w:tcPr>
            <w:tcW w:w="992" w:type="dxa"/>
            <w:vAlign w:val="center"/>
          </w:tcPr>
          <w:p w14:paraId="4E5C4CC9" w14:textId="77777777" w:rsidR="00A54680" w:rsidRDefault="00A54680" w:rsidP="00471FAF">
            <w:pPr>
              <w:tabs>
                <w:tab w:val="decimal" w:pos="322"/>
              </w:tabs>
              <w:spacing w:line="276" w:lineRule="auto"/>
              <w:rPr>
                <w:rFonts w:ascii="Times New Roman" w:hAnsi="Times New Roman" w:cs="Times New Roman"/>
              </w:rPr>
            </w:pPr>
            <w:r w:rsidRPr="00D14220">
              <w:rPr>
                <w:rFonts w:ascii="Times New Roman" w:eastAsia="Times New Roman" w:hAnsi="Times New Roman" w:cs="Times New Roman"/>
                <w:kern w:val="0"/>
                <w14:ligatures w14:val="none"/>
              </w:rPr>
              <w:t>0.549</w:t>
            </w:r>
          </w:p>
        </w:tc>
        <w:tc>
          <w:tcPr>
            <w:tcW w:w="709" w:type="dxa"/>
          </w:tcPr>
          <w:p w14:paraId="45FAA98A" w14:textId="77777777" w:rsidR="00A54680" w:rsidRPr="009776FB" w:rsidRDefault="00A54680" w:rsidP="00471FAF">
            <w:pPr>
              <w:spacing w:line="276" w:lineRule="auto"/>
              <w:rPr>
                <w:rFonts w:ascii="Times New Roman" w:eastAsia="Times New Roman" w:hAnsi="Times New Roman" w:cs="Times New Roman"/>
                <w:kern w:val="0"/>
                <w14:ligatures w14:val="none"/>
              </w:rPr>
            </w:pPr>
          </w:p>
        </w:tc>
      </w:tr>
      <w:tr w:rsidR="00A54680" w14:paraId="06DFC2FD" w14:textId="77777777" w:rsidTr="00471FAF">
        <w:tc>
          <w:tcPr>
            <w:tcW w:w="851" w:type="dxa"/>
          </w:tcPr>
          <w:p w14:paraId="0788036F" w14:textId="77777777" w:rsidR="00A54680" w:rsidRDefault="00A54680" w:rsidP="00471FAF">
            <w:pPr>
              <w:spacing w:line="276" w:lineRule="auto"/>
              <w:rPr>
                <w:rFonts w:ascii="Times New Roman" w:hAnsi="Times New Roman" w:cs="Times New Roman"/>
              </w:rPr>
            </w:pPr>
          </w:p>
        </w:tc>
        <w:tc>
          <w:tcPr>
            <w:tcW w:w="3402" w:type="dxa"/>
          </w:tcPr>
          <w:p w14:paraId="07F87BDD" w14:textId="77777777" w:rsidR="00A54680" w:rsidRDefault="00A54680" w:rsidP="00471FAF">
            <w:pPr>
              <w:spacing w:line="276" w:lineRule="auto"/>
              <w:rPr>
                <w:rFonts w:ascii="Times New Roman" w:hAnsi="Times New Roman" w:cs="Times New Roman"/>
              </w:rPr>
            </w:pPr>
            <w:r>
              <w:rPr>
                <w:rFonts w:ascii="Times New Roman" w:hAnsi="Times New Roman" w:cs="Times New Roman"/>
              </w:rPr>
              <w:t>(25-evo-rotif) – (no-comp)</w:t>
            </w:r>
          </w:p>
        </w:tc>
        <w:tc>
          <w:tcPr>
            <w:tcW w:w="1134" w:type="dxa"/>
            <w:vAlign w:val="center"/>
          </w:tcPr>
          <w:p w14:paraId="62B48C26" w14:textId="77777777" w:rsidR="00A54680" w:rsidRDefault="00A54680" w:rsidP="00471FAF">
            <w:pPr>
              <w:spacing w:line="276" w:lineRule="auto"/>
              <w:rPr>
                <w:rFonts w:ascii="Times New Roman" w:hAnsi="Times New Roman" w:cs="Times New Roman"/>
              </w:rPr>
            </w:pPr>
            <w:r w:rsidRPr="00D14220">
              <w:rPr>
                <w:rFonts w:ascii="Times New Roman" w:eastAsia="Times New Roman" w:hAnsi="Times New Roman" w:cs="Times New Roman"/>
                <w:kern w:val="0"/>
                <w14:ligatures w14:val="none"/>
              </w:rPr>
              <w:t>103.3</w:t>
            </w:r>
          </w:p>
        </w:tc>
        <w:tc>
          <w:tcPr>
            <w:tcW w:w="851" w:type="dxa"/>
            <w:vAlign w:val="center"/>
          </w:tcPr>
          <w:p w14:paraId="437176DB" w14:textId="77777777" w:rsidR="00A54680" w:rsidRDefault="00A54680" w:rsidP="00471FAF">
            <w:pPr>
              <w:spacing w:line="276" w:lineRule="auto"/>
              <w:rPr>
                <w:rFonts w:ascii="Times New Roman" w:hAnsi="Times New Roman" w:cs="Times New Roman"/>
              </w:rPr>
            </w:pPr>
            <w:r w:rsidRPr="00D14220">
              <w:rPr>
                <w:rFonts w:ascii="Times New Roman" w:eastAsia="Times New Roman" w:hAnsi="Times New Roman" w:cs="Times New Roman"/>
                <w:kern w:val="0"/>
                <w14:ligatures w14:val="none"/>
              </w:rPr>
              <w:t>1.628</w:t>
            </w:r>
          </w:p>
        </w:tc>
        <w:tc>
          <w:tcPr>
            <w:tcW w:w="992" w:type="dxa"/>
            <w:vAlign w:val="center"/>
          </w:tcPr>
          <w:p w14:paraId="72E97C5B" w14:textId="77777777" w:rsidR="00A54680" w:rsidRDefault="00A54680" w:rsidP="00471FAF">
            <w:pPr>
              <w:tabs>
                <w:tab w:val="decimal" w:pos="322"/>
              </w:tabs>
              <w:spacing w:line="276" w:lineRule="auto"/>
              <w:rPr>
                <w:rFonts w:ascii="Times New Roman" w:hAnsi="Times New Roman" w:cs="Times New Roman"/>
              </w:rPr>
            </w:pPr>
            <w:r w:rsidRPr="00D14220">
              <w:rPr>
                <w:rFonts w:ascii="Times New Roman" w:eastAsia="Times New Roman" w:hAnsi="Times New Roman" w:cs="Times New Roman"/>
                <w:kern w:val="0"/>
                <w14:ligatures w14:val="none"/>
              </w:rPr>
              <w:t>0.24</w:t>
            </w:r>
            <w:r>
              <w:rPr>
                <w:rFonts w:ascii="Times New Roman" w:eastAsia="Times New Roman" w:hAnsi="Times New Roman" w:cs="Times New Roman"/>
                <w:kern w:val="0"/>
                <w14:ligatures w14:val="none"/>
              </w:rPr>
              <w:t>3</w:t>
            </w:r>
          </w:p>
        </w:tc>
        <w:tc>
          <w:tcPr>
            <w:tcW w:w="709" w:type="dxa"/>
          </w:tcPr>
          <w:p w14:paraId="0254B63C" w14:textId="77777777" w:rsidR="00A54680" w:rsidRPr="009776FB" w:rsidRDefault="00A54680" w:rsidP="00471FAF">
            <w:pPr>
              <w:spacing w:line="276" w:lineRule="auto"/>
              <w:rPr>
                <w:rFonts w:ascii="Times New Roman" w:eastAsia="Times New Roman" w:hAnsi="Times New Roman" w:cs="Times New Roman"/>
                <w:kern w:val="0"/>
                <w14:ligatures w14:val="none"/>
              </w:rPr>
            </w:pPr>
          </w:p>
        </w:tc>
      </w:tr>
      <w:tr w:rsidR="00A54680" w14:paraId="455123E9" w14:textId="77777777" w:rsidTr="00471FAF">
        <w:tc>
          <w:tcPr>
            <w:tcW w:w="851" w:type="dxa"/>
            <w:tcBorders>
              <w:bottom w:val="single" w:sz="4" w:space="0" w:color="auto"/>
            </w:tcBorders>
          </w:tcPr>
          <w:p w14:paraId="51481750" w14:textId="77777777" w:rsidR="00A54680" w:rsidRDefault="00A54680" w:rsidP="00471FAF">
            <w:pPr>
              <w:spacing w:line="276" w:lineRule="auto"/>
              <w:rPr>
                <w:rFonts w:ascii="Times New Roman" w:hAnsi="Times New Roman" w:cs="Times New Roman"/>
              </w:rPr>
            </w:pPr>
          </w:p>
        </w:tc>
        <w:tc>
          <w:tcPr>
            <w:tcW w:w="3402" w:type="dxa"/>
            <w:tcBorders>
              <w:bottom w:val="single" w:sz="4" w:space="0" w:color="auto"/>
            </w:tcBorders>
          </w:tcPr>
          <w:p w14:paraId="55B339C2" w14:textId="77777777" w:rsidR="00A54680" w:rsidRDefault="00A54680" w:rsidP="00471FAF">
            <w:pPr>
              <w:spacing w:line="276" w:lineRule="auto"/>
              <w:rPr>
                <w:rFonts w:ascii="Times New Roman" w:hAnsi="Times New Roman" w:cs="Times New Roman"/>
              </w:rPr>
            </w:pPr>
            <w:r>
              <w:rPr>
                <w:rFonts w:ascii="Times New Roman" w:hAnsi="Times New Roman" w:cs="Times New Roman"/>
              </w:rPr>
              <w:t>(30-evo-rotif) – (no-comp)</w:t>
            </w:r>
          </w:p>
        </w:tc>
        <w:tc>
          <w:tcPr>
            <w:tcW w:w="1134" w:type="dxa"/>
            <w:tcBorders>
              <w:bottom w:val="single" w:sz="4" w:space="0" w:color="auto"/>
            </w:tcBorders>
            <w:vAlign w:val="center"/>
          </w:tcPr>
          <w:p w14:paraId="57BBB2FF" w14:textId="77777777" w:rsidR="00A54680" w:rsidRPr="009776FB" w:rsidRDefault="00A54680" w:rsidP="00471FAF">
            <w:pPr>
              <w:spacing w:line="276" w:lineRule="auto"/>
              <w:rPr>
                <w:rFonts w:ascii="Times New Roman" w:eastAsia="Times New Roman" w:hAnsi="Times New Roman" w:cs="Times New Roman"/>
                <w:kern w:val="0"/>
                <w14:ligatures w14:val="none"/>
              </w:rPr>
            </w:pPr>
            <w:r w:rsidRPr="00D14220">
              <w:rPr>
                <w:rFonts w:ascii="Times New Roman" w:eastAsia="Times New Roman" w:hAnsi="Times New Roman" w:cs="Times New Roman"/>
                <w:kern w:val="0"/>
                <w14:ligatures w14:val="none"/>
              </w:rPr>
              <w:t>36.7</w:t>
            </w:r>
          </w:p>
        </w:tc>
        <w:tc>
          <w:tcPr>
            <w:tcW w:w="851" w:type="dxa"/>
            <w:tcBorders>
              <w:bottom w:val="single" w:sz="4" w:space="0" w:color="auto"/>
            </w:tcBorders>
            <w:vAlign w:val="center"/>
          </w:tcPr>
          <w:p w14:paraId="56CED393" w14:textId="77777777" w:rsidR="00A54680" w:rsidRPr="009776FB" w:rsidRDefault="00A54680" w:rsidP="00471FAF">
            <w:pPr>
              <w:spacing w:line="276" w:lineRule="auto"/>
              <w:rPr>
                <w:rFonts w:ascii="Times New Roman" w:eastAsia="Times New Roman" w:hAnsi="Times New Roman" w:cs="Times New Roman"/>
                <w:kern w:val="0"/>
                <w14:ligatures w14:val="none"/>
              </w:rPr>
            </w:pPr>
            <w:r w:rsidRPr="00D14220">
              <w:rPr>
                <w:rFonts w:ascii="Times New Roman" w:eastAsia="Times New Roman" w:hAnsi="Times New Roman" w:cs="Times New Roman"/>
                <w:kern w:val="0"/>
                <w14:ligatures w14:val="none"/>
              </w:rPr>
              <w:t>0.578</w:t>
            </w:r>
          </w:p>
        </w:tc>
        <w:tc>
          <w:tcPr>
            <w:tcW w:w="992" w:type="dxa"/>
            <w:tcBorders>
              <w:bottom w:val="single" w:sz="4" w:space="0" w:color="auto"/>
            </w:tcBorders>
            <w:vAlign w:val="center"/>
          </w:tcPr>
          <w:p w14:paraId="5797A0AB" w14:textId="77777777" w:rsidR="00A54680" w:rsidRPr="009776FB" w:rsidRDefault="00A54680" w:rsidP="00471FAF">
            <w:pPr>
              <w:tabs>
                <w:tab w:val="decimal" w:pos="322"/>
              </w:tabs>
              <w:spacing w:line="276" w:lineRule="auto"/>
              <w:rPr>
                <w:rFonts w:ascii="Times New Roman" w:eastAsia="Times New Roman" w:hAnsi="Times New Roman" w:cs="Times New Roman"/>
                <w:kern w:val="0"/>
                <w14:ligatures w14:val="none"/>
              </w:rPr>
            </w:pPr>
            <w:r w:rsidRPr="00D14220">
              <w:rPr>
                <w:rFonts w:ascii="Times New Roman" w:eastAsia="Times New Roman" w:hAnsi="Times New Roman" w:cs="Times New Roman"/>
                <w:kern w:val="0"/>
                <w14:ligatures w14:val="none"/>
              </w:rPr>
              <w:t>0.832</w:t>
            </w:r>
          </w:p>
        </w:tc>
        <w:tc>
          <w:tcPr>
            <w:tcW w:w="709" w:type="dxa"/>
            <w:tcBorders>
              <w:bottom w:val="single" w:sz="4" w:space="0" w:color="auto"/>
            </w:tcBorders>
          </w:tcPr>
          <w:p w14:paraId="6EFB9A08" w14:textId="77777777" w:rsidR="00A54680" w:rsidRPr="009776FB" w:rsidRDefault="00A54680" w:rsidP="00471FAF">
            <w:pPr>
              <w:spacing w:line="276" w:lineRule="auto"/>
              <w:rPr>
                <w:rFonts w:ascii="Times New Roman" w:eastAsia="Times New Roman" w:hAnsi="Times New Roman" w:cs="Times New Roman"/>
                <w:kern w:val="0"/>
                <w14:ligatures w14:val="none"/>
              </w:rPr>
            </w:pPr>
          </w:p>
        </w:tc>
      </w:tr>
    </w:tbl>
    <w:p w14:paraId="7F589481" w14:textId="77777777" w:rsidR="00A54680" w:rsidRDefault="00A54680" w:rsidP="006B1AAB">
      <w:pPr>
        <w:spacing w:line="240" w:lineRule="auto"/>
        <w:rPr>
          <w:rFonts w:ascii="Times New Roman" w:hAnsi="Times New Roman" w:cs="Times New Roman"/>
          <w:b/>
          <w:bCs/>
        </w:rPr>
      </w:pPr>
    </w:p>
    <w:sectPr w:rsidR="00A54680" w:rsidSect="00621700">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terHorst, Casey  P" w:date="2026-06-01T12:47:00Z" w:initials="Ct">
    <w:p w14:paraId="7892148D" w14:textId="77777777" w:rsidR="00245BDB" w:rsidRDefault="00245BDB" w:rsidP="00245BDB">
      <w:r>
        <w:rPr>
          <w:rStyle w:val="CommentReference"/>
        </w:rPr>
        <w:annotationRef/>
      </w:r>
      <w:r>
        <w:rPr>
          <w:sz w:val="20"/>
          <w:szCs w:val="20"/>
        </w:rPr>
        <w:t xml:space="preserve">Be sure you look at all the thesis formatting guidelines for Grad Studies. </w:t>
      </w:r>
      <w:proofErr w:type="gramStart"/>
      <w:r>
        <w:rPr>
          <w:sz w:val="20"/>
          <w:szCs w:val="20"/>
        </w:rPr>
        <w:t>There's</w:t>
      </w:r>
      <w:proofErr w:type="gramEnd"/>
      <w:r>
        <w:rPr>
          <w:sz w:val="20"/>
          <w:szCs w:val="20"/>
        </w:rPr>
        <w:t xml:space="preserve"> all sorts of thing to include up front here</w:t>
      </w:r>
    </w:p>
  </w:comment>
  <w:comment w:id="4" w:author="terHorst, Casey  P" w:date="2026-06-01T12:54:00Z" w:initials="Ct">
    <w:p w14:paraId="4A073007" w14:textId="77777777" w:rsidR="00245BDB" w:rsidRDefault="00245BDB" w:rsidP="00245BDB">
      <w:r>
        <w:rPr>
          <w:rStyle w:val="CommentReference"/>
        </w:rPr>
        <w:annotationRef/>
      </w:r>
      <w:r>
        <w:rPr>
          <w:sz w:val="20"/>
          <w:szCs w:val="20"/>
        </w:rPr>
        <w:t xml:space="preserve">There are two ideas in this </w:t>
      </w:r>
      <w:proofErr w:type="spellStart"/>
      <w:r>
        <w:rPr>
          <w:sz w:val="20"/>
          <w:szCs w:val="20"/>
        </w:rPr>
        <w:t>graf</w:t>
      </w:r>
      <w:proofErr w:type="spellEnd"/>
      <w:r>
        <w:rPr>
          <w:sz w:val="20"/>
          <w:szCs w:val="20"/>
        </w:rPr>
        <w:t xml:space="preserve">. Temp-related traits, and plasticity in traits. The former doesn't get much attention, so </w:t>
      </w:r>
      <w:proofErr w:type="spellStart"/>
      <w:r>
        <w:rPr>
          <w:sz w:val="20"/>
          <w:szCs w:val="20"/>
        </w:rPr>
        <w:t>i</w:t>
      </w:r>
      <w:proofErr w:type="spellEnd"/>
      <w:r>
        <w:rPr>
          <w:sz w:val="20"/>
          <w:szCs w:val="20"/>
        </w:rPr>
        <w:t xml:space="preserve"> think I would spend a </w:t>
      </w:r>
      <w:proofErr w:type="spellStart"/>
      <w:r>
        <w:rPr>
          <w:sz w:val="20"/>
          <w:szCs w:val="20"/>
        </w:rPr>
        <w:t>graf</w:t>
      </w:r>
      <w:proofErr w:type="spellEnd"/>
      <w:r>
        <w:rPr>
          <w:sz w:val="20"/>
          <w:szCs w:val="20"/>
        </w:rPr>
        <w:t xml:space="preserve"> talking about the traits and examples and references. Then transition to plasticity in the next </w:t>
      </w:r>
      <w:proofErr w:type="spellStart"/>
      <w:r>
        <w:rPr>
          <w:sz w:val="20"/>
          <w:szCs w:val="20"/>
        </w:rPr>
        <w:t>graf</w:t>
      </w:r>
      <w:proofErr w:type="spellEnd"/>
    </w:p>
  </w:comment>
  <w:comment w:id="8" w:author="terHorst, Casey  P" w:date="2026-06-01T12:53:00Z" w:initials="Ct">
    <w:p w14:paraId="52C437A2" w14:textId="77777777" w:rsidR="00245BDB" w:rsidRDefault="00245BDB" w:rsidP="00245BDB">
      <w:r>
        <w:rPr>
          <w:rStyle w:val="CommentReference"/>
        </w:rPr>
        <w:annotationRef/>
      </w:r>
      <w:r>
        <w:rPr>
          <w:sz w:val="20"/>
          <w:szCs w:val="20"/>
        </w:rPr>
        <w:t xml:space="preserve">I got hung up on whether this word should be </w:t>
      </w:r>
      <w:proofErr w:type="gramStart"/>
      <w:r>
        <w:rPr>
          <w:sz w:val="20"/>
          <w:szCs w:val="20"/>
        </w:rPr>
        <w:t>adapt</w:t>
      </w:r>
      <w:proofErr w:type="gramEnd"/>
      <w:r>
        <w:rPr>
          <w:sz w:val="20"/>
          <w:szCs w:val="20"/>
        </w:rPr>
        <w:t xml:space="preserve"> or acclimate, so just settled for both</w:t>
      </w:r>
    </w:p>
  </w:comment>
  <w:comment w:id="11" w:author="terHorst, Casey  P" w:date="2026-06-01T12:55:00Z" w:initials="Ct">
    <w:p w14:paraId="7978B91F" w14:textId="77777777" w:rsidR="0071469B" w:rsidRDefault="0071469B" w:rsidP="0071469B">
      <w:r>
        <w:rPr>
          <w:rStyle w:val="CommentReference"/>
        </w:rPr>
        <w:annotationRef/>
      </w:r>
      <w:r>
        <w:rPr>
          <w:sz w:val="20"/>
          <w:szCs w:val="20"/>
        </w:rPr>
        <w:t>ref?</w:t>
      </w:r>
    </w:p>
  </w:comment>
  <w:comment w:id="12" w:author="terHorst, Casey  P" w:date="2026-06-01T12:56:00Z" w:initials="Ct">
    <w:p w14:paraId="0FB9DFE4" w14:textId="77777777" w:rsidR="0071469B" w:rsidRDefault="0071469B" w:rsidP="0071469B">
      <w:r>
        <w:rPr>
          <w:rStyle w:val="CommentReference"/>
        </w:rPr>
        <w:annotationRef/>
      </w:r>
      <w:r>
        <w:rPr>
          <w:sz w:val="20"/>
          <w:szCs w:val="20"/>
        </w:rPr>
        <w:t>Writing tip: in almost every case, one can delete this clause and come out with a better sentence</w:t>
      </w:r>
    </w:p>
  </w:comment>
  <w:comment w:id="14" w:author="terHorst, Casey  P" w:date="2026-06-01T13:03:00Z" w:initials="Ct">
    <w:p w14:paraId="153115BD" w14:textId="77777777" w:rsidR="0071469B" w:rsidRDefault="0071469B" w:rsidP="0071469B">
      <w:r>
        <w:rPr>
          <w:rStyle w:val="CommentReference"/>
        </w:rPr>
        <w:annotationRef/>
      </w:r>
      <w:r>
        <w:rPr>
          <w:sz w:val="20"/>
          <w:szCs w:val="20"/>
        </w:rPr>
        <w:t>This triggered a thought...is response in a single clone considered acclimation? I think yes (assuming no mutation)</w:t>
      </w:r>
    </w:p>
  </w:comment>
  <w:comment w:id="22" w:author="terHorst, Casey  P" w:date="2026-06-01T12:58:00Z" w:initials="Ct">
    <w:p w14:paraId="55CD4D2C" w14:textId="77777777" w:rsidR="0071469B" w:rsidRDefault="0071469B" w:rsidP="0071469B">
      <w:r>
        <w:rPr>
          <w:rStyle w:val="CommentReference"/>
        </w:rPr>
        <w:annotationRef/>
      </w:r>
      <w:r>
        <w:rPr>
          <w:sz w:val="20"/>
          <w:szCs w:val="20"/>
        </w:rPr>
        <w:t>Cite original Thompson geographic mosaic of coevolution paper/book</w:t>
      </w:r>
    </w:p>
  </w:comment>
  <w:comment w:id="24" w:author="terHorst, Casey  P" w:date="2026-06-01T12:59:00Z" w:initials="Ct">
    <w:p w14:paraId="591BAFFE" w14:textId="77777777" w:rsidR="0071469B" w:rsidRDefault="0071469B" w:rsidP="0071469B">
      <w:r>
        <w:rPr>
          <w:rStyle w:val="CommentReference"/>
        </w:rPr>
        <w:annotationRef/>
      </w:r>
      <w:r>
        <w:rPr>
          <w:sz w:val="20"/>
          <w:szCs w:val="20"/>
        </w:rPr>
        <w:t>which pattern? There are three</w:t>
      </w:r>
    </w:p>
  </w:comment>
  <w:comment w:id="25" w:author="terHorst, Casey  P" w:date="2026-06-01T13:00:00Z" w:initials="Ct">
    <w:p w14:paraId="7114D2B0" w14:textId="77777777" w:rsidR="0071469B" w:rsidRDefault="0071469B" w:rsidP="0071469B">
      <w:r>
        <w:rPr>
          <w:rStyle w:val="CommentReference"/>
        </w:rPr>
        <w:annotationRef/>
      </w:r>
      <w:r>
        <w:rPr>
          <w:sz w:val="20"/>
          <w:szCs w:val="20"/>
        </w:rPr>
        <w:t>A possible word choice to introduce here or earlier: evolvability? But look it up first</w:t>
      </w:r>
    </w:p>
  </w:comment>
  <w:comment w:id="26" w:author="terHorst, Casey  P" w:date="2026-06-01T13:03:00Z" w:initials="Ct">
    <w:p w14:paraId="0E07AFBA" w14:textId="77777777" w:rsidR="0071469B" w:rsidRDefault="0071469B" w:rsidP="0071469B">
      <w:r>
        <w:rPr>
          <w:rStyle w:val="CommentReference"/>
        </w:rPr>
        <w:annotationRef/>
      </w:r>
      <w:r>
        <w:rPr>
          <w:sz w:val="20"/>
          <w:szCs w:val="20"/>
        </w:rPr>
        <w:t>you can talk some more about the interplay between these things...like high plasticity may prevent selection. or maybe this is better left for the discussion</w:t>
      </w:r>
    </w:p>
  </w:comment>
  <w:comment w:id="28" w:author="terHorst, Casey  P" w:date="2026-06-01T13:05:00Z" w:initials="Ct">
    <w:p w14:paraId="49DD74E0" w14:textId="77777777" w:rsidR="0071469B" w:rsidRDefault="0071469B" w:rsidP="0071469B">
      <w:r>
        <w:rPr>
          <w:rStyle w:val="CommentReference"/>
        </w:rPr>
        <w:annotationRef/>
      </w:r>
      <w:r>
        <w:rPr>
          <w:sz w:val="20"/>
          <w:szCs w:val="20"/>
        </w:rPr>
        <w:t>List references in ascending chronological order (oldest first)</w:t>
      </w:r>
    </w:p>
  </w:comment>
  <w:comment w:id="31" w:author="terHorst, Casey  P" w:date="2026-06-01T13:13:00Z" w:initials="Ct">
    <w:p w14:paraId="62204726" w14:textId="77777777" w:rsidR="004C2048" w:rsidRDefault="004C2048" w:rsidP="004C2048">
      <w:r>
        <w:rPr>
          <w:rStyle w:val="CommentReference"/>
        </w:rPr>
        <w:annotationRef/>
      </w:r>
      <w:r>
        <w:rPr>
          <w:sz w:val="20"/>
          <w:szCs w:val="20"/>
        </w:rPr>
        <w:t xml:space="preserve">Ah, we have arrived at one of Casey's obscure writing triggers, which matters not at all, but I learned it once, so insist on passing it on (even though the rest of the world no longer cares about accurate writing). </w:t>
      </w:r>
    </w:p>
    <w:p w14:paraId="6F6E1809" w14:textId="77777777" w:rsidR="004C2048" w:rsidRDefault="004C2048" w:rsidP="004C2048">
      <w:r>
        <w:rPr>
          <w:sz w:val="20"/>
          <w:szCs w:val="20"/>
        </w:rPr>
        <w:t xml:space="preserve">"While" refers to issues of time. I did X while doing Y. Or While X was happening, Y occurred. </w:t>
      </w:r>
      <w:proofErr w:type="gramStart"/>
      <w:r>
        <w:rPr>
          <w:sz w:val="20"/>
          <w:szCs w:val="20"/>
        </w:rPr>
        <w:t>So</w:t>
      </w:r>
      <w:proofErr w:type="gramEnd"/>
      <w:r>
        <w:rPr>
          <w:sz w:val="20"/>
          <w:szCs w:val="20"/>
        </w:rPr>
        <w:t xml:space="preserve"> what you really mean here is "although", which is more accurate</w:t>
      </w:r>
    </w:p>
  </w:comment>
  <w:comment w:id="34" w:author="terHorst, Casey  P" w:date="2026-06-01T13:15:00Z" w:initials="Ct">
    <w:p w14:paraId="6898CD14" w14:textId="77777777" w:rsidR="004C2048" w:rsidRDefault="004C2048" w:rsidP="004C2048">
      <w:r>
        <w:rPr>
          <w:rStyle w:val="CommentReference"/>
        </w:rPr>
        <w:annotationRef/>
      </w:r>
      <w:r>
        <w:rPr>
          <w:sz w:val="20"/>
          <w:szCs w:val="20"/>
        </w:rPr>
        <w:t xml:space="preserve">none?? Just making sure </w:t>
      </w:r>
      <w:proofErr w:type="spellStart"/>
      <w:r>
        <w:rPr>
          <w:sz w:val="20"/>
          <w:szCs w:val="20"/>
        </w:rPr>
        <w:t>cuz</w:t>
      </w:r>
      <w:proofErr w:type="spellEnd"/>
      <w:r>
        <w:rPr>
          <w:sz w:val="20"/>
          <w:szCs w:val="20"/>
        </w:rPr>
        <w:t xml:space="preserve"> otherwise somebody will take exception at having done the one study...</w:t>
      </w:r>
    </w:p>
  </w:comment>
  <w:comment w:id="35" w:author="terHorst, Casey  P" w:date="2026-06-01T13:19:00Z" w:initials="Ct">
    <w:p w14:paraId="42CFE31E" w14:textId="77777777" w:rsidR="00170C23" w:rsidRDefault="00170C23" w:rsidP="00170C23">
      <w:r>
        <w:rPr>
          <w:rStyle w:val="CommentReference"/>
        </w:rPr>
        <w:annotationRef/>
      </w:r>
      <w:r>
        <w:rPr>
          <w:sz w:val="20"/>
          <w:szCs w:val="20"/>
        </w:rPr>
        <w:t>I wonder if one reason is that the community is remarkably consistent across the range of the plant (Buckley and Miller paper that I don't remember the year of), but the temperature range is extreme, with plants in Florida and Maine experiencing vastly different seasonal fluctuations, as well as high variance in within year and within day temps in any given location. These things should be SUPER plastic</w:t>
      </w:r>
    </w:p>
  </w:comment>
  <w:comment w:id="36" w:author="terHorst, Casey  P" w:date="2026-06-01T13:20:00Z" w:initials="Ct">
    <w:p w14:paraId="079585F2" w14:textId="77777777" w:rsidR="00170C23" w:rsidRDefault="00170C23" w:rsidP="00170C23">
      <w:r>
        <w:rPr>
          <w:rStyle w:val="CommentReference"/>
        </w:rPr>
        <w:annotationRef/>
      </w:r>
      <w:r>
        <w:rPr>
          <w:sz w:val="20"/>
          <w:szCs w:val="20"/>
        </w:rPr>
        <w:t>Be sure to look at Cochran-</w:t>
      </w:r>
      <w:proofErr w:type="spellStart"/>
      <w:r>
        <w:rPr>
          <w:sz w:val="20"/>
          <w:szCs w:val="20"/>
        </w:rPr>
        <w:t>Stafira's</w:t>
      </w:r>
      <w:proofErr w:type="spellEnd"/>
      <w:r>
        <w:rPr>
          <w:sz w:val="20"/>
          <w:szCs w:val="20"/>
        </w:rPr>
        <w:t xml:space="preserve"> (</w:t>
      </w:r>
      <w:proofErr w:type="spellStart"/>
      <w:r>
        <w:rPr>
          <w:sz w:val="20"/>
          <w:szCs w:val="20"/>
        </w:rPr>
        <w:t>sp</w:t>
      </w:r>
      <w:proofErr w:type="spellEnd"/>
      <w:r>
        <w:rPr>
          <w:sz w:val="20"/>
          <w:szCs w:val="20"/>
        </w:rPr>
        <w:t>?) work on rotifers. She's one of the only people who ever works on them</w:t>
      </w:r>
    </w:p>
  </w:comment>
  <w:comment w:id="37" w:author="terHorst, Casey  P" w:date="2026-06-01T13:22:00Z" w:initials="Ct">
    <w:p w14:paraId="45197DC5" w14:textId="77777777" w:rsidR="00170C23" w:rsidRDefault="00170C23" w:rsidP="00170C23">
      <w:r>
        <w:rPr>
          <w:rStyle w:val="CommentReference"/>
        </w:rPr>
        <w:annotationRef/>
      </w:r>
      <w:r>
        <w:rPr>
          <w:sz w:val="20"/>
          <w:szCs w:val="20"/>
        </w:rPr>
        <w:t xml:space="preserve">See the same argument about "while" above. "Because" is more accurate. </w:t>
      </w:r>
    </w:p>
    <w:p w14:paraId="21C8ABFD" w14:textId="77777777" w:rsidR="00170C23" w:rsidRDefault="00170C23" w:rsidP="00170C23">
      <w:r>
        <w:rPr>
          <w:sz w:val="20"/>
          <w:szCs w:val="20"/>
        </w:rPr>
        <w:t>Wow, two triggers in one Intro. I'll settle down. If you say "impact", we hit the trifecta</w:t>
      </w:r>
    </w:p>
  </w:comment>
  <w:comment w:id="42" w:author="terHorst, Casey P" w:date="2026-06-02T11:21:00Z" w:initials="tCP">
    <w:p w14:paraId="34BB501A" w14:textId="2349D8A7" w:rsidR="00BE7ECF" w:rsidRDefault="00BE7ECF">
      <w:pPr>
        <w:pStyle w:val="CommentText"/>
      </w:pPr>
      <w:r>
        <w:rPr>
          <w:rStyle w:val="CommentReference"/>
        </w:rPr>
        <w:annotationRef/>
      </w:r>
      <w:r>
        <w:t>25 or 50? 50mL tubes, I think, right?</w:t>
      </w:r>
    </w:p>
  </w:comment>
  <w:comment w:id="43" w:author="terHorst, Casey  P" w:date="2026-06-01T13:48:00Z" w:initials="Ct">
    <w:p w14:paraId="01E095F4" w14:textId="77777777" w:rsidR="007652AD" w:rsidRDefault="007652AD" w:rsidP="007652AD">
      <w:r>
        <w:rPr>
          <w:rStyle w:val="CommentReference"/>
        </w:rPr>
        <w:annotationRef/>
      </w:r>
      <w:r>
        <w:rPr>
          <w:sz w:val="20"/>
          <w:szCs w:val="20"/>
        </w:rPr>
        <w:t xml:space="preserve">My recollection is that we got the mosquitoes out immediately back at FSU. </w:t>
      </w:r>
      <w:proofErr w:type="gramStart"/>
      <w:r>
        <w:rPr>
          <w:sz w:val="20"/>
          <w:szCs w:val="20"/>
        </w:rPr>
        <w:t>So</w:t>
      </w:r>
      <w:proofErr w:type="gramEnd"/>
      <w:r>
        <w:rPr>
          <w:sz w:val="20"/>
          <w:szCs w:val="20"/>
        </w:rPr>
        <w:t xml:space="preserve"> within 4 hours?</w:t>
      </w:r>
    </w:p>
  </w:comment>
  <w:comment w:id="45" w:author="terHorst, Casey  P" w:date="2026-06-01T13:50:00Z" w:initials="Ct">
    <w:p w14:paraId="037670EC" w14:textId="77777777" w:rsidR="007652AD" w:rsidRDefault="007652AD" w:rsidP="007652AD">
      <w:r>
        <w:rPr>
          <w:rStyle w:val="CommentReference"/>
        </w:rPr>
        <w:annotationRef/>
      </w:r>
      <w:r>
        <w:rPr>
          <w:sz w:val="20"/>
          <w:szCs w:val="20"/>
        </w:rPr>
        <w:t>I don't really know why, but convention is to spell out single digit numbers and use numerals for &gt;10</w:t>
      </w:r>
    </w:p>
  </w:comment>
  <w:comment w:id="53" w:author="terHorst, Casey  P" w:date="2026-06-01T13:52:00Z" w:initials="Ct">
    <w:p w14:paraId="7EDCFB11" w14:textId="77777777" w:rsidR="007652AD" w:rsidRDefault="007652AD" w:rsidP="007652AD">
      <w:r>
        <w:rPr>
          <w:rStyle w:val="CommentReference"/>
        </w:rPr>
        <w:annotationRef/>
      </w:r>
      <w:r>
        <w:rPr>
          <w:sz w:val="20"/>
          <w:szCs w:val="20"/>
        </w:rPr>
        <w:t>Trying to reconcile 20-50 stated above with this more specific number. Are they referring to different things?</w:t>
      </w:r>
    </w:p>
  </w:comment>
  <w:comment w:id="56" w:author="terHorst, Casey  P" w:date="2026-06-01T13:54:00Z" w:initials="Ct">
    <w:p w14:paraId="0EF234AC" w14:textId="77777777" w:rsidR="007652AD" w:rsidRDefault="007652AD" w:rsidP="007652AD">
      <w:r>
        <w:rPr>
          <w:rStyle w:val="CommentReference"/>
        </w:rPr>
        <w:annotationRef/>
      </w:r>
      <w:r>
        <w:rPr>
          <w:sz w:val="20"/>
          <w:szCs w:val="20"/>
        </w:rPr>
        <w:t>I think you have a ref for where you got this recipe?</w:t>
      </w:r>
    </w:p>
  </w:comment>
  <w:comment w:id="57" w:author="terHorst, Casey  P" w:date="2026-06-01T13:54:00Z" w:initials="Ct">
    <w:p w14:paraId="5CD115FB" w14:textId="77777777" w:rsidR="007652AD" w:rsidRDefault="007652AD" w:rsidP="007652AD">
      <w:r>
        <w:rPr>
          <w:rStyle w:val="CommentReference"/>
        </w:rPr>
        <w:annotationRef/>
      </w:r>
      <w:r>
        <w:rPr>
          <w:sz w:val="20"/>
          <w:szCs w:val="20"/>
        </w:rPr>
        <w:t>Just state the actual number of leaves for each site, respectively</w:t>
      </w:r>
    </w:p>
  </w:comment>
  <w:comment w:id="68" w:author="terHorst, Casey  P" w:date="2026-06-01T14:03:00Z" w:initials="Ct">
    <w:p w14:paraId="4A195EA2" w14:textId="77777777" w:rsidR="00FC5818" w:rsidRDefault="00FC5818" w:rsidP="00FC5818">
      <w:r>
        <w:rPr>
          <w:rStyle w:val="CommentReference"/>
        </w:rPr>
        <w:annotationRef/>
      </w:r>
      <w:r>
        <w:rPr>
          <w:sz w:val="20"/>
          <w:szCs w:val="20"/>
        </w:rPr>
        <w:t xml:space="preserve">There's probably also a citation for the </w:t>
      </w:r>
      <w:proofErr w:type="spellStart"/>
      <w:r>
        <w:rPr>
          <w:sz w:val="20"/>
          <w:szCs w:val="20"/>
        </w:rPr>
        <w:t>growthrates</w:t>
      </w:r>
      <w:proofErr w:type="spellEnd"/>
      <w:r>
        <w:rPr>
          <w:sz w:val="20"/>
          <w:szCs w:val="20"/>
        </w:rPr>
        <w:t xml:space="preserve"> package</w:t>
      </w:r>
    </w:p>
  </w:comment>
  <w:comment w:id="69" w:author="terHorst, Casey  P" w:date="2026-06-01T14:04:00Z" w:initials="Ct">
    <w:p w14:paraId="5624C690" w14:textId="77777777" w:rsidR="00FC5818" w:rsidRDefault="00FC5818" w:rsidP="00FC5818">
      <w:r>
        <w:rPr>
          <w:rStyle w:val="CommentReference"/>
        </w:rPr>
        <w:annotationRef/>
      </w:r>
      <w:r>
        <w:rPr>
          <w:sz w:val="20"/>
          <w:szCs w:val="20"/>
        </w:rPr>
        <w:t>what did you do with the R2 info? Was there a threshold that had to be met?</w:t>
      </w:r>
    </w:p>
  </w:comment>
  <w:comment w:id="72" w:author="terHorst, Casey  P" w:date="2026-06-01T14:06:00Z" w:initials="Ct">
    <w:p w14:paraId="4D6A376C" w14:textId="77777777" w:rsidR="00FC5818" w:rsidRDefault="00FC5818" w:rsidP="00FC5818">
      <w:r>
        <w:rPr>
          <w:rStyle w:val="CommentReference"/>
        </w:rPr>
        <w:annotationRef/>
      </w:r>
      <w:r>
        <w:rPr>
          <w:sz w:val="20"/>
          <w:szCs w:val="20"/>
        </w:rPr>
        <w:t xml:space="preserve">This whole </w:t>
      </w:r>
      <w:proofErr w:type="spellStart"/>
      <w:r>
        <w:rPr>
          <w:sz w:val="20"/>
          <w:szCs w:val="20"/>
        </w:rPr>
        <w:t>graf</w:t>
      </w:r>
      <w:proofErr w:type="spellEnd"/>
      <w:r>
        <w:rPr>
          <w:sz w:val="20"/>
          <w:szCs w:val="20"/>
        </w:rPr>
        <w:t xml:space="preserve"> is SO nerdy, in a wonderful way. Don't change anything</w:t>
      </w:r>
    </w:p>
  </w:comment>
  <w:comment w:id="74" w:author="terHorst, Casey  P" w:date="2026-06-01T14:26:00Z" w:initials="Ct">
    <w:p w14:paraId="25EEE597" w14:textId="77777777" w:rsidR="002A4E9B" w:rsidRDefault="002A4E9B" w:rsidP="002A4E9B">
      <w:r>
        <w:rPr>
          <w:rStyle w:val="CommentReference"/>
        </w:rPr>
        <w:annotationRef/>
      </w:r>
      <w:r>
        <w:rPr>
          <w:sz w:val="20"/>
          <w:szCs w:val="20"/>
        </w:rPr>
        <w:t>Is this truly zero to like six decimal points or whatever R shows? Or is 0.01%? If the latter, report that</w:t>
      </w:r>
    </w:p>
  </w:comment>
  <w:comment w:id="78" w:author="terHorst, Casey  P" w:date="2026-06-01T14:23:00Z" w:initials="Ct">
    <w:p w14:paraId="7EFB8C96" w14:textId="77777777" w:rsidR="002A4E9B" w:rsidRDefault="002A4E9B" w:rsidP="002A4E9B">
      <w:r>
        <w:rPr>
          <w:rStyle w:val="CommentReference"/>
        </w:rPr>
        <w:annotationRef/>
      </w:r>
      <w:r>
        <w:rPr>
          <w:sz w:val="20"/>
          <w:szCs w:val="20"/>
        </w:rPr>
        <w:t>Describe what some of the variation looks like. Assume people can't see the figure (or haven't looked yet because it's all the way 40 pages later). Some clones respond positively to 30, but others are negative, for example</w:t>
      </w:r>
    </w:p>
  </w:comment>
  <w:comment w:id="79" w:author="terHorst, Casey  P" w:date="2026-06-01T14:24:00Z" w:initials="Ct">
    <w:p w14:paraId="6869C97F" w14:textId="77777777" w:rsidR="002A4E9B" w:rsidRDefault="002A4E9B" w:rsidP="002A4E9B">
      <w:r>
        <w:rPr>
          <w:rStyle w:val="CommentReference"/>
        </w:rPr>
        <w:annotationRef/>
      </w:r>
      <w:r>
        <w:rPr>
          <w:sz w:val="20"/>
          <w:szCs w:val="20"/>
        </w:rPr>
        <w:t>If you want, you can put figures in line with text, which makes it easier for the reader. Convention is that they go at the end, but that's only because of very old things about typesetting a journal. Many journals now allow figures in line</w:t>
      </w:r>
    </w:p>
  </w:comment>
  <w:comment w:id="80" w:author="terHorst, Casey  P" w:date="2026-06-01T14:20:00Z" w:initials="Ct">
    <w:p w14:paraId="1AB59605" w14:textId="77777777" w:rsidR="002A4E9B" w:rsidRDefault="002A4E9B" w:rsidP="002A4E9B">
      <w:r>
        <w:rPr>
          <w:rStyle w:val="CommentReference"/>
        </w:rPr>
        <w:annotationRef/>
      </w:r>
      <w:r>
        <w:rPr>
          <w:sz w:val="20"/>
          <w:szCs w:val="20"/>
        </w:rPr>
        <w:t>Reference Metabolic Theory of Ecology? In absence of anything else, metabolism should increase with temperature</w:t>
      </w:r>
    </w:p>
  </w:comment>
  <w:comment w:id="81" w:author="terHorst, Casey  P" w:date="2026-06-01T14:21:00Z" w:initials="Ct">
    <w:p w14:paraId="3A7277F7" w14:textId="77777777" w:rsidR="002A4E9B" w:rsidRDefault="002A4E9B" w:rsidP="002A4E9B">
      <w:r>
        <w:rPr>
          <w:rStyle w:val="CommentReference"/>
        </w:rPr>
        <w:annotationRef/>
      </w:r>
      <w:r>
        <w:rPr>
          <w:sz w:val="20"/>
          <w:szCs w:val="20"/>
        </w:rPr>
        <w:t>I think just reverse the framing. 30 is closer to the optimum than 25</w:t>
      </w:r>
    </w:p>
  </w:comment>
  <w:comment w:id="82" w:author="terHorst, Casey  P" w:date="2026-06-01T14:25:00Z" w:initials="Ct">
    <w:p w14:paraId="63E5D99F" w14:textId="77777777" w:rsidR="002A4E9B" w:rsidRDefault="002A4E9B" w:rsidP="002A4E9B">
      <w:r>
        <w:rPr>
          <w:rStyle w:val="CommentReference"/>
        </w:rPr>
        <w:annotationRef/>
      </w:r>
      <w:r>
        <w:rPr>
          <w:sz w:val="20"/>
          <w:szCs w:val="20"/>
        </w:rPr>
        <w:t>I think just say co-occur, because coexist has a very specific meaning that is not super easy to test</w:t>
      </w:r>
    </w:p>
  </w:comment>
  <w:comment w:id="83" w:author="terHorst, Casey  P" w:date="2026-06-01T14:28:00Z" w:initials="Ct">
    <w:p w14:paraId="7B48636A" w14:textId="77777777" w:rsidR="00336F95" w:rsidRDefault="00336F95" w:rsidP="00336F95">
      <w:r>
        <w:rPr>
          <w:rStyle w:val="CommentReference"/>
        </w:rPr>
        <w:annotationRef/>
      </w:r>
      <w:r>
        <w:rPr>
          <w:sz w:val="20"/>
          <w:szCs w:val="20"/>
        </w:rPr>
        <w:t>I suppose one possibility is that the isolation process selected for only one phenotype of rotifer, making leaves seem similar, but the fact that you saw variation within leaves negates that</w:t>
      </w:r>
    </w:p>
  </w:comment>
  <w:comment w:id="84" w:author="terHorst, Casey  P" w:date="2026-06-01T14:29:00Z" w:initials="Ct">
    <w:p w14:paraId="34C55172" w14:textId="77777777" w:rsidR="00336F95" w:rsidRDefault="00336F95" w:rsidP="00336F95">
      <w:r>
        <w:rPr>
          <w:rStyle w:val="CommentReference"/>
        </w:rPr>
        <w:annotationRef/>
      </w:r>
      <w:r>
        <w:rPr>
          <w:sz w:val="20"/>
          <w:szCs w:val="20"/>
        </w:rPr>
        <w:t>I would keep this in, but I also think the existence of variation within a leaf suggests that this may not be a sufficient explanation</w:t>
      </w:r>
    </w:p>
  </w:comment>
  <w:comment w:id="92" w:author="terHorst, Casey  P" w:date="2026-06-01T14:30:00Z" w:initials="Ct">
    <w:p w14:paraId="10285ED0" w14:textId="77777777" w:rsidR="00336F95" w:rsidRDefault="00336F95" w:rsidP="00336F95">
      <w:r>
        <w:rPr>
          <w:rStyle w:val="CommentReference"/>
        </w:rPr>
        <w:annotationRef/>
      </w:r>
      <w:r>
        <w:rPr>
          <w:sz w:val="20"/>
          <w:szCs w:val="20"/>
        </w:rPr>
        <w:t>What's the range of temps that rotifers in a leaf over the course of a day?</w:t>
      </w:r>
    </w:p>
  </w:comment>
  <w:comment w:id="95" w:author="terHorst, Casey  P" w:date="2026-06-01T14:32:00Z" w:initials="Ct">
    <w:p w14:paraId="0DBBE0ED" w14:textId="77777777" w:rsidR="00336F95" w:rsidRDefault="00336F95" w:rsidP="00336F95">
      <w:r>
        <w:rPr>
          <w:rStyle w:val="CommentReference"/>
        </w:rPr>
        <w:annotationRef/>
      </w:r>
      <w:r>
        <w:rPr>
          <w:sz w:val="20"/>
          <w:szCs w:val="20"/>
        </w:rPr>
        <w:t xml:space="preserve">Seems like you're referring to some previous work in this </w:t>
      </w:r>
      <w:proofErr w:type="spellStart"/>
      <w:r>
        <w:rPr>
          <w:sz w:val="20"/>
          <w:szCs w:val="20"/>
        </w:rPr>
        <w:t>graf</w:t>
      </w:r>
      <w:proofErr w:type="spellEnd"/>
      <w:r>
        <w:rPr>
          <w:sz w:val="20"/>
          <w:szCs w:val="20"/>
        </w:rPr>
        <w:t>, so be sure to reference it</w:t>
      </w:r>
    </w:p>
  </w:comment>
  <w:comment w:id="99" w:author="terHorst, Casey  P" w:date="2026-06-01T14:36:00Z" w:initials="Ct">
    <w:p w14:paraId="7B5B7E5B" w14:textId="77777777" w:rsidR="00336F95" w:rsidRDefault="00336F95" w:rsidP="00336F95">
      <w:r>
        <w:rPr>
          <w:rStyle w:val="CommentReference"/>
        </w:rPr>
        <w:annotationRef/>
      </w:r>
      <w:r>
        <w:rPr>
          <w:sz w:val="20"/>
          <w:szCs w:val="20"/>
        </w:rPr>
        <w:t>At some point, note the range, min, and max experienced by pitcher water (in Florida at least)</w:t>
      </w:r>
    </w:p>
  </w:comment>
  <w:comment w:id="100" w:author="terHorst, Casey P" w:date="2026-06-02T10:53:00Z" w:initials="tCP">
    <w:p w14:paraId="050C2093" w14:textId="3E8063B8" w:rsidR="006E1EFE" w:rsidRDefault="006E1EFE">
      <w:pPr>
        <w:pStyle w:val="CommentText"/>
      </w:pPr>
      <w:r>
        <w:rPr>
          <w:rStyle w:val="CommentReference"/>
        </w:rPr>
        <w:annotationRef/>
      </w:r>
      <w:r>
        <w:t xml:space="preserve">Ref? maybe a review? Also seems like you could spend a full </w:t>
      </w:r>
      <w:proofErr w:type="spellStart"/>
      <w:r>
        <w:t>graf</w:t>
      </w:r>
      <w:proofErr w:type="spellEnd"/>
      <w:r>
        <w:t xml:space="preserve"> on this first sentence</w:t>
      </w:r>
    </w:p>
  </w:comment>
  <w:comment w:id="101" w:author="terHorst, Casey P" w:date="2026-06-02T10:57:00Z" w:initials="tCP">
    <w:p w14:paraId="6A3FFCA8" w14:textId="13E58328" w:rsidR="006E1EFE" w:rsidRDefault="006E1EFE">
      <w:pPr>
        <w:pStyle w:val="CommentText"/>
      </w:pPr>
      <w:r>
        <w:rPr>
          <w:rStyle w:val="CommentReference"/>
        </w:rPr>
        <w:annotationRef/>
      </w:r>
      <w:r>
        <w:t>Refs?</w:t>
      </w:r>
    </w:p>
  </w:comment>
  <w:comment w:id="106" w:author="terHorst, Casey P" w:date="2026-06-02T10:59:00Z" w:initials="tCP">
    <w:p w14:paraId="50FA5B8C" w14:textId="77777777" w:rsidR="006E1EFE" w:rsidRDefault="006E1EFE">
      <w:pPr>
        <w:pStyle w:val="CommentText"/>
      </w:pPr>
      <w:r>
        <w:rPr>
          <w:rStyle w:val="CommentReference"/>
        </w:rPr>
        <w:annotationRef/>
      </w:r>
      <w:r>
        <w:t xml:space="preserve">There are a lot of ideas in this one </w:t>
      </w:r>
      <w:proofErr w:type="spellStart"/>
      <w:r>
        <w:t>graf</w:t>
      </w:r>
      <w:proofErr w:type="spellEnd"/>
      <w:r>
        <w:t>:</w:t>
      </w:r>
      <w:r>
        <w:br/>
        <w:t>-direct effects of climate change</w:t>
      </w:r>
      <w:r>
        <w:br/>
        <w:t>-indirect effects of climate change</w:t>
      </w:r>
      <w:r>
        <w:br/>
        <w:t>-designing experiments</w:t>
      </w:r>
      <w:r>
        <w:br/>
        <w:t xml:space="preserve">-most is about ecology, but some is about evolution. </w:t>
      </w:r>
    </w:p>
    <w:p w14:paraId="34FCF40F" w14:textId="77777777" w:rsidR="006E1EFE" w:rsidRDefault="006E1EFE">
      <w:pPr>
        <w:pStyle w:val="CommentText"/>
      </w:pPr>
    </w:p>
    <w:p w14:paraId="1CD92D24" w14:textId="7650E99C" w:rsidR="006E1EFE" w:rsidRDefault="006E1EFE">
      <w:pPr>
        <w:pStyle w:val="CommentText"/>
      </w:pPr>
      <w:r>
        <w:t xml:space="preserve">Basically, this </w:t>
      </w:r>
      <w:proofErr w:type="spellStart"/>
      <w:r>
        <w:t>graf</w:t>
      </w:r>
      <w:proofErr w:type="spellEnd"/>
      <w:r>
        <w:t xml:space="preserve"> just needs some more focus, as it feels like we jumping in DEEP by the end of page 1</w:t>
      </w:r>
    </w:p>
  </w:comment>
  <w:comment w:id="107" w:author="terHorst, Casey P" w:date="2026-06-02T11:01:00Z" w:initials="tCP">
    <w:p w14:paraId="74C9C163" w14:textId="716A6C96" w:rsidR="006E1EFE" w:rsidRDefault="006E1EFE">
      <w:pPr>
        <w:pStyle w:val="CommentText"/>
      </w:pPr>
      <w:r>
        <w:rPr>
          <w:rStyle w:val="CommentReference"/>
        </w:rPr>
        <w:annotationRef/>
      </w:r>
      <w:r>
        <w:t>I think you need to talk about rapid evolution in response to climate change before you jump into evolutionary indirect effects</w:t>
      </w:r>
    </w:p>
  </w:comment>
  <w:comment w:id="108" w:author="terHorst, Casey P" w:date="2026-06-02T11:04:00Z" w:initials="tCP">
    <w:p w14:paraId="07812467" w14:textId="23076F01" w:rsidR="006E3EA5" w:rsidRDefault="006E3EA5">
      <w:pPr>
        <w:pStyle w:val="CommentText"/>
      </w:pPr>
      <w:r>
        <w:rPr>
          <w:rStyle w:val="CommentReference"/>
        </w:rPr>
        <w:annotationRef/>
      </w:r>
      <w:r>
        <w:t>Hmm, what do you mean by prior adaptation?</w:t>
      </w:r>
      <w:r>
        <w:br/>
        <w:t>This made me think you’re talking about pre-adaptation (now called exaptation usually), but I’m not sure if you are or not</w:t>
      </w:r>
    </w:p>
  </w:comment>
  <w:comment w:id="112" w:author="terHorst, Casey P" w:date="2026-06-02T11:13:00Z" w:initials="tCP">
    <w:p w14:paraId="3E673A82" w14:textId="77777777" w:rsidR="006E3EA5" w:rsidRDefault="006E3EA5">
      <w:pPr>
        <w:pStyle w:val="CommentText"/>
      </w:pPr>
      <w:r>
        <w:rPr>
          <w:rStyle w:val="CommentReference"/>
        </w:rPr>
        <w:annotationRef/>
      </w:r>
      <w:r>
        <w:t xml:space="preserve">Although I understand most of what you’re saying in the previous few </w:t>
      </w:r>
      <w:proofErr w:type="spellStart"/>
      <w:r>
        <w:t>grafs</w:t>
      </w:r>
      <w:proofErr w:type="spellEnd"/>
      <w:r>
        <w:t>, it feels a bit disorganized. Like, all of the info and examples are good, but the info doesn’t seem to flow well.</w:t>
      </w:r>
    </w:p>
    <w:p w14:paraId="3C33F565" w14:textId="77777777" w:rsidR="006E3EA5" w:rsidRDefault="006E3EA5">
      <w:pPr>
        <w:pStyle w:val="CommentText"/>
      </w:pPr>
    </w:p>
    <w:p w14:paraId="271B5884" w14:textId="77777777" w:rsidR="006E3EA5" w:rsidRDefault="006E3EA5">
      <w:pPr>
        <w:pStyle w:val="CommentText"/>
      </w:pPr>
      <w:r>
        <w:t xml:space="preserve">I wonder if you might try a reverse outline. Pull out the topic sentences from each of these </w:t>
      </w:r>
      <w:proofErr w:type="spellStart"/>
      <w:r>
        <w:t>grafs</w:t>
      </w:r>
      <w:proofErr w:type="spellEnd"/>
      <w:r>
        <w:t xml:space="preserve"> and see if they flow together. And if not, then re-arrange the order of ideas, or re-arrange the info to support each topic sentence</w:t>
      </w:r>
      <w:r w:rsidR="00BE7ECF">
        <w:t>.</w:t>
      </w:r>
    </w:p>
    <w:p w14:paraId="59985B36" w14:textId="77777777" w:rsidR="00BE7ECF" w:rsidRDefault="00BE7ECF">
      <w:pPr>
        <w:pStyle w:val="CommentText"/>
      </w:pPr>
    </w:p>
    <w:p w14:paraId="09B0CA43" w14:textId="074BD04C" w:rsidR="00BE7ECF" w:rsidRDefault="00BE7ECF">
      <w:pPr>
        <w:pStyle w:val="CommentText"/>
      </w:pPr>
      <w:r>
        <w:t>Would a diagram help? Or hurt?</w:t>
      </w:r>
    </w:p>
  </w:comment>
  <w:comment w:id="111" w:author="terHorst, Casey P" w:date="2026-06-02T11:11:00Z" w:initials="tCP">
    <w:p w14:paraId="13980FCD" w14:textId="4A5E3F20" w:rsidR="006E3EA5" w:rsidRDefault="006E3EA5">
      <w:pPr>
        <w:pStyle w:val="CommentText"/>
      </w:pPr>
      <w:r>
        <w:rPr>
          <w:rStyle w:val="CommentReference"/>
        </w:rPr>
        <w:annotationRef/>
      </w:r>
      <w:r>
        <w:t>I think you’re trying to say that you want to get at the mechanism of the effect. Or identify the agent of selection (which in this case might be an indirect effect)</w:t>
      </w:r>
    </w:p>
  </w:comment>
  <w:comment w:id="113" w:author="terHorst, Casey P" w:date="2026-06-02T11:12:00Z" w:initials="tCP">
    <w:p w14:paraId="784676FB" w14:textId="0C5A69CA" w:rsidR="006E3EA5" w:rsidRDefault="006E3EA5">
      <w:pPr>
        <w:pStyle w:val="CommentText"/>
      </w:pPr>
      <w:r>
        <w:rPr>
          <w:rStyle w:val="CommentReference"/>
        </w:rPr>
        <w:annotationRef/>
      </w:r>
      <w:r>
        <w:t xml:space="preserve">I don’t think you necessarily need to justify the system as ideal for testing the question, </w:t>
      </w:r>
      <w:proofErr w:type="spellStart"/>
      <w:r>
        <w:t>cuz</w:t>
      </w:r>
      <w:proofErr w:type="spellEnd"/>
      <w:r>
        <w:t xml:space="preserve"> in reality, there are probably a lot of them. I think you can just pivot to the system</w:t>
      </w:r>
    </w:p>
  </w:comment>
  <w:comment w:id="114" w:author="terHorst, Casey P" w:date="2026-06-02T11:13:00Z" w:initials="tCP">
    <w:p w14:paraId="30C6AF8A" w14:textId="2B1108CC" w:rsidR="006E3EA5" w:rsidRDefault="006E3EA5">
      <w:pPr>
        <w:pStyle w:val="CommentText"/>
      </w:pPr>
      <w:r>
        <w:rPr>
          <w:rStyle w:val="CommentReference"/>
        </w:rPr>
        <w:annotationRef/>
      </w:r>
      <w:r>
        <w:t xml:space="preserve">Awkward to repeat </w:t>
      </w:r>
      <w:proofErr w:type="gramStart"/>
      <w:r>
        <w:t>back to back</w:t>
      </w:r>
      <w:proofErr w:type="gramEnd"/>
      <w:r>
        <w:t>. Reword somehow?</w:t>
      </w:r>
    </w:p>
  </w:comment>
  <w:comment w:id="127" w:author="terHorst, Casey P" w:date="2026-06-02T11:22:00Z" w:initials="tCP">
    <w:p w14:paraId="0A2A10C3" w14:textId="45562824" w:rsidR="00BE7ECF" w:rsidRDefault="00BE7ECF">
      <w:pPr>
        <w:pStyle w:val="CommentText"/>
      </w:pPr>
      <w:r>
        <w:rPr>
          <w:rStyle w:val="CommentReference"/>
        </w:rPr>
        <w:annotationRef/>
      </w:r>
      <w:r>
        <w:t xml:space="preserve">Same comments as Ch 1 in same </w:t>
      </w:r>
      <w:proofErr w:type="spellStart"/>
      <w:r>
        <w:t>graf</w:t>
      </w:r>
      <w:proofErr w:type="spellEnd"/>
    </w:p>
  </w:comment>
  <w:comment w:id="133" w:author="terHorst, Casey P" w:date="2026-06-02T11:48:00Z" w:initials="tCP">
    <w:p w14:paraId="6314D136" w14:textId="2BF50BCA" w:rsidR="000639DC" w:rsidRDefault="000639DC">
      <w:pPr>
        <w:pStyle w:val="CommentText"/>
      </w:pPr>
      <w:r>
        <w:rPr>
          <w:rStyle w:val="CommentReference"/>
        </w:rPr>
        <w:annotationRef/>
      </w:r>
      <w:r>
        <w:t>But do the pairs matter? Or are these just 20 identical cultures?</w:t>
      </w:r>
    </w:p>
  </w:comment>
  <w:comment w:id="139" w:author="terHorst, Casey P" w:date="2026-06-02T11:26:00Z" w:initials="tCP">
    <w:p w14:paraId="78244169" w14:textId="7DBC6CCC" w:rsidR="00D83249" w:rsidRDefault="00D83249">
      <w:pPr>
        <w:pStyle w:val="CommentText"/>
      </w:pPr>
      <w:r>
        <w:rPr>
          <w:rStyle w:val="CommentReference"/>
        </w:rPr>
        <w:annotationRef/>
      </w:r>
      <w:r>
        <w:t>I can’t remember if you measured traits at the beginning of the experiment or just at the end. If you have initial data, we should think about incorporating that?</w:t>
      </w:r>
    </w:p>
  </w:comment>
  <w:comment w:id="143" w:author="terHorst, Casey P" w:date="2026-06-02T11:51:00Z" w:initials="tCP">
    <w:p w14:paraId="3DA69DC9" w14:textId="3079C3E7" w:rsidR="000639DC" w:rsidRDefault="000639DC">
      <w:pPr>
        <w:pStyle w:val="CommentText"/>
      </w:pPr>
      <w:r>
        <w:rPr>
          <w:rStyle w:val="CommentReference"/>
        </w:rPr>
        <w:annotationRef/>
      </w:r>
      <w:r>
        <w:t>Work this in somewhere below</w:t>
      </w:r>
    </w:p>
  </w:comment>
  <w:comment w:id="149" w:author="terHorst, Casey P" w:date="2026-06-02T11:52:00Z" w:initials="tCP">
    <w:p w14:paraId="659B6880" w14:textId="038B2B01" w:rsidR="000639DC" w:rsidRDefault="000639DC">
      <w:pPr>
        <w:pStyle w:val="CommentText"/>
      </w:pPr>
      <w:r>
        <w:rPr>
          <w:rStyle w:val="CommentReference"/>
        </w:rPr>
        <w:annotationRef/>
      </w:r>
      <w:r>
        <w:t>How many replicates? Or the original 10 cultures are the replicates? Point that out somewhere</w:t>
      </w:r>
    </w:p>
  </w:comment>
  <w:comment w:id="150" w:author="terHorst, Casey P" w:date="2026-06-02T11:30:00Z" w:initials="tCP">
    <w:p w14:paraId="4DDD439F" w14:textId="726CFFCF" w:rsidR="00D83249" w:rsidRDefault="00D83249">
      <w:pPr>
        <w:pStyle w:val="CommentText"/>
      </w:pPr>
      <w:r>
        <w:rPr>
          <w:rStyle w:val="CommentReference"/>
        </w:rPr>
        <w:annotationRef/>
      </w:r>
      <w:r>
        <w:t>Maybe contemporary instead?</w:t>
      </w:r>
    </w:p>
  </w:comment>
  <w:comment w:id="153" w:author="terHorst, Casey P" w:date="2026-06-02T11:30:00Z" w:initials="tCP">
    <w:p w14:paraId="0B4A1752" w14:textId="43A673DB" w:rsidR="00D83249" w:rsidRDefault="00D83249" w:rsidP="00D83249">
      <w:pPr>
        <w:pStyle w:val="CommentText"/>
      </w:pPr>
      <w:r>
        <w:rPr>
          <w:rStyle w:val="CommentReference"/>
        </w:rPr>
        <w:annotationRef/>
      </w:r>
      <w:r>
        <w:t>Slightly confusing because this comp treatment is slightly different than above (I think?), so you should point that out</w:t>
      </w:r>
    </w:p>
  </w:comment>
  <w:comment w:id="154" w:author="terHorst, Casey P" w:date="2026-06-02T11:32:00Z" w:initials="tCP">
    <w:p w14:paraId="343294DF" w14:textId="591DFE15" w:rsidR="00D83249" w:rsidRDefault="00D83249">
      <w:pPr>
        <w:pStyle w:val="CommentText"/>
      </w:pPr>
      <w:r>
        <w:rPr>
          <w:rStyle w:val="CommentReference"/>
        </w:rPr>
        <w:annotationRef/>
      </w:r>
      <w:r>
        <w:t>Maybe explain what the levels are for the rotifer measures above?</w:t>
      </w:r>
    </w:p>
  </w:comment>
  <w:comment w:id="157" w:author="terHorst, Casey P" w:date="2026-06-02T11:47:00Z" w:initials="tCP">
    <w:p w14:paraId="6AE0F266" w14:textId="7E1FDEC1" w:rsidR="000639DC" w:rsidRDefault="000639DC">
      <w:pPr>
        <w:pStyle w:val="CommentText"/>
      </w:pPr>
      <w:r>
        <w:rPr>
          <w:rStyle w:val="CommentReference"/>
        </w:rPr>
        <w:annotationRef/>
      </w:r>
      <w:r>
        <w:t xml:space="preserve">Make this into a separate </w:t>
      </w:r>
      <w:proofErr w:type="spellStart"/>
      <w:r>
        <w:t>graf</w:t>
      </w:r>
      <w:proofErr w:type="spellEnd"/>
      <w:r>
        <w:t xml:space="preserve">, </w:t>
      </w:r>
      <w:proofErr w:type="spellStart"/>
      <w:r>
        <w:t>cuz</w:t>
      </w:r>
      <w:proofErr w:type="spellEnd"/>
      <w:r>
        <w:t xml:space="preserve"> I need to know about all of the non-sig effects and interactions, </w:t>
      </w:r>
      <w:proofErr w:type="spellStart"/>
      <w:r>
        <w:t>etc</w:t>
      </w:r>
      <w:proofErr w:type="spellEnd"/>
    </w:p>
  </w:comment>
  <w:comment w:id="158" w:author="terHorst, Casey P" w:date="2026-06-02T11:58:00Z" w:initials="tCP">
    <w:p w14:paraId="756B1CF8" w14:textId="4162CD50" w:rsidR="00357F11" w:rsidRDefault="00357F11">
      <w:pPr>
        <w:pStyle w:val="CommentText"/>
      </w:pPr>
      <w:r>
        <w:rPr>
          <w:rStyle w:val="CommentReference"/>
        </w:rPr>
        <w:annotationRef/>
      </w:r>
      <w:r>
        <w:t>Be sure to address this in the Discussion if you haven’t already. There’s an additional indirect effect here in that change in temp results in more intraspecific comp</w:t>
      </w:r>
    </w:p>
  </w:comment>
  <w:comment w:id="159" w:author="terHorst, Casey P" w:date="2026-06-02T12:02:00Z" w:initials="tCP">
    <w:p w14:paraId="49E45581" w14:textId="2CFA815C" w:rsidR="00357F11" w:rsidRDefault="00357F11">
      <w:pPr>
        <w:pStyle w:val="CommentText"/>
      </w:pPr>
      <w:r>
        <w:rPr>
          <w:rStyle w:val="CommentReference"/>
        </w:rPr>
        <w:annotationRef/>
      </w:r>
      <w:r>
        <w:t>This is so nicely succinct. I wish a similar or same sentence was in the Intro</w:t>
      </w:r>
    </w:p>
  </w:comment>
  <w:comment w:id="168" w:author="terHorst, Casey P" w:date="2026-06-02T12:04:00Z" w:initials="tCP">
    <w:p w14:paraId="10FC09DE" w14:textId="20A7A4CB" w:rsidR="00357F11" w:rsidRDefault="00357F11">
      <w:pPr>
        <w:pStyle w:val="CommentText"/>
      </w:pPr>
      <w:r>
        <w:rPr>
          <w:rStyle w:val="CommentReference"/>
        </w:rPr>
        <w:annotationRef/>
      </w:r>
      <w:r>
        <w:t>Didn’t understand what this means. Delete?</w:t>
      </w:r>
    </w:p>
  </w:comment>
  <w:comment w:id="178" w:author="terHorst, Casey P" w:date="2026-06-02T12:06:00Z" w:initials="tCP">
    <w:p w14:paraId="7B2C35C4" w14:textId="76D0D643" w:rsidR="00357F11" w:rsidRDefault="00357F11">
      <w:pPr>
        <w:pStyle w:val="CommentText"/>
      </w:pPr>
      <w:r>
        <w:rPr>
          <w:rStyle w:val="CommentReference"/>
        </w:rPr>
        <w:annotationRef/>
      </w:r>
      <w:r>
        <w:t>Point out what it is more clearly</w:t>
      </w:r>
    </w:p>
  </w:comment>
  <w:comment w:id="179" w:author="terHorst, Casey P" w:date="2026-06-02T12:06:00Z" w:initials="tCP">
    <w:p w14:paraId="4F7DA0B2" w14:textId="387B5527" w:rsidR="00AD2486" w:rsidRDefault="00AD2486">
      <w:pPr>
        <w:pStyle w:val="CommentText"/>
      </w:pPr>
      <w:r>
        <w:rPr>
          <w:rStyle w:val="CommentReference"/>
        </w:rPr>
        <w:annotationRef/>
      </w:r>
      <w:r>
        <w:t>What do you mean by supported evolution. Awkward phrasing</w:t>
      </w:r>
    </w:p>
  </w:comment>
  <w:comment w:id="180" w:author="terHorst, Casey P" w:date="2026-06-02T12:07:00Z" w:initials="tCP">
    <w:p w14:paraId="59A10BF4" w14:textId="02CA7843" w:rsidR="00AD2486" w:rsidRDefault="00AD2486">
      <w:pPr>
        <w:pStyle w:val="CommentText"/>
      </w:pPr>
      <w:r>
        <w:rPr>
          <w:rStyle w:val="CommentReference"/>
        </w:rPr>
        <w:annotationRef/>
      </w:r>
      <w:r>
        <w:t>“establishment”? there’s prob a better way to say this. I think you just mean “temperature”</w:t>
      </w:r>
    </w:p>
  </w:comment>
  <w:comment w:id="185" w:author="terHorst, Casey P" w:date="2026-06-02T12:14:00Z" w:initials="tCP">
    <w:p w14:paraId="0B5599EB" w14:textId="5275DC36" w:rsidR="00AD2486" w:rsidRDefault="00AD2486">
      <w:pPr>
        <w:pStyle w:val="CommentText"/>
      </w:pPr>
      <w:r>
        <w:rPr>
          <w:rStyle w:val="CommentReference"/>
        </w:rPr>
        <w:annotationRef/>
      </w:r>
      <w:r>
        <w:t>Sister usually refers to closely related taxa, so not appropriate here</w:t>
      </w:r>
    </w:p>
  </w:comment>
  <w:comment w:id="186" w:author="terHorst, Casey P" w:date="2026-06-02T12:14:00Z" w:initials="tCP">
    <w:p w14:paraId="6BA7FA61" w14:textId="601B1286" w:rsidR="00AD2486" w:rsidRDefault="00AD2486">
      <w:pPr>
        <w:pStyle w:val="CommentText"/>
      </w:pPr>
      <w:r>
        <w:rPr>
          <w:rStyle w:val="CommentReference"/>
        </w:rPr>
        <w:annotationRef/>
      </w:r>
      <w:r>
        <w:t>Although I think you want to discuss this result. It seems like there IS a difference between temps, but there isn’t enough statistical power to detect it. Describe how the pattern is different at each temp (I think you report this accurately in the results, but you want to get into the well yeah but in the discussion)</w:t>
      </w:r>
    </w:p>
  </w:comment>
  <w:comment w:id="187" w:author="terHorst, Casey P" w:date="2026-06-02T12:16:00Z" w:initials="tCP">
    <w:p w14:paraId="45A9EA3E" w14:textId="307EEF68" w:rsidR="00AD2486" w:rsidRDefault="00AD2486">
      <w:pPr>
        <w:pStyle w:val="CommentText"/>
      </w:pPr>
      <w:r>
        <w:rPr>
          <w:rStyle w:val="CommentReference"/>
        </w:rPr>
        <w:annotationRef/>
      </w:r>
      <w:r>
        <w:t>I didn’t understand the point you’re trying to make</w:t>
      </w:r>
    </w:p>
  </w:comment>
  <w:comment w:id="188" w:author="terHorst, Casey P" w:date="2026-06-02T12:18:00Z" w:initials="tCP">
    <w:p w14:paraId="38AF0648" w14:textId="667273AF" w:rsidR="00F8367B" w:rsidRDefault="00F8367B">
      <w:pPr>
        <w:pStyle w:val="CommentText"/>
      </w:pPr>
      <w:r>
        <w:rPr>
          <w:rStyle w:val="CommentReference"/>
        </w:rPr>
        <w:annotationRef/>
      </w:r>
      <w:r>
        <w:t>It sounds like you’re stating this as fact, but make sure to use “may” or “might” to indicate that it’s speculation</w:t>
      </w:r>
    </w:p>
  </w:comment>
  <w:comment w:id="198" w:author="terHorst, Casey P" w:date="2026-06-02T12:22:00Z" w:initials="tCP">
    <w:p w14:paraId="03D4E73E" w14:textId="3146BC62" w:rsidR="00F8367B" w:rsidRDefault="00F8367B">
      <w:pPr>
        <w:pStyle w:val="CommentText"/>
      </w:pPr>
      <w:r>
        <w:rPr>
          <w:rStyle w:val="CommentReference"/>
        </w:rPr>
        <w:annotationRef/>
      </w:r>
      <w:r>
        <w:t>Maybe less inter results in more inter, so overall comp is the same?</w:t>
      </w:r>
    </w:p>
  </w:comment>
  <w:comment w:id="201" w:author="terHorst, Casey P" w:date="2026-06-02T12:28:00Z" w:initials="tCP">
    <w:p w14:paraId="0041D6A8" w14:textId="5E8C3832" w:rsidR="000F177E" w:rsidRDefault="000F177E">
      <w:pPr>
        <w:pStyle w:val="CommentText"/>
      </w:pPr>
      <w:r>
        <w:rPr>
          <w:rStyle w:val="CommentReference"/>
        </w:rPr>
        <w:annotationRef/>
      </w:r>
      <w:r>
        <w:t>I don’t get where the competition comes in here</w:t>
      </w:r>
    </w:p>
  </w:comment>
  <w:comment w:id="202" w:author="terHorst, Casey P" w:date="2026-06-02T12:29:00Z" w:initials="tCP">
    <w:p w14:paraId="28872DF9" w14:textId="13797FC7" w:rsidR="000F177E" w:rsidRDefault="000F177E">
      <w:pPr>
        <w:pStyle w:val="CommentText"/>
      </w:pPr>
      <w:r>
        <w:rPr>
          <w:rStyle w:val="CommentReference"/>
        </w:rPr>
        <w:annotationRef/>
      </w:r>
      <w:r>
        <w:t>Already said above, but maybe better to say here instead</w:t>
      </w:r>
    </w:p>
  </w:comment>
  <w:comment w:id="203" w:author="terHorst, Casey P" w:date="2026-06-02T12:30:00Z" w:initials="tCP">
    <w:p w14:paraId="23AF3BEF" w14:textId="4CC9D688" w:rsidR="000F177E" w:rsidRDefault="000F177E">
      <w:pPr>
        <w:pStyle w:val="CommentText"/>
      </w:pPr>
      <w:r>
        <w:rPr>
          <w:rStyle w:val="CommentReference"/>
        </w:rPr>
        <w:annotationRef/>
      </w:r>
      <w:r>
        <w:t>Maybe address other studies that show that comp only matters at low resources</w:t>
      </w:r>
      <w:r w:rsidR="00B00872">
        <w:t>. Hmm, which I guess is maybe the definition of competition, so it’s more that the presence of competitors only leads to competition when resources are limiting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892148D" w15:done="0"/>
  <w15:commentEx w15:paraId="4A073007" w15:done="0"/>
  <w15:commentEx w15:paraId="52C437A2" w15:done="0"/>
  <w15:commentEx w15:paraId="7978B91F" w15:done="0"/>
  <w15:commentEx w15:paraId="0FB9DFE4" w15:done="0"/>
  <w15:commentEx w15:paraId="153115BD" w15:done="0"/>
  <w15:commentEx w15:paraId="55CD4D2C" w15:done="0"/>
  <w15:commentEx w15:paraId="591BAFFE" w15:done="0"/>
  <w15:commentEx w15:paraId="7114D2B0" w15:done="0"/>
  <w15:commentEx w15:paraId="0E07AFBA" w15:done="0"/>
  <w15:commentEx w15:paraId="49DD74E0" w15:done="0"/>
  <w15:commentEx w15:paraId="6F6E1809" w15:done="0"/>
  <w15:commentEx w15:paraId="6898CD14" w15:done="0"/>
  <w15:commentEx w15:paraId="42CFE31E" w15:done="0"/>
  <w15:commentEx w15:paraId="079585F2" w15:done="0"/>
  <w15:commentEx w15:paraId="21C8ABFD" w15:done="0"/>
  <w15:commentEx w15:paraId="34BB501A" w15:done="0"/>
  <w15:commentEx w15:paraId="01E095F4" w15:done="0"/>
  <w15:commentEx w15:paraId="037670EC" w15:done="0"/>
  <w15:commentEx w15:paraId="7EDCFB11" w15:done="0"/>
  <w15:commentEx w15:paraId="0EF234AC" w15:done="0"/>
  <w15:commentEx w15:paraId="5CD115FB" w15:done="0"/>
  <w15:commentEx w15:paraId="4A195EA2" w15:done="0"/>
  <w15:commentEx w15:paraId="5624C690" w15:done="0"/>
  <w15:commentEx w15:paraId="4D6A376C" w15:done="0"/>
  <w15:commentEx w15:paraId="25EEE597" w15:done="0"/>
  <w15:commentEx w15:paraId="7EFB8C96" w15:done="0"/>
  <w15:commentEx w15:paraId="6869C97F" w15:done="0"/>
  <w15:commentEx w15:paraId="1AB59605" w15:done="0"/>
  <w15:commentEx w15:paraId="3A7277F7" w15:done="0"/>
  <w15:commentEx w15:paraId="63E5D99F" w15:done="0"/>
  <w15:commentEx w15:paraId="7B48636A" w15:done="0"/>
  <w15:commentEx w15:paraId="34C55172" w15:done="0"/>
  <w15:commentEx w15:paraId="10285ED0" w15:done="0"/>
  <w15:commentEx w15:paraId="0DBBE0ED" w15:done="0"/>
  <w15:commentEx w15:paraId="7B5B7E5B" w15:done="0"/>
  <w15:commentEx w15:paraId="050C2093" w15:done="0"/>
  <w15:commentEx w15:paraId="6A3FFCA8" w15:done="0"/>
  <w15:commentEx w15:paraId="1CD92D24" w15:done="0"/>
  <w15:commentEx w15:paraId="74C9C163" w15:done="0"/>
  <w15:commentEx w15:paraId="07812467" w15:done="0"/>
  <w15:commentEx w15:paraId="09B0CA43" w15:done="0"/>
  <w15:commentEx w15:paraId="13980FCD" w15:done="0"/>
  <w15:commentEx w15:paraId="784676FB" w15:done="0"/>
  <w15:commentEx w15:paraId="30C6AF8A" w15:done="0"/>
  <w15:commentEx w15:paraId="0A2A10C3" w15:done="0"/>
  <w15:commentEx w15:paraId="6314D136" w15:done="0"/>
  <w15:commentEx w15:paraId="78244169" w15:done="0"/>
  <w15:commentEx w15:paraId="3DA69DC9" w15:done="0"/>
  <w15:commentEx w15:paraId="659B6880" w15:done="0"/>
  <w15:commentEx w15:paraId="4DDD439F" w15:done="0"/>
  <w15:commentEx w15:paraId="0B4A1752" w15:done="0"/>
  <w15:commentEx w15:paraId="343294DF" w15:done="0"/>
  <w15:commentEx w15:paraId="6AE0F266" w15:done="0"/>
  <w15:commentEx w15:paraId="756B1CF8" w15:done="0"/>
  <w15:commentEx w15:paraId="49E45581" w15:done="0"/>
  <w15:commentEx w15:paraId="10FC09DE" w15:done="0"/>
  <w15:commentEx w15:paraId="7B2C35C4" w15:done="0"/>
  <w15:commentEx w15:paraId="4F7DA0B2" w15:done="0"/>
  <w15:commentEx w15:paraId="59A10BF4" w15:done="0"/>
  <w15:commentEx w15:paraId="0B5599EB" w15:done="0"/>
  <w15:commentEx w15:paraId="6BA7FA61" w15:done="0"/>
  <w15:commentEx w15:paraId="45A9EA3E" w15:done="0"/>
  <w15:commentEx w15:paraId="38AF0648" w15:done="0"/>
  <w15:commentEx w15:paraId="03D4E73E" w15:done="0"/>
  <w15:commentEx w15:paraId="0041D6A8" w15:done="0"/>
  <w15:commentEx w15:paraId="28872DF9" w15:done="0"/>
  <w15:commentEx w15:paraId="23AF3BE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8E8EA75" w16cex:dateUtc="2026-06-01T19:47:00Z"/>
  <w16cex:commentExtensible w16cex:durableId="340123F7" w16cex:dateUtc="2026-06-01T19:54:00Z"/>
  <w16cex:commentExtensible w16cex:durableId="57238FC9" w16cex:dateUtc="2026-06-01T19:53:00Z"/>
  <w16cex:commentExtensible w16cex:durableId="7DE76688" w16cex:dateUtc="2026-06-01T19:55:00Z"/>
  <w16cex:commentExtensible w16cex:durableId="4EB9811A" w16cex:dateUtc="2026-06-01T19:56:00Z"/>
  <w16cex:commentExtensible w16cex:durableId="214A9819" w16cex:dateUtc="2026-06-01T20:03:00Z"/>
  <w16cex:commentExtensible w16cex:durableId="621962BE" w16cex:dateUtc="2026-06-01T19:58:00Z"/>
  <w16cex:commentExtensible w16cex:durableId="6A72773D" w16cex:dateUtc="2026-06-01T19:59:00Z"/>
  <w16cex:commentExtensible w16cex:durableId="393C163D" w16cex:dateUtc="2026-06-01T20:00:00Z"/>
  <w16cex:commentExtensible w16cex:durableId="072C6814" w16cex:dateUtc="2026-06-01T20:03:00Z"/>
  <w16cex:commentExtensible w16cex:durableId="45DFAA7A" w16cex:dateUtc="2026-06-01T20:05:00Z"/>
  <w16cex:commentExtensible w16cex:durableId="05238336" w16cex:dateUtc="2026-06-01T20:13:00Z"/>
  <w16cex:commentExtensible w16cex:durableId="4D002771" w16cex:dateUtc="2026-06-01T20:15:00Z"/>
  <w16cex:commentExtensible w16cex:durableId="31B3AE4E" w16cex:dateUtc="2026-06-01T20:19:00Z"/>
  <w16cex:commentExtensible w16cex:durableId="0C638357" w16cex:dateUtc="2026-06-01T20:20:00Z"/>
  <w16cex:commentExtensible w16cex:durableId="507B1185" w16cex:dateUtc="2026-06-01T20:22:00Z"/>
  <w16cex:commentExtensible w16cex:durableId="2D8A41F9" w16cex:dateUtc="2026-06-02T18:21:00Z"/>
  <w16cex:commentExtensible w16cex:durableId="4F2E1DC8" w16cex:dateUtc="2026-06-01T20:48:00Z"/>
  <w16cex:commentExtensible w16cex:durableId="4BFD15D9" w16cex:dateUtc="2026-06-01T20:50:00Z"/>
  <w16cex:commentExtensible w16cex:durableId="56F25F04" w16cex:dateUtc="2026-06-01T20:52:00Z"/>
  <w16cex:commentExtensible w16cex:durableId="328E0445" w16cex:dateUtc="2026-06-01T20:54:00Z"/>
  <w16cex:commentExtensible w16cex:durableId="1F8A3AFB" w16cex:dateUtc="2026-06-01T20:54:00Z"/>
  <w16cex:commentExtensible w16cex:durableId="0954BE17" w16cex:dateUtc="2026-06-01T21:03:00Z"/>
  <w16cex:commentExtensible w16cex:durableId="397FBF35" w16cex:dateUtc="2026-06-01T21:04:00Z"/>
  <w16cex:commentExtensible w16cex:durableId="2A19DE37" w16cex:dateUtc="2026-06-01T21:06:00Z"/>
  <w16cex:commentExtensible w16cex:durableId="3CF00720" w16cex:dateUtc="2026-06-01T21:26:00Z"/>
  <w16cex:commentExtensible w16cex:durableId="27EE7E04" w16cex:dateUtc="2026-06-01T21:23:00Z"/>
  <w16cex:commentExtensible w16cex:durableId="1D45C43D" w16cex:dateUtc="2026-06-01T21:24:00Z"/>
  <w16cex:commentExtensible w16cex:durableId="45BF403C" w16cex:dateUtc="2026-06-01T21:20:00Z"/>
  <w16cex:commentExtensible w16cex:durableId="3AA89A94" w16cex:dateUtc="2026-06-01T21:21:00Z"/>
  <w16cex:commentExtensible w16cex:durableId="580D0B98" w16cex:dateUtc="2026-06-01T21:25:00Z"/>
  <w16cex:commentExtensible w16cex:durableId="4F11067D" w16cex:dateUtc="2026-06-01T21:28:00Z"/>
  <w16cex:commentExtensible w16cex:durableId="1CB75ABE" w16cex:dateUtc="2026-06-01T21:29:00Z"/>
  <w16cex:commentExtensible w16cex:durableId="7876783F" w16cex:dateUtc="2026-06-01T21:30:00Z"/>
  <w16cex:commentExtensible w16cex:durableId="3CEE0A1B" w16cex:dateUtc="2026-06-01T21:32:00Z"/>
  <w16cex:commentExtensible w16cex:durableId="678762C6" w16cex:dateUtc="2026-06-01T21:36:00Z"/>
  <w16cex:commentExtensible w16cex:durableId="4372A67F" w16cex:dateUtc="2026-06-02T17:53:00Z"/>
  <w16cex:commentExtensible w16cex:durableId="2211E92B" w16cex:dateUtc="2026-06-02T17:57:00Z"/>
  <w16cex:commentExtensible w16cex:durableId="4F525F49" w16cex:dateUtc="2026-06-02T17:59:00Z"/>
  <w16cex:commentExtensible w16cex:durableId="28E4A32D" w16cex:dateUtc="2026-06-02T18:01:00Z"/>
  <w16cex:commentExtensible w16cex:durableId="443823AA" w16cex:dateUtc="2026-06-02T18:04:00Z"/>
  <w16cex:commentExtensible w16cex:durableId="379419AE" w16cex:dateUtc="2026-06-02T18:13:00Z"/>
  <w16cex:commentExtensible w16cex:durableId="2A6F92F4" w16cex:dateUtc="2026-06-02T18:11:00Z"/>
  <w16cex:commentExtensible w16cex:durableId="09B175C0" w16cex:dateUtc="2026-06-02T18:12:00Z"/>
  <w16cex:commentExtensible w16cex:durableId="50D9A261" w16cex:dateUtc="2026-06-02T18:13:00Z"/>
  <w16cex:commentExtensible w16cex:durableId="3F0ED6DD" w16cex:dateUtc="2026-06-02T18:22:00Z"/>
  <w16cex:commentExtensible w16cex:durableId="5B12D24D" w16cex:dateUtc="2026-06-02T18:48:00Z"/>
  <w16cex:commentExtensible w16cex:durableId="389A53BB" w16cex:dateUtc="2026-06-02T18:26:00Z"/>
  <w16cex:commentExtensible w16cex:durableId="39B9C74A" w16cex:dateUtc="2026-06-02T18:51:00Z"/>
  <w16cex:commentExtensible w16cex:durableId="3A502C05" w16cex:dateUtc="2026-06-02T18:52:00Z"/>
  <w16cex:commentExtensible w16cex:durableId="1F4EF679" w16cex:dateUtc="2026-06-02T18:30:00Z"/>
  <w16cex:commentExtensible w16cex:durableId="79966FE6" w16cex:dateUtc="2026-06-02T18:30:00Z"/>
  <w16cex:commentExtensible w16cex:durableId="4E029363" w16cex:dateUtc="2026-06-02T18:32:00Z"/>
  <w16cex:commentExtensible w16cex:durableId="2E9EBED7" w16cex:dateUtc="2026-06-02T18:47:00Z"/>
  <w16cex:commentExtensible w16cex:durableId="5023C7C8" w16cex:dateUtc="2026-06-02T18:58:00Z"/>
  <w16cex:commentExtensible w16cex:durableId="0AC520E8" w16cex:dateUtc="2026-06-02T19:02:00Z"/>
  <w16cex:commentExtensible w16cex:durableId="5FCBE5B6" w16cex:dateUtc="2026-06-02T19:04:00Z"/>
  <w16cex:commentExtensible w16cex:durableId="7B6BC56E" w16cex:dateUtc="2026-06-02T19:06:00Z"/>
  <w16cex:commentExtensible w16cex:durableId="7A00E09C" w16cex:dateUtc="2026-06-02T19:06:00Z"/>
  <w16cex:commentExtensible w16cex:durableId="10FD32E3" w16cex:dateUtc="2026-06-02T19:07:00Z"/>
  <w16cex:commentExtensible w16cex:durableId="4CB9F087" w16cex:dateUtc="2026-06-02T19:14:00Z"/>
  <w16cex:commentExtensible w16cex:durableId="5939D572" w16cex:dateUtc="2026-06-02T19:14:00Z"/>
  <w16cex:commentExtensible w16cex:durableId="42ECA010" w16cex:dateUtc="2026-06-02T19:16:00Z"/>
  <w16cex:commentExtensible w16cex:durableId="237DF651" w16cex:dateUtc="2026-06-02T19:18:00Z"/>
  <w16cex:commentExtensible w16cex:durableId="5720E4F0" w16cex:dateUtc="2026-06-02T19:22:00Z"/>
  <w16cex:commentExtensible w16cex:durableId="29B31367" w16cex:dateUtc="2026-06-02T19:28:00Z"/>
  <w16cex:commentExtensible w16cex:durableId="4778BA17" w16cex:dateUtc="2026-06-02T19:29:00Z"/>
  <w16cex:commentExtensible w16cex:durableId="29EF68FB" w16cex:dateUtc="2026-06-02T19: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892148D" w16cid:durableId="28E8EA75"/>
  <w16cid:commentId w16cid:paraId="4A073007" w16cid:durableId="340123F7"/>
  <w16cid:commentId w16cid:paraId="52C437A2" w16cid:durableId="57238FC9"/>
  <w16cid:commentId w16cid:paraId="7978B91F" w16cid:durableId="7DE76688"/>
  <w16cid:commentId w16cid:paraId="0FB9DFE4" w16cid:durableId="4EB9811A"/>
  <w16cid:commentId w16cid:paraId="153115BD" w16cid:durableId="214A9819"/>
  <w16cid:commentId w16cid:paraId="55CD4D2C" w16cid:durableId="621962BE"/>
  <w16cid:commentId w16cid:paraId="591BAFFE" w16cid:durableId="6A72773D"/>
  <w16cid:commentId w16cid:paraId="7114D2B0" w16cid:durableId="393C163D"/>
  <w16cid:commentId w16cid:paraId="0E07AFBA" w16cid:durableId="072C6814"/>
  <w16cid:commentId w16cid:paraId="49DD74E0" w16cid:durableId="45DFAA7A"/>
  <w16cid:commentId w16cid:paraId="6F6E1809" w16cid:durableId="05238336"/>
  <w16cid:commentId w16cid:paraId="6898CD14" w16cid:durableId="4D002771"/>
  <w16cid:commentId w16cid:paraId="42CFE31E" w16cid:durableId="31B3AE4E"/>
  <w16cid:commentId w16cid:paraId="079585F2" w16cid:durableId="0C638357"/>
  <w16cid:commentId w16cid:paraId="21C8ABFD" w16cid:durableId="507B1185"/>
  <w16cid:commentId w16cid:paraId="34BB501A" w16cid:durableId="2D8A41F9"/>
  <w16cid:commentId w16cid:paraId="01E095F4" w16cid:durableId="4F2E1DC8"/>
  <w16cid:commentId w16cid:paraId="037670EC" w16cid:durableId="4BFD15D9"/>
  <w16cid:commentId w16cid:paraId="7EDCFB11" w16cid:durableId="56F25F04"/>
  <w16cid:commentId w16cid:paraId="0EF234AC" w16cid:durableId="328E0445"/>
  <w16cid:commentId w16cid:paraId="5CD115FB" w16cid:durableId="1F8A3AFB"/>
  <w16cid:commentId w16cid:paraId="4A195EA2" w16cid:durableId="0954BE17"/>
  <w16cid:commentId w16cid:paraId="5624C690" w16cid:durableId="397FBF35"/>
  <w16cid:commentId w16cid:paraId="4D6A376C" w16cid:durableId="2A19DE37"/>
  <w16cid:commentId w16cid:paraId="25EEE597" w16cid:durableId="3CF00720"/>
  <w16cid:commentId w16cid:paraId="7EFB8C96" w16cid:durableId="27EE7E04"/>
  <w16cid:commentId w16cid:paraId="6869C97F" w16cid:durableId="1D45C43D"/>
  <w16cid:commentId w16cid:paraId="1AB59605" w16cid:durableId="45BF403C"/>
  <w16cid:commentId w16cid:paraId="3A7277F7" w16cid:durableId="3AA89A94"/>
  <w16cid:commentId w16cid:paraId="63E5D99F" w16cid:durableId="580D0B98"/>
  <w16cid:commentId w16cid:paraId="7B48636A" w16cid:durableId="4F11067D"/>
  <w16cid:commentId w16cid:paraId="34C55172" w16cid:durableId="1CB75ABE"/>
  <w16cid:commentId w16cid:paraId="10285ED0" w16cid:durableId="7876783F"/>
  <w16cid:commentId w16cid:paraId="0DBBE0ED" w16cid:durableId="3CEE0A1B"/>
  <w16cid:commentId w16cid:paraId="7B5B7E5B" w16cid:durableId="678762C6"/>
  <w16cid:commentId w16cid:paraId="050C2093" w16cid:durableId="4372A67F"/>
  <w16cid:commentId w16cid:paraId="6A3FFCA8" w16cid:durableId="2211E92B"/>
  <w16cid:commentId w16cid:paraId="1CD92D24" w16cid:durableId="4F525F49"/>
  <w16cid:commentId w16cid:paraId="74C9C163" w16cid:durableId="28E4A32D"/>
  <w16cid:commentId w16cid:paraId="07812467" w16cid:durableId="443823AA"/>
  <w16cid:commentId w16cid:paraId="09B0CA43" w16cid:durableId="379419AE"/>
  <w16cid:commentId w16cid:paraId="13980FCD" w16cid:durableId="2A6F92F4"/>
  <w16cid:commentId w16cid:paraId="784676FB" w16cid:durableId="09B175C0"/>
  <w16cid:commentId w16cid:paraId="30C6AF8A" w16cid:durableId="50D9A261"/>
  <w16cid:commentId w16cid:paraId="0A2A10C3" w16cid:durableId="3F0ED6DD"/>
  <w16cid:commentId w16cid:paraId="6314D136" w16cid:durableId="5B12D24D"/>
  <w16cid:commentId w16cid:paraId="78244169" w16cid:durableId="389A53BB"/>
  <w16cid:commentId w16cid:paraId="3DA69DC9" w16cid:durableId="39B9C74A"/>
  <w16cid:commentId w16cid:paraId="659B6880" w16cid:durableId="3A502C05"/>
  <w16cid:commentId w16cid:paraId="4DDD439F" w16cid:durableId="1F4EF679"/>
  <w16cid:commentId w16cid:paraId="0B4A1752" w16cid:durableId="79966FE6"/>
  <w16cid:commentId w16cid:paraId="343294DF" w16cid:durableId="4E029363"/>
  <w16cid:commentId w16cid:paraId="6AE0F266" w16cid:durableId="2E9EBED7"/>
  <w16cid:commentId w16cid:paraId="756B1CF8" w16cid:durableId="5023C7C8"/>
  <w16cid:commentId w16cid:paraId="49E45581" w16cid:durableId="0AC520E8"/>
  <w16cid:commentId w16cid:paraId="10FC09DE" w16cid:durableId="5FCBE5B6"/>
  <w16cid:commentId w16cid:paraId="7B2C35C4" w16cid:durableId="7B6BC56E"/>
  <w16cid:commentId w16cid:paraId="4F7DA0B2" w16cid:durableId="7A00E09C"/>
  <w16cid:commentId w16cid:paraId="59A10BF4" w16cid:durableId="10FD32E3"/>
  <w16cid:commentId w16cid:paraId="0B5599EB" w16cid:durableId="4CB9F087"/>
  <w16cid:commentId w16cid:paraId="6BA7FA61" w16cid:durableId="5939D572"/>
  <w16cid:commentId w16cid:paraId="45A9EA3E" w16cid:durableId="42ECA010"/>
  <w16cid:commentId w16cid:paraId="38AF0648" w16cid:durableId="237DF651"/>
  <w16cid:commentId w16cid:paraId="03D4E73E" w16cid:durableId="5720E4F0"/>
  <w16cid:commentId w16cid:paraId="0041D6A8" w16cid:durableId="29B31367"/>
  <w16cid:commentId w16cid:paraId="28872DF9" w16cid:durableId="4778BA17"/>
  <w16cid:commentId w16cid:paraId="23AF3BEF" w16cid:durableId="29EF68F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254F2B" w14:textId="77777777" w:rsidR="000966AB" w:rsidRDefault="000966AB" w:rsidP="00B9074C">
      <w:pPr>
        <w:spacing w:after="0" w:line="240" w:lineRule="auto"/>
      </w:pPr>
      <w:r>
        <w:separator/>
      </w:r>
    </w:p>
  </w:endnote>
  <w:endnote w:type="continuationSeparator" w:id="0">
    <w:p w14:paraId="3B8241D4" w14:textId="77777777" w:rsidR="000966AB" w:rsidRDefault="000966AB" w:rsidP="00B907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01758711"/>
      <w:docPartObj>
        <w:docPartGallery w:val="Page Numbers (Bottom of Page)"/>
        <w:docPartUnique/>
      </w:docPartObj>
    </w:sdtPr>
    <w:sdtEndPr>
      <w:rPr>
        <w:rFonts w:ascii="Times New Roman" w:hAnsi="Times New Roman" w:cs="Times New Roman"/>
        <w:noProof/>
      </w:rPr>
    </w:sdtEndPr>
    <w:sdtContent>
      <w:p w14:paraId="130B0193" w14:textId="6F78938A" w:rsidR="00B36F68" w:rsidRPr="00B36F68" w:rsidRDefault="00B36F68">
        <w:pPr>
          <w:pStyle w:val="Footer"/>
          <w:jc w:val="center"/>
          <w:rPr>
            <w:rFonts w:ascii="Times New Roman" w:hAnsi="Times New Roman" w:cs="Times New Roman"/>
          </w:rPr>
        </w:pPr>
        <w:r w:rsidRPr="00B36F68">
          <w:rPr>
            <w:rFonts w:ascii="Times New Roman" w:hAnsi="Times New Roman" w:cs="Times New Roman"/>
          </w:rPr>
          <w:fldChar w:fldCharType="begin"/>
        </w:r>
        <w:r w:rsidRPr="00B36F68">
          <w:rPr>
            <w:rFonts w:ascii="Times New Roman" w:hAnsi="Times New Roman" w:cs="Times New Roman"/>
          </w:rPr>
          <w:instrText xml:space="preserve"> PAGE   \* MERGEFORMAT </w:instrText>
        </w:r>
        <w:r w:rsidRPr="00B36F68">
          <w:rPr>
            <w:rFonts w:ascii="Times New Roman" w:hAnsi="Times New Roman" w:cs="Times New Roman"/>
          </w:rPr>
          <w:fldChar w:fldCharType="separate"/>
        </w:r>
        <w:r w:rsidRPr="00B36F68">
          <w:rPr>
            <w:rFonts w:ascii="Times New Roman" w:hAnsi="Times New Roman" w:cs="Times New Roman"/>
            <w:noProof/>
          </w:rPr>
          <w:t>2</w:t>
        </w:r>
        <w:r w:rsidRPr="00B36F68">
          <w:rPr>
            <w:rFonts w:ascii="Times New Roman" w:hAnsi="Times New Roman" w:cs="Times New Roman"/>
            <w:noProof/>
          </w:rPr>
          <w:fldChar w:fldCharType="end"/>
        </w:r>
      </w:p>
    </w:sdtContent>
  </w:sdt>
  <w:p w14:paraId="250D2C32" w14:textId="22FE1A18" w:rsidR="00B36F68" w:rsidRDefault="00B36F6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2E01FA" w14:textId="77777777" w:rsidR="000966AB" w:rsidRDefault="000966AB" w:rsidP="00B9074C">
      <w:pPr>
        <w:spacing w:after="0" w:line="240" w:lineRule="auto"/>
      </w:pPr>
      <w:r>
        <w:separator/>
      </w:r>
    </w:p>
  </w:footnote>
  <w:footnote w:type="continuationSeparator" w:id="0">
    <w:p w14:paraId="1C200796" w14:textId="77777777" w:rsidR="000966AB" w:rsidRDefault="000966AB" w:rsidP="00B9074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A2186"/>
    <w:multiLevelType w:val="hybridMultilevel"/>
    <w:tmpl w:val="A934B8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D00C46"/>
    <w:multiLevelType w:val="hybridMultilevel"/>
    <w:tmpl w:val="29A29F12"/>
    <w:lvl w:ilvl="0" w:tplc="B704B39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045165"/>
    <w:multiLevelType w:val="hybridMultilevel"/>
    <w:tmpl w:val="AD2285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8160EA"/>
    <w:multiLevelType w:val="hybridMultilevel"/>
    <w:tmpl w:val="66F2CD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83A2C06"/>
    <w:multiLevelType w:val="hybridMultilevel"/>
    <w:tmpl w:val="09181C7E"/>
    <w:lvl w:ilvl="0" w:tplc="D74C2D5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E130746"/>
    <w:multiLevelType w:val="multilevel"/>
    <w:tmpl w:val="5B880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D822DA"/>
    <w:multiLevelType w:val="hybridMultilevel"/>
    <w:tmpl w:val="803607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02F3BE9"/>
    <w:multiLevelType w:val="hybridMultilevel"/>
    <w:tmpl w:val="CF1A98FE"/>
    <w:lvl w:ilvl="0" w:tplc="61CEA718">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0FA7818"/>
    <w:multiLevelType w:val="hybridMultilevel"/>
    <w:tmpl w:val="127217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3653347"/>
    <w:multiLevelType w:val="multilevel"/>
    <w:tmpl w:val="AE9E6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A305BB"/>
    <w:multiLevelType w:val="hybridMultilevel"/>
    <w:tmpl w:val="2D28D9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0C55464"/>
    <w:multiLevelType w:val="hybridMultilevel"/>
    <w:tmpl w:val="D7B27892"/>
    <w:lvl w:ilvl="0" w:tplc="B704B39C">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2653999"/>
    <w:multiLevelType w:val="hybridMultilevel"/>
    <w:tmpl w:val="81D2D4F0"/>
    <w:lvl w:ilvl="0" w:tplc="B704B39C">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10140A6"/>
    <w:multiLevelType w:val="hybridMultilevel"/>
    <w:tmpl w:val="D5B06D2A"/>
    <w:lvl w:ilvl="0" w:tplc="AD16B2FA">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26C1867"/>
    <w:multiLevelType w:val="hybridMultilevel"/>
    <w:tmpl w:val="7FCE9DDC"/>
    <w:lvl w:ilvl="0" w:tplc="578E422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FCF38E4"/>
    <w:multiLevelType w:val="multilevel"/>
    <w:tmpl w:val="77242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9AB5F15"/>
    <w:multiLevelType w:val="hybridMultilevel"/>
    <w:tmpl w:val="1234DA50"/>
    <w:lvl w:ilvl="0" w:tplc="B704B39C">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83538030">
    <w:abstractNumId w:val="11"/>
  </w:num>
  <w:num w:numId="2" w16cid:durableId="595990029">
    <w:abstractNumId w:val="7"/>
  </w:num>
  <w:num w:numId="3" w16cid:durableId="392047485">
    <w:abstractNumId w:val="1"/>
  </w:num>
  <w:num w:numId="4" w16cid:durableId="804464942">
    <w:abstractNumId w:val="16"/>
  </w:num>
  <w:num w:numId="5" w16cid:durableId="724453722">
    <w:abstractNumId w:val="12"/>
  </w:num>
  <w:num w:numId="6" w16cid:durableId="752632309">
    <w:abstractNumId w:val="15"/>
  </w:num>
  <w:num w:numId="7" w16cid:durableId="1358659136">
    <w:abstractNumId w:val="5"/>
  </w:num>
  <w:num w:numId="8" w16cid:durableId="651829799">
    <w:abstractNumId w:val="9"/>
  </w:num>
  <w:num w:numId="9" w16cid:durableId="73017824">
    <w:abstractNumId w:val="8"/>
  </w:num>
  <w:num w:numId="10" w16cid:durableId="1224753280">
    <w:abstractNumId w:val="6"/>
  </w:num>
  <w:num w:numId="11" w16cid:durableId="725836434">
    <w:abstractNumId w:val="10"/>
  </w:num>
  <w:num w:numId="12" w16cid:durableId="455833611">
    <w:abstractNumId w:val="0"/>
  </w:num>
  <w:num w:numId="13" w16cid:durableId="1396513438">
    <w:abstractNumId w:val="13"/>
  </w:num>
  <w:num w:numId="14" w16cid:durableId="1757822176">
    <w:abstractNumId w:val="2"/>
  </w:num>
  <w:num w:numId="15" w16cid:durableId="1478762127">
    <w:abstractNumId w:val="3"/>
  </w:num>
  <w:num w:numId="16" w16cid:durableId="699823881">
    <w:abstractNumId w:val="4"/>
  </w:num>
  <w:num w:numId="17" w16cid:durableId="2078746497">
    <w:abstractNumId w:val="1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terHorst, Casey  P">
    <w15:presenceInfo w15:providerId="AD" w15:userId="S::casey.terhorst@csun.edu::0f4892ff-ae08-40cb-9306-8c5afca50a1d"/>
  </w15:person>
  <w15:person w15:author="terHorst, Casey P">
    <w15:presenceInfo w15:providerId="None" w15:userId="terHorst, Casey P"/>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3953"/>
    <w:rsid w:val="0000000E"/>
    <w:rsid w:val="00001301"/>
    <w:rsid w:val="00001C4B"/>
    <w:rsid w:val="00003387"/>
    <w:rsid w:val="000033C8"/>
    <w:rsid w:val="000034B2"/>
    <w:rsid w:val="0000360D"/>
    <w:rsid w:val="000041DB"/>
    <w:rsid w:val="0000463B"/>
    <w:rsid w:val="00005417"/>
    <w:rsid w:val="0000647E"/>
    <w:rsid w:val="00006E7D"/>
    <w:rsid w:val="000107EF"/>
    <w:rsid w:val="00011E10"/>
    <w:rsid w:val="00012205"/>
    <w:rsid w:val="0001252B"/>
    <w:rsid w:val="00012913"/>
    <w:rsid w:val="00012B3E"/>
    <w:rsid w:val="00013051"/>
    <w:rsid w:val="0001336C"/>
    <w:rsid w:val="000142BF"/>
    <w:rsid w:val="0001470E"/>
    <w:rsid w:val="00014B97"/>
    <w:rsid w:val="00015C4F"/>
    <w:rsid w:val="00017096"/>
    <w:rsid w:val="000174BC"/>
    <w:rsid w:val="0001769C"/>
    <w:rsid w:val="000206D7"/>
    <w:rsid w:val="00020B7F"/>
    <w:rsid w:val="00021D9F"/>
    <w:rsid w:val="00021DFA"/>
    <w:rsid w:val="000222E7"/>
    <w:rsid w:val="00022958"/>
    <w:rsid w:val="00025B13"/>
    <w:rsid w:val="0002624F"/>
    <w:rsid w:val="00026EE5"/>
    <w:rsid w:val="00031319"/>
    <w:rsid w:val="0003285E"/>
    <w:rsid w:val="000329DC"/>
    <w:rsid w:val="00033483"/>
    <w:rsid w:val="00033A4C"/>
    <w:rsid w:val="00033B5E"/>
    <w:rsid w:val="000341A4"/>
    <w:rsid w:val="00034A55"/>
    <w:rsid w:val="000359E8"/>
    <w:rsid w:val="000362CA"/>
    <w:rsid w:val="00036482"/>
    <w:rsid w:val="00036B9F"/>
    <w:rsid w:val="000402BE"/>
    <w:rsid w:val="0004096F"/>
    <w:rsid w:val="0004179F"/>
    <w:rsid w:val="0004283F"/>
    <w:rsid w:val="00043A6A"/>
    <w:rsid w:val="00043A6E"/>
    <w:rsid w:val="00043F5D"/>
    <w:rsid w:val="00044564"/>
    <w:rsid w:val="000447E2"/>
    <w:rsid w:val="00045EE4"/>
    <w:rsid w:val="00045F4E"/>
    <w:rsid w:val="000500B2"/>
    <w:rsid w:val="000501BD"/>
    <w:rsid w:val="00050234"/>
    <w:rsid w:val="0005066B"/>
    <w:rsid w:val="00050CA0"/>
    <w:rsid w:val="00050CFC"/>
    <w:rsid w:val="0005129B"/>
    <w:rsid w:val="000516EA"/>
    <w:rsid w:val="00053241"/>
    <w:rsid w:val="00054DFA"/>
    <w:rsid w:val="00055020"/>
    <w:rsid w:val="000558DE"/>
    <w:rsid w:val="000560FE"/>
    <w:rsid w:val="00056513"/>
    <w:rsid w:val="00056591"/>
    <w:rsid w:val="00056E5A"/>
    <w:rsid w:val="00057571"/>
    <w:rsid w:val="000608FF"/>
    <w:rsid w:val="00060FC8"/>
    <w:rsid w:val="0006126D"/>
    <w:rsid w:val="0006169B"/>
    <w:rsid w:val="0006200E"/>
    <w:rsid w:val="000623D7"/>
    <w:rsid w:val="000639DC"/>
    <w:rsid w:val="0006404D"/>
    <w:rsid w:val="0006614B"/>
    <w:rsid w:val="00067467"/>
    <w:rsid w:val="000679E9"/>
    <w:rsid w:val="00067F50"/>
    <w:rsid w:val="000709CB"/>
    <w:rsid w:val="00072769"/>
    <w:rsid w:val="00072F7B"/>
    <w:rsid w:val="0007371C"/>
    <w:rsid w:val="000748E6"/>
    <w:rsid w:val="00074A32"/>
    <w:rsid w:val="00076254"/>
    <w:rsid w:val="0007698C"/>
    <w:rsid w:val="00077951"/>
    <w:rsid w:val="00077F42"/>
    <w:rsid w:val="000801FA"/>
    <w:rsid w:val="000813E9"/>
    <w:rsid w:val="00081B38"/>
    <w:rsid w:val="00081E46"/>
    <w:rsid w:val="00081F9E"/>
    <w:rsid w:val="00082568"/>
    <w:rsid w:val="00082721"/>
    <w:rsid w:val="00083067"/>
    <w:rsid w:val="00083458"/>
    <w:rsid w:val="0008353E"/>
    <w:rsid w:val="00083566"/>
    <w:rsid w:val="00083AF8"/>
    <w:rsid w:val="00083B8B"/>
    <w:rsid w:val="000840B1"/>
    <w:rsid w:val="00084128"/>
    <w:rsid w:val="00084660"/>
    <w:rsid w:val="00084801"/>
    <w:rsid w:val="00084A36"/>
    <w:rsid w:val="0008671C"/>
    <w:rsid w:val="00087357"/>
    <w:rsid w:val="00087FC6"/>
    <w:rsid w:val="000901B5"/>
    <w:rsid w:val="000903AF"/>
    <w:rsid w:val="00090AE7"/>
    <w:rsid w:val="0009177A"/>
    <w:rsid w:val="000919FF"/>
    <w:rsid w:val="00092288"/>
    <w:rsid w:val="000934A8"/>
    <w:rsid w:val="00093BEA"/>
    <w:rsid w:val="000953CC"/>
    <w:rsid w:val="000955F9"/>
    <w:rsid w:val="00095A3D"/>
    <w:rsid w:val="00095A4B"/>
    <w:rsid w:val="000966AB"/>
    <w:rsid w:val="00097099"/>
    <w:rsid w:val="0009717F"/>
    <w:rsid w:val="00097398"/>
    <w:rsid w:val="00097753"/>
    <w:rsid w:val="00097CFE"/>
    <w:rsid w:val="00097F03"/>
    <w:rsid w:val="000A0329"/>
    <w:rsid w:val="000A127C"/>
    <w:rsid w:val="000A2509"/>
    <w:rsid w:val="000A2E6B"/>
    <w:rsid w:val="000A3055"/>
    <w:rsid w:val="000A35D7"/>
    <w:rsid w:val="000A39A1"/>
    <w:rsid w:val="000A3E01"/>
    <w:rsid w:val="000A3FD4"/>
    <w:rsid w:val="000A4093"/>
    <w:rsid w:val="000A530D"/>
    <w:rsid w:val="000A5EE5"/>
    <w:rsid w:val="000A6CBA"/>
    <w:rsid w:val="000A7F88"/>
    <w:rsid w:val="000B049D"/>
    <w:rsid w:val="000B1FF1"/>
    <w:rsid w:val="000B3640"/>
    <w:rsid w:val="000B3DBB"/>
    <w:rsid w:val="000B4813"/>
    <w:rsid w:val="000B494E"/>
    <w:rsid w:val="000B4974"/>
    <w:rsid w:val="000B4A97"/>
    <w:rsid w:val="000B4E5E"/>
    <w:rsid w:val="000B50D9"/>
    <w:rsid w:val="000B5D73"/>
    <w:rsid w:val="000B61C9"/>
    <w:rsid w:val="000B6618"/>
    <w:rsid w:val="000B68F3"/>
    <w:rsid w:val="000B71D8"/>
    <w:rsid w:val="000C06C8"/>
    <w:rsid w:val="000C07BE"/>
    <w:rsid w:val="000C0C3F"/>
    <w:rsid w:val="000C10C6"/>
    <w:rsid w:val="000C2177"/>
    <w:rsid w:val="000C2489"/>
    <w:rsid w:val="000C2A39"/>
    <w:rsid w:val="000C2C45"/>
    <w:rsid w:val="000C2E10"/>
    <w:rsid w:val="000C3FF5"/>
    <w:rsid w:val="000C4B65"/>
    <w:rsid w:val="000C666A"/>
    <w:rsid w:val="000C6F6E"/>
    <w:rsid w:val="000C7784"/>
    <w:rsid w:val="000D04D9"/>
    <w:rsid w:val="000D0CFB"/>
    <w:rsid w:val="000D2115"/>
    <w:rsid w:val="000D232F"/>
    <w:rsid w:val="000D234F"/>
    <w:rsid w:val="000D2AC2"/>
    <w:rsid w:val="000D2F64"/>
    <w:rsid w:val="000D2FED"/>
    <w:rsid w:val="000D33FF"/>
    <w:rsid w:val="000D3B44"/>
    <w:rsid w:val="000D4ED2"/>
    <w:rsid w:val="000D62E0"/>
    <w:rsid w:val="000D6B31"/>
    <w:rsid w:val="000D6D75"/>
    <w:rsid w:val="000D700D"/>
    <w:rsid w:val="000D7022"/>
    <w:rsid w:val="000D7248"/>
    <w:rsid w:val="000D7A7E"/>
    <w:rsid w:val="000E15A7"/>
    <w:rsid w:val="000E1885"/>
    <w:rsid w:val="000E2693"/>
    <w:rsid w:val="000E2E10"/>
    <w:rsid w:val="000E42D5"/>
    <w:rsid w:val="000E4362"/>
    <w:rsid w:val="000E48DA"/>
    <w:rsid w:val="000E5E21"/>
    <w:rsid w:val="000E6331"/>
    <w:rsid w:val="000E6735"/>
    <w:rsid w:val="000E7392"/>
    <w:rsid w:val="000E7758"/>
    <w:rsid w:val="000E7974"/>
    <w:rsid w:val="000E7DBC"/>
    <w:rsid w:val="000F0210"/>
    <w:rsid w:val="000F0C82"/>
    <w:rsid w:val="000F177E"/>
    <w:rsid w:val="000F1959"/>
    <w:rsid w:val="000F24D0"/>
    <w:rsid w:val="000F26D3"/>
    <w:rsid w:val="000F43EB"/>
    <w:rsid w:val="000F494C"/>
    <w:rsid w:val="000F4B6B"/>
    <w:rsid w:val="000F511B"/>
    <w:rsid w:val="000F51B3"/>
    <w:rsid w:val="000F5FBF"/>
    <w:rsid w:val="000F6B97"/>
    <w:rsid w:val="00100BEA"/>
    <w:rsid w:val="00101249"/>
    <w:rsid w:val="00101743"/>
    <w:rsid w:val="001020FA"/>
    <w:rsid w:val="0010254D"/>
    <w:rsid w:val="0010279B"/>
    <w:rsid w:val="00102B23"/>
    <w:rsid w:val="001036A9"/>
    <w:rsid w:val="00104514"/>
    <w:rsid w:val="0010490E"/>
    <w:rsid w:val="00104983"/>
    <w:rsid w:val="00106E5B"/>
    <w:rsid w:val="00107E3B"/>
    <w:rsid w:val="00107F0B"/>
    <w:rsid w:val="0011157D"/>
    <w:rsid w:val="00112285"/>
    <w:rsid w:val="00113AF7"/>
    <w:rsid w:val="001140B1"/>
    <w:rsid w:val="00114262"/>
    <w:rsid w:val="001152C3"/>
    <w:rsid w:val="0011559E"/>
    <w:rsid w:val="001156B5"/>
    <w:rsid w:val="00115A4D"/>
    <w:rsid w:val="0011674A"/>
    <w:rsid w:val="0011795E"/>
    <w:rsid w:val="00122399"/>
    <w:rsid w:val="00124310"/>
    <w:rsid w:val="0012501E"/>
    <w:rsid w:val="00125356"/>
    <w:rsid w:val="001258DB"/>
    <w:rsid w:val="00125CC6"/>
    <w:rsid w:val="00126F12"/>
    <w:rsid w:val="00127F46"/>
    <w:rsid w:val="00130A11"/>
    <w:rsid w:val="00130AD7"/>
    <w:rsid w:val="001311A5"/>
    <w:rsid w:val="00131610"/>
    <w:rsid w:val="00132586"/>
    <w:rsid w:val="001326E5"/>
    <w:rsid w:val="001328E5"/>
    <w:rsid w:val="00132C67"/>
    <w:rsid w:val="00134150"/>
    <w:rsid w:val="001341F2"/>
    <w:rsid w:val="00135CAB"/>
    <w:rsid w:val="001360F4"/>
    <w:rsid w:val="00136E4C"/>
    <w:rsid w:val="0013753F"/>
    <w:rsid w:val="00137CF9"/>
    <w:rsid w:val="00137D2F"/>
    <w:rsid w:val="00140F70"/>
    <w:rsid w:val="00141098"/>
    <w:rsid w:val="001416A5"/>
    <w:rsid w:val="0014287D"/>
    <w:rsid w:val="00142F97"/>
    <w:rsid w:val="001434D2"/>
    <w:rsid w:val="0014399E"/>
    <w:rsid w:val="001439FE"/>
    <w:rsid w:val="00143C50"/>
    <w:rsid w:val="00143CDE"/>
    <w:rsid w:val="001446FA"/>
    <w:rsid w:val="0014535A"/>
    <w:rsid w:val="00145B4D"/>
    <w:rsid w:val="00146771"/>
    <w:rsid w:val="00146935"/>
    <w:rsid w:val="0014739E"/>
    <w:rsid w:val="00147D77"/>
    <w:rsid w:val="00147E7E"/>
    <w:rsid w:val="0015009B"/>
    <w:rsid w:val="00151DFB"/>
    <w:rsid w:val="0015202A"/>
    <w:rsid w:val="001527DA"/>
    <w:rsid w:val="0015370E"/>
    <w:rsid w:val="00153780"/>
    <w:rsid w:val="00153E5A"/>
    <w:rsid w:val="001541C6"/>
    <w:rsid w:val="0015476F"/>
    <w:rsid w:val="001549C7"/>
    <w:rsid w:val="001549F8"/>
    <w:rsid w:val="00154E05"/>
    <w:rsid w:val="00154FEF"/>
    <w:rsid w:val="00157382"/>
    <w:rsid w:val="00157676"/>
    <w:rsid w:val="00160AB2"/>
    <w:rsid w:val="00160B42"/>
    <w:rsid w:val="001610FF"/>
    <w:rsid w:val="00161D6E"/>
    <w:rsid w:val="00161F62"/>
    <w:rsid w:val="0016240E"/>
    <w:rsid w:val="00163195"/>
    <w:rsid w:val="0016360D"/>
    <w:rsid w:val="00163A05"/>
    <w:rsid w:val="00163BA7"/>
    <w:rsid w:val="001649D2"/>
    <w:rsid w:val="00165451"/>
    <w:rsid w:val="00165D85"/>
    <w:rsid w:val="00165F57"/>
    <w:rsid w:val="00166928"/>
    <w:rsid w:val="00166B99"/>
    <w:rsid w:val="001671E5"/>
    <w:rsid w:val="00170AE5"/>
    <w:rsid w:val="00170C23"/>
    <w:rsid w:val="001710A7"/>
    <w:rsid w:val="00171103"/>
    <w:rsid w:val="0017182F"/>
    <w:rsid w:val="0017190C"/>
    <w:rsid w:val="00171B92"/>
    <w:rsid w:val="00172CB2"/>
    <w:rsid w:val="00175420"/>
    <w:rsid w:val="001763DD"/>
    <w:rsid w:val="001765D7"/>
    <w:rsid w:val="001769E6"/>
    <w:rsid w:val="00176A20"/>
    <w:rsid w:val="00177053"/>
    <w:rsid w:val="0017764D"/>
    <w:rsid w:val="001776E3"/>
    <w:rsid w:val="001778DC"/>
    <w:rsid w:val="00180014"/>
    <w:rsid w:val="00180AF2"/>
    <w:rsid w:val="00181147"/>
    <w:rsid w:val="00181B0E"/>
    <w:rsid w:val="00181CEC"/>
    <w:rsid w:val="00181EC3"/>
    <w:rsid w:val="0018360C"/>
    <w:rsid w:val="00183B10"/>
    <w:rsid w:val="00183F36"/>
    <w:rsid w:val="001846EF"/>
    <w:rsid w:val="001849C1"/>
    <w:rsid w:val="001858D0"/>
    <w:rsid w:val="001859B8"/>
    <w:rsid w:val="00185DE3"/>
    <w:rsid w:val="00186ACB"/>
    <w:rsid w:val="00186EF4"/>
    <w:rsid w:val="0018784C"/>
    <w:rsid w:val="001900E3"/>
    <w:rsid w:val="001904D6"/>
    <w:rsid w:val="001910D2"/>
    <w:rsid w:val="00191A6C"/>
    <w:rsid w:val="00191F8D"/>
    <w:rsid w:val="001928A1"/>
    <w:rsid w:val="00192A90"/>
    <w:rsid w:val="00194239"/>
    <w:rsid w:val="00194F25"/>
    <w:rsid w:val="00196553"/>
    <w:rsid w:val="001974DB"/>
    <w:rsid w:val="001974E3"/>
    <w:rsid w:val="001A0029"/>
    <w:rsid w:val="001A11F2"/>
    <w:rsid w:val="001A14BD"/>
    <w:rsid w:val="001A2A6F"/>
    <w:rsid w:val="001A2BA2"/>
    <w:rsid w:val="001A349F"/>
    <w:rsid w:val="001A3E09"/>
    <w:rsid w:val="001A436E"/>
    <w:rsid w:val="001A4501"/>
    <w:rsid w:val="001A4653"/>
    <w:rsid w:val="001A5023"/>
    <w:rsid w:val="001A53B5"/>
    <w:rsid w:val="001A5F7B"/>
    <w:rsid w:val="001A5FA1"/>
    <w:rsid w:val="001A64E7"/>
    <w:rsid w:val="001A6E1A"/>
    <w:rsid w:val="001A7A34"/>
    <w:rsid w:val="001B0141"/>
    <w:rsid w:val="001B100A"/>
    <w:rsid w:val="001B3940"/>
    <w:rsid w:val="001B459C"/>
    <w:rsid w:val="001B5143"/>
    <w:rsid w:val="001B54F6"/>
    <w:rsid w:val="001B59D6"/>
    <w:rsid w:val="001B6372"/>
    <w:rsid w:val="001C1036"/>
    <w:rsid w:val="001C1098"/>
    <w:rsid w:val="001C1113"/>
    <w:rsid w:val="001C1EE3"/>
    <w:rsid w:val="001C2A11"/>
    <w:rsid w:val="001C2C7A"/>
    <w:rsid w:val="001C4483"/>
    <w:rsid w:val="001C530E"/>
    <w:rsid w:val="001C5464"/>
    <w:rsid w:val="001C5AC9"/>
    <w:rsid w:val="001C63D2"/>
    <w:rsid w:val="001C7139"/>
    <w:rsid w:val="001C7252"/>
    <w:rsid w:val="001C7CB3"/>
    <w:rsid w:val="001C7E47"/>
    <w:rsid w:val="001D0255"/>
    <w:rsid w:val="001D0985"/>
    <w:rsid w:val="001D0B27"/>
    <w:rsid w:val="001D1162"/>
    <w:rsid w:val="001D1974"/>
    <w:rsid w:val="001D20B1"/>
    <w:rsid w:val="001D5113"/>
    <w:rsid w:val="001D633B"/>
    <w:rsid w:val="001D6ABD"/>
    <w:rsid w:val="001D6AE9"/>
    <w:rsid w:val="001D6D86"/>
    <w:rsid w:val="001D7489"/>
    <w:rsid w:val="001E05CF"/>
    <w:rsid w:val="001E14B3"/>
    <w:rsid w:val="001E1B5C"/>
    <w:rsid w:val="001E314E"/>
    <w:rsid w:val="001E34DA"/>
    <w:rsid w:val="001E4096"/>
    <w:rsid w:val="001E4114"/>
    <w:rsid w:val="001E487D"/>
    <w:rsid w:val="001E4E5C"/>
    <w:rsid w:val="001E6438"/>
    <w:rsid w:val="001E695F"/>
    <w:rsid w:val="001E6BA9"/>
    <w:rsid w:val="001E6E50"/>
    <w:rsid w:val="001E710F"/>
    <w:rsid w:val="001E7173"/>
    <w:rsid w:val="001E7773"/>
    <w:rsid w:val="001E7910"/>
    <w:rsid w:val="001F01F7"/>
    <w:rsid w:val="001F056F"/>
    <w:rsid w:val="001F0AFE"/>
    <w:rsid w:val="001F183A"/>
    <w:rsid w:val="001F538C"/>
    <w:rsid w:val="001F5B6C"/>
    <w:rsid w:val="001F5C70"/>
    <w:rsid w:val="001F6538"/>
    <w:rsid w:val="001F65D1"/>
    <w:rsid w:val="001F6A53"/>
    <w:rsid w:val="001F71B7"/>
    <w:rsid w:val="001F7793"/>
    <w:rsid w:val="001F7853"/>
    <w:rsid w:val="002013A1"/>
    <w:rsid w:val="00202607"/>
    <w:rsid w:val="00202655"/>
    <w:rsid w:val="00202A9E"/>
    <w:rsid w:val="002034A5"/>
    <w:rsid w:val="00203ADD"/>
    <w:rsid w:val="00203E7B"/>
    <w:rsid w:val="00204937"/>
    <w:rsid w:val="00204B4A"/>
    <w:rsid w:val="00204B65"/>
    <w:rsid w:val="0020596E"/>
    <w:rsid w:val="00205F9A"/>
    <w:rsid w:val="00206392"/>
    <w:rsid w:val="002065F8"/>
    <w:rsid w:val="00207CBC"/>
    <w:rsid w:val="00207E20"/>
    <w:rsid w:val="002110DA"/>
    <w:rsid w:val="002114D3"/>
    <w:rsid w:val="00212A1F"/>
    <w:rsid w:val="00212F52"/>
    <w:rsid w:val="00213BE0"/>
    <w:rsid w:val="00214DEC"/>
    <w:rsid w:val="002150E4"/>
    <w:rsid w:val="002151D9"/>
    <w:rsid w:val="00216649"/>
    <w:rsid w:val="00216C0D"/>
    <w:rsid w:val="00217AF9"/>
    <w:rsid w:val="002209C6"/>
    <w:rsid w:val="00220B13"/>
    <w:rsid w:val="00220CC0"/>
    <w:rsid w:val="00221335"/>
    <w:rsid w:val="0022150A"/>
    <w:rsid w:val="002215CF"/>
    <w:rsid w:val="00222D3F"/>
    <w:rsid w:val="00222FE4"/>
    <w:rsid w:val="00223363"/>
    <w:rsid w:val="00223AA7"/>
    <w:rsid w:val="00223D6D"/>
    <w:rsid w:val="00223E7B"/>
    <w:rsid w:val="00223F23"/>
    <w:rsid w:val="002244F9"/>
    <w:rsid w:val="00224CF1"/>
    <w:rsid w:val="002270DE"/>
    <w:rsid w:val="00227B44"/>
    <w:rsid w:val="00227CF9"/>
    <w:rsid w:val="00227FE3"/>
    <w:rsid w:val="002302C4"/>
    <w:rsid w:val="00230B8A"/>
    <w:rsid w:val="002315D7"/>
    <w:rsid w:val="00231984"/>
    <w:rsid w:val="00231B8B"/>
    <w:rsid w:val="00232A3E"/>
    <w:rsid w:val="002349CF"/>
    <w:rsid w:val="002350C5"/>
    <w:rsid w:val="0023511B"/>
    <w:rsid w:val="002355A1"/>
    <w:rsid w:val="00235A36"/>
    <w:rsid w:val="00235B85"/>
    <w:rsid w:val="00235FDC"/>
    <w:rsid w:val="0023657C"/>
    <w:rsid w:val="0023792A"/>
    <w:rsid w:val="0023795C"/>
    <w:rsid w:val="002402EF"/>
    <w:rsid w:val="00241E8D"/>
    <w:rsid w:val="00243413"/>
    <w:rsid w:val="00243B29"/>
    <w:rsid w:val="0024561D"/>
    <w:rsid w:val="002456C2"/>
    <w:rsid w:val="00245BDB"/>
    <w:rsid w:val="00245FDE"/>
    <w:rsid w:val="00246002"/>
    <w:rsid w:val="0024647D"/>
    <w:rsid w:val="0024681F"/>
    <w:rsid w:val="0024703D"/>
    <w:rsid w:val="002473D5"/>
    <w:rsid w:val="00247A50"/>
    <w:rsid w:val="00247FE0"/>
    <w:rsid w:val="00251748"/>
    <w:rsid w:val="0025178C"/>
    <w:rsid w:val="002519BB"/>
    <w:rsid w:val="0025287D"/>
    <w:rsid w:val="00252A23"/>
    <w:rsid w:val="00252A68"/>
    <w:rsid w:val="00253EF9"/>
    <w:rsid w:val="00254806"/>
    <w:rsid w:val="002564C7"/>
    <w:rsid w:val="00257361"/>
    <w:rsid w:val="0025742B"/>
    <w:rsid w:val="00260500"/>
    <w:rsid w:val="00261099"/>
    <w:rsid w:val="002617A5"/>
    <w:rsid w:val="0026230D"/>
    <w:rsid w:val="0026368D"/>
    <w:rsid w:val="002636F3"/>
    <w:rsid w:val="00263718"/>
    <w:rsid w:val="00263A6E"/>
    <w:rsid w:val="00263BF0"/>
    <w:rsid w:val="00264C74"/>
    <w:rsid w:val="00264F0C"/>
    <w:rsid w:val="0026520E"/>
    <w:rsid w:val="0026541B"/>
    <w:rsid w:val="0026546F"/>
    <w:rsid w:val="00265527"/>
    <w:rsid w:val="002665B5"/>
    <w:rsid w:val="002671F5"/>
    <w:rsid w:val="0026728C"/>
    <w:rsid w:val="002706FE"/>
    <w:rsid w:val="00271483"/>
    <w:rsid w:val="00271895"/>
    <w:rsid w:val="002718D5"/>
    <w:rsid w:val="002723D0"/>
    <w:rsid w:val="002725B2"/>
    <w:rsid w:val="00272C97"/>
    <w:rsid w:val="00273E46"/>
    <w:rsid w:val="00275226"/>
    <w:rsid w:val="00275EA4"/>
    <w:rsid w:val="0027655A"/>
    <w:rsid w:val="00276710"/>
    <w:rsid w:val="00276E8B"/>
    <w:rsid w:val="0027727D"/>
    <w:rsid w:val="00277B95"/>
    <w:rsid w:val="002809D2"/>
    <w:rsid w:val="00280DD2"/>
    <w:rsid w:val="00283563"/>
    <w:rsid w:val="002838E1"/>
    <w:rsid w:val="00284319"/>
    <w:rsid w:val="00284442"/>
    <w:rsid w:val="002846FD"/>
    <w:rsid w:val="002858CF"/>
    <w:rsid w:val="00285D17"/>
    <w:rsid w:val="002865E1"/>
    <w:rsid w:val="00286748"/>
    <w:rsid w:val="00286E5F"/>
    <w:rsid w:val="00287EC3"/>
    <w:rsid w:val="00290C1B"/>
    <w:rsid w:val="0029128A"/>
    <w:rsid w:val="00291598"/>
    <w:rsid w:val="00291DFE"/>
    <w:rsid w:val="00292237"/>
    <w:rsid w:val="002938FE"/>
    <w:rsid w:val="00293A07"/>
    <w:rsid w:val="00293ABA"/>
    <w:rsid w:val="00293BE6"/>
    <w:rsid w:val="0029496D"/>
    <w:rsid w:val="00294B0E"/>
    <w:rsid w:val="00295385"/>
    <w:rsid w:val="00295CC6"/>
    <w:rsid w:val="002969A7"/>
    <w:rsid w:val="00296F33"/>
    <w:rsid w:val="002A0471"/>
    <w:rsid w:val="002A086D"/>
    <w:rsid w:val="002A0AE3"/>
    <w:rsid w:val="002A0CEE"/>
    <w:rsid w:val="002A24A0"/>
    <w:rsid w:val="002A26A2"/>
    <w:rsid w:val="002A26E5"/>
    <w:rsid w:val="002A3CF4"/>
    <w:rsid w:val="002A3F7F"/>
    <w:rsid w:val="002A450D"/>
    <w:rsid w:val="002A4C94"/>
    <w:rsid w:val="002A4E9B"/>
    <w:rsid w:val="002A519F"/>
    <w:rsid w:val="002A5A62"/>
    <w:rsid w:val="002A7128"/>
    <w:rsid w:val="002A7165"/>
    <w:rsid w:val="002A725B"/>
    <w:rsid w:val="002A73B2"/>
    <w:rsid w:val="002A7479"/>
    <w:rsid w:val="002A789E"/>
    <w:rsid w:val="002A7AA7"/>
    <w:rsid w:val="002A7AB7"/>
    <w:rsid w:val="002B08BC"/>
    <w:rsid w:val="002B339A"/>
    <w:rsid w:val="002B3B60"/>
    <w:rsid w:val="002B3E3C"/>
    <w:rsid w:val="002B4A85"/>
    <w:rsid w:val="002B5B08"/>
    <w:rsid w:val="002B5C00"/>
    <w:rsid w:val="002B6320"/>
    <w:rsid w:val="002B74C6"/>
    <w:rsid w:val="002C0C39"/>
    <w:rsid w:val="002C14C2"/>
    <w:rsid w:val="002C23F7"/>
    <w:rsid w:val="002C24BA"/>
    <w:rsid w:val="002C3F3E"/>
    <w:rsid w:val="002C4091"/>
    <w:rsid w:val="002C4459"/>
    <w:rsid w:val="002C4742"/>
    <w:rsid w:val="002C478E"/>
    <w:rsid w:val="002C5C68"/>
    <w:rsid w:val="002C62B8"/>
    <w:rsid w:val="002C639F"/>
    <w:rsid w:val="002C7A51"/>
    <w:rsid w:val="002D09DF"/>
    <w:rsid w:val="002D0AE2"/>
    <w:rsid w:val="002D0F87"/>
    <w:rsid w:val="002D1345"/>
    <w:rsid w:val="002D18FD"/>
    <w:rsid w:val="002D1AF0"/>
    <w:rsid w:val="002D3A49"/>
    <w:rsid w:val="002D3F5D"/>
    <w:rsid w:val="002D3F8A"/>
    <w:rsid w:val="002D400C"/>
    <w:rsid w:val="002D42B5"/>
    <w:rsid w:val="002D4C1E"/>
    <w:rsid w:val="002D517D"/>
    <w:rsid w:val="002D54B3"/>
    <w:rsid w:val="002D7208"/>
    <w:rsid w:val="002D7623"/>
    <w:rsid w:val="002D7B83"/>
    <w:rsid w:val="002E0586"/>
    <w:rsid w:val="002E0FC7"/>
    <w:rsid w:val="002E23D8"/>
    <w:rsid w:val="002E2A43"/>
    <w:rsid w:val="002E3449"/>
    <w:rsid w:val="002E380C"/>
    <w:rsid w:val="002E38B4"/>
    <w:rsid w:val="002E55CD"/>
    <w:rsid w:val="002E5834"/>
    <w:rsid w:val="002F0191"/>
    <w:rsid w:val="002F0200"/>
    <w:rsid w:val="002F16EC"/>
    <w:rsid w:val="002F1A8F"/>
    <w:rsid w:val="002F46C3"/>
    <w:rsid w:val="002F4B6C"/>
    <w:rsid w:val="002F5B25"/>
    <w:rsid w:val="002F5BEF"/>
    <w:rsid w:val="002F6619"/>
    <w:rsid w:val="002F6B1C"/>
    <w:rsid w:val="002F6F15"/>
    <w:rsid w:val="002F78B8"/>
    <w:rsid w:val="002F7967"/>
    <w:rsid w:val="003000F9"/>
    <w:rsid w:val="003024A9"/>
    <w:rsid w:val="00302F9C"/>
    <w:rsid w:val="003038BD"/>
    <w:rsid w:val="003041CF"/>
    <w:rsid w:val="003051C3"/>
    <w:rsid w:val="003055F0"/>
    <w:rsid w:val="00305BC4"/>
    <w:rsid w:val="00306312"/>
    <w:rsid w:val="0030689D"/>
    <w:rsid w:val="0031053B"/>
    <w:rsid w:val="003106AE"/>
    <w:rsid w:val="00310DA4"/>
    <w:rsid w:val="00311AD7"/>
    <w:rsid w:val="00313788"/>
    <w:rsid w:val="00313E27"/>
    <w:rsid w:val="00314BF2"/>
    <w:rsid w:val="00315095"/>
    <w:rsid w:val="0031537A"/>
    <w:rsid w:val="003167C7"/>
    <w:rsid w:val="0031721A"/>
    <w:rsid w:val="003176F9"/>
    <w:rsid w:val="00320544"/>
    <w:rsid w:val="00320F66"/>
    <w:rsid w:val="00321EBB"/>
    <w:rsid w:val="003220BD"/>
    <w:rsid w:val="00323967"/>
    <w:rsid w:val="00323E05"/>
    <w:rsid w:val="00324313"/>
    <w:rsid w:val="003243F6"/>
    <w:rsid w:val="00325EDC"/>
    <w:rsid w:val="00325FD4"/>
    <w:rsid w:val="00326F65"/>
    <w:rsid w:val="00330C87"/>
    <w:rsid w:val="0033118E"/>
    <w:rsid w:val="00331591"/>
    <w:rsid w:val="00331687"/>
    <w:rsid w:val="003317B5"/>
    <w:rsid w:val="003317EC"/>
    <w:rsid w:val="00333078"/>
    <w:rsid w:val="00334980"/>
    <w:rsid w:val="00334FE5"/>
    <w:rsid w:val="003362A4"/>
    <w:rsid w:val="003362D8"/>
    <w:rsid w:val="003365B8"/>
    <w:rsid w:val="00336B50"/>
    <w:rsid w:val="00336D50"/>
    <w:rsid w:val="00336F95"/>
    <w:rsid w:val="003376E5"/>
    <w:rsid w:val="00337895"/>
    <w:rsid w:val="003403D3"/>
    <w:rsid w:val="00341692"/>
    <w:rsid w:val="00341959"/>
    <w:rsid w:val="00342003"/>
    <w:rsid w:val="003422C1"/>
    <w:rsid w:val="00342A40"/>
    <w:rsid w:val="00344A61"/>
    <w:rsid w:val="00344F9B"/>
    <w:rsid w:val="00345132"/>
    <w:rsid w:val="003457A6"/>
    <w:rsid w:val="00345874"/>
    <w:rsid w:val="003459F3"/>
    <w:rsid w:val="00345BD5"/>
    <w:rsid w:val="00345D1C"/>
    <w:rsid w:val="00346266"/>
    <w:rsid w:val="003463B4"/>
    <w:rsid w:val="00346FE0"/>
    <w:rsid w:val="003471F7"/>
    <w:rsid w:val="0034782D"/>
    <w:rsid w:val="00347A25"/>
    <w:rsid w:val="0035142D"/>
    <w:rsid w:val="00351DE3"/>
    <w:rsid w:val="00352A76"/>
    <w:rsid w:val="00353264"/>
    <w:rsid w:val="00353F17"/>
    <w:rsid w:val="00354167"/>
    <w:rsid w:val="0035428D"/>
    <w:rsid w:val="00355E3F"/>
    <w:rsid w:val="0035748F"/>
    <w:rsid w:val="00357E38"/>
    <w:rsid w:val="00357F11"/>
    <w:rsid w:val="0036386F"/>
    <w:rsid w:val="00364748"/>
    <w:rsid w:val="003647B6"/>
    <w:rsid w:val="00364C84"/>
    <w:rsid w:val="00364F4C"/>
    <w:rsid w:val="00365151"/>
    <w:rsid w:val="00365462"/>
    <w:rsid w:val="00366A4D"/>
    <w:rsid w:val="00367204"/>
    <w:rsid w:val="0037061F"/>
    <w:rsid w:val="00371CD8"/>
    <w:rsid w:val="00371DAC"/>
    <w:rsid w:val="003723F1"/>
    <w:rsid w:val="00372D18"/>
    <w:rsid w:val="0037309C"/>
    <w:rsid w:val="00374AFB"/>
    <w:rsid w:val="003802AA"/>
    <w:rsid w:val="003804B0"/>
    <w:rsid w:val="003807E3"/>
    <w:rsid w:val="00380E52"/>
    <w:rsid w:val="0038106F"/>
    <w:rsid w:val="003810FC"/>
    <w:rsid w:val="003813E7"/>
    <w:rsid w:val="00381ECD"/>
    <w:rsid w:val="00382134"/>
    <w:rsid w:val="0038247A"/>
    <w:rsid w:val="003827D6"/>
    <w:rsid w:val="00382AAE"/>
    <w:rsid w:val="00382F11"/>
    <w:rsid w:val="0038477D"/>
    <w:rsid w:val="0038517C"/>
    <w:rsid w:val="003858CC"/>
    <w:rsid w:val="00385C61"/>
    <w:rsid w:val="00386A10"/>
    <w:rsid w:val="00386A99"/>
    <w:rsid w:val="003873C9"/>
    <w:rsid w:val="0039104E"/>
    <w:rsid w:val="0039186E"/>
    <w:rsid w:val="00391C7C"/>
    <w:rsid w:val="00392014"/>
    <w:rsid w:val="00392832"/>
    <w:rsid w:val="00392996"/>
    <w:rsid w:val="00392DEF"/>
    <w:rsid w:val="0039374C"/>
    <w:rsid w:val="00393D73"/>
    <w:rsid w:val="00394262"/>
    <w:rsid w:val="00394A54"/>
    <w:rsid w:val="00394F2C"/>
    <w:rsid w:val="003956FA"/>
    <w:rsid w:val="00395A27"/>
    <w:rsid w:val="003968BA"/>
    <w:rsid w:val="00397B1C"/>
    <w:rsid w:val="003A1BB9"/>
    <w:rsid w:val="003A1C0A"/>
    <w:rsid w:val="003A1EBC"/>
    <w:rsid w:val="003A2503"/>
    <w:rsid w:val="003A2B86"/>
    <w:rsid w:val="003A2BA9"/>
    <w:rsid w:val="003A36C8"/>
    <w:rsid w:val="003A694D"/>
    <w:rsid w:val="003A6BF9"/>
    <w:rsid w:val="003A7D67"/>
    <w:rsid w:val="003B08C5"/>
    <w:rsid w:val="003B0E57"/>
    <w:rsid w:val="003B1002"/>
    <w:rsid w:val="003B15B8"/>
    <w:rsid w:val="003B1876"/>
    <w:rsid w:val="003B39B4"/>
    <w:rsid w:val="003B3BDB"/>
    <w:rsid w:val="003B3CAA"/>
    <w:rsid w:val="003B3FED"/>
    <w:rsid w:val="003B4280"/>
    <w:rsid w:val="003B4403"/>
    <w:rsid w:val="003B59C3"/>
    <w:rsid w:val="003B63B9"/>
    <w:rsid w:val="003B65E4"/>
    <w:rsid w:val="003B65EC"/>
    <w:rsid w:val="003B71FB"/>
    <w:rsid w:val="003B7F68"/>
    <w:rsid w:val="003C0886"/>
    <w:rsid w:val="003C176C"/>
    <w:rsid w:val="003C2C12"/>
    <w:rsid w:val="003C2FB6"/>
    <w:rsid w:val="003C5CBD"/>
    <w:rsid w:val="003C5EDD"/>
    <w:rsid w:val="003C654F"/>
    <w:rsid w:val="003C6AAD"/>
    <w:rsid w:val="003C7F52"/>
    <w:rsid w:val="003D0F4B"/>
    <w:rsid w:val="003D1032"/>
    <w:rsid w:val="003D2F28"/>
    <w:rsid w:val="003D3D68"/>
    <w:rsid w:val="003D3F67"/>
    <w:rsid w:val="003D40D5"/>
    <w:rsid w:val="003D4449"/>
    <w:rsid w:val="003D4C0C"/>
    <w:rsid w:val="003D4E00"/>
    <w:rsid w:val="003D4F2D"/>
    <w:rsid w:val="003D54C3"/>
    <w:rsid w:val="003D59DC"/>
    <w:rsid w:val="003D624A"/>
    <w:rsid w:val="003D6759"/>
    <w:rsid w:val="003D6B57"/>
    <w:rsid w:val="003D6DD6"/>
    <w:rsid w:val="003E061E"/>
    <w:rsid w:val="003E10BA"/>
    <w:rsid w:val="003E10E6"/>
    <w:rsid w:val="003E2769"/>
    <w:rsid w:val="003E48C9"/>
    <w:rsid w:val="003E4A6C"/>
    <w:rsid w:val="003E4BA4"/>
    <w:rsid w:val="003E672F"/>
    <w:rsid w:val="003E6C5A"/>
    <w:rsid w:val="003E6C7B"/>
    <w:rsid w:val="003E7556"/>
    <w:rsid w:val="003E7792"/>
    <w:rsid w:val="003E7C28"/>
    <w:rsid w:val="003E7CD8"/>
    <w:rsid w:val="003E7D0D"/>
    <w:rsid w:val="003E7E8D"/>
    <w:rsid w:val="003E7E8F"/>
    <w:rsid w:val="003F0280"/>
    <w:rsid w:val="003F04C7"/>
    <w:rsid w:val="003F1033"/>
    <w:rsid w:val="003F146B"/>
    <w:rsid w:val="003F269E"/>
    <w:rsid w:val="003F2E28"/>
    <w:rsid w:val="003F32E6"/>
    <w:rsid w:val="003F38C8"/>
    <w:rsid w:val="003F447E"/>
    <w:rsid w:val="003F4F54"/>
    <w:rsid w:val="003F5670"/>
    <w:rsid w:val="003F6441"/>
    <w:rsid w:val="003F730D"/>
    <w:rsid w:val="003F77A3"/>
    <w:rsid w:val="003F7D45"/>
    <w:rsid w:val="00400741"/>
    <w:rsid w:val="004007A7"/>
    <w:rsid w:val="00400D74"/>
    <w:rsid w:val="00401A70"/>
    <w:rsid w:val="004022EA"/>
    <w:rsid w:val="00404B7A"/>
    <w:rsid w:val="0040595A"/>
    <w:rsid w:val="0040598B"/>
    <w:rsid w:val="00406892"/>
    <w:rsid w:val="00406FF3"/>
    <w:rsid w:val="0041015E"/>
    <w:rsid w:val="00410F18"/>
    <w:rsid w:val="004118C4"/>
    <w:rsid w:val="00411BED"/>
    <w:rsid w:val="0041231F"/>
    <w:rsid w:val="00412F22"/>
    <w:rsid w:val="00413BEF"/>
    <w:rsid w:val="00414B89"/>
    <w:rsid w:val="00415FC9"/>
    <w:rsid w:val="004164F9"/>
    <w:rsid w:val="00416711"/>
    <w:rsid w:val="004169A8"/>
    <w:rsid w:val="0041769E"/>
    <w:rsid w:val="00420E11"/>
    <w:rsid w:val="0042144E"/>
    <w:rsid w:val="004216AC"/>
    <w:rsid w:val="00421ADE"/>
    <w:rsid w:val="0042229B"/>
    <w:rsid w:val="004225AA"/>
    <w:rsid w:val="00422D70"/>
    <w:rsid w:val="00422DDE"/>
    <w:rsid w:val="004234AA"/>
    <w:rsid w:val="00423569"/>
    <w:rsid w:val="00423E6C"/>
    <w:rsid w:val="004247B0"/>
    <w:rsid w:val="00425BF6"/>
    <w:rsid w:val="0042607C"/>
    <w:rsid w:val="00426D09"/>
    <w:rsid w:val="00430BBF"/>
    <w:rsid w:val="00431FA1"/>
    <w:rsid w:val="004320EC"/>
    <w:rsid w:val="004329B1"/>
    <w:rsid w:val="00432E1F"/>
    <w:rsid w:val="004332BE"/>
    <w:rsid w:val="004336DD"/>
    <w:rsid w:val="004339C1"/>
    <w:rsid w:val="00434652"/>
    <w:rsid w:val="0043483C"/>
    <w:rsid w:val="00434FB8"/>
    <w:rsid w:val="0043553D"/>
    <w:rsid w:val="00435752"/>
    <w:rsid w:val="004358D8"/>
    <w:rsid w:val="00435E83"/>
    <w:rsid w:val="00435F5B"/>
    <w:rsid w:val="0043647F"/>
    <w:rsid w:val="00436D28"/>
    <w:rsid w:val="00437DD4"/>
    <w:rsid w:val="004422A6"/>
    <w:rsid w:val="004430D0"/>
    <w:rsid w:val="004436FE"/>
    <w:rsid w:val="0044370C"/>
    <w:rsid w:val="0044500A"/>
    <w:rsid w:val="00445A77"/>
    <w:rsid w:val="00446B0D"/>
    <w:rsid w:val="00447819"/>
    <w:rsid w:val="00447AF5"/>
    <w:rsid w:val="00450038"/>
    <w:rsid w:val="00450C77"/>
    <w:rsid w:val="00451CE1"/>
    <w:rsid w:val="0045504A"/>
    <w:rsid w:val="004553DB"/>
    <w:rsid w:val="00455FDE"/>
    <w:rsid w:val="00457039"/>
    <w:rsid w:val="0045791A"/>
    <w:rsid w:val="0046024A"/>
    <w:rsid w:val="0046041E"/>
    <w:rsid w:val="00460455"/>
    <w:rsid w:val="00460BFC"/>
    <w:rsid w:val="004613D8"/>
    <w:rsid w:val="00461774"/>
    <w:rsid w:val="004624A4"/>
    <w:rsid w:val="00463DD9"/>
    <w:rsid w:val="00466A72"/>
    <w:rsid w:val="00466C87"/>
    <w:rsid w:val="00467071"/>
    <w:rsid w:val="0046765B"/>
    <w:rsid w:val="00467972"/>
    <w:rsid w:val="00470F66"/>
    <w:rsid w:val="004713B4"/>
    <w:rsid w:val="0047152D"/>
    <w:rsid w:val="004730E1"/>
    <w:rsid w:val="00474F5F"/>
    <w:rsid w:val="00475C50"/>
    <w:rsid w:val="00475FD3"/>
    <w:rsid w:val="00476D20"/>
    <w:rsid w:val="00477625"/>
    <w:rsid w:val="00477976"/>
    <w:rsid w:val="00477FFA"/>
    <w:rsid w:val="004802F8"/>
    <w:rsid w:val="00480409"/>
    <w:rsid w:val="00480BB3"/>
    <w:rsid w:val="0048285C"/>
    <w:rsid w:val="004832A0"/>
    <w:rsid w:val="00483D63"/>
    <w:rsid w:val="00484060"/>
    <w:rsid w:val="00484499"/>
    <w:rsid w:val="00484AE5"/>
    <w:rsid w:val="004851D5"/>
    <w:rsid w:val="00485738"/>
    <w:rsid w:val="00485FB5"/>
    <w:rsid w:val="00486008"/>
    <w:rsid w:val="00486142"/>
    <w:rsid w:val="00486306"/>
    <w:rsid w:val="00487A70"/>
    <w:rsid w:val="00487C8D"/>
    <w:rsid w:val="00487CD0"/>
    <w:rsid w:val="00487E86"/>
    <w:rsid w:val="004900C0"/>
    <w:rsid w:val="004903B1"/>
    <w:rsid w:val="00492A85"/>
    <w:rsid w:val="00492A9D"/>
    <w:rsid w:val="00492E95"/>
    <w:rsid w:val="00492FBF"/>
    <w:rsid w:val="004932A7"/>
    <w:rsid w:val="0049434B"/>
    <w:rsid w:val="0049568C"/>
    <w:rsid w:val="00495D69"/>
    <w:rsid w:val="00497888"/>
    <w:rsid w:val="00497A70"/>
    <w:rsid w:val="004A07AC"/>
    <w:rsid w:val="004A1658"/>
    <w:rsid w:val="004A2A87"/>
    <w:rsid w:val="004A354C"/>
    <w:rsid w:val="004A3825"/>
    <w:rsid w:val="004A3BA1"/>
    <w:rsid w:val="004A3F43"/>
    <w:rsid w:val="004A484E"/>
    <w:rsid w:val="004A5718"/>
    <w:rsid w:val="004A57B8"/>
    <w:rsid w:val="004A5CAF"/>
    <w:rsid w:val="004A5EA1"/>
    <w:rsid w:val="004A6C19"/>
    <w:rsid w:val="004B12A3"/>
    <w:rsid w:val="004B391F"/>
    <w:rsid w:val="004B463D"/>
    <w:rsid w:val="004B50EA"/>
    <w:rsid w:val="004B57F2"/>
    <w:rsid w:val="004B5E56"/>
    <w:rsid w:val="004B61AC"/>
    <w:rsid w:val="004B63D4"/>
    <w:rsid w:val="004B63F0"/>
    <w:rsid w:val="004B6A0C"/>
    <w:rsid w:val="004B6C68"/>
    <w:rsid w:val="004B6CB0"/>
    <w:rsid w:val="004B717D"/>
    <w:rsid w:val="004B7286"/>
    <w:rsid w:val="004C055A"/>
    <w:rsid w:val="004C2048"/>
    <w:rsid w:val="004C2125"/>
    <w:rsid w:val="004C32C9"/>
    <w:rsid w:val="004C483A"/>
    <w:rsid w:val="004C51F3"/>
    <w:rsid w:val="004C550F"/>
    <w:rsid w:val="004C5D3D"/>
    <w:rsid w:val="004C644E"/>
    <w:rsid w:val="004C70F7"/>
    <w:rsid w:val="004C76ED"/>
    <w:rsid w:val="004C7704"/>
    <w:rsid w:val="004C7BB7"/>
    <w:rsid w:val="004D1A0F"/>
    <w:rsid w:val="004D26E2"/>
    <w:rsid w:val="004D2783"/>
    <w:rsid w:val="004D3B0A"/>
    <w:rsid w:val="004D3C6F"/>
    <w:rsid w:val="004D48FD"/>
    <w:rsid w:val="004D4935"/>
    <w:rsid w:val="004D543B"/>
    <w:rsid w:val="004D5543"/>
    <w:rsid w:val="004D56A6"/>
    <w:rsid w:val="004D71F4"/>
    <w:rsid w:val="004D72C2"/>
    <w:rsid w:val="004D739F"/>
    <w:rsid w:val="004D76E2"/>
    <w:rsid w:val="004D7A9A"/>
    <w:rsid w:val="004D7B03"/>
    <w:rsid w:val="004D7B9B"/>
    <w:rsid w:val="004E24C0"/>
    <w:rsid w:val="004E2EDB"/>
    <w:rsid w:val="004E35B7"/>
    <w:rsid w:val="004E3953"/>
    <w:rsid w:val="004E3BA6"/>
    <w:rsid w:val="004E3DA3"/>
    <w:rsid w:val="004E486A"/>
    <w:rsid w:val="004E5B58"/>
    <w:rsid w:val="004E5BDE"/>
    <w:rsid w:val="004E649F"/>
    <w:rsid w:val="004E6893"/>
    <w:rsid w:val="004E6ED5"/>
    <w:rsid w:val="004E6F81"/>
    <w:rsid w:val="004E7209"/>
    <w:rsid w:val="004E735A"/>
    <w:rsid w:val="004F09B0"/>
    <w:rsid w:val="004F0A74"/>
    <w:rsid w:val="004F0E21"/>
    <w:rsid w:val="004F0F42"/>
    <w:rsid w:val="004F14BE"/>
    <w:rsid w:val="004F1761"/>
    <w:rsid w:val="004F237B"/>
    <w:rsid w:val="004F23F9"/>
    <w:rsid w:val="004F2781"/>
    <w:rsid w:val="004F343F"/>
    <w:rsid w:val="004F372C"/>
    <w:rsid w:val="004F3818"/>
    <w:rsid w:val="004F3824"/>
    <w:rsid w:val="004F4786"/>
    <w:rsid w:val="004F50F5"/>
    <w:rsid w:val="004F58D0"/>
    <w:rsid w:val="004F64FD"/>
    <w:rsid w:val="004F65B1"/>
    <w:rsid w:val="004F6709"/>
    <w:rsid w:val="004F68C0"/>
    <w:rsid w:val="004F7D97"/>
    <w:rsid w:val="005000FC"/>
    <w:rsid w:val="00500B7C"/>
    <w:rsid w:val="00501902"/>
    <w:rsid w:val="00502A23"/>
    <w:rsid w:val="00502DB4"/>
    <w:rsid w:val="00503225"/>
    <w:rsid w:val="00503842"/>
    <w:rsid w:val="00503A2B"/>
    <w:rsid w:val="00504B33"/>
    <w:rsid w:val="00504FEE"/>
    <w:rsid w:val="0050596C"/>
    <w:rsid w:val="00505B0D"/>
    <w:rsid w:val="0050612B"/>
    <w:rsid w:val="005069E3"/>
    <w:rsid w:val="005074D1"/>
    <w:rsid w:val="005074EF"/>
    <w:rsid w:val="00507E55"/>
    <w:rsid w:val="00507E77"/>
    <w:rsid w:val="0051027B"/>
    <w:rsid w:val="00510934"/>
    <w:rsid w:val="005110D3"/>
    <w:rsid w:val="005119C5"/>
    <w:rsid w:val="00511B47"/>
    <w:rsid w:val="00511F1F"/>
    <w:rsid w:val="005124BA"/>
    <w:rsid w:val="005126AF"/>
    <w:rsid w:val="00512896"/>
    <w:rsid w:val="00513304"/>
    <w:rsid w:val="00513446"/>
    <w:rsid w:val="005142D2"/>
    <w:rsid w:val="005147DF"/>
    <w:rsid w:val="00514883"/>
    <w:rsid w:val="005154C5"/>
    <w:rsid w:val="005160D0"/>
    <w:rsid w:val="00516A09"/>
    <w:rsid w:val="00516F5B"/>
    <w:rsid w:val="00517130"/>
    <w:rsid w:val="0051767C"/>
    <w:rsid w:val="005209F8"/>
    <w:rsid w:val="00520A86"/>
    <w:rsid w:val="0052187C"/>
    <w:rsid w:val="005225AC"/>
    <w:rsid w:val="00522EA3"/>
    <w:rsid w:val="005231FA"/>
    <w:rsid w:val="00524C4A"/>
    <w:rsid w:val="00524E2D"/>
    <w:rsid w:val="005251C5"/>
    <w:rsid w:val="005253DE"/>
    <w:rsid w:val="005262E4"/>
    <w:rsid w:val="005263FF"/>
    <w:rsid w:val="00527058"/>
    <w:rsid w:val="005271BA"/>
    <w:rsid w:val="00527E2F"/>
    <w:rsid w:val="00527EC6"/>
    <w:rsid w:val="005300C9"/>
    <w:rsid w:val="00530E69"/>
    <w:rsid w:val="005314FE"/>
    <w:rsid w:val="00531808"/>
    <w:rsid w:val="005321F2"/>
    <w:rsid w:val="00533B0F"/>
    <w:rsid w:val="005342A2"/>
    <w:rsid w:val="005343A4"/>
    <w:rsid w:val="00534CC1"/>
    <w:rsid w:val="00535227"/>
    <w:rsid w:val="00535448"/>
    <w:rsid w:val="0053633B"/>
    <w:rsid w:val="00537107"/>
    <w:rsid w:val="0053761C"/>
    <w:rsid w:val="0054064D"/>
    <w:rsid w:val="005415A3"/>
    <w:rsid w:val="00541FF7"/>
    <w:rsid w:val="0054238E"/>
    <w:rsid w:val="0054363E"/>
    <w:rsid w:val="0054522F"/>
    <w:rsid w:val="00545A04"/>
    <w:rsid w:val="005468F6"/>
    <w:rsid w:val="00547D93"/>
    <w:rsid w:val="00547FBF"/>
    <w:rsid w:val="00550032"/>
    <w:rsid w:val="005501C7"/>
    <w:rsid w:val="005513DC"/>
    <w:rsid w:val="00552601"/>
    <w:rsid w:val="00552CB0"/>
    <w:rsid w:val="00553FE1"/>
    <w:rsid w:val="00554121"/>
    <w:rsid w:val="00554162"/>
    <w:rsid w:val="0055465C"/>
    <w:rsid w:val="00554B33"/>
    <w:rsid w:val="00554D78"/>
    <w:rsid w:val="005554D7"/>
    <w:rsid w:val="00555CE0"/>
    <w:rsid w:val="005573F2"/>
    <w:rsid w:val="005576B5"/>
    <w:rsid w:val="005600E0"/>
    <w:rsid w:val="00561120"/>
    <w:rsid w:val="005615C3"/>
    <w:rsid w:val="00562464"/>
    <w:rsid w:val="00562844"/>
    <w:rsid w:val="00562F84"/>
    <w:rsid w:val="00566421"/>
    <w:rsid w:val="005669B8"/>
    <w:rsid w:val="00567E84"/>
    <w:rsid w:val="00570160"/>
    <w:rsid w:val="00572D7B"/>
    <w:rsid w:val="005735BF"/>
    <w:rsid w:val="005746FC"/>
    <w:rsid w:val="00574CF1"/>
    <w:rsid w:val="00575953"/>
    <w:rsid w:val="0057596B"/>
    <w:rsid w:val="00575DC9"/>
    <w:rsid w:val="005800CC"/>
    <w:rsid w:val="00580546"/>
    <w:rsid w:val="00581436"/>
    <w:rsid w:val="00581801"/>
    <w:rsid w:val="0058230A"/>
    <w:rsid w:val="00582485"/>
    <w:rsid w:val="00583C3C"/>
    <w:rsid w:val="00583D5C"/>
    <w:rsid w:val="00583EFC"/>
    <w:rsid w:val="0058418F"/>
    <w:rsid w:val="005842A0"/>
    <w:rsid w:val="00584B1E"/>
    <w:rsid w:val="005851E4"/>
    <w:rsid w:val="005856B0"/>
    <w:rsid w:val="00585704"/>
    <w:rsid w:val="00585BD0"/>
    <w:rsid w:val="005875D2"/>
    <w:rsid w:val="00587C00"/>
    <w:rsid w:val="005901C2"/>
    <w:rsid w:val="0059069D"/>
    <w:rsid w:val="00590734"/>
    <w:rsid w:val="00590AAB"/>
    <w:rsid w:val="00590F15"/>
    <w:rsid w:val="00591FC4"/>
    <w:rsid w:val="00592337"/>
    <w:rsid w:val="00592AB0"/>
    <w:rsid w:val="00592B8A"/>
    <w:rsid w:val="00594662"/>
    <w:rsid w:val="00595244"/>
    <w:rsid w:val="005969D8"/>
    <w:rsid w:val="00596B26"/>
    <w:rsid w:val="00596C74"/>
    <w:rsid w:val="005974E4"/>
    <w:rsid w:val="005977C4"/>
    <w:rsid w:val="005A01E3"/>
    <w:rsid w:val="005A0978"/>
    <w:rsid w:val="005A106A"/>
    <w:rsid w:val="005A3202"/>
    <w:rsid w:val="005A3622"/>
    <w:rsid w:val="005A3E42"/>
    <w:rsid w:val="005A49B5"/>
    <w:rsid w:val="005A4FFE"/>
    <w:rsid w:val="005A5716"/>
    <w:rsid w:val="005A681A"/>
    <w:rsid w:val="005B0998"/>
    <w:rsid w:val="005B108E"/>
    <w:rsid w:val="005B1E21"/>
    <w:rsid w:val="005B2017"/>
    <w:rsid w:val="005B3537"/>
    <w:rsid w:val="005B36F7"/>
    <w:rsid w:val="005B3984"/>
    <w:rsid w:val="005B3B16"/>
    <w:rsid w:val="005B3D13"/>
    <w:rsid w:val="005B4EB1"/>
    <w:rsid w:val="005B5DB5"/>
    <w:rsid w:val="005B5E20"/>
    <w:rsid w:val="005B611D"/>
    <w:rsid w:val="005B6141"/>
    <w:rsid w:val="005B68F9"/>
    <w:rsid w:val="005B736A"/>
    <w:rsid w:val="005C06A1"/>
    <w:rsid w:val="005C0E9E"/>
    <w:rsid w:val="005C12E7"/>
    <w:rsid w:val="005C2C45"/>
    <w:rsid w:val="005C40AF"/>
    <w:rsid w:val="005C4E8B"/>
    <w:rsid w:val="005C4F0A"/>
    <w:rsid w:val="005C504E"/>
    <w:rsid w:val="005C5D72"/>
    <w:rsid w:val="005C63E9"/>
    <w:rsid w:val="005C7199"/>
    <w:rsid w:val="005C7C4B"/>
    <w:rsid w:val="005C7C75"/>
    <w:rsid w:val="005C7D1F"/>
    <w:rsid w:val="005D0933"/>
    <w:rsid w:val="005D0CF4"/>
    <w:rsid w:val="005D0DC6"/>
    <w:rsid w:val="005D1293"/>
    <w:rsid w:val="005D1892"/>
    <w:rsid w:val="005D1E43"/>
    <w:rsid w:val="005D2CD1"/>
    <w:rsid w:val="005D2D54"/>
    <w:rsid w:val="005D372A"/>
    <w:rsid w:val="005D3838"/>
    <w:rsid w:val="005D39A7"/>
    <w:rsid w:val="005D5242"/>
    <w:rsid w:val="005D5BE7"/>
    <w:rsid w:val="005D673C"/>
    <w:rsid w:val="005D6B83"/>
    <w:rsid w:val="005D6BF8"/>
    <w:rsid w:val="005D6F09"/>
    <w:rsid w:val="005D7062"/>
    <w:rsid w:val="005E080D"/>
    <w:rsid w:val="005E0D37"/>
    <w:rsid w:val="005E124A"/>
    <w:rsid w:val="005E2343"/>
    <w:rsid w:val="005E29AB"/>
    <w:rsid w:val="005E34C2"/>
    <w:rsid w:val="005E3624"/>
    <w:rsid w:val="005E37FC"/>
    <w:rsid w:val="005E3B40"/>
    <w:rsid w:val="005E41B0"/>
    <w:rsid w:val="005E5259"/>
    <w:rsid w:val="005E575C"/>
    <w:rsid w:val="005E6345"/>
    <w:rsid w:val="005E661B"/>
    <w:rsid w:val="005E6F3F"/>
    <w:rsid w:val="005E73C2"/>
    <w:rsid w:val="005E7510"/>
    <w:rsid w:val="005E75AF"/>
    <w:rsid w:val="005E78DA"/>
    <w:rsid w:val="005E7A55"/>
    <w:rsid w:val="005E7BCA"/>
    <w:rsid w:val="005F0830"/>
    <w:rsid w:val="005F0C0D"/>
    <w:rsid w:val="005F0E76"/>
    <w:rsid w:val="005F1565"/>
    <w:rsid w:val="005F1EC7"/>
    <w:rsid w:val="005F219F"/>
    <w:rsid w:val="005F2750"/>
    <w:rsid w:val="005F4096"/>
    <w:rsid w:val="005F4325"/>
    <w:rsid w:val="005F439D"/>
    <w:rsid w:val="005F4BCE"/>
    <w:rsid w:val="005F62AB"/>
    <w:rsid w:val="005F65B6"/>
    <w:rsid w:val="005F6693"/>
    <w:rsid w:val="005F694B"/>
    <w:rsid w:val="005F7B8C"/>
    <w:rsid w:val="005F7DC6"/>
    <w:rsid w:val="005F7EFF"/>
    <w:rsid w:val="00600939"/>
    <w:rsid w:val="0060106F"/>
    <w:rsid w:val="00601F4F"/>
    <w:rsid w:val="00602370"/>
    <w:rsid w:val="00602B7D"/>
    <w:rsid w:val="00602D41"/>
    <w:rsid w:val="00603703"/>
    <w:rsid w:val="0060465E"/>
    <w:rsid w:val="00605429"/>
    <w:rsid w:val="00605B3D"/>
    <w:rsid w:val="00605D60"/>
    <w:rsid w:val="00605D8A"/>
    <w:rsid w:val="0060682C"/>
    <w:rsid w:val="00606DD9"/>
    <w:rsid w:val="00606F03"/>
    <w:rsid w:val="00607A6E"/>
    <w:rsid w:val="00610076"/>
    <w:rsid w:val="00610992"/>
    <w:rsid w:val="00610C86"/>
    <w:rsid w:val="006119D6"/>
    <w:rsid w:val="00613450"/>
    <w:rsid w:val="00613B51"/>
    <w:rsid w:val="0061423E"/>
    <w:rsid w:val="00614EE8"/>
    <w:rsid w:val="006150C2"/>
    <w:rsid w:val="0061580E"/>
    <w:rsid w:val="00615E67"/>
    <w:rsid w:val="0061754B"/>
    <w:rsid w:val="00617F82"/>
    <w:rsid w:val="006205A3"/>
    <w:rsid w:val="00620AC6"/>
    <w:rsid w:val="00621700"/>
    <w:rsid w:val="00622E06"/>
    <w:rsid w:val="006241BC"/>
    <w:rsid w:val="00624401"/>
    <w:rsid w:val="0062459B"/>
    <w:rsid w:val="00624FFB"/>
    <w:rsid w:val="00625CA9"/>
    <w:rsid w:val="00626A57"/>
    <w:rsid w:val="006304FC"/>
    <w:rsid w:val="00630607"/>
    <w:rsid w:val="00630770"/>
    <w:rsid w:val="00630B12"/>
    <w:rsid w:val="0063140B"/>
    <w:rsid w:val="00631FC6"/>
    <w:rsid w:val="00633200"/>
    <w:rsid w:val="00633683"/>
    <w:rsid w:val="006356CC"/>
    <w:rsid w:val="00635932"/>
    <w:rsid w:val="00635970"/>
    <w:rsid w:val="0063601C"/>
    <w:rsid w:val="006370CE"/>
    <w:rsid w:val="00637723"/>
    <w:rsid w:val="0063793C"/>
    <w:rsid w:val="00637CB7"/>
    <w:rsid w:val="00637D50"/>
    <w:rsid w:val="00640B4D"/>
    <w:rsid w:val="00640E14"/>
    <w:rsid w:val="00640F57"/>
    <w:rsid w:val="00641163"/>
    <w:rsid w:val="0064205E"/>
    <w:rsid w:val="00642201"/>
    <w:rsid w:val="00642611"/>
    <w:rsid w:val="00642699"/>
    <w:rsid w:val="00642E5D"/>
    <w:rsid w:val="0064305B"/>
    <w:rsid w:val="00643BF0"/>
    <w:rsid w:val="00643CBE"/>
    <w:rsid w:val="006441CE"/>
    <w:rsid w:val="006446E6"/>
    <w:rsid w:val="00644AF4"/>
    <w:rsid w:val="00644EC1"/>
    <w:rsid w:val="006454FD"/>
    <w:rsid w:val="00650658"/>
    <w:rsid w:val="00650C66"/>
    <w:rsid w:val="00651DBC"/>
    <w:rsid w:val="00652A36"/>
    <w:rsid w:val="006530F2"/>
    <w:rsid w:val="006533E0"/>
    <w:rsid w:val="00653AE1"/>
    <w:rsid w:val="00653C44"/>
    <w:rsid w:val="0065552B"/>
    <w:rsid w:val="00656873"/>
    <w:rsid w:val="0066045F"/>
    <w:rsid w:val="00660C47"/>
    <w:rsid w:val="006612C4"/>
    <w:rsid w:val="0066189C"/>
    <w:rsid w:val="00661CE6"/>
    <w:rsid w:val="006622EE"/>
    <w:rsid w:val="0066274A"/>
    <w:rsid w:val="00662D7D"/>
    <w:rsid w:val="00662E2D"/>
    <w:rsid w:val="00662F57"/>
    <w:rsid w:val="00662F93"/>
    <w:rsid w:val="0066313D"/>
    <w:rsid w:val="0066399D"/>
    <w:rsid w:val="00664536"/>
    <w:rsid w:val="00664E2C"/>
    <w:rsid w:val="00665659"/>
    <w:rsid w:val="00665E52"/>
    <w:rsid w:val="006663C0"/>
    <w:rsid w:val="00666441"/>
    <w:rsid w:val="006673E0"/>
    <w:rsid w:val="006674F5"/>
    <w:rsid w:val="0066790C"/>
    <w:rsid w:val="006679E8"/>
    <w:rsid w:val="00667DEA"/>
    <w:rsid w:val="00667E8E"/>
    <w:rsid w:val="00671670"/>
    <w:rsid w:val="00671897"/>
    <w:rsid w:val="00671C4D"/>
    <w:rsid w:val="006721DC"/>
    <w:rsid w:val="00672EBB"/>
    <w:rsid w:val="006739AB"/>
    <w:rsid w:val="00673C7C"/>
    <w:rsid w:val="00673F73"/>
    <w:rsid w:val="006748C1"/>
    <w:rsid w:val="00675762"/>
    <w:rsid w:val="00675E14"/>
    <w:rsid w:val="00676469"/>
    <w:rsid w:val="0067779A"/>
    <w:rsid w:val="00677865"/>
    <w:rsid w:val="0068010C"/>
    <w:rsid w:val="006811E4"/>
    <w:rsid w:val="00681482"/>
    <w:rsid w:val="00681639"/>
    <w:rsid w:val="0068292A"/>
    <w:rsid w:val="00682BD3"/>
    <w:rsid w:val="00682F66"/>
    <w:rsid w:val="006830A4"/>
    <w:rsid w:val="006833B9"/>
    <w:rsid w:val="0068349B"/>
    <w:rsid w:val="00684C69"/>
    <w:rsid w:val="00685F75"/>
    <w:rsid w:val="0068654B"/>
    <w:rsid w:val="00686598"/>
    <w:rsid w:val="006868E4"/>
    <w:rsid w:val="006871A1"/>
    <w:rsid w:val="006874AA"/>
    <w:rsid w:val="006877FB"/>
    <w:rsid w:val="0069090C"/>
    <w:rsid w:val="00692BF7"/>
    <w:rsid w:val="00692F5E"/>
    <w:rsid w:val="0069306F"/>
    <w:rsid w:val="00694D57"/>
    <w:rsid w:val="00695F54"/>
    <w:rsid w:val="006968B9"/>
    <w:rsid w:val="006974A7"/>
    <w:rsid w:val="006979D1"/>
    <w:rsid w:val="006A042B"/>
    <w:rsid w:val="006A08FD"/>
    <w:rsid w:val="006A0CB0"/>
    <w:rsid w:val="006A125B"/>
    <w:rsid w:val="006A1E80"/>
    <w:rsid w:val="006A1F4C"/>
    <w:rsid w:val="006A285C"/>
    <w:rsid w:val="006A29D5"/>
    <w:rsid w:val="006A3DA3"/>
    <w:rsid w:val="006A3F92"/>
    <w:rsid w:val="006A4829"/>
    <w:rsid w:val="006A4B66"/>
    <w:rsid w:val="006A65A4"/>
    <w:rsid w:val="006A6C99"/>
    <w:rsid w:val="006A6E95"/>
    <w:rsid w:val="006A7168"/>
    <w:rsid w:val="006A77D4"/>
    <w:rsid w:val="006A79EA"/>
    <w:rsid w:val="006B0331"/>
    <w:rsid w:val="006B1AAB"/>
    <w:rsid w:val="006B1BBD"/>
    <w:rsid w:val="006B2DA0"/>
    <w:rsid w:val="006B4CA6"/>
    <w:rsid w:val="006B56EE"/>
    <w:rsid w:val="006B5B6A"/>
    <w:rsid w:val="006B5BC3"/>
    <w:rsid w:val="006B66AD"/>
    <w:rsid w:val="006B76FF"/>
    <w:rsid w:val="006B7B30"/>
    <w:rsid w:val="006C0326"/>
    <w:rsid w:val="006C176C"/>
    <w:rsid w:val="006C1CAC"/>
    <w:rsid w:val="006C4356"/>
    <w:rsid w:val="006D046F"/>
    <w:rsid w:val="006D0FE4"/>
    <w:rsid w:val="006D1A6F"/>
    <w:rsid w:val="006D1FCC"/>
    <w:rsid w:val="006D2B50"/>
    <w:rsid w:val="006D2F83"/>
    <w:rsid w:val="006D31FD"/>
    <w:rsid w:val="006D36D0"/>
    <w:rsid w:val="006D36E2"/>
    <w:rsid w:val="006D3AB9"/>
    <w:rsid w:val="006D42D5"/>
    <w:rsid w:val="006D461A"/>
    <w:rsid w:val="006D4E94"/>
    <w:rsid w:val="006D5973"/>
    <w:rsid w:val="006D5CF6"/>
    <w:rsid w:val="006D5E6A"/>
    <w:rsid w:val="006D6020"/>
    <w:rsid w:val="006D606C"/>
    <w:rsid w:val="006D6395"/>
    <w:rsid w:val="006D63EB"/>
    <w:rsid w:val="006D7245"/>
    <w:rsid w:val="006D7567"/>
    <w:rsid w:val="006E0234"/>
    <w:rsid w:val="006E17FA"/>
    <w:rsid w:val="006E1EFE"/>
    <w:rsid w:val="006E2F3A"/>
    <w:rsid w:val="006E34E2"/>
    <w:rsid w:val="006E35A2"/>
    <w:rsid w:val="006E3EA5"/>
    <w:rsid w:val="006E42D5"/>
    <w:rsid w:val="006E5872"/>
    <w:rsid w:val="006E5B1F"/>
    <w:rsid w:val="006E7396"/>
    <w:rsid w:val="006E795A"/>
    <w:rsid w:val="006F0078"/>
    <w:rsid w:val="006F140F"/>
    <w:rsid w:val="006F1922"/>
    <w:rsid w:val="006F275B"/>
    <w:rsid w:val="006F3681"/>
    <w:rsid w:val="006F37CD"/>
    <w:rsid w:val="006F4720"/>
    <w:rsid w:val="006F4E92"/>
    <w:rsid w:val="006F57A4"/>
    <w:rsid w:val="006F7CD3"/>
    <w:rsid w:val="00700351"/>
    <w:rsid w:val="0070093C"/>
    <w:rsid w:val="00702323"/>
    <w:rsid w:val="007036A2"/>
    <w:rsid w:val="00704136"/>
    <w:rsid w:val="007042C7"/>
    <w:rsid w:val="00704EB6"/>
    <w:rsid w:val="0070703D"/>
    <w:rsid w:val="00707BE3"/>
    <w:rsid w:val="00710A73"/>
    <w:rsid w:val="007110D5"/>
    <w:rsid w:val="00711BF8"/>
    <w:rsid w:val="0071249D"/>
    <w:rsid w:val="007127FB"/>
    <w:rsid w:val="00713C25"/>
    <w:rsid w:val="0071469B"/>
    <w:rsid w:val="00714C12"/>
    <w:rsid w:val="00715D48"/>
    <w:rsid w:val="00715EC2"/>
    <w:rsid w:val="007163E2"/>
    <w:rsid w:val="00716700"/>
    <w:rsid w:val="00716C32"/>
    <w:rsid w:val="0071706F"/>
    <w:rsid w:val="007174C0"/>
    <w:rsid w:val="00722517"/>
    <w:rsid w:val="0072300E"/>
    <w:rsid w:val="00723512"/>
    <w:rsid w:val="00723E25"/>
    <w:rsid w:val="00723F5B"/>
    <w:rsid w:val="0072405F"/>
    <w:rsid w:val="007245D7"/>
    <w:rsid w:val="00724629"/>
    <w:rsid w:val="00724FCB"/>
    <w:rsid w:val="00725B90"/>
    <w:rsid w:val="00725C2F"/>
    <w:rsid w:val="00725EDF"/>
    <w:rsid w:val="00726DDD"/>
    <w:rsid w:val="00730102"/>
    <w:rsid w:val="00730143"/>
    <w:rsid w:val="00730A56"/>
    <w:rsid w:val="00731F5F"/>
    <w:rsid w:val="00732879"/>
    <w:rsid w:val="00732EB8"/>
    <w:rsid w:val="007336F1"/>
    <w:rsid w:val="00733912"/>
    <w:rsid w:val="00733D52"/>
    <w:rsid w:val="007344D4"/>
    <w:rsid w:val="00735ECC"/>
    <w:rsid w:val="00740620"/>
    <w:rsid w:val="00740ABC"/>
    <w:rsid w:val="007414C2"/>
    <w:rsid w:val="007415BB"/>
    <w:rsid w:val="00743CE3"/>
    <w:rsid w:val="00745323"/>
    <w:rsid w:val="00745352"/>
    <w:rsid w:val="00745D8D"/>
    <w:rsid w:val="00745E35"/>
    <w:rsid w:val="0074781E"/>
    <w:rsid w:val="00750082"/>
    <w:rsid w:val="007501FA"/>
    <w:rsid w:val="00750DF2"/>
    <w:rsid w:val="00751217"/>
    <w:rsid w:val="0075217F"/>
    <w:rsid w:val="007528E1"/>
    <w:rsid w:val="007547F7"/>
    <w:rsid w:val="00754A7B"/>
    <w:rsid w:val="00754D07"/>
    <w:rsid w:val="00755169"/>
    <w:rsid w:val="0075575B"/>
    <w:rsid w:val="00755781"/>
    <w:rsid w:val="007563EB"/>
    <w:rsid w:val="00757B57"/>
    <w:rsid w:val="00757DE4"/>
    <w:rsid w:val="007607DF"/>
    <w:rsid w:val="0076144C"/>
    <w:rsid w:val="00761D8A"/>
    <w:rsid w:val="00761E8A"/>
    <w:rsid w:val="00762F33"/>
    <w:rsid w:val="007630FD"/>
    <w:rsid w:val="007636D3"/>
    <w:rsid w:val="007639A6"/>
    <w:rsid w:val="00763D1D"/>
    <w:rsid w:val="00764585"/>
    <w:rsid w:val="00764FF5"/>
    <w:rsid w:val="007652AD"/>
    <w:rsid w:val="00767D37"/>
    <w:rsid w:val="0077006B"/>
    <w:rsid w:val="00770743"/>
    <w:rsid w:val="00771C9F"/>
    <w:rsid w:val="00771F71"/>
    <w:rsid w:val="0077267E"/>
    <w:rsid w:val="00772E3F"/>
    <w:rsid w:val="00773FE7"/>
    <w:rsid w:val="007744AE"/>
    <w:rsid w:val="00774EF5"/>
    <w:rsid w:val="007778B0"/>
    <w:rsid w:val="007808B7"/>
    <w:rsid w:val="00781099"/>
    <w:rsid w:val="007812C8"/>
    <w:rsid w:val="00781781"/>
    <w:rsid w:val="00781F96"/>
    <w:rsid w:val="00782103"/>
    <w:rsid w:val="00783655"/>
    <w:rsid w:val="007836BD"/>
    <w:rsid w:val="00784420"/>
    <w:rsid w:val="0078455B"/>
    <w:rsid w:val="00786475"/>
    <w:rsid w:val="00786570"/>
    <w:rsid w:val="00786D3C"/>
    <w:rsid w:val="007870A6"/>
    <w:rsid w:val="00787E6E"/>
    <w:rsid w:val="00790E60"/>
    <w:rsid w:val="0079163C"/>
    <w:rsid w:val="0079335A"/>
    <w:rsid w:val="0079344D"/>
    <w:rsid w:val="00793685"/>
    <w:rsid w:val="00796270"/>
    <w:rsid w:val="00797ECD"/>
    <w:rsid w:val="00797FA2"/>
    <w:rsid w:val="007A0246"/>
    <w:rsid w:val="007A12F0"/>
    <w:rsid w:val="007A21E0"/>
    <w:rsid w:val="007A2280"/>
    <w:rsid w:val="007A3FFA"/>
    <w:rsid w:val="007A402D"/>
    <w:rsid w:val="007A44D5"/>
    <w:rsid w:val="007A4832"/>
    <w:rsid w:val="007A51B4"/>
    <w:rsid w:val="007A5AB8"/>
    <w:rsid w:val="007A64D1"/>
    <w:rsid w:val="007A6B9A"/>
    <w:rsid w:val="007A765E"/>
    <w:rsid w:val="007A7822"/>
    <w:rsid w:val="007A7E47"/>
    <w:rsid w:val="007B191D"/>
    <w:rsid w:val="007B1FDE"/>
    <w:rsid w:val="007B2715"/>
    <w:rsid w:val="007B2DC3"/>
    <w:rsid w:val="007B2E67"/>
    <w:rsid w:val="007B2EB7"/>
    <w:rsid w:val="007B30C3"/>
    <w:rsid w:val="007B31FB"/>
    <w:rsid w:val="007B39F8"/>
    <w:rsid w:val="007B3B4D"/>
    <w:rsid w:val="007B40FF"/>
    <w:rsid w:val="007B5B8B"/>
    <w:rsid w:val="007B656D"/>
    <w:rsid w:val="007B6AA8"/>
    <w:rsid w:val="007B6CBC"/>
    <w:rsid w:val="007B74FC"/>
    <w:rsid w:val="007B7E28"/>
    <w:rsid w:val="007C0AB3"/>
    <w:rsid w:val="007C0DBE"/>
    <w:rsid w:val="007C15A7"/>
    <w:rsid w:val="007C2193"/>
    <w:rsid w:val="007C221D"/>
    <w:rsid w:val="007C2245"/>
    <w:rsid w:val="007C22AA"/>
    <w:rsid w:val="007C274A"/>
    <w:rsid w:val="007C2F70"/>
    <w:rsid w:val="007C3739"/>
    <w:rsid w:val="007C42E2"/>
    <w:rsid w:val="007C43B5"/>
    <w:rsid w:val="007C4F4A"/>
    <w:rsid w:val="007C560B"/>
    <w:rsid w:val="007C74CF"/>
    <w:rsid w:val="007C77E5"/>
    <w:rsid w:val="007D0590"/>
    <w:rsid w:val="007D1BBC"/>
    <w:rsid w:val="007D2074"/>
    <w:rsid w:val="007D3F7D"/>
    <w:rsid w:val="007D44FE"/>
    <w:rsid w:val="007D4B29"/>
    <w:rsid w:val="007D5E0F"/>
    <w:rsid w:val="007D5ECF"/>
    <w:rsid w:val="007D5EE3"/>
    <w:rsid w:val="007D6C2A"/>
    <w:rsid w:val="007D6F5B"/>
    <w:rsid w:val="007E137B"/>
    <w:rsid w:val="007E1994"/>
    <w:rsid w:val="007E1E06"/>
    <w:rsid w:val="007E24D7"/>
    <w:rsid w:val="007E4081"/>
    <w:rsid w:val="007E4E62"/>
    <w:rsid w:val="007E5516"/>
    <w:rsid w:val="007E5D4F"/>
    <w:rsid w:val="007E604D"/>
    <w:rsid w:val="007E63BA"/>
    <w:rsid w:val="007F0639"/>
    <w:rsid w:val="007F076E"/>
    <w:rsid w:val="007F1166"/>
    <w:rsid w:val="007F3C36"/>
    <w:rsid w:val="007F3CE5"/>
    <w:rsid w:val="007F401A"/>
    <w:rsid w:val="007F42ED"/>
    <w:rsid w:val="007F464B"/>
    <w:rsid w:val="007F5103"/>
    <w:rsid w:val="007F5E79"/>
    <w:rsid w:val="007F6D03"/>
    <w:rsid w:val="00801D58"/>
    <w:rsid w:val="0080205C"/>
    <w:rsid w:val="008026B4"/>
    <w:rsid w:val="00802872"/>
    <w:rsid w:val="0080344F"/>
    <w:rsid w:val="0080368F"/>
    <w:rsid w:val="00803FD0"/>
    <w:rsid w:val="0080403E"/>
    <w:rsid w:val="00804730"/>
    <w:rsid w:val="00806358"/>
    <w:rsid w:val="00806D40"/>
    <w:rsid w:val="00807530"/>
    <w:rsid w:val="008077D4"/>
    <w:rsid w:val="008079F4"/>
    <w:rsid w:val="00807E70"/>
    <w:rsid w:val="00810C16"/>
    <w:rsid w:val="00811103"/>
    <w:rsid w:val="0081169B"/>
    <w:rsid w:val="008120D7"/>
    <w:rsid w:val="0081255A"/>
    <w:rsid w:val="0081261C"/>
    <w:rsid w:val="00812887"/>
    <w:rsid w:val="00812A75"/>
    <w:rsid w:val="00812BCB"/>
    <w:rsid w:val="008131FF"/>
    <w:rsid w:val="008137A9"/>
    <w:rsid w:val="008138B3"/>
    <w:rsid w:val="00813F91"/>
    <w:rsid w:val="00814FA4"/>
    <w:rsid w:val="008151A6"/>
    <w:rsid w:val="008158FB"/>
    <w:rsid w:val="008161CD"/>
    <w:rsid w:val="008163DF"/>
    <w:rsid w:val="008171E3"/>
    <w:rsid w:val="00817FDF"/>
    <w:rsid w:val="00820B94"/>
    <w:rsid w:val="00820E28"/>
    <w:rsid w:val="00821AF0"/>
    <w:rsid w:val="00821F3F"/>
    <w:rsid w:val="00822C5F"/>
    <w:rsid w:val="0082353D"/>
    <w:rsid w:val="00823B4A"/>
    <w:rsid w:val="0082412D"/>
    <w:rsid w:val="00825367"/>
    <w:rsid w:val="00825B73"/>
    <w:rsid w:val="00827136"/>
    <w:rsid w:val="00827496"/>
    <w:rsid w:val="00831225"/>
    <w:rsid w:val="00831AEF"/>
    <w:rsid w:val="008330DF"/>
    <w:rsid w:val="00833F03"/>
    <w:rsid w:val="00834B8A"/>
    <w:rsid w:val="00834CFA"/>
    <w:rsid w:val="00834F5F"/>
    <w:rsid w:val="0083570A"/>
    <w:rsid w:val="008358DB"/>
    <w:rsid w:val="0083663D"/>
    <w:rsid w:val="00837B67"/>
    <w:rsid w:val="00837D12"/>
    <w:rsid w:val="00837F0E"/>
    <w:rsid w:val="00837FD0"/>
    <w:rsid w:val="00840593"/>
    <w:rsid w:val="00840889"/>
    <w:rsid w:val="00840AA9"/>
    <w:rsid w:val="00841150"/>
    <w:rsid w:val="008425D4"/>
    <w:rsid w:val="00842654"/>
    <w:rsid w:val="00842ED9"/>
    <w:rsid w:val="00843048"/>
    <w:rsid w:val="00843072"/>
    <w:rsid w:val="0084315E"/>
    <w:rsid w:val="00843B12"/>
    <w:rsid w:val="00844496"/>
    <w:rsid w:val="008446B0"/>
    <w:rsid w:val="00844B73"/>
    <w:rsid w:val="00845094"/>
    <w:rsid w:val="00845A66"/>
    <w:rsid w:val="00850030"/>
    <w:rsid w:val="00850A62"/>
    <w:rsid w:val="00850B5A"/>
    <w:rsid w:val="00850C5F"/>
    <w:rsid w:val="00850D5C"/>
    <w:rsid w:val="00850DA3"/>
    <w:rsid w:val="008513A3"/>
    <w:rsid w:val="008515C9"/>
    <w:rsid w:val="00851C5B"/>
    <w:rsid w:val="00852CEC"/>
    <w:rsid w:val="008540C6"/>
    <w:rsid w:val="008546ED"/>
    <w:rsid w:val="00854E56"/>
    <w:rsid w:val="00856B19"/>
    <w:rsid w:val="00856BB5"/>
    <w:rsid w:val="00856C27"/>
    <w:rsid w:val="008574CF"/>
    <w:rsid w:val="00857FA0"/>
    <w:rsid w:val="008600F7"/>
    <w:rsid w:val="00860DF5"/>
    <w:rsid w:val="00860F28"/>
    <w:rsid w:val="008627C1"/>
    <w:rsid w:val="008647B4"/>
    <w:rsid w:val="00865687"/>
    <w:rsid w:val="008657A6"/>
    <w:rsid w:val="00867556"/>
    <w:rsid w:val="008703CF"/>
    <w:rsid w:val="00870EB5"/>
    <w:rsid w:val="00873D70"/>
    <w:rsid w:val="00874007"/>
    <w:rsid w:val="00875E48"/>
    <w:rsid w:val="0087655F"/>
    <w:rsid w:val="008765AB"/>
    <w:rsid w:val="008770C5"/>
    <w:rsid w:val="008779EC"/>
    <w:rsid w:val="00877AA5"/>
    <w:rsid w:val="00880BF5"/>
    <w:rsid w:val="00880D72"/>
    <w:rsid w:val="00882044"/>
    <w:rsid w:val="008837C5"/>
    <w:rsid w:val="0088406D"/>
    <w:rsid w:val="008852EC"/>
    <w:rsid w:val="00885812"/>
    <w:rsid w:val="00885CEC"/>
    <w:rsid w:val="0088672B"/>
    <w:rsid w:val="00886F4A"/>
    <w:rsid w:val="008873A7"/>
    <w:rsid w:val="00887A7D"/>
    <w:rsid w:val="008908F2"/>
    <w:rsid w:val="008916FA"/>
    <w:rsid w:val="008919EF"/>
    <w:rsid w:val="00891BEC"/>
    <w:rsid w:val="0089208E"/>
    <w:rsid w:val="008927F1"/>
    <w:rsid w:val="0089301B"/>
    <w:rsid w:val="0089321F"/>
    <w:rsid w:val="00895139"/>
    <w:rsid w:val="00895E87"/>
    <w:rsid w:val="0089635F"/>
    <w:rsid w:val="00897268"/>
    <w:rsid w:val="00897BA3"/>
    <w:rsid w:val="008A03B8"/>
    <w:rsid w:val="008A1A32"/>
    <w:rsid w:val="008A2D63"/>
    <w:rsid w:val="008A2DC5"/>
    <w:rsid w:val="008A48DB"/>
    <w:rsid w:val="008A5C15"/>
    <w:rsid w:val="008A5C4B"/>
    <w:rsid w:val="008A7A82"/>
    <w:rsid w:val="008B01E4"/>
    <w:rsid w:val="008B08DA"/>
    <w:rsid w:val="008B186E"/>
    <w:rsid w:val="008B289E"/>
    <w:rsid w:val="008B3419"/>
    <w:rsid w:val="008B4242"/>
    <w:rsid w:val="008B4D36"/>
    <w:rsid w:val="008B4E5C"/>
    <w:rsid w:val="008B591F"/>
    <w:rsid w:val="008B5D63"/>
    <w:rsid w:val="008B78B6"/>
    <w:rsid w:val="008B7BBD"/>
    <w:rsid w:val="008C0197"/>
    <w:rsid w:val="008C0A18"/>
    <w:rsid w:val="008C1AD7"/>
    <w:rsid w:val="008C2582"/>
    <w:rsid w:val="008C3179"/>
    <w:rsid w:val="008C3667"/>
    <w:rsid w:val="008C37D7"/>
    <w:rsid w:val="008C389C"/>
    <w:rsid w:val="008C3D9C"/>
    <w:rsid w:val="008C4096"/>
    <w:rsid w:val="008C4EAC"/>
    <w:rsid w:val="008C5091"/>
    <w:rsid w:val="008C7DA7"/>
    <w:rsid w:val="008D1068"/>
    <w:rsid w:val="008D1D2B"/>
    <w:rsid w:val="008D284A"/>
    <w:rsid w:val="008D2E37"/>
    <w:rsid w:val="008D4FC7"/>
    <w:rsid w:val="008D52D0"/>
    <w:rsid w:val="008D5BD3"/>
    <w:rsid w:val="008D5D32"/>
    <w:rsid w:val="008D5FA5"/>
    <w:rsid w:val="008D6456"/>
    <w:rsid w:val="008D68AF"/>
    <w:rsid w:val="008D6E23"/>
    <w:rsid w:val="008E0155"/>
    <w:rsid w:val="008E11C6"/>
    <w:rsid w:val="008E197C"/>
    <w:rsid w:val="008E1CBE"/>
    <w:rsid w:val="008E1EFC"/>
    <w:rsid w:val="008E2D68"/>
    <w:rsid w:val="008E306C"/>
    <w:rsid w:val="008E311B"/>
    <w:rsid w:val="008E3690"/>
    <w:rsid w:val="008E396A"/>
    <w:rsid w:val="008E3A38"/>
    <w:rsid w:val="008F00CE"/>
    <w:rsid w:val="008F1669"/>
    <w:rsid w:val="008F1B52"/>
    <w:rsid w:val="008F2252"/>
    <w:rsid w:val="008F3809"/>
    <w:rsid w:val="008F3EF1"/>
    <w:rsid w:val="008F466E"/>
    <w:rsid w:val="008F4D3E"/>
    <w:rsid w:val="008F5967"/>
    <w:rsid w:val="008F5A03"/>
    <w:rsid w:val="008F7672"/>
    <w:rsid w:val="008F7C9B"/>
    <w:rsid w:val="0090155B"/>
    <w:rsid w:val="00901B26"/>
    <w:rsid w:val="0090255B"/>
    <w:rsid w:val="0090284E"/>
    <w:rsid w:val="00902CE7"/>
    <w:rsid w:val="009036F1"/>
    <w:rsid w:val="00903AEB"/>
    <w:rsid w:val="00903DEC"/>
    <w:rsid w:val="00904D05"/>
    <w:rsid w:val="00904D74"/>
    <w:rsid w:val="00905532"/>
    <w:rsid w:val="00907345"/>
    <w:rsid w:val="0090764D"/>
    <w:rsid w:val="00907659"/>
    <w:rsid w:val="00910333"/>
    <w:rsid w:val="009106C9"/>
    <w:rsid w:val="009109AD"/>
    <w:rsid w:val="00910A01"/>
    <w:rsid w:val="00911FCA"/>
    <w:rsid w:val="0091207B"/>
    <w:rsid w:val="009121A4"/>
    <w:rsid w:val="009129E4"/>
    <w:rsid w:val="009136F6"/>
    <w:rsid w:val="009141DF"/>
    <w:rsid w:val="009145E8"/>
    <w:rsid w:val="00915339"/>
    <w:rsid w:val="00915E00"/>
    <w:rsid w:val="009167FB"/>
    <w:rsid w:val="00920453"/>
    <w:rsid w:val="00920C46"/>
    <w:rsid w:val="00920DC4"/>
    <w:rsid w:val="00920E84"/>
    <w:rsid w:val="00921361"/>
    <w:rsid w:val="0092244C"/>
    <w:rsid w:val="009234E8"/>
    <w:rsid w:val="009234E9"/>
    <w:rsid w:val="00923C22"/>
    <w:rsid w:val="00924901"/>
    <w:rsid w:val="00926E0B"/>
    <w:rsid w:val="009270AA"/>
    <w:rsid w:val="0092791A"/>
    <w:rsid w:val="00927B8D"/>
    <w:rsid w:val="0093010C"/>
    <w:rsid w:val="009308A9"/>
    <w:rsid w:val="0093144C"/>
    <w:rsid w:val="00931F2B"/>
    <w:rsid w:val="0093251A"/>
    <w:rsid w:val="00932B1A"/>
    <w:rsid w:val="00933C36"/>
    <w:rsid w:val="00936042"/>
    <w:rsid w:val="00936962"/>
    <w:rsid w:val="00936A0C"/>
    <w:rsid w:val="009371BB"/>
    <w:rsid w:val="009413CA"/>
    <w:rsid w:val="0094150C"/>
    <w:rsid w:val="00941635"/>
    <w:rsid w:val="0094173D"/>
    <w:rsid w:val="00942799"/>
    <w:rsid w:val="009429E5"/>
    <w:rsid w:val="00943A53"/>
    <w:rsid w:val="00943D81"/>
    <w:rsid w:val="00943F75"/>
    <w:rsid w:val="00944B69"/>
    <w:rsid w:val="00945765"/>
    <w:rsid w:val="00946A74"/>
    <w:rsid w:val="00946B9D"/>
    <w:rsid w:val="00947173"/>
    <w:rsid w:val="00951063"/>
    <w:rsid w:val="00951A28"/>
    <w:rsid w:val="00952C04"/>
    <w:rsid w:val="00954C2D"/>
    <w:rsid w:val="00954C80"/>
    <w:rsid w:val="00954D44"/>
    <w:rsid w:val="00955039"/>
    <w:rsid w:val="0095643E"/>
    <w:rsid w:val="00956AE0"/>
    <w:rsid w:val="0095750D"/>
    <w:rsid w:val="00957A8C"/>
    <w:rsid w:val="0096076B"/>
    <w:rsid w:val="00960AFD"/>
    <w:rsid w:val="00960B18"/>
    <w:rsid w:val="0096126D"/>
    <w:rsid w:val="009618FE"/>
    <w:rsid w:val="00962EDF"/>
    <w:rsid w:val="00963777"/>
    <w:rsid w:val="00964637"/>
    <w:rsid w:val="00964721"/>
    <w:rsid w:val="0096519B"/>
    <w:rsid w:val="009675B4"/>
    <w:rsid w:val="00970515"/>
    <w:rsid w:val="00970F31"/>
    <w:rsid w:val="00971E32"/>
    <w:rsid w:val="009741EA"/>
    <w:rsid w:val="009747E5"/>
    <w:rsid w:val="00974A63"/>
    <w:rsid w:val="00974C7E"/>
    <w:rsid w:val="0097594A"/>
    <w:rsid w:val="0097686C"/>
    <w:rsid w:val="00977496"/>
    <w:rsid w:val="009776FB"/>
    <w:rsid w:val="00977B08"/>
    <w:rsid w:val="00977BB3"/>
    <w:rsid w:val="009806D1"/>
    <w:rsid w:val="00980990"/>
    <w:rsid w:val="00980C20"/>
    <w:rsid w:val="0098145D"/>
    <w:rsid w:val="009821FA"/>
    <w:rsid w:val="00982B59"/>
    <w:rsid w:val="0098344A"/>
    <w:rsid w:val="00983618"/>
    <w:rsid w:val="0098377B"/>
    <w:rsid w:val="0098410F"/>
    <w:rsid w:val="00984908"/>
    <w:rsid w:val="0098565E"/>
    <w:rsid w:val="009860D4"/>
    <w:rsid w:val="0098632D"/>
    <w:rsid w:val="009875A8"/>
    <w:rsid w:val="00987F45"/>
    <w:rsid w:val="00990276"/>
    <w:rsid w:val="009905FC"/>
    <w:rsid w:val="009928DF"/>
    <w:rsid w:val="00992F46"/>
    <w:rsid w:val="00993B82"/>
    <w:rsid w:val="00994E56"/>
    <w:rsid w:val="0099531D"/>
    <w:rsid w:val="00996D3C"/>
    <w:rsid w:val="009975B6"/>
    <w:rsid w:val="00997FD6"/>
    <w:rsid w:val="009A0730"/>
    <w:rsid w:val="009A086A"/>
    <w:rsid w:val="009A1087"/>
    <w:rsid w:val="009A2302"/>
    <w:rsid w:val="009A2B41"/>
    <w:rsid w:val="009A30D9"/>
    <w:rsid w:val="009A31DC"/>
    <w:rsid w:val="009A3313"/>
    <w:rsid w:val="009A37B4"/>
    <w:rsid w:val="009A48D7"/>
    <w:rsid w:val="009A5943"/>
    <w:rsid w:val="009A5F47"/>
    <w:rsid w:val="009A6221"/>
    <w:rsid w:val="009A6310"/>
    <w:rsid w:val="009A7B93"/>
    <w:rsid w:val="009A7C58"/>
    <w:rsid w:val="009B0FDA"/>
    <w:rsid w:val="009B10AB"/>
    <w:rsid w:val="009B1767"/>
    <w:rsid w:val="009B1EF5"/>
    <w:rsid w:val="009B2198"/>
    <w:rsid w:val="009B320C"/>
    <w:rsid w:val="009B5B6A"/>
    <w:rsid w:val="009B61B3"/>
    <w:rsid w:val="009B707F"/>
    <w:rsid w:val="009B7310"/>
    <w:rsid w:val="009B7500"/>
    <w:rsid w:val="009C1586"/>
    <w:rsid w:val="009C1DBA"/>
    <w:rsid w:val="009C1FA8"/>
    <w:rsid w:val="009C2EB8"/>
    <w:rsid w:val="009C312E"/>
    <w:rsid w:val="009C527C"/>
    <w:rsid w:val="009C5289"/>
    <w:rsid w:val="009C576A"/>
    <w:rsid w:val="009C59DB"/>
    <w:rsid w:val="009C73F5"/>
    <w:rsid w:val="009C7D91"/>
    <w:rsid w:val="009D01DB"/>
    <w:rsid w:val="009D0E58"/>
    <w:rsid w:val="009D1B53"/>
    <w:rsid w:val="009D42AE"/>
    <w:rsid w:val="009D45D5"/>
    <w:rsid w:val="009D46F2"/>
    <w:rsid w:val="009D4A8D"/>
    <w:rsid w:val="009D513D"/>
    <w:rsid w:val="009D5568"/>
    <w:rsid w:val="009D57C4"/>
    <w:rsid w:val="009D5DAE"/>
    <w:rsid w:val="009D6671"/>
    <w:rsid w:val="009D760B"/>
    <w:rsid w:val="009D7FCD"/>
    <w:rsid w:val="009E031C"/>
    <w:rsid w:val="009E04B8"/>
    <w:rsid w:val="009E0A47"/>
    <w:rsid w:val="009E0D88"/>
    <w:rsid w:val="009E16D0"/>
    <w:rsid w:val="009E1A96"/>
    <w:rsid w:val="009E1CB6"/>
    <w:rsid w:val="009E29AD"/>
    <w:rsid w:val="009E3659"/>
    <w:rsid w:val="009E3669"/>
    <w:rsid w:val="009E39E4"/>
    <w:rsid w:val="009E5147"/>
    <w:rsid w:val="009E609A"/>
    <w:rsid w:val="009E706E"/>
    <w:rsid w:val="009E7B92"/>
    <w:rsid w:val="009F1707"/>
    <w:rsid w:val="009F1F0A"/>
    <w:rsid w:val="009F2437"/>
    <w:rsid w:val="009F2621"/>
    <w:rsid w:val="009F269F"/>
    <w:rsid w:val="009F29CA"/>
    <w:rsid w:val="009F322A"/>
    <w:rsid w:val="009F3972"/>
    <w:rsid w:val="009F3A2C"/>
    <w:rsid w:val="009F3B30"/>
    <w:rsid w:val="009F4F89"/>
    <w:rsid w:val="009F69A8"/>
    <w:rsid w:val="009F6BAB"/>
    <w:rsid w:val="009F76B7"/>
    <w:rsid w:val="00A0011D"/>
    <w:rsid w:val="00A00377"/>
    <w:rsid w:val="00A00D8A"/>
    <w:rsid w:val="00A02145"/>
    <w:rsid w:val="00A02685"/>
    <w:rsid w:val="00A026E2"/>
    <w:rsid w:val="00A047EF"/>
    <w:rsid w:val="00A05150"/>
    <w:rsid w:val="00A05B37"/>
    <w:rsid w:val="00A06A15"/>
    <w:rsid w:val="00A06A9C"/>
    <w:rsid w:val="00A06F58"/>
    <w:rsid w:val="00A07435"/>
    <w:rsid w:val="00A07A21"/>
    <w:rsid w:val="00A10313"/>
    <w:rsid w:val="00A1070F"/>
    <w:rsid w:val="00A10A5B"/>
    <w:rsid w:val="00A1165E"/>
    <w:rsid w:val="00A11BA7"/>
    <w:rsid w:val="00A11ECD"/>
    <w:rsid w:val="00A122C6"/>
    <w:rsid w:val="00A12603"/>
    <w:rsid w:val="00A1292E"/>
    <w:rsid w:val="00A12E4F"/>
    <w:rsid w:val="00A13829"/>
    <w:rsid w:val="00A13E28"/>
    <w:rsid w:val="00A13F6C"/>
    <w:rsid w:val="00A148C9"/>
    <w:rsid w:val="00A14998"/>
    <w:rsid w:val="00A14B7C"/>
    <w:rsid w:val="00A15787"/>
    <w:rsid w:val="00A15DEE"/>
    <w:rsid w:val="00A167BD"/>
    <w:rsid w:val="00A168DA"/>
    <w:rsid w:val="00A16954"/>
    <w:rsid w:val="00A16F7B"/>
    <w:rsid w:val="00A17190"/>
    <w:rsid w:val="00A17457"/>
    <w:rsid w:val="00A20215"/>
    <w:rsid w:val="00A20572"/>
    <w:rsid w:val="00A20B56"/>
    <w:rsid w:val="00A20D7D"/>
    <w:rsid w:val="00A21DEC"/>
    <w:rsid w:val="00A22855"/>
    <w:rsid w:val="00A22929"/>
    <w:rsid w:val="00A23444"/>
    <w:rsid w:val="00A24FB3"/>
    <w:rsid w:val="00A25138"/>
    <w:rsid w:val="00A253D7"/>
    <w:rsid w:val="00A256E6"/>
    <w:rsid w:val="00A25C2E"/>
    <w:rsid w:val="00A25C61"/>
    <w:rsid w:val="00A26739"/>
    <w:rsid w:val="00A267E3"/>
    <w:rsid w:val="00A269D4"/>
    <w:rsid w:val="00A26CBF"/>
    <w:rsid w:val="00A26DAC"/>
    <w:rsid w:val="00A276AB"/>
    <w:rsid w:val="00A27703"/>
    <w:rsid w:val="00A304C7"/>
    <w:rsid w:val="00A30840"/>
    <w:rsid w:val="00A30E64"/>
    <w:rsid w:val="00A31480"/>
    <w:rsid w:val="00A31A52"/>
    <w:rsid w:val="00A31EAE"/>
    <w:rsid w:val="00A3200A"/>
    <w:rsid w:val="00A32176"/>
    <w:rsid w:val="00A32598"/>
    <w:rsid w:val="00A326B1"/>
    <w:rsid w:val="00A32796"/>
    <w:rsid w:val="00A3350B"/>
    <w:rsid w:val="00A3382D"/>
    <w:rsid w:val="00A340F6"/>
    <w:rsid w:val="00A35BC6"/>
    <w:rsid w:val="00A35E20"/>
    <w:rsid w:val="00A36FAE"/>
    <w:rsid w:val="00A376B0"/>
    <w:rsid w:val="00A37CF7"/>
    <w:rsid w:val="00A40714"/>
    <w:rsid w:val="00A408E8"/>
    <w:rsid w:val="00A41030"/>
    <w:rsid w:val="00A41A02"/>
    <w:rsid w:val="00A4246C"/>
    <w:rsid w:val="00A42BFC"/>
    <w:rsid w:val="00A43729"/>
    <w:rsid w:val="00A4425A"/>
    <w:rsid w:val="00A44852"/>
    <w:rsid w:val="00A44FEB"/>
    <w:rsid w:val="00A4502A"/>
    <w:rsid w:val="00A45D49"/>
    <w:rsid w:val="00A467F4"/>
    <w:rsid w:val="00A509DA"/>
    <w:rsid w:val="00A50B8C"/>
    <w:rsid w:val="00A51133"/>
    <w:rsid w:val="00A5157D"/>
    <w:rsid w:val="00A51FFD"/>
    <w:rsid w:val="00A5220C"/>
    <w:rsid w:val="00A5288B"/>
    <w:rsid w:val="00A533C9"/>
    <w:rsid w:val="00A53A64"/>
    <w:rsid w:val="00A54541"/>
    <w:rsid w:val="00A54680"/>
    <w:rsid w:val="00A54C07"/>
    <w:rsid w:val="00A552C5"/>
    <w:rsid w:val="00A5574E"/>
    <w:rsid w:val="00A55BAC"/>
    <w:rsid w:val="00A56917"/>
    <w:rsid w:val="00A5700D"/>
    <w:rsid w:val="00A57635"/>
    <w:rsid w:val="00A57C13"/>
    <w:rsid w:val="00A57D64"/>
    <w:rsid w:val="00A6024A"/>
    <w:rsid w:val="00A60963"/>
    <w:rsid w:val="00A611CD"/>
    <w:rsid w:val="00A61488"/>
    <w:rsid w:val="00A61E7B"/>
    <w:rsid w:val="00A6250F"/>
    <w:rsid w:val="00A6277D"/>
    <w:rsid w:val="00A63BCF"/>
    <w:rsid w:val="00A6499C"/>
    <w:rsid w:val="00A64A1F"/>
    <w:rsid w:val="00A64F81"/>
    <w:rsid w:val="00A651C3"/>
    <w:rsid w:val="00A66011"/>
    <w:rsid w:val="00A66E4B"/>
    <w:rsid w:val="00A67D24"/>
    <w:rsid w:val="00A701AB"/>
    <w:rsid w:val="00A70541"/>
    <w:rsid w:val="00A70597"/>
    <w:rsid w:val="00A70691"/>
    <w:rsid w:val="00A70809"/>
    <w:rsid w:val="00A718D6"/>
    <w:rsid w:val="00A71D7A"/>
    <w:rsid w:val="00A72295"/>
    <w:rsid w:val="00A73061"/>
    <w:rsid w:val="00A73FA2"/>
    <w:rsid w:val="00A74272"/>
    <w:rsid w:val="00A75E8D"/>
    <w:rsid w:val="00A764EA"/>
    <w:rsid w:val="00A76BD8"/>
    <w:rsid w:val="00A778E7"/>
    <w:rsid w:val="00A77D25"/>
    <w:rsid w:val="00A77EE6"/>
    <w:rsid w:val="00A80430"/>
    <w:rsid w:val="00A814FA"/>
    <w:rsid w:val="00A81518"/>
    <w:rsid w:val="00A820A5"/>
    <w:rsid w:val="00A837E5"/>
    <w:rsid w:val="00A83B38"/>
    <w:rsid w:val="00A843AB"/>
    <w:rsid w:val="00A84884"/>
    <w:rsid w:val="00A84B80"/>
    <w:rsid w:val="00A85630"/>
    <w:rsid w:val="00A85ADD"/>
    <w:rsid w:val="00A85BD8"/>
    <w:rsid w:val="00A85F52"/>
    <w:rsid w:val="00A8636D"/>
    <w:rsid w:val="00A86C11"/>
    <w:rsid w:val="00A87309"/>
    <w:rsid w:val="00A875C7"/>
    <w:rsid w:val="00A878B3"/>
    <w:rsid w:val="00A87A20"/>
    <w:rsid w:val="00A87C3A"/>
    <w:rsid w:val="00A904D4"/>
    <w:rsid w:val="00A90A17"/>
    <w:rsid w:val="00A90D97"/>
    <w:rsid w:val="00A91C16"/>
    <w:rsid w:val="00A93053"/>
    <w:rsid w:val="00A94B87"/>
    <w:rsid w:val="00A94D8B"/>
    <w:rsid w:val="00A94DC9"/>
    <w:rsid w:val="00A9583E"/>
    <w:rsid w:val="00A96341"/>
    <w:rsid w:val="00A96EDB"/>
    <w:rsid w:val="00A97312"/>
    <w:rsid w:val="00A9758D"/>
    <w:rsid w:val="00A975C9"/>
    <w:rsid w:val="00AA0740"/>
    <w:rsid w:val="00AA1043"/>
    <w:rsid w:val="00AA1504"/>
    <w:rsid w:val="00AA167F"/>
    <w:rsid w:val="00AA1985"/>
    <w:rsid w:val="00AA1B11"/>
    <w:rsid w:val="00AA1F98"/>
    <w:rsid w:val="00AA225B"/>
    <w:rsid w:val="00AA3808"/>
    <w:rsid w:val="00AA44DA"/>
    <w:rsid w:val="00AA64F1"/>
    <w:rsid w:val="00AA669E"/>
    <w:rsid w:val="00AA6BC0"/>
    <w:rsid w:val="00AA75E2"/>
    <w:rsid w:val="00AA776A"/>
    <w:rsid w:val="00AA7D53"/>
    <w:rsid w:val="00AA7FC7"/>
    <w:rsid w:val="00AB074F"/>
    <w:rsid w:val="00AB155C"/>
    <w:rsid w:val="00AB1EFF"/>
    <w:rsid w:val="00AB4225"/>
    <w:rsid w:val="00AB4B61"/>
    <w:rsid w:val="00AB4BE1"/>
    <w:rsid w:val="00AB4D22"/>
    <w:rsid w:val="00AB5221"/>
    <w:rsid w:val="00AB573E"/>
    <w:rsid w:val="00AB5FD8"/>
    <w:rsid w:val="00AB608D"/>
    <w:rsid w:val="00AB6802"/>
    <w:rsid w:val="00AC0A1C"/>
    <w:rsid w:val="00AC12BF"/>
    <w:rsid w:val="00AC18B2"/>
    <w:rsid w:val="00AC25BF"/>
    <w:rsid w:val="00AC25C5"/>
    <w:rsid w:val="00AC2F03"/>
    <w:rsid w:val="00AC32B5"/>
    <w:rsid w:val="00AC450E"/>
    <w:rsid w:val="00AC4575"/>
    <w:rsid w:val="00AC510A"/>
    <w:rsid w:val="00AC5C32"/>
    <w:rsid w:val="00AC73A0"/>
    <w:rsid w:val="00AC7BC0"/>
    <w:rsid w:val="00AD0C6D"/>
    <w:rsid w:val="00AD2486"/>
    <w:rsid w:val="00AD2BE6"/>
    <w:rsid w:val="00AD31D6"/>
    <w:rsid w:val="00AD3207"/>
    <w:rsid w:val="00AD45A0"/>
    <w:rsid w:val="00AD4604"/>
    <w:rsid w:val="00AD52FE"/>
    <w:rsid w:val="00AD5770"/>
    <w:rsid w:val="00AD5FA6"/>
    <w:rsid w:val="00AE0968"/>
    <w:rsid w:val="00AE1FB3"/>
    <w:rsid w:val="00AE2DEE"/>
    <w:rsid w:val="00AE2E43"/>
    <w:rsid w:val="00AE43E1"/>
    <w:rsid w:val="00AE4B31"/>
    <w:rsid w:val="00AE5E96"/>
    <w:rsid w:val="00AE698D"/>
    <w:rsid w:val="00AE6A58"/>
    <w:rsid w:val="00AE6F8A"/>
    <w:rsid w:val="00AF054C"/>
    <w:rsid w:val="00AF0E7F"/>
    <w:rsid w:val="00AF0FEF"/>
    <w:rsid w:val="00AF1A1E"/>
    <w:rsid w:val="00AF1DE6"/>
    <w:rsid w:val="00AF21A5"/>
    <w:rsid w:val="00AF2766"/>
    <w:rsid w:val="00AF27CC"/>
    <w:rsid w:val="00AF2B3B"/>
    <w:rsid w:val="00AF3802"/>
    <w:rsid w:val="00AF45FF"/>
    <w:rsid w:val="00AF5517"/>
    <w:rsid w:val="00AF624C"/>
    <w:rsid w:val="00AF6C5C"/>
    <w:rsid w:val="00AF722F"/>
    <w:rsid w:val="00AF79F7"/>
    <w:rsid w:val="00AF7C51"/>
    <w:rsid w:val="00B005EC"/>
    <w:rsid w:val="00B00607"/>
    <w:rsid w:val="00B00872"/>
    <w:rsid w:val="00B01654"/>
    <w:rsid w:val="00B0182F"/>
    <w:rsid w:val="00B023E4"/>
    <w:rsid w:val="00B02D5C"/>
    <w:rsid w:val="00B035DF"/>
    <w:rsid w:val="00B039E7"/>
    <w:rsid w:val="00B03D05"/>
    <w:rsid w:val="00B04BC4"/>
    <w:rsid w:val="00B04C29"/>
    <w:rsid w:val="00B04EE9"/>
    <w:rsid w:val="00B05173"/>
    <w:rsid w:val="00B053D4"/>
    <w:rsid w:val="00B05A70"/>
    <w:rsid w:val="00B062CB"/>
    <w:rsid w:val="00B06824"/>
    <w:rsid w:val="00B06CD1"/>
    <w:rsid w:val="00B0700B"/>
    <w:rsid w:val="00B07FF4"/>
    <w:rsid w:val="00B104A0"/>
    <w:rsid w:val="00B10A57"/>
    <w:rsid w:val="00B10C5C"/>
    <w:rsid w:val="00B11CE9"/>
    <w:rsid w:val="00B11DDF"/>
    <w:rsid w:val="00B122F3"/>
    <w:rsid w:val="00B13816"/>
    <w:rsid w:val="00B13FD8"/>
    <w:rsid w:val="00B14AEC"/>
    <w:rsid w:val="00B14BCA"/>
    <w:rsid w:val="00B15045"/>
    <w:rsid w:val="00B16150"/>
    <w:rsid w:val="00B17CAE"/>
    <w:rsid w:val="00B205F4"/>
    <w:rsid w:val="00B21E94"/>
    <w:rsid w:val="00B22077"/>
    <w:rsid w:val="00B222C7"/>
    <w:rsid w:val="00B223B1"/>
    <w:rsid w:val="00B232E7"/>
    <w:rsid w:val="00B23416"/>
    <w:rsid w:val="00B23C25"/>
    <w:rsid w:val="00B24040"/>
    <w:rsid w:val="00B2492F"/>
    <w:rsid w:val="00B24E4E"/>
    <w:rsid w:val="00B254FE"/>
    <w:rsid w:val="00B26E56"/>
    <w:rsid w:val="00B270DF"/>
    <w:rsid w:val="00B2753C"/>
    <w:rsid w:val="00B27BFF"/>
    <w:rsid w:val="00B30C82"/>
    <w:rsid w:val="00B314B0"/>
    <w:rsid w:val="00B33C3B"/>
    <w:rsid w:val="00B3446F"/>
    <w:rsid w:val="00B346F4"/>
    <w:rsid w:val="00B35EF6"/>
    <w:rsid w:val="00B36073"/>
    <w:rsid w:val="00B36F68"/>
    <w:rsid w:val="00B37273"/>
    <w:rsid w:val="00B37B4A"/>
    <w:rsid w:val="00B40D3E"/>
    <w:rsid w:val="00B415AB"/>
    <w:rsid w:val="00B41FA1"/>
    <w:rsid w:val="00B42D85"/>
    <w:rsid w:val="00B43232"/>
    <w:rsid w:val="00B43501"/>
    <w:rsid w:val="00B4352E"/>
    <w:rsid w:val="00B43F99"/>
    <w:rsid w:val="00B440EF"/>
    <w:rsid w:val="00B44A33"/>
    <w:rsid w:val="00B4578B"/>
    <w:rsid w:val="00B45E2C"/>
    <w:rsid w:val="00B46C2F"/>
    <w:rsid w:val="00B475B6"/>
    <w:rsid w:val="00B500A1"/>
    <w:rsid w:val="00B512F8"/>
    <w:rsid w:val="00B52A44"/>
    <w:rsid w:val="00B52B46"/>
    <w:rsid w:val="00B539AE"/>
    <w:rsid w:val="00B544DD"/>
    <w:rsid w:val="00B56069"/>
    <w:rsid w:val="00B56870"/>
    <w:rsid w:val="00B57202"/>
    <w:rsid w:val="00B57CC2"/>
    <w:rsid w:val="00B6022E"/>
    <w:rsid w:val="00B608AE"/>
    <w:rsid w:val="00B60A21"/>
    <w:rsid w:val="00B60ACB"/>
    <w:rsid w:val="00B60ED1"/>
    <w:rsid w:val="00B613EE"/>
    <w:rsid w:val="00B63BBE"/>
    <w:rsid w:val="00B65076"/>
    <w:rsid w:val="00B65AC1"/>
    <w:rsid w:val="00B65B7E"/>
    <w:rsid w:val="00B6612D"/>
    <w:rsid w:val="00B662A1"/>
    <w:rsid w:val="00B6731A"/>
    <w:rsid w:val="00B70D26"/>
    <w:rsid w:val="00B7167E"/>
    <w:rsid w:val="00B728DB"/>
    <w:rsid w:val="00B73B74"/>
    <w:rsid w:val="00B747A3"/>
    <w:rsid w:val="00B74C3E"/>
    <w:rsid w:val="00B7548F"/>
    <w:rsid w:val="00B76037"/>
    <w:rsid w:val="00B800F5"/>
    <w:rsid w:val="00B8080E"/>
    <w:rsid w:val="00B81037"/>
    <w:rsid w:val="00B8115F"/>
    <w:rsid w:val="00B81B71"/>
    <w:rsid w:val="00B83A9F"/>
    <w:rsid w:val="00B84275"/>
    <w:rsid w:val="00B84B59"/>
    <w:rsid w:val="00B84B9A"/>
    <w:rsid w:val="00B862E4"/>
    <w:rsid w:val="00B86823"/>
    <w:rsid w:val="00B869BA"/>
    <w:rsid w:val="00B86B4A"/>
    <w:rsid w:val="00B87BAA"/>
    <w:rsid w:val="00B902D5"/>
    <w:rsid w:val="00B90531"/>
    <w:rsid w:val="00B9069C"/>
    <w:rsid w:val="00B90712"/>
    <w:rsid w:val="00B9074C"/>
    <w:rsid w:val="00B919E8"/>
    <w:rsid w:val="00B91BE6"/>
    <w:rsid w:val="00B9369C"/>
    <w:rsid w:val="00B93C85"/>
    <w:rsid w:val="00B94DE3"/>
    <w:rsid w:val="00B950B4"/>
    <w:rsid w:val="00B959F2"/>
    <w:rsid w:val="00B95F1F"/>
    <w:rsid w:val="00B96419"/>
    <w:rsid w:val="00B969E9"/>
    <w:rsid w:val="00B9759E"/>
    <w:rsid w:val="00BA020D"/>
    <w:rsid w:val="00BA04AB"/>
    <w:rsid w:val="00BA0598"/>
    <w:rsid w:val="00BA08A0"/>
    <w:rsid w:val="00BA10D5"/>
    <w:rsid w:val="00BA1987"/>
    <w:rsid w:val="00BA1D05"/>
    <w:rsid w:val="00BA2B07"/>
    <w:rsid w:val="00BA3074"/>
    <w:rsid w:val="00BA31C0"/>
    <w:rsid w:val="00BA3EE9"/>
    <w:rsid w:val="00BA3EF6"/>
    <w:rsid w:val="00BA3FF4"/>
    <w:rsid w:val="00BA491A"/>
    <w:rsid w:val="00BA491B"/>
    <w:rsid w:val="00BA4CC4"/>
    <w:rsid w:val="00BA689F"/>
    <w:rsid w:val="00BA70D9"/>
    <w:rsid w:val="00BB0767"/>
    <w:rsid w:val="00BB0CEF"/>
    <w:rsid w:val="00BB0E13"/>
    <w:rsid w:val="00BB1E01"/>
    <w:rsid w:val="00BB20E9"/>
    <w:rsid w:val="00BB291C"/>
    <w:rsid w:val="00BB4D4A"/>
    <w:rsid w:val="00BB53B6"/>
    <w:rsid w:val="00BB628F"/>
    <w:rsid w:val="00BB664C"/>
    <w:rsid w:val="00BB67B5"/>
    <w:rsid w:val="00BB6C0E"/>
    <w:rsid w:val="00BB7063"/>
    <w:rsid w:val="00BC02C7"/>
    <w:rsid w:val="00BC04B6"/>
    <w:rsid w:val="00BC155F"/>
    <w:rsid w:val="00BC2D65"/>
    <w:rsid w:val="00BC330D"/>
    <w:rsid w:val="00BC3675"/>
    <w:rsid w:val="00BC3B93"/>
    <w:rsid w:val="00BC3E5E"/>
    <w:rsid w:val="00BC463C"/>
    <w:rsid w:val="00BC4A4C"/>
    <w:rsid w:val="00BC5C41"/>
    <w:rsid w:val="00BC64BE"/>
    <w:rsid w:val="00BC6F85"/>
    <w:rsid w:val="00BC710F"/>
    <w:rsid w:val="00BD0A06"/>
    <w:rsid w:val="00BD0D68"/>
    <w:rsid w:val="00BD0ED2"/>
    <w:rsid w:val="00BD1D7B"/>
    <w:rsid w:val="00BD30A6"/>
    <w:rsid w:val="00BD41C4"/>
    <w:rsid w:val="00BD4F0E"/>
    <w:rsid w:val="00BD50CF"/>
    <w:rsid w:val="00BD586F"/>
    <w:rsid w:val="00BD5FB8"/>
    <w:rsid w:val="00BD603C"/>
    <w:rsid w:val="00BD67B5"/>
    <w:rsid w:val="00BD772F"/>
    <w:rsid w:val="00BD7AB9"/>
    <w:rsid w:val="00BD7C7E"/>
    <w:rsid w:val="00BE09F0"/>
    <w:rsid w:val="00BE0CF4"/>
    <w:rsid w:val="00BE13B2"/>
    <w:rsid w:val="00BE3D55"/>
    <w:rsid w:val="00BE46AB"/>
    <w:rsid w:val="00BE5017"/>
    <w:rsid w:val="00BE583D"/>
    <w:rsid w:val="00BE5F59"/>
    <w:rsid w:val="00BE67BD"/>
    <w:rsid w:val="00BE6A41"/>
    <w:rsid w:val="00BE7582"/>
    <w:rsid w:val="00BE7707"/>
    <w:rsid w:val="00BE7ECF"/>
    <w:rsid w:val="00BF0B70"/>
    <w:rsid w:val="00BF178C"/>
    <w:rsid w:val="00BF17B0"/>
    <w:rsid w:val="00BF1894"/>
    <w:rsid w:val="00BF4468"/>
    <w:rsid w:val="00BF4613"/>
    <w:rsid w:val="00BF465E"/>
    <w:rsid w:val="00BF534A"/>
    <w:rsid w:val="00BF5962"/>
    <w:rsid w:val="00BF7D9F"/>
    <w:rsid w:val="00C00DD1"/>
    <w:rsid w:val="00C0155E"/>
    <w:rsid w:val="00C01634"/>
    <w:rsid w:val="00C020E6"/>
    <w:rsid w:val="00C03049"/>
    <w:rsid w:val="00C04508"/>
    <w:rsid w:val="00C05671"/>
    <w:rsid w:val="00C05D69"/>
    <w:rsid w:val="00C06BC2"/>
    <w:rsid w:val="00C07CB8"/>
    <w:rsid w:val="00C1026E"/>
    <w:rsid w:val="00C108B0"/>
    <w:rsid w:val="00C10E07"/>
    <w:rsid w:val="00C113EC"/>
    <w:rsid w:val="00C119DD"/>
    <w:rsid w:val="00C122D0"/>
    <w:rsid w:val="00C13592"/>
    <w:rsid w:val="00C147F9"/>
    <w:rsid w:val="00C15038"/>
    <w:rsid w:val="00C16789"/>
    <w:rsid w:val="00C16BC2"/>
    <w:rsid w:val="00C1714F"/>
    <w:rsid w:val="00C17256"/>
    <w:rsid w:val="00C17602"/>
    <w:rsid w:val="00C205C0"/>
    <w:rsid w:val="00C20BD2"/>
    <w:rsid w:val="00C21504"/>
    <w:rsid w:val="00C21756"/>
    <w:rsid w:val="00C225BE"/>
    <w:rsid w:val="00C230B3"/>
    <w:rsid w:val="00C23810"/>
    <w:rsid w:val="00C240C3"/>
    <w:rsid w:val="00C24449"/>
    <w:rsid w:val="00C24791"/>
    <w:rsid w:val="00C24B5F"/>
    <w:rsid w:val="00C24EBD"/>
    <w:rsid w:val="00C25E9D"/>
    <w:rsid w:val="00C260CD"/>
    <w:rsid w:val="00C26A39"/>
    <w:rsid w:val="00C26C4D"/>
    <w:rsid w:val="00C26EFD"/>
    <w:rsid w:val="00C3042A"/>
    <w:rsid w:val="00C3059F"/>
    <w:rsid w:val="00C30682"/>
    <w:rsid w:val="00C3070B"/>
    <w:rsid w:val="00C31098"/>
    <w:rsid w:val="00C31634"/>
    <w:rsid w:val="00C32744"/>
    <w:rsid w:val="00C335AA"/>
    <w:rsid w:val="00C34EE2"/>
    <w:rsid w:val="00C35B1B"/>
    <w:rsid w:val="00C36C77"/>
    <w:rsid w:val="00C36DD4"/>
    <w:rsid w:val="00C36F67"/>
    <w:rsid w:val="00C3720A"/>
    <w:rsid w:val="00C37BE9"/>
    <w:rsid w:val="00C40122"/>
    <w:rsid w:val="00C403C5"/>
    <w:rsid w:val="00C410E0"/>
    <w:rsid w:val="00C41BD1"/>
    <w:rsid w:val="00C41E56"/>
    <w:rsid w:val="00C4284E"/>
    <w:rsid w:val="00C42CF3"/>
    <w:rsid w:val="00C42E52"/>
    <w:rsid w:val="00C42FEA"/>
    <w:rsid w:val="00C4346B"/>
    <w:rsid w:val="00C44105"/>
    <w:rsid w:val="00C44255"/>
    <w:rsid w:val="00C4454E"/>
    <w:rsid w:val="00C44752"/>
    <w:rsid w:val="00C44D9F"/>
    <w:rsid w:val="00C4504F"/>
    <w:rsid w:val="00C452B5"/>
    <w:rsid w:val="00C45E98"/>
    <w:rsid w:val="00C47046"/>
    <w:rsid w:val="00C47E88"/>
    <w:rsid w:val="00C50548"/>
    <w:rsid w:val="00C505FB"/>
    <w:rsid w:val="00C51745"/>
    <w:rsid w:val="00C517AB"/>
    <w:rsid w:val="00C51A99"/>
    <w:rsid w:val="00C51E6E"/>
    <w:rsid w:val="00C51FE5"/>
    <w:rsid w:val="00C5222F"/>
    <w:rsid w:val="00C523F9"/>
    <w:rsid w:val="00C52F55"/>
    <w:rsid w:val="00C535AB"/>
    <w:rsid w:val="00C5408B"/>
    <w:rsid w:val="00C540B7"/>
    <w:rsid w:val="00C54E5A"/>
    <w:rsid w:val="00C54F4B"/>
    <w:rsid w:val="00C5567E"/>
    <w:rsid w:val="00C55D28"/>
    <w:rsid w:val="00C56129"/>
    <w:rsid w:val="00C5636B"/>
    <w:rsid w:val="00C56ACB"/>
    <w:rsid w:val="00C57543"/>
    <w:rsid w:val="00C57610"/>
    <w:rsid w:val="00C57E3C"/>
    <w:rsid w:val="00C602E1"/>
    <w:rsid w:val="00C607B4"/>
    <w:rsid w:val="00C613A0"/>
    <w:rsid w:val="00C61746"/>
    <w:rsid w:val="00C617A5"/>
    <w:rsid w:val="00C61EA2"/>
    <w:rsid w:val="00C6275E"/>
    <w:rsid w:val="00C62CE0"/>
    <w:rsid w:val="00C63A29"/>
    <w:rsid w:val="00C63CF5"/>
    <w:rsid w:val="00C64B0E"/>
    <w:rsid w:val="00C65344"/>
    <w:rsid w:val="00C66FB7"/>
    <w:rsid w:val="00C67B66"/>
    <w:rsid w:val="00C67D72"/>
    <w:rsid w:val="00C67F34"/>
    <w:rsid w:val="00C7015D"/>
    <w:rsid w:val="00C70AC0"/>
    <w:rsid w:val="00C70CFA"/>
    <w:rsid w:val="00C71511"/>
    <w:rsid w:val="00C71518"/>
    <w:rsid w:val="00C71E18"/>
    <w:rsid w:val="00C725DB"/>
    <w:rsid w:val="00C728FC"/>
    <w:rsid w:val="00C75594"/>
    <w:rsid w:val="00C764EB"/>
    <w:rsid w:val="00C76829"/>
    <w:rsid w:val="00C76C93"/>
    <w:rsid w:val="00C76E46"/>
    <w:rsid w:val="00C778DB"/>
    <w:rsid w:val="00C77D35"/>
    <w:rsid w:val="00C80142"/>
    <w:rsid w:val="00C80DB5"/>
    <w:rsid w:val="00C8102B"/>
    <w:rsid w:val="00C814D8"/>
    <w:rsid w:val="00C8152F"/>
    <w:rsid w:val="00C81859"/>
    <w:rsid w:val="00C81DBB"/>
    <w:rsid w:val="00C81DFF"/>
    <w:rsid w:val="00C826C4"/>
    <w:rsid w:val="00C82E99"/>
    <w:rsid w:val="00C83877"/>
    <w:rsid w:val="00C838C8"/>
    <w:rsid w:val="00C839B6"/>
    <w:rsid w:val="00C84E13"/>
    <w:rsid w:val="00C85588"/>
    <w:rsid w:val="00C86387"/>
    <w:rsid w:val="00C869DD"/>
    <w:rsid w:val="00C87797"/>
    <w:rsid w:val="00C9006D"/>
    <w:rsid w:val="00C9048A"/>
    <w:rsid w:val="00C9083D"/>
    <w:rsid w:val="00C90DA2"/>
    <w:rsid w:val="00C920A7"/>
    <w:rsid w:val="00C932E9"/>
    <w:rsid w:val="00C93752"/>
    <w:rsid w:val="00C93CDF"/>
    <w:rsid w:val="00C94168"/>
    <w:rsid w:val="00C96233"/>
    <w:rsid w:val="00C964D2"/>
    <w:rsid w:val="00C97FEC"/>
    <w:rsid w:val="00CA0358"/>
    <w:rsid w:val="00CA0E88"/>
    <w:rsid w:val="00CA0F47"/>
    <w:rsid w:val="00CA141E"/>
    <w:rsid w:val="00CA1921"/>
    <w:rsid w:val="00CA20D5"/>
    <w:rsid w:val="00CA2728"/>
    <w:rsid w:val="00CA2A6A"/>
    <w:rsid w:val="00CA3908"/>
    <w:rsid w:val="00CA501E"/>
    <w:rsid w:val="00CA6A21"/>
    <w:rsid w:val="00CA73E8"/>
    <w:rsid w:val="00CA78A1"/>
    <w:rsid w:val="00CA7BCA"/>
    <w:rsid w:val="00CA7D3B"/>
    <w:rsid w:val="00CB00DB"/>
    <w:rsid w:val="00CB135C"/>
    <w:rsid w:val="00CB161A"/>
    <w:rsid w:val="00CB2AA0"/>
    <w:rsid w:val="00CB33B1"/>
    <w:rsid w:val="00CB4244"/>
    <w:rsid w:val="00CB4418"/>
    <w:rsid w:val="00CB5911"/>
    <w:rsid w:val="00CB6887"/>
    <w:rsid w:val="00CB6B20"/>
    <w:rsid w:val="00CB6E83"/>
    <w:rsid w:val="00CB7283"/>
    <w:rsid w:val="00CB72D9"/>
    <w:rsid w:val="00CC03EB"/>
    <w:rsid w:val="00CC0D9D"/>
    <w:rsid w:val="00CC1046"/>
    <w:rsid w:val="00CC16D6"/>
    <w:rsid w:val="00CC2AD3"/>
    <w:rsid w:val="00CC4441"/>
    <w:rsid w:val="00CC494F"/>
    <w:rsid w:val="00CC4C0E"/>
    <w:rsid w:val="00CC4EF0"/>
    <w:rsid w:val="00CC5188"/>
    <w:rsid w:val="00CC5198"/>
    <w:rsid w:val="00CC5B7F"/>
    <w:rsid w:val="00CD110B"/>
    <w:rsid w:val="00CD1BD8"/>
    <w:rsid w:val="00CD334A"/>
    <w:rsid w:val="00CD3C8A"/>
    <w:rsid w:val="00CD40CA"/>
    <w:rsid w:val="00CD43A2"/>
    <w:rsid w:val="00CD48A0"/>
    <w:rsid w:val="00CD4CAB"/>
    <w:rsid w:val="00CD4D83"/>
    <w:rsid w:val="00CD4FCF"/>
    <w:rsid w:val="00CD6714"/>
    <w:rsid w:val="00CD7C3F"/>
    <w:rsid w:val="00CE05AD"/>
    <w:rsid w:val="00CE0C6F"/>
    <w:rsid w:val="00CE2E79"/>
    <w:rsid w:val="00CE37E7"/>
    <w:rsid w:val="00CE3963"/>
    <w:rsid w:val="00CE43E0"/>
    <w:rsid w:val="00CE48C0"/>
    <w:rsid w:val="00CE4ACE"/>
    <w:rsid w:val="00CE5AC7"/>
    <w:rsid w:val="00CE5D7C"/>
    <w:rsid w:val="00CE5E00"/>
    <w:rsid w:val="00CE6A1E"/>
    <w:rsid w:val="00CE707F"/>
    <w:rsid w:val="00CE7CCC"/>
    <w:rsid w:val="00CF28F9"/>
    <w:rsid w:val="00CF3C40"/>
    <w:rsid w:val="00CF3E1A"/>
    <w:rsid w:val="00CF4893"/>
    <w:rsid w:val="00CF4B02"/>
    <w:rsid w:val="00CF4D7B"/>
    <w:rsid w:val="00CF57F6"/>
    <w:rsid w:val="00CF580A"/>
    <w:rsid w:val="00CF64E9"/>
    <w:rsid w:val="00CF68C7"/>
    <w:rsid w:val="00CF7908"/>
    <w:rsid w:val="00D00317"/>
    <w:rsid w:val="00D0090A"/>
    <w:rsid w:val="00D00FCD"/>
    <w:rsid w:val="00D01769"/>
    <w:rsid w:val="00D02E07"/>
    <w:rsid w:val="00D038A0"/>
    <w:rsid w:val="00D038D4"/>
    <w:rsid w:val="00D04377"/>
    <w:rsid w:val="00D04E60"/>
    <w:rsid w:val="00D04F54"/>
    <w:rsid w:val="00D069DD"/>
    <w:rsid w:val="00D06C58"/>
    <w:rsid w:val="00D07723"/>
    <w:rsid w:val="00D101F8"/>
    <w:rsid w:val="00D10804"/>
    <w:rsid w:val="00D108E4"/>
    <w:rsid w:val="00D11806"/>
    <w:rsid w:val="00D1193F"/>
    <w:rsid w:val="00D11BAF"/>
    <w:rsid w:val="00D12E3D"/>
    <w:rsid w:val="00D133EA"/>
    <w:rsid w:val="00D14220"/>
    <w:rsid w:val="00D1453F"/>
    <w:rsid w:val="00D165ED"/>
    <w:rsid w:val="00D17620"/>
    <w:rsid w:val="00D179AB"/>
    <w:rsid w:val="00D20C7C"/>
    <w:rsid w:val="00D20CDD"/>
    <w:rsid w:val="00D21BFA"/>
    <w:rsid w:val="00D21E38"/>
    <w:rsid w:val="00D22351"/>
    <w:rsid w:val="00D23E77"/>
    <w:rsid w:val="00D242A9"/>
    <w:rsid w:val="00D242E6"/>
    <w:rsid w:val="00D244B9"/>
    <w:rsid w:val="00D24EE6"/>
    <w:rsid w:val="00D26264"/>
    <w:rsid w:val="00D263D2"/>
    <w:rsid w:val="00D264FA"/>
    <w:rsid w:val="00D26C7F"/>
    <w:rsid w:val="00D270FA"/>
    <w:rsid w:val="00D27596"/>
    <w:rsid w:val="00D275D8"/>
    <w:rsid w:val="00D27B3E"/>
    <w:rsid w:val="00D30221"/>
    <w:rsid w:val="00D31B02"/>
    <w:rsid w:val="00D31BC9"/>
    <w:rsid w:val="00D31DB8"/>
    <w:rsid w:val="00D31DC6"/>
    <w:rsid w:val="00D31E86"/>
    <w:rsid w:val="00D3237D"/>
    <w:rsid w:val="00D32950"/>
    <w:rsid w:val="00D32EA8"/>
    <w:rsid w:val="00D32F76"/>
    <w:rsid w:val="00D33028"/>
    <w:rsid w:val="00D3386B"/>
    <w:rsid w:val="00D33A00"/>
    <w:rsid w:val="00D33A89"/>
    <w:rsid w:val="00D341C3"/>
    <w:rsid w:val="00D37E19"/>
    <w:rsid w:val="00D42278"/>
    <w:rsid w:val="00D427B9"/>
    <w:rsid w:val="00D44037"/>
    <w:rsid w:val="00D44063"/>
    <w:rsid w:val="00D441E6"/>
    <w:rsid w:val="00D44DBA"/>
    <w:rsid w:val="00D45082"/>
    <w:rsid w:val="00D453CF"/>
    <w:rsid w:val="00D466A5"/>
    <w:rsid w:val="00D47060"/>
    <w:rsid w:val="00D473B7"/>
    <w:rsid w:val="00D47F23"/>
    <w:rsid w:val="00D5214E"/>
    <w:rsid w:val="00D55B36"/>
    <w:rsid w:val="00D55F4C"/>
    <w:rsid w:val="00D5656F"/>
    <w:rsid w:val="00D565E6"/>
    <w:rsid w:val="00D57856"/>
    <w:rsid w:val="00D60FDC"/>
    <w:rsid w:val="00D61DF5"/>
    <w:rsid w:val="00D6292D"/>
    <w:rsid w:val="00D646B8"/>
    <w:rsid w:val="00D64C91"/>
    <w:rsid w:val="00D65970"/>
    <w:rsid w:val="00D6699C"/>
    <w:rsid w:val="00D66C2A"/>
    <w:rsid w:val="00D66F9E"/>
    <w:rsid w:val="00D6713E"/>
    <w:rsid w:val="00D675F6"/>
    <w:rsid w:val="00D705E3"/>
    <w:rsid w:val="00D70668"/>
    <w:rsid w:val="00D71022"/>
    <w:rsid w:val="00D71461"/>
    <w:rsid w:val="00D71879"/>
    <w:rsid w:val="00D72D6F"/>
    <w:rsid w:val="00D73CAE"/>
    <w:rsid w:val="00D73E78"/>
    <w:rsid w:val="00D73F6F"/>
    <w:rsid w:val="00D75DCC"/>
    <w:rsid w:val="00D75E01"/>
    <w:rsid w:val="00D75E33"/>
    <w:rsid w:val="00D75ED5"/>
    <w:rsid w:val="00D75FFC"/>
    <w:rsid w:val="00D76B37"/>
    <w:rsid w:val="00D76B8F"/>
    <w:rsid w:val="00D76B9A"/>
    <w:rsid w:val="00D77029"/>
    <w:rsid w:val="00D77A8D"/>
    <w:rsid w:val="00D77B0E"/>
    <w:rsid w:val="00D801D3"/>
    <w:rsid w:val="00D80897"/>
    <w:rsid w:val="00D80932"/>
    <w:rsid w:val="00D80BBB"/>
    <w:rsid w:val="00D81DDA"/>
    <w:rsid w:val="00D828E6"/>
    <w:rsid w:val="00D82E1B"/>
    <w:rsid w:val="00D83249"/>
    <w:rsid w:val="00D83E32"/>
    <w:rsid w:val="00D83F89"/>
    <w:rsid w:val="00D846E1"/>
    <w:rsid w:val="00D85B77"/>
    <w:rsid w:val="00D85CE3"/>
    <w:rsid w:val="00D86EA2"/>
    <w:rsid w:val="00D87065"/>
    <w:rsid w:val="00D90FC9"/>
    <w:rsid w:val="00D91700"/>
    <w:rsid w:val="00D91912"/>
    <w:rsid w:val="00D91AC0"/>
    <w:rsid w:val="00D92ADE"/>
    <w:rsid w:val="00D93AC0"/>
    <w:rsid w:val="00D93B3B"/>
    <w:rsid w:val="00D94407"/>
    <w:rsid w:val="00D946D4"/>
    <w:rsid w:val="00D94AE9"/>
    <w:rsid w:val="00D9589D"/>
    <w:rsid w:val="00D95AFF"/>
    <w:rsid w:val="00D96103"/>
    <w:rsid w:val="00D96947"/>
    <w:rsid w:val="00D9698A"/>
    <w:rsid w:val="00D96A40"/>
    <w:rsid w:val="00D97179"/>
    <w:rsid w:val="00DA0D35"/>
    <w:rsid w:val="00DA0F56"/>
    <w:rsid w:val="00DA113C"/>
    <w:rsid w:val="00DA1284"/>
    <w:rsid w:val="00DA182A"/>
    <w:rsid w:val="00DA1B87"/>
    <w:rsid w:val="00DA2262"/>
    <w:rsid w:val="00DA32D2"/>
    <w:rsid w:val="00DA39A9"/>
    <w:rsid w:val="00DA3C1C"/>
    <w:rsid w:val="00DA555F"/>
    <w:rsid w:val="00DA6EAE"/>
    <w:rsid w:val="00DA7215"/>
    <w:rsid w:val="00DA7537"/>
    <w:rsid w:val="00DA7662"/>
    <w:rsid w:val="00DB052D"/>
    <w:rsid w:val="00DB0646"/>
    <w:rsid w:val="00DB0AAD"/>
    <w:rsid w:val="00DB1390"/>
    <w:rsid w:val="00DB16CF"/>
    <w:rsid w:val="00DB20E8"/>
    <w:rsid w:val="00DB2510"/>
    <w:rsid w:val="00DB369F"/>
    <w:rsid w:val="00DB3B9D"/>
    <w:rsid w:val="00DB3C86"/>
    <w:rsid w:val="00DB3D2B"/>
    <w:rsid w:val="00DB48FA"/>
    <w:rsid w:val="00DB4D9F"/>
    <w:rsid w:val="00DB5AD3"/>
    <w:rsid w:val="00DB61E2"/>
    <w:rsid w:val="00DB74BF"/>
    <w:rsid w:val="00DB7AA5"/>
    <w:rsid w:val="00DB7B88"/>
    <w:rsid w:val="00DC10B7"/>
    <w:rsid w:val="00DC1919"/>
    <w:rsid w:val="00DC1AB1"/>
    <w:rsid w:val="00DC1FEB"/>
    <w:rsid w:val="00DC3278"/>
    <w:rsid w:val="00DC3783"/>
    <w:rsid w:val="00DC5E7A"/>
    <w:rsid w:val="00DC6021"/>
    <w:rsid w:val="00DC7386"/>
    <w:rsid w:val="00DD00A2"/>
    <w:rsid w:val="00DD0712"/>
    <w:rsid w:val="00DD0C3B"/>
    <w:rsid w:val="00DD0F83"/>
    <w:rsid w:val="00DD12AD"/>
    <w:rsid w:val="00DD1F7A"/>
    <w:rsid w:val="00DD1F99"/>
    <w:rsid w:val="00DD24CF"/>
    <w:rsid w:val="00DD3016"/>
    <w:rsid w:val="00DD3518"/>
    <w:rsid w:val="00DD41B7"/>
    <w:rsid w:val="00DD4E02"/>
    <w:rsid w:val="00DD4FBE"/>
    <w:rsid w:val="00DD50C6"/>
    <w:rsid w:val="00DD57E0"/>
    <w:rsid w:val="00DD6E0D"/>
    <w:rsid w:val="00DD7F17"/>
    <w:rsid w:val="00DD7F9F"/>
    <w:rsid w:val="00DE06D1"/>
    <w:rsid w:val="00DE0D47"/>
    <w:rsid w:val="00DE1F50"/>
    <w:rsid w:val="00DE21D0"/>
    <w:rsid w:val="00DE3E45"/>
    <w:rsid w:val="00DE4490"/>
    <w:rsid w:val="00DE4678"/>
    <w:rsid w:val="00DE4703"/>
    <w:rsid w:val="00DE58FD"/>
    <w:rsid w:val="00DE6B75"/>
    <w:rsid w:val="00DE7E43"/>
    <w:rsid w:val="00DE7E8C"/>
    <w:rsid w:val="00DF024D"/>
    <w:rsid w:val="00DF09AF"/>
    <w:rsid w:val="00DF1531"/>
    <w:rsid w:val="00DF15E4"/>
    <w:rsid w:val="00DF1FF2"/>
    <w:rsid w:val="00DF22F4"/>
    <w:rsid w:val="00DF23A4"/>
    <w:rsid w:val="00DF39AC"/>
    <w:rsid w:val="00DF4D93"/>
    <w:rsid w:val="00DF5156"/>
    <w:rsid w:val="00DF616E"/>
    <w:rsid w:val="00DF6345"/>
    <w:rsid w:val="00DF70DF"/>
    <w:rsid w:val="00DF741F"/>
    <w:rsid w:val="00DF7925"/>
    <w:rsid w:val="00DF7D8B"/>
    <w:rsid w:val="00DF7D8D"/>
    <w:rsid w:val="00E0058E"/>
    <w:rsid w:val="00E01185"/>
    <w:rsid w:val="00E0120F"/>
    <w:rsid w:val="00E0199E"/>
    <w:rsid w:val="00E019CF"/>
    <w:rsid w:val="00E02B8E"/>
    <w:rsid w:val="00E02F8C"/>
    <w:rsid w:val="00E03067"/>
    <w:rsid w:val="00E039C2"/>
    <w:rsid w:val="00E03CED"/>
    <w:rsid w:val="00E047CF"/>
    <w:rsid w:val="00E04A6C"/>
    <w:rsid w:val="00E04D35"/>
    <w:rsid w:val="00E060C2"/>
    <w:rsid w:val="00E06AB0"/>
    <w:rsid w:val="00E07E75"/>
    <w:rsid w:val="00E100D5"/>
    <w:rsid w:val="00E1021B"/>
    <w:rsid w:val="00E1032B"/>
    <w:rsid w:val="00E107DE"/>
    <w:rsid w:val="00E112E9"/>
    <w:rsid w:val="00E113CB"/>
    <w:rsid w:val="00E116F0"/>
    <w:rsid w:val="00E11D7C"/>
    <w:rsid w:val="00E13044"/>
    <w:rsid w:val="00E13A55"/>
    <w:rsid w:val="00E14254"/>
    <w:rsid w:val="00E14B47"/>
    <w:rsid w:val="00E15403"/>
    <w:rsid w:val="00E17786"/>
    <w:rsid w:val="00E201D0"/>
    <w:rsid w:val="00E20D65"/>
    <w:rsid w:val="00E20EB9"/>
    <w:rsid w:val="00E21047"/>
    <w:rsid w:val="00E220DE"/>
    <w:rsid w:val="00E2228E"/>
    <w:rsid w:val="00E232BA"/>
    <w:rsid w:val="00E23580"/>
    <w:rsid w:val="00E23F48"/>
    <w:rsid w:val="00E245EE"/>
    <w:rsid w:val="00E24888"/>
    <w:rsid w:val="00E25809"/>
    <w:rsid w:val="00E25877"/>
    <w:rsid w:val="00E25B80"/>
    <w:rsid w:val="00E25E2C"/>
    <w:rsid w:val="00E267DD"/>
    <w:rsid w:val="00E26C07"/>
    <w:rsid w:val="00E26D95"/>
    <w:rsid w:val="00E26EA3"/>
    <w:rsid w:val="00E27705"/>
    <w:rsid w:val="00E309BC"/>
    <w:rsid w:val="00E31215"/>
    <w:rsid w:val="00E315AD"/>
    <w:rsid w:val="00E3172E"/>
    <w:rsid w:val="00E31804"/>
    <w:rsid w:val="00E32DE1"/>
    <w:rsid w:val="00E33101"/>
    <w:rsid w:val="00E33837"/>
    <w:rsid w:val="00E338E3"/>
    <w:rsid w:val="00E346AE"/>
    <w:rsid w:val="00E35A70"/>
    <w:rsid w:val="00E35DD4"/>
    <w:rsid w:val="00E35E49"/>
    <w:rsid w:val="00E36D34"/>
    <w:rsid w:val="00E36E70"/>
    <w:rsid w:val="00E374B2"/>
    <w:rsid w:val="00E37FFD"/>
    <w:rsid w:val="00E40E97"/>
    <w:rsid w:val="00E41102"/>
    <w:rsid w:val="00E41200"/>
    <w:rsid w:val="00E41678"/>
    <w:rsid w:val="00E4168F"/>
    <w:rsid w:val="00E420B3"/>
    <w:rsid w:val="00E4287F"/>
    <w:rsid w:val="00E428B7"/>
    <w:rsid w:val="00E42C7D"/>
    <w:rsid w:val="00E42FEE"/>
    <w:rsid w:val="00E445C4"/>
    <w:rsid w:val="00E44804"/>
    <w:rsid w:val="00E44D77"/>
    <w:rsid w:val="00E44EF9"/>
    <w:rsid w:val="00E46646"/>
    <w:rsid w:val="00E47056"/>
    <w:rsid w:val="00E473DB"/>
    <w:rsid w:val="00E47B30"/>
    <w:rsid w:val="00E50B5E"/>
    <w:rsid w:val="00E51E44"/>
    <w:rsid w:val="00E52212"/>
    <w:rsid w:val="00E53182"/>
    <w:rsid w:val="00E54BB4"/>
    <w:rsid w:val="00E54F64"/>
    <w:rsid w:val="00E5539E"/>
    <w:rsid w:val="00E555E3"/>
    <w:rsid w:val="00E5601D"/>
    <w:rsid w:val="00E567FA"/>
    <w:rsid w:val="00E56999"/>
    <w:rsid w:val="00E56B62"/>
    <w:rsid w:val="00E56B8B"/>
    <w:rsid w:val="00E60691"/>
    <w:rsid w:val="00E6085A"/>
    <w:rsid w:val="00E60973"/>
    <w:rsid w:val="00E612D1"/>
    <w:rsid w:val="00E62267"/>
    <w:rsid w:val="00E624EE"/>
    <w:rsid w:val="00E6294E"/>
    <w:rsid w:val="00E62A3F"/>
    <w:rsid w:val="00E65138"/>
    <w:rsid w:val="00E66571"/>
    <w:rsid w:val="00E6743F"/>
    <w:rsid w:val="00E67D34"/>
    <w:rsid w:val="00E67D8E"/>
    <w:rsid w:val="00E67ECD"/>
    <w:rsid w:val="00E706B2"/>
    <w:rsid w:val="00E7118C"/>
    <w:rsid w:val="00E7250A"/>
    <w:rsid w:val="00E72BD8"/>
    <w:rsid w:val="00E7408E"/>
    <w:rsid w:val="00E745E9"/>
    <w:rsid w:val="00E746A9"/>
    <w:rsid w:val="00E75A50"/>
    <w:rsid w:val="00E7637A"/>
    <w:rsid w:val="00E76F3E"/>
    <w:rsid w:val="00E77046"/>
    <w:rsid w:val="00E77459"/>
    <w:rsid w:val="00E77C00"/>
    <w:rsid w:val="00E77C63"/>
    <w:rsid w:val="00E77DDB"/>
    <w:rsid w:val="00E8039A"/>
    <w:rsid w:val="00E8054A"/>
    <w:rsid w:val="00E8080E"/>
    <w:rsid w:val="00E809CA"/>
    <w:rsid w:val="00E80CD7"/>
    <w:rsid w:val="00E80F6A"/>
    <w:rsid w:val="00E81299"/>
    <w:rsid w:val="00E81301"/>
    <w:rsid w:val="00E81C19"/>
    <w:rsid w:val="00E81C20"/>
    <w:rsid w:val="00E81CC7"/>
    <w:rsid w:val="00E8229D"/>
    <w:rsid w:val="00E82FBC"/>
    <w:rsid w:val="00E83546"/>
    <w:rsid w:val="00E841E7"/>
    <w:rsid w:val="00E846B4"/>
    <w:rsid w:val="00E8497C"/>
    <w:rsid w:val="00E85206"/>
    <w:rsid w:val="00E86072"/>
    <w:rsid w:val="00E86F82"/>
    <w:rsid w:val="00E90E7E"/>
    <w:rsid w:val="00E9234D"/>
    <w:rsid w:val="00E94674"/>
    <w:rsid w:val="00E95E0A"/>
    <w:rsid w:val="00E95F08"/>
    <w:rsid w:val="00E96061"/>
    <w:rsid w:val="00E96959"/>
    <w:rsid w:val="00E973F3"/>
    <w:rsid w:val="00EA02E8"/>
    <w:rsid w:val="00EA039C"/>
    <w:rsid w:val="00EA09FD"/>
    <w:rsid w:val="00EA13F1"/>
    <w:rsid w:val="00EA1B0C"/>
    <w:rsid w:val="00EA1F8E"/>
    <w:rsid w:val="00EA263C"/>
    <w:rsid w:val="00EA315A"/>
    <w:rsid w:val="00EA3399"/>
    <w:rsid w:val="00EA4ED0"/>
    <w:rsid w:val="00EA519A"/>
    <w:rsid w:val="00EA5C83"/>
    <w:rsid w:val="00EA6B4B"/>
    <w:rsid w:val="00EA7468"/>
    <w:rsid w:val="00EA7568"/>
    <w:rsid w:val="00EA7627"/>
    <w:rsid w:val="00EA7961"/>
    <w:rsid w:val="00EB018A"/>
    <w:rsid w:val="00EB040E"/>
    <w:rsid w:val="00EB0BDF"/>
    <w:rsid w:val="00EB126C"/>
    <w:rsid w:val="00EB18F6"/>
    <w:rsid w:val="00EB2108"/>
    <w:rsid w:val="00EB2561"/>
    <w:rsid w:val="00EB2DC1"/>
    <w:rsid w:val="00EB3CA2"/>
    <w:rsid w:val="00EB46D3"/>
    <w:rsid w:val="00EB4A11"/>
    <w:rsid w:val="00EB4DF4"/>
    <w:rsid w:val="00EB4E31"/>
    <w:rsid w:val="00EB5E62"/>
    <w:rsid w:val="00EB5F76"/>
    <w:rsid w:val="00EB6092"/>
    <w:rsid w:val="00EB6DDD"/>
    <w:rsid w:val="00EB76A9"/>
    <w:rsid w:val="00EC0546"/>
    <w:rsid w:val="00EC12F2"/>
    <w:rsid w:val="00EC1E81"/>
    <w:rsid w:val="00EC3548"/>
    <w:rsid w:val="00EC4A2C"/>
    <w:rsid w:val="00EC5E99"/>
    <w:rsid w:val="00EC5EC7"/>
    <w:rsid w:val="00EC5EED"/>
    <w:rsid w:val="00EC740A"/>
    <w:rsid w:val="00EC747E"/>
    <w:rsid w:val="00EC771D"/>
    <w:rsid w:val="00EC7726"/>
    <w:rsid w:val="00EC79C7"/>
    <w:rsid w:val="00EC7D15"/>
    <w:rsid w:val="00ED0919"/>
    <w:rsid w:val="00ED104E"/>
    <w:rsid w:val="00ED145F"/>
    <w:rsid w:val="00ED2371"/>
    <w:rsid w:val="00ED2CCE"/>
    <w:rsid w:val="00ED359B"/>
    <w:rsid w:val="00ED415B"/>
    <w:rsid w:val="00ED4368"/>
    <w:rsid w:val="00ED55E0"/>
    <w:rsid w:val="00ED55EB"/>
    <w:rsid w:val="00ED5E58"/>
    <w:rsid w:val="00ED7726"/>
    <w:rsid w:val="00ED7ADD"/>
    <w:rsid w:val="00ED7EC4"/>
    <w:rsid w:val="00EE0055"/>
    <w:rsid w:val="00EE179C"/>
    <w:rsid w:val="00EE1D96"/>
    <w:rsid w:val="00EE2299"/>
    <w:rsid w:val="00EE26A0"/>
    <w:rsid w:val="00EE42A7"/>
    <w:rsid w:val="00EE493B"/>
    <w:rsid w:val="00EE4BB8"/>
    <w:rsid w:val="00EE53CE"/>
    <w:rsid w:val="00EE5BDD"/>
    <w:rsid w:val="00EE668B"/>
    <w:rsid w:val="00EE72C9"/>
    <w:rsid w:val="00EE7FE5"/>
    <w:rsid w:val="00EF02AC"/>
    <w:rsid w:val="00EF19D8"/>
    <w:rsid w:val="00EF2008"/>
    <w:rsid w:val="00EF2EEF"/>
    <w:rsid w:val="00EF4630"/>
    <w:rsid w:val="00EF4633"/>
    <w:rsid w:val="00EF472E"/>
    <w:rsid w:val="00EF47DA"/>
    <w:rsid w:val="00EF4D20"/>
    <w:rsid w:val="00EF5682"/>
    <w:rsid w:val="00EF5732"/>
    <w:rsid w:val="00EF5821"/>
    <w:rsid w:val="00EF6DBA"/>
    <w:rsid w:val="00EF7FF1"/>
    <w:rsid w:val="00F00088"/>
    <w:rsid w:val="00F003C3"/>
    <w:rsid w:val="00F023F9"/>
    <w:rsid w:val="00F03696"/>
    <w:rsid w:val="00F036C7"/>
    <w:rsid w:val="00F04CBB"/>
    <w:rsid w:val="00F0500A"/>
    <w:rsid w:val="00F0545B"/>
    <w:rsid w:val="00F05BD5"/>
    <w:rsid w:val="00F06102"/>
    <w:rsid w:val="00F07CD9"/>
    <w:rsid w:val="00F111A8"/>
    <w:rsid w:val="00F132F8"/>
    <w:rsid w:val="00F13F68"/>
    <w:rsid w:val="00F1402E"/>
    <w:rsid w:val="00F14536"/>
    <w:rsid w:val="00F1470D"/>
    <w:rsid w:val="00F15531"/>
    <w:rsid w:val="00F176D1"/>
    <w:rsid w:val="00F17988"/>
    <w:rsid w:val="00F20D5B"/>
    <w:rsid w:val="00F23802"/>
    <w:rsid w:val="00F23C1B"/>
    <w:rsid w:val="00F240FF"/>
    <w:rsid w:val="00F241CC"/>
    <w:rsid w:val="00F24760"/>
    <w:rsid w:val="00F24ACC"/>
    <w:rsid w:val="00F24ED4"/>
    <w:rsid w:val="00F25096"/>
    <w:rsid w:val="00F25661"/>
    <w:rsid w:val="00F26BF3"/>
    <w:rsid w:val="00F273E4"/>
    <w:rsid w:val="00F27767"/>
    <w:rsid w:val="00F279C0"/>
    <w:rsid w:val="00F27C6E"/>
    <w:rsid w:val="00F27F68"/>
    <w:rsid w:val="00F30725"/>
    <w:rsid w:val="00F31206"/>
    <w:rsid w:val="00F31A9C"/>
    <w:rsid w:val="00F31CEA"/>
    <w:rsid w:val="00F32A0D"/>
    <w:rsid w:val="00F33AC0"/>
    <w:rsid w:val="00F33DFB"/>
    <w:rsid w:val="00F341BE"/>
    <w:rsid w:val="00F3426C"/>
    <w:rsid w:val="00F345D2"/>
    <w:rsid w:val="00F34E18"/>
    <w:rsid w:val="00F35706"/>
    <w:rsid w:val="00F357E8"/>
    <w:rsid w:val="00F36063"/>
    <w:rsid w:val="00F3611B"/>
    <w:rsid w:val="00F364AB"/>
    <w:rsid w:val="00F36B6E"/>
    <w:rsid w:val="00F37165"/>
    <w:rsid w:val="00F400BF"/>
    <w:rsid w:val="00F403FF"/>
    <w:rsid w:val="00F40727"/>
    <w:rsid w:val="00F408D1"/>
    <w:rsid w:val="00F424D4"/>
    <w:rsid w:val="00F4273C"/>
    <w:rsid w:val="00F429DA"/>
    <w:rsid w:val="00F42A9E"/>
    <w:rsid w:val="00F42E23"/>
    <w:rsid w:val="00F43F9B"/>
    <w:rsid w:val="00F457C3"/>
    <w:rsid w:val="00F4697F"/>
    <w:rsid w:val="00F46A5A"/>
    <w:rsid w:val="00F47262"/>
    <w:rsid w:val="00F4736E"/>
    <w:rsid w:val="00F478A7"/>
    <w:rsid w:val="00F47FDA"/>
    <w:rsid w:val="00F507F5"/>
    <w:rsid w:val="00F50A6E"/>
    <w:rsid w:val="00F51159"/>
    <w:rsid w:val="00F51ED4"/>
    <w:rsid w:val="00F527B3"/>
    <w:rsid w:val="00F54606"/>
    <w:rsid w:val="00F55E9C"/>
    <w:rsid w:val="00F565F7"/>
    <w:rsid w:val="00F56A82"/>
    <w:rsid w:val="00F56D89"/>
    <w:rsid w:val="00F57560"/>
    <w:rsid w:val="00F5767F"/>
    <w:rsid w:val="00F57E62"/>
    <w:rsid w:val="00F609EC"/>
    <w:rsid w:val="00F61009"/>
    <w:rsid w:val="00F6100D"/>
    <w:rsid w:val="00F610D4"/>
    <w:rsid w:val="00F6196E"/>
    <w:rsid w:val="00F61B13"/>
    <w:rsid w:val="00F6206A"/>
    <w:rsid w:val="00F63A51"/>
    <w:rsid w:val="00F648D7"/>
    <w:rsid w:val="00F64AC7"/>
    <w:rsid w:val="00F6508C"/>
    <w:rsid w:val="00F65557"/>
    <w:rsid w:val="00F65703"/>
    <w:rsid w:val="00F65E57"/>
    <w:rsid w:val="00F65E8A"/>
    <w:rsid w:val="00F6705B"/>
    <w:rsid w:val="00F672E9"/>
    <w:rsid w:val="00F6795B"/>
    <w:rsid w:val="00F708BA"/>
    <w:rsid w:val="00F72119"/>
    <w:rsid w:val="00F74D8A"/>
    <w:rsid w:val="00F757EE"/>
    <w:rsid w:val="00F77523"/>
    <w:rsid w:val="00F7787C"/>
    <w:rsid w:val="00F778A2"/>
    <w:rsid w:val="00F77DBE"/>
    <w:rsid w:val="00F80184"/>
    <w:rsid w:val="00F80ABB"/>
    <w:rsid w:val="00F822F4"/>
    <w:rsid w:val="00F826F0"/>
    <w:rsid w:val="00F829E9"/>
    <w:rsid w:val="00F82E9D"/>
    <w:rsid w:val="00F8367B"/>
    <w:rsid w:val="00F837B1"/>
    <w:rsid w:val="00F84475"/>
    <w:rsid w:val="00F85353"/>
    <w:rsid w:val="00F8620D"/>
    <w:rsid w:val="00F86551"/>
    <w:rsid w:val="00F91B20"/>
    <w:rsid w:val="00F92132"/>
    <w:rsid w:val="00F9269F"/>
    <w:rsid w:val="00F927B8"/>
    <w:rsid w:val="00F92CBD"/>
    <w:rsid w:val="00F92EA3"/>
    <w:rsid w:val="00F92F9B"/>
    <w:rsid w:val="00F93B88"/>
    <w:rsid w:val="00F93DC4"/>
    <w:rsid w:val="00F941A6"/>
    <w:rsid w:val="00F95361"/>
    <w:rsid w:val="00F96DC1"/>
    <w:rsid w:val="00F97163"/>
    <w:rsid w:val="00F97BCF"/>
    <w:rsid w:val="00FA0447"/>
    <w:rsid w:val="00FA04DF"/>
    <w:rsid w:val="00FA1A38"/>
    <w:rsid w:val="00FA1DFA"/>
    <w:rsid w:val="00FA1FFF"/>
    <w:rsid w:val="00FA294B"/>
    <w:rsid w:val="00FA3F0A"/>
    <w:rsid w:val="00FA3F32"/>
    <w:rsid w:val="00FA45FD"/>
    <w:rsid w:val="00FA4CC0"/>
    <w:rsid w:val="00FA5933"/>
    <w:rsid w:val="00FA622E"/>
    <w:rsid w:val="00FA6F7E"/>
    <w:rsid w:val="00FA71F5"/>
    <w:rsid w:val="00FA7F01"/>
    <w:rsid w:val="00FB048B"/>
    <w:rsid w:val="00FB049B"/>
    <w:rsid w:val="00FB13C7"/>
    <w:rsid w:val="00FB2A17"/>
    <w:rsid w:val="00FB2CBF"/>
    <w:rsid w:val="00FB2E66"/>
    <w:rsid w:val="00FB44CC"/>
    <w:rsid w:val="00FB468C"/>
    <w:rsid w:val="00FB5399"/>
    <w:rsid w:val="00FB578D"/>
    <w:rsid w:val="00FB6083"/>
    <w:rsid w:val="00FB62CB"/>
    <w:rsid w:val="00FB6694"/>
    <w:rsid w:val="00FB66FC"/>
    <w:rsid w:val="00FB6BF7"/>
    <w:rsid w:val="00FB7422"/>
    <w:rsid w:val="00FB7711"/>
    <w:rsid w:val="00FC0B54"/>
    <w:rsid w:val="00FC0EBF"/>
    <w:rsid w:val="00FC1290"/>
    <w:rsid w:val="00FC1C1E"/>
    <w:rsid w:val="00FC1E75"/>
    <w:rsid w:val="00FC1EF3"/>
    <w:rsid w:val="00FC2160"/>
    <w:rsid w:val="00FC2B8F"/>
    <w:rsid w:val="00FC45DE"/>
    <w:rsid w:val="00FC4688"/>
    <w:rsid w:val="00FC48BB"/>
    <w:rsid w:val="00FC4D12"/>
    <w:rsid w:val="00FC4FD2"/>
    <w:rsid w:val="00FC5509"/>
    <w:rsid w:val="00FC56BA"/>
    <w:rsid w:val="00FC5818"/>
    <w:rsid w:val="00FC6635"/>
    <w:rsid w:val="00FC66E7"/>
    <w:rsid w:val="00FC6CB1"/>
    <w:rsid w:val="00FC7A26"/>
    <w:rsid w:val="00FC7F8F"/>
    <w:rsid w:val="00FD038C"/>
    <w:rsid w:val="00FD07A2"/>
    <w:rsid w:val="00FD0D10"/>
    <w:rsid w:val="00FD2548"/>
    <w:rsid w:val="00FD2DD0"/>
    <w:rsid w:val="00FD4336"/>
    <w:rsid w:val="00FD43F2"/>
    <w:rsid w:val="00FD4908"/>
    <w:rsid w:val="00FD4910"/>
    <w:rsid w:val="00FD55A0"/>
    <w:rsid w:val="00FD5AEC"/>
    <w:rsid w:val="00FD6D10"/>
    <w:rsid w:val="00FD7564"/>
    <w:rsid w:val="00FD75CE"/>
    <w:rsid w:val="00FD7C2D"/>
    <w:rsid w:val="00FE0A66"/>
    <w:rsid w:val="00FE0FA1"/>
    <w:rsid w:val="00FE1040"/>
    <w:rsid w:val="00FE1194"/>
    <w:rsid w:val="00FE1407"/>
    <w:rsid w:val="00FE148B"/>
    <w:rsid w:val="00FE1E4A"/>
    <w:rsid w:val="00FE21B1"/>
    <w:rsid w:val="00FE239A"/>
    <w:rsid w:val="00FE26D3"/>
    <w:rsid w:val="00FE4032"/>
    <w:rsid w:val="00FE4079"/>
    <w:rsid w:val="00FE431C"/>
    <w:rsid w:val="00FE4AD7"/>
    <w:rsid w:val="00FE6E5F"/>
    <w:rsid w:val="00FE74D4"/>
    <w:rsid w:val="00FE7B36"/>
    <w:rsid w:val="00FE7DA4"/>
    <w:rsid w:val="00FE7F31"/>
    <w:rsid w:val="00FE7F9B"/>
    <w:rsid w:val="00FF092C"/>
    <w:rsid w:val="00FF0C4C"/>
    <w:rsid w:val="00FF0C6C"/>
    <w:rsid w:val="00FF0D80"/>
    <w:rsid w:val="00FF14BD"/>
    <w:rsid w:val="00FF174F"/>
    <w:rsid w:val="00FF18B4"/>
    <w:rsid w:val="00FF1D53"/>
    <w:rsid w:val="00FF2635"/>
    <w:rsid w:val="00FF2853"/>
    <w:rsid w:val="00FF286B"/>
    <w:rsid w:val="00FF29A8"/>
    <w:rsid w:val="00FF3A68"/>
    <w:rsid w:val="00FF438D"/>
    <w:rsid w:val="00FF4A2A"/>
    <w:rsid w:val="00FF4D9F"/>
    <w:rsid w:val="00FF4DA4"/>
    <w:rsid w:val="00FF52B5"/>
    <w:rsid w:val="00FF5CF7"/>
    <w:rsid w:val="00FF6512"/>
    <w:rsid w:val="00FF6725"/>
    <w:rsid w:val="00FF6744"/>
    <w:rsid w:val="00FF6A9C"/>
    <w:rsid w:val="00FF6AA9"/>
    <w:rsid w:val="00FF6C9C"/>
    <w:rsid w:val="00FF719A"/>
    <w:rsid w:val="00FF76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CF73E6"/>
  <w15:chartTrackingRefBased/>
  <w15:docId w15:val="{C9A55800-7CB2-42C2-B755-CAB85FA618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6A74"/>
  </w:style>
  <w:style w:type="paragraph" w:styleId="Heading1">
    <w:name w:val="heading 1"/>
    <w:basedOn w:val="Normal"/>
    <w:next w:val="Normal"/>
    <w:link w:val="Heading1Char"/>
    <w:uiPriority w:val="9"/>
    <w:qFormat/>
    <w:rsid w:val="004E39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39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39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39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39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39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39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39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39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39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39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39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39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39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39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39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39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3953"/>
    <w:rPr>
      <w:rFonts w:eastAsiaTheme="majorEastAsia" w:cstheme="majorBidi"/>
      <w:color w:val="272727" w:themeColor="text1" w:themeTint="D8"/>
    </w:rPr>
  </w:style>
  <w:style w:type="paragraph" w:styleId="Title">
    <w:name w:val="Title"/>
    <w:basedOn w:val="Normal"/>
    <w:next w:val="Normal"/>
    <w:link w:val="TitleChar"/>
    <w:uiPriority w:val="10"/>
    <w:qFormat/>
    <w:rsid w:val="004E39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39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39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39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3953"/>
    <w:pPr>
      <w:spacing w:before="160"/>
      <w:jc w:val="center"/>
    </w:pPr>
    <w:rPr>
      <w:i/>
      <w:iCs/>
      <w:color w:val="404040" w:themeColor="text1" w:themeTint="BF"/>
    </w:rPr>
  </w:style>
  <w:style w:type="character" w:customStyle="1" w:styleId="QuoteChar">
    <w:name w:val="Quote Char"/>
    <w:basedOn w:val="DefaultParagraphFont"/>
    <w:link w:val="Quote"/>
    <w:uiPriority w:val="29"/>
    <w:rsid w:val="004E3953"/>
    <w:rPr>
      <w:i/>
      <w:iCs/>
      <w:color w:val="404040" w:themeColor="text1" w:themeTint="BF"/>
    </w:rPr>
  </w:style>
  <w:style w:type="paragraph" w:styleId="ListParagraph">
    <w:name w:val="List Paragraph"/>
    <w:basedOn w:val="Normal"/>
    <w:uiPriority w:val="34"/>
    <w:qFormat/>
    <w:rsid w:val="004E3953"/>
    <w:pPr>
      <w:ind w:left="720"/>
      <w:contextualSpacing/>
    </w:pPr>
  </w:style>
  <w:style w:type="character" w:styleId="IntenseEmphasis">
    <w:name w:val="Intense Emphasis"/>
    <w:basedOn w:val="DefaultParagraphFont"/>
    <w:uiPriority w:val="21"/>
    <w:qFormat/>
    <w:rsid w:val="004E3953"/>
    <w:rPr>
      <w:i/>
      <w:iCs/>
      <w:color w:val="0F4761" w:themeColor="accent1" w:themeShade="BF"/>
    </w:rPr>
  </w:style>
  <w:style w:type="paragraph" w:styleId="IntenseQuote">
    <w:name w:val="Intense Quote"/>
    <w:basedOn w:val="Normal"/>
    <w:next w:val="Normal"/>
    <w:link w:val="IntenseQuoteChar"/>
    <w:uiPriority w:val="30"/>
    <w:qFormat/>
    <w:rsid w:val="004E39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3953"/>
    <w:rPr>
      <w:i/>
      <w:iCs/>
      <w:color w:val="0F4761" w:themeColor="accent1" w:themeShade="BF"/>
    </w:rPr>
  </w:style>
  <w:style w:type="character" w:styleId="IntenseReference">
    <w:name w:val="Intense Reference"/>
    <w:basedOn w:val="DefaultParagraphFont"/>
    <w:uiPriority w:val="32"/>
    <w:qFormat/>
    <w:rsid w:val="004E3953"/>
    <w:rPr>
      <w:b/>
      <w:bCs/>
      <w:smallCaps/>
      <w:color w:val="0F4761" w:themeColor="accent1" w:themeShade="BF"/>
      <w:spacing w:val="5"/>
    </w:rPr>
  </w:style>
  <w:style w:type="paragraph" w:styleId="Header">
    <w:name w:val="header"/>
    <w:basedOn w:val="Normal"/>
    <w:link w:val="HeaderChar"/>
    <w:uiPriority w:val="99"/>
    <w:unhideWhenUsed/>
    <w:rsid w:val="00B9074C"/>
    <w:pPr>
      <w:tabs>
        <w:tab w:val="center" w:pos="4680"/>
        <w:tab w:val="right" w:pos="9360"/>
      </w:tabs>
      <w:spacing w:after="0" w:line="240" w:lineRule="auto"/>
    </w:pPr>
  </w:style>
  <w:style w:type="character" w:customStyle="1" w:styleId="HeaderChar">
    <w:name w:val="Header Char"/>
    <w:basedOn w:val="DefaultParagraphFont"/>
    <w:link w:val="Header"/>
    <w:uiPriority w:val="99"/>
    <w:rsid w:val="00B9074C"/>
  </w:style>
  <w:style w:type="paragraph" w:styleId="Footer">
    <w:name w:val="footer"/>
    <w:basedOn w:val="Normal"/>
    <w:link w:val="FooterChar"/>
    <w:uiPriority w:val="99"/>
    <w:unhideWhenUsed/>
    <w:rsid w:val="00B9074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9074C"/>
  </w:style>
  <w:style w:type="character" w:styleId="PlaceholderText">
    <w:name w:val="Placeholder Text"/>
    <w:basedOn w:val="DefaultParagraphFont"/>
    <w:uiPriority w:val="99"/>
    <w:semiHidden/>
    <w:rsid w:val="00C71E18"/>
    <w:rPr>
      <w:color w:val="666666"/>
    </w:rPr>
  </w:style>
  <w:style w:type="paragraph" w:styleId="Caption">
    <w:name w:val="caption"/>
    <w:basedOn w:val="Normal"/>
    <w:next w:val="Normal"/>
    <w:uiPriority w:val="35"/>
    <w:unhideWhenUsed/>
    <w:qFormat/>
    <w:rsid w:val="00AF21A5"/>
    <w:pPr>
      <w:spacing w:after="200" w:line="240" w:lineRule="auto"/>
    </w:pPr>
    <w:rPr>
      <w:i/>
      <w:iCs/>
      <w:color w:val="0E2841" w:themeColor="text2"/>
      <w:sz w:val="18"/>
      <w:szCs w:val="18"/>
    </w:rPr>
  </w:style>
  <w:style w:type="character" w:styleId="Hyperlink">
    <w:name w:val="Hyperlink"/>
    <w:basedOn w:val="DefaultParagraphFont"/>
    <w:uiPriority w:val="99"/>
    <w:unhideWhenUsed/>
    <w:rsid w:val="006A285C"/>
    <w:rPr>
      <w:color w:val="467886" w:themeColor="hyperlink"/>
      <w:u w:val="single"/>
    </w:rPr>
  </w:style>
  <w:style w:type="character" w:styleId="UnresolvedMention">
    <w:name w:val="Unresolved Mention"/>
    <w:basedOn w:val="DefaultParagraphFont"/>
    <w:uiPriority w:val="99"/>
    <w:semiHidden/>
    <w:unhideWhenUsed/>
    <w:rsid w:val="006A285C"/>
    <w:rPr>
      <w:color w:val="605E5C"/>
      <w:shd w:val="clear" w:color="auto" w:fill="E1DFDD"/>
    </w:rPr>
  </w:style>
  <w:style w:type="character" w:styleId="FollowedHyperlink">
    <w:name w:val="FollowedHyperlink"/>
    <w:basedOn w:val="DefaultParagraphFont"/>
    <w:uiPriority w:val="99"/>
    <w:semiHidden/>
    <w:unhideWhenUsed/>
    <w:rsid w:val="006A285C"/>
    <w:rPr>
      <w:color w:val="96607D" w:themeColor="followedHyperlink"/>
      <w:u w:val="single"/>
    </w:rPr>
  </w:style>
  <w:style w:type="character" w:styleId="CommentReference">
    <w:name w:val="annotation reference"/>
    <w:basedOn w:val="DefaultParagraphFont"/>
    <w:uiPriority w:val="99"/>
    <w:semiHidden/>
    <w:unhideWhenUsed/>
    <w:rsid w:val="00277B95"/>
    <w:rPr>
      <w:sz w:val="16"/>
      <w:szCs w:val="16"/>
    </w:rPr>
  </w:style>
  <w:style w:type="paragraph" w:styleId="CommentText">
    <w:name w:val="annotation text"/>
    <w:basedOn w:val="Normal"/>
    <w:link w:val="CommentTextChar"/>
    <w:uiPriority w:val="99"/>
    <w:unhideWhenUsed/>
    <w:rsid w:val="00277B95"/>
    <w:pPr>
      <w:spacing w:line="240" w:lineRule="auto"/>
    </w:pPr>
    <w:rPr>
      <w:sz w:val="20"/>
      <w:szCs w:val="20"/>
    </w:rPr>
  </w:style>
  <w:style w:type="character" w:customStyle="1" w:styleId="CommentTextChar">
    <w:name w:val="Comment Text Char"/>
    <w:basedOn w:val="DefaultParagraphFont"/>
    <w:link w:val="CommentText"/>
    <w:uiPriority w:val="99"/>
    <w:rsid w:val="00277B95"/>
    <w:rPr>
      <w:sz w:val="20"/>
      <w:szCs w:val="20"/>
    </w:rPr>
  </w:style>
  <w:style w:type="paragraph" w:styleId="CommentSubject">
    <w:name w:val="annotation subject"/>
    <w:basedOn w:val="CommentText"/>
    <w:next w:val="CommentText"/>
    <w:link w:val="CommentSubjectChar"/>
    <w:uiPriority w:val="99"/>
    <w:semiHidden/>
    <w:unhideWhenUsed/>
    <w:rsid w:val="00277B95"/>
    <w:rPr>
      <w:b/>
      <w:bCs/>
    </w:rPr>
  </w:style>
  <w:style w:type="character" w:customStyle="1" w:styleId="CommentSubjectChar">
    <w:name w:val="Comment Subject Char"/>
    <w:basedOn w:val="CommentTextChar"/>
    <w:link w:val="CommentSubject"/>
    <w:uiPriority w:val="99"/>
    <w:semiHidden/>
    <w:rsid w:val="00277B95"/>
    <w:rPr>
      <w:b/>
      <w:bCs/>
      <w:sz w:val="20"/>
      <w:szCs w:val="20"/>
    </w:rPr>
  </w:style>
  <w:style w:type="table" w:styleId="TableGrid">
    <w:name w:val="Table Grid"/>
    <w:basedOn w:val="TableNormal"/>
    <w:uiPriority w:val="39"/>
    <w:rsid w:val="00820E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245BD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18" Type="http://schemas.openxmlformats.org/officeDocument/2006/relationships/image" Target="media/image6.tiff"/><Relationship Id="rId26" Type="http://schemas.microsoft.com/office/2011/relationships/people" Target="people.xml"/><Relationship Id="rId3" Type="http://schemas.openxmlformats.org/officeDocument/2006/relationships/styles" Target="styles.xml"/><Relationship Id="rId21" Type="http://schemas.openxmlformats.org/officeDocument/2006/relationships/image" Target="media/image9.tiff"/><Relationship Id="rId7" Type="http://schemas.openxmlformats.org/officeDocument/2006/relationships/endnotes" Target="endnotes.xml"/><Relationship Id="rId12" Type="http://schemas.openxmlformats.org/officeDocument/2006/relationships/image" Target="media/image1.jpeg"/><Relationship Id="rId17" Type="http://schemas.openxmlformats.org/officeDocument/2006/relationships/image" Target="media/image5.tiff"/><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4.tiff"/><Relationship Id="rId20" Type="http://schemas.openxmlformats.org/officeDocument/2006/relationships/image" Target="media/image8.tiff"/><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image" Target="media/image12.tiff"/><Relationship Id="rId5" Type="http://schemas.openxmlformats.org/officeDocument/2006/relationships/webSettings" Target="webSettings.xml"/><Relationship Id="rId15" Type="http://schemas.openxmlformats.org/officeDocument/2006/relationships/image" Target="media/image3.tiff"/><Relationship Id="rId23" Type="http://schemas.openxmlformats.org/officeDocument/2006/relationships/image" Target="media/image11.tiff"/><Relationship Id="rId10" Type="http://schemas.microsoft.com/office/2016/09/relationships/commentsIds" Target="commentsIds.xml"/><Relationship Id="rId19" Type="http://schemas.openxmlformats.org/officeDocument/2006/relationships/image" Target="media/image7.tiff"/><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2.tiff"/><Relationship Id="rId22" Type="http://schemas.openxmlformats.org/officeDocument/2006/relationships/image" Target="media/image10.tiff"/><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B9BE14-3F0A-44A1-8CE5-66376946F7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176</TotalTime>
  <Pages>49</Pages>
  <Words>10710</Words>
  <Characters>61047</Characters>
  <Application>Microsoft Office Word</Application>
  <DocSecurity>0</DocSecurity>
  <Lines>508</Lines>
  <Paragraphs>143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Mendelson, Alex</dc:creator>
  <cp:keywords/>
  <dc:description/>
  <cp:lastModifiedBy>terHorst, Casey P</cp:lastModifiedBy>
  <cp:revision>10</cp:revision>
  <dcterms:created xsi:type="dcterms:W3CDTF">2026-05-27T21:43:00Z</dcterms:created>
  <dcterms:modified xsi:type="dcterms:W3CDTF">2026-06-02T19:45:00Z</dcterms:modified>
</cp:coreProperties>
</file>