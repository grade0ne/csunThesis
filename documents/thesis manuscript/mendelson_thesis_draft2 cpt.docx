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A7D58F" w14:textId="34364CBB"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7E2F8AE2" w14:textId="77777777" w:rsidR="004E4A0F" w:rsidRDefault="00DC6021" w:rsidP="00856B19">
      <w:pPr>
        <w:jc w:val="center"/>
        <w:rPr>
          <w:rFonts w:ascii="Times New Roman" w:hAnsi="Times New Roman" w:cs="Times New Roman"/>
        </w:rPr>
      </w:pPr>
      <w:r>
        <w:rPr>
          <w:rFonts w:ascii="Times New Roman" w:hAnsi="Times New Roman" w:cs="Times New Roman"/>
        </w:rPr>
        <w:t>August 2026</w:t>
      </w:r>
    </w:p>
    <w:p w14:paraId="11E9A66E" w14:textId="77777777" w:rsidR="004E4A0F" w:rsidRDefault="004E4A0F">
      <w:pPr>
        <w:rPr>
          <w:rFonts w:ascii="Times New Roman" w:hAnsi="Times New Roman" w:cs="Times New Roman"/>
        </w:rPr>
      </w:pPr>
      <w:r>
        <w:rPr>
          <w:rFonts w:ascii="Times New Roman" w:hAnsi="Times New Roman" w:cs="Times New Roman"/>
        </w:rPr>
        <w:br w:type="page"/>
      </w:r>
    </w:p>
    <w:p w14:paraId="4BA27977" w14:textId="27137A7D" w:rsidR="004E4A0F" w:rsidRPr="005C2C03" w:rsidRDefault="004E4A0F" w:rsidP="004E4A0F">
      <w:pPr>
        <w:pStyle w:val="ThesisHeadingStyle1"/>
        <w:jc w:val="left"/>
        <w:rPr>
          <w:rFonts w:cs="Times New Roman"/>
          <w:szCs w:val="24"/>
        </w:rPr>
      </w:pPr>
      <w:bookmarkStart w:id="0" w:name="_Toc156830099"/>
      <w:r w:rsidRPr="005C2C03">
        <w:rPr>
          <w:rFonts w:cs="Times New Roman"/>
          <w:szCs w:val="24"/>
        </w:rPr>
        <w:lastRenderedPageBreak/>
        <w:t xml:space="preserve">The thesis of </w:t>
      </w:r>
      <w:r>
        <w:rPr>
          <w:rFonts w:cs="Times New Roman"/>
          <w:szCs w:val="24"/>
        </w:rPr>
        <w:t>Alex A. Mendelson</w:t>
      </w:r>
      <w:r w:rsidRPr="005C2C03">
        <w:rPr>
          <w:rFonts w:cs="Times New Roman"/>
          <w:szCs w:val="24"/>
        </w:rPr>
        <w:t xml:space="preserve"> is approved by:</w:t>
      </w:r>
      <w:bookmarkEnd w:id="0"/>
    </w:p>
    <w:p w14:paraId="388D7CA6" w14:textId="77777777" w:rsidR="004E4A0F" w:rsidRDefault="004E4A0F" w:rsidP="004E4A0F">
      <w:pPr>
        <w:jc w:val="center"/>
        <w:rPr>
          <w:rFonts w:ascii="Times New Roman" w:hAnsi="Times New Roman" w:cs="Times New Roman"/>
        </w:rPr>
      </w:pPr>
    </w:p>
    <w:p w14:paraId="14B10C0A" w14:textId="77777777" w:rsidR="004E4A0F" w:rsidRDefault="004E4A0F" w:rsidP="004E4A0F">
      <w:pPr>
        <w:jc w:val="center"/>
        <w:rPr>
          <w:rFonts w:ascii="Times New Roman" w:hAnsi="Times New Roman" w:cs="Times New Roman"/>
        </w:rPr>
      </w:pPr>
    </w:p>
    <w:p w14:paraId="7322E86C" w14:textId="77777777" w:rsidR="004E4A0F" w:rsidRPr="005C2C03" w:rsidRDefault="004E4A0F" w:rsidP="004E4A0F">
      <w:pPr>
        <w:jc w:val="center"/>
        <w:rPr>
          <w:rFonts w:ascii="Times New Roman" w:hAnsi="Times New Roman" w:cs="Times New Roman"/>
        </w:rPr>
      </w:pPr>
    </w:p>
    <w:p w14:paraId="26F3C6E5" w14:textId="77777777" w:rsidR="004E4A0F" w:rsidRPr="005C2C03" w:rsidRDefault="004E4A0F" w:rsidP="004E4A0F">
      <w:pPr>
        <w:spacing w:line="240" w:lineRule="auto"/>
        <w:jc w:val="center"/>
        <w:rPr>
          <w:rFonts w:ascii="Times New Roman" w:hAnsi="Times New Roman" w:cs="Times New Roman"/>
        </w:rPr>
      </w:pPr>
    </w:p>
    <w:p w14:paraId="712209D1" w14:textId="371F210F"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41DF93D5" w14:textId="401CBE98"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Casey P. terHorst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3937246D" w14:textId="77777777" w:rsidR="004E4A0F" w:rsidRPr="005C2C03" w:rsidRDefault="004E4A0F" w:rsidP="004E4A0F">
      <w:pPr>
        <w:spacing w:line="240" w:lineRule="auto"/>
        <w:jc w:val="center"/>
        <w:rPr>
          <w:rFonts w:ascii="Times New Roman" w:hAnsi="Times New Roman" w:cs="Times New Roman"/>
        </w:rPr>
      </w:pPr>
    </w:p>
    <w:p w14:paraId="137D3F78" w14:textId="77777777" w:rsidR="004E4A0F" w:rsidRPr="005C2C03" w:rsidRDefault="004E4A0F" w:rsidP="004E4A0F">
      <w:pPr>
        <w:spacing w:line="240" w:lineRule="auto"/>
        <w:jc w:val="center"/>
        <w:rPr>
          <w:rFonts w:ascii="Times New Roman" w:hAnsi="Times New Roman" w:cs="Times New Roman"/>
        </w:rPr>
      </w:pPr>
    </w:p>
    <w:p w14:paraId="46F89837" w14:textId="77777777" w:rsidR="004E4A0F" w:rsidRPr="005C2C03" w:rsidRDefault="004E4A0F" w:rsidP="004E4A0F">
      <w:pPr>
        <w:spacing w:line="240" w:lineRule="auto"/>
        <w:jc w:val="center"/>
        <w:rPr>
          <w:rFonts w:ascii="Times New Roman" w:hAnsi="Times New Roman" w:cs="Times New Roman"/>
        </w:rPr>
      </w:pPr>
    </w:p>
    <w:p w14:paraId="49F4439B" w14:textId="77777777" w:rsidR="004E4A0F" w:rsidRPr="005C2C03" w:rsidRDefault="004E4A0F" w:rsidP="004E4A0F">
      <w:pPr>
        <w:spacing w:line="240" w:lineRule="auto"/>
        <w:jc w:val="center"/>
        <w:rPr>
          <w:rFonts w:ascii="Times New Roman" w:hAnsi="Times New Roman" w:cs="Times New Roman"/>
        </w:rPr>
      </w:pPr>
    </w:p>
    <w:p w14:paraId="3AD2720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66DD694" w14:textId="00C529E1"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Robert E. Espinoza</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ECDC9A7" w14:textId="77777777" w:rsidR="004E4A0F" w:rsidRPr="005C2C03" w:rsidRDefault="004E4A0F" w:rsidP="004E4A0F">
      <w:pPr>
        <w:spacing w:line="240" w:lineRule="auto"/>
        <w:jc w:val="center"/>
        <w:rPr>
          <w:rFonts w:ascii="Times New Roman" w:hAnsi="Times New Roman" w:cs="Times New Roman"/>
        </w:rPr>
      </w:pPr>
    </w:p>
    <w:p w14:paraId="27BDD600" w14:textId="77777777" w:rsidR="004E4A0F" w:rsidRPr="005C2C03" w:rsidRDefault="004E4A0F" w:rsidP="004E4A0F">
      <w:pPr>
        <w:spacing w:line="240" w:lineRule="auto"/>
        <w:jc w:val="center"/>
        <w:rPr>
          <w:rFonts w:ascii="Times New Roman" w:hAnsi="Times New Roman" w:cs="Times New Roman"/>
        </w:rPr>
      </w:pPr>
    </w:p>
    <w:p w14:paraId="38C778AB" w14:textId="77777777" w:rsidR="004E4A0F" w:rsidRPr="005C2C03" w:rsidRDefault="004E4A0F" w:rsidP="004E4A0F">
      <w:pPr>
        <w:spacing w:line="240" w:lineRule="auto"/>
        <w:jc w:val="center"/>
        <w:rPr>
          <w:rFonts w:ascii="Times New Roman" w:hAnsi="Times New Roman" w:cs="Times New Roman"/>
        </w:rPr>
      </w:pPr>
    </w:p>
    <w:p w14:paraId="576D1A93" w14:textId="77777777" w:rsidR="004E4A0F" w:rsidRPr="005C2C03" w:rsidRDefault="004E4A0F" w:rsidP="004E4A0F">
      <w:pPr>
        <w:spacing w:line="240" w:lineRule="auto"/>
        <w:rPr>
          <w:rFonts w:ascii="Times New Roman" w:hAnsi="Times New Roman" w:cs="Times New Roman"/>
        </w:rPr>
      </w:pPr>
    </w:p>
    <w:p w14:paraId="0FA16D2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EE5D673" w14:textId="05A8C313"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Bruno</w:t>
      </w:r>
      <w:r w:rsidR="00A950FA">
        <w:rPr>
          <w:rFonts w:ascii="Times New Roman" w:hAnsi="Times New Roman" w:cs="Times New Roman"/>
        </w:rPr>
        <w:t xml:space="preserve"> Pernet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185A83D" w14:textId="77777777" w:rsidR="004E4A0F" w:rsidRPr="005C2C03" w:rsidRDefault="004E4A0F" w:rsidP="004E4A0F">
      <w:pPr>
        <w:jc w:val="center"/>
        <w:rPr>
          <w:rFonts w:ascii="Times New Roman" w:hAnsi="Times New Roman" w:cs="Times New Roman"/>
        </w:rPr>
      </w:pPr>
    </w:p>
    <w:p w14:paraId="63594020" w14:textId="1D3B612F" w:rsidR="004E4A0F" w:rsidRPr="005C2C03" w:rsidRDefault="004E4A0F" w:rsidP="004E4A0F">
      <w:pPr>
        <w:rPr>
          <w:rFonts w:ascii="Times New Roman" w:hAnsi="Times New Roman" w:cs="Times New Roman"/>
        </w:rPr>
      </w:pPr>
      <w:r>
        <w:rPr>
          <w:rFonts w:ascii="Times New Roman" w:hAnsi="Times New Roman" w:cs="Times New Roman"/>
        </w:rPr>
        <w:br/>
      </w:r>
    </w:p>
    <w:p w14:paraId="71FDF366" w14:textId="77777777" w:rsidR="004E4A0F" w:rsidRPr="005C2C03" w:rsidRDefault="004E4A0F" w:rsidP="004E4A0F">
      <w:pPr>
        <w:rPr>
          <w:rFonts w:ascii="Times New Roman" w:hAnsi="Times New Roman" w:cs="Times New Roman"/>
        </w:rPr>
      </w:pPr>
    </w:p>
    <w:p w14:paraId="366F7FD9" w14:textId="77777777" w:rsidR="004E4A0F" w:rsidRPr="005C2C03" w:rsidRDefault="004E4A0F" w:rsidP="004E4A0F">
      <w:pPr>
        <w:rPr>
          <w:rFonts w:ascii="Times New Roman" w:hAnsi="Times New Roman" w:cs="Times New Roman"/>
        </w:rPr>
      </w:pPr>
    </w:p>
    <w:p w14:paraId="6E8881F8" w14:textId="77777777" w:rsidR="004E4A0F" w:rsidRPr="005C2C03" w:rsidRDefault="004E4A0F" w:rsidP="004E4A0F">
      <w:pPr>
        <w:rPr>
          <w:rFonts w:ascii="Times New Roman" w:hAnsi="Times New Roman" w:cs="Times New Roman"/>
        </w:rPr>
      </w:pPr>
    </w:p>
    <w:p w14:paraId="05EEF4A5" w14:textId="77777777" w:rsidR="004E4A0F" w:rsidRPr="005C2C03" w:rsidRDefault="004E4A0F" w:rsidP="004E4A0F">
      <w:pPr>
        <w:jc w:val="center"/>
        <w:rPr>
          <w:rFonts w:ascii="Times New Roman" w:hAnsi="Times New Roman" w:cs="Times New Roman"/>
        </w:rPr>
      </w:pPr>
    </w:p>
    <w:p w14:paraId="3B2C00A2" w14:textId="77777777" w:rsidR="004E4A0F" w:rsidRPr="005C2C03" w:rsidRDefault="004E4A0F" w:rsidP="004E4A0F">
      <w:pPr>
        <w:jc w:val="center"/>
        <w:rPr>
          <w:rFonts w:ascii="Times New Roman" w:hAnsi="Times New Roman" w:cs="Times New Roman"/>
        </w:rPr>
      </w:pPr>
    </w:p>
    <w:p w14:paraId="18EC2F73" w14:textId="0D97EA07" w:rsidR="00477FFA" w:rsidRPr="004E4A0F" w:rsidRDefault="004E4A0F" w:rsidP="004E4A0F">
      <w:pPr>
        <w:jc w:val="center"/>
        <w:rPr>
          <w:rFonts w:ascii="Times New Roman" w:hAnsi="Times New Roman" w:cs="Times New Roman"/>
        </w:rPr>
      </w:pPr>
      <w:r w:rsidRPr="005C2C03">
        <w:rPr>
          <w:rFonts w:ascii="Times New Roman" w:hAnsi="Times New Roman" w:cs="Times New Roman"/>
        </w:rPr>
        <w:t>California State University, Northridge</w:t>
      </w:r>
    </w:p>
    <w:p w14:paraId="5996A2B5" w14:textId="77777777" w:rsidR="004E4A0F" w:rsidRDefault="004E4A0F" w:rsidP="004E4A0F">
      <w:pPr>
        <w:jc w:val="center"/>
        <w:rPr>
          <w:rFonts w:ascii="Times New Roman" w:hAnsi="Times New Roman" w:cs="Times New Roman"/>
        </w:rPr>
      </w:pPr>
      <w:r>
        <w:rPr>
          <w:rFonts w:ascii="Times New Roman" w:hAnsi="Times New Roman" w:cs="Times New Roman"/>
          <w:b/>
          <w:bCs/>
        </w:rPr>
        <w:lastRenderedPageBreak/>
        <w:t>Acknowledgements</w:t>
      </w:r>
    </w:p>
    <w:p w14:paraId="7880D889" w14:textId="77777777" w:rsidR="004E4A0F" w:rsidRDefault="004E4A0F" w:rsidP="004E4A0F">
      <w:pPr>
        <w:spacing w:line="480" w:lineRule="auto"/>
        <w:jc w:val="center"/>
        <w:rPr>
          <w:rFonts w:ascii="Times New Roman" w:hAnsi="Times New Roman" w:cs="Times New Roman"/>
        </w:rPr>
      </w:pPr>
      <w:r>
        <w:rPr>
          <w:rFonts w:ascii="Times New Roman" w:hAnsi="Times New Roman" w:cs="Times New Roman"/>
        </w:rPr>
        <w:t xml:space="preserve">I would like to extend my deepest gratitude to </w:t>
      </w:r>
      <w:commentRangeStart w:id="1"/>
      <w:r>
        <w:rPr>
          <w:rFonts w:ascii="Times New Roman" w:hAnsi="Times New Roman" w:cs="Times New Roman"/>
        </w:rPr>
        <w:t>my cats</w:t>
      </w:r>
      <w:commentRangeEnd w:id="1"/>
      <w:r w:rsidR="005F1689">
        <w:rPr>
          <w:rStyle w:val="CommentReference"/>
          <w:rFonts w:ascii="Times New Roman" w:hAnsi="Times New Roman" w:cs="Times New Roman"/>
          <w:sz w:val="24"/>
          <w:szCs w:val="24"/>
        </w:rPr>
        <w:commentReference w:id="1"/>
      </w:r>
      <w:r>
        <w:rPr>
          <w:rFonts w:ascii="Times New Roman" w:hAnsi="Times New Roman" w:cs="Times New Roman"/>
        </w:rPr>
        <w:t>.</w:t>
      </w:r>
      <w:r>
        <w:rPr>
          <w:rFonts w:ascii="Times New Roman" w:hAnsi="Times New Roman" w:cs="Times New Roman"/>
          <w:b/>
          <w:bCs/>
        </w:rPr>
        <w:br w:type="page"/>
      </w:r>
      <w:r>
        <w:rPr>
          <w:rFonts w:ascii="Times New Roman" w:hAnsi="Times New Roman" w:cs="Times New Roman"/>
          <w:b/>
          <w:bCs/>
        </w:rPr>
        <w:lastRenderedPageBreak/>
        <w:t>Table of Contents</w:t>
      </w:r>
    </w:p>
    <w:p w14:paraId="440EDBFF" w14:textId="0BDB2AAC" w:rsidR="00B10701" w:rsidRDefault="00B10701" w:rsidP="00B10701">
      <w:pPr>
        <w:tabs>
          <w:tab w:val="left" w:leader="dot" w:pos="9072"/>
        </w:tabs>
        <w:spacing w:line="480" w:lineRule="auto"/>
        <w:rPr>
          <w:rFonts w:ascii="Times New Roman" w:hAnsi="Times New Roman" w:cs="Times New Roman"/>
        </w:rPr>
      </w:pPr>
      <w:r>
        <w:rPr>
          <w:rFonts w:ascii="Times New Roman" w:hAnsi="Times New Roman" w:cs="Times New Roman"/>
        </w:rPr>
        <w:t>Signature Page</w:t>
      </w:r>
      <w:r>
        <w:rPr>
          <w:rFonts w:ascii="Times New Roman" w:hAnsi="Times New Roman" w:cs="Times New Roman"/>
        </w:rPr>
        <w:tab/>
        <w:t>ii</w:t>
      </w:r>
    </w:p>
    <w:p w14:paraId="3F42A37C" w14:textId="1706A57F"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Acknowledgements</w:t>
      </w:r>
      <w:r w:rsidR="00B10701">
        <w:rPr>
          <w:rFonts w:ascii="Times New Roman" w:hAnsi="Times New Roman" w:cs="Times New Roman"/>
        </w:rPr>
        <w:tab/>
        <w:t>iii</w:t>
      </w:r>
    </w:p>
    <w:p w14:paraId="56307212" w14:textId="672EC4D7"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Figures</w:t>
      </w:r>
      <w:r w:rsidR="00B10701">
        <w:rPr>
          <w:rFonts w:ascii="Times New Roman" w:hAnsi="Times New Roman" w:cs="Times New Roman"/>
        </w:rPr>
        <w:tab/>
        <w:t>v</w:t>
      </w:r>
    </w:p>
    <w:p w14:paraId="599389DF" w14:textId="719E242B"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Tables</w:t>
      </w:r>
      <w:r w:rsidR="00B10701">
        <w:rPr>
          <w:rFonts w:ascii="Times New Roman" w:hAnsi="Times New Roman" w:cs="Times New Roman"/>
        </w:rPr>
        <w:tab/>
        <w:t>vi</w:t>
      </w:r>
    </w:p>
    <w:p w14:paraId="5026F78E" w14:textId="568ECFFE"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Abstract</w:t>
      </w:r>
      <w:r w:rsidR="00B10701">
        <w:rPr>
          <w:rFonts w:ascii="Times New Roman" w:hAnsi="Times New Roman" w:cs="Times New Roman"/>
        </w:rPr>
        <w:tab/>
        <w:t>vii</w:t>
      </w:r>
    </w:p>
    <w:p w14:paraId="71592FD3" w14:textId="6E44FB14" w:rsidR="004E4A0F" w:rsidRDefault="004E4A0F" w:rsidP="004E4A0F">
      <w:pPr>
        <w:spacing w:line="240" w:lineRule="auto"/>
        <w:rPr>
          <w:rFonts w:ascii="Times New Roman" w:hAnsi="Times New Roman" w:cs="Times New Roman"/>
        </w:rPr>
      </w:pPr>
      <w:r>
        <w:rPr>
          <w:rFonts w:ascii="Times New Roman" w:hAnsi="Times New Roman" w:cs="Times New Roman"/>
        </w:rPr>
        <w:t>Chapter 1</w:t>
      </w:r>
    </w:p>
    <w:p w14:paraId="1657824F" w14:textId="29ADBB88"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B10701">
        <w:rPr>
          <w:rFonts w:ascii="Times New Roman" w:hAnsi="Times New Roman" w:cs="Times New Roman"/>
        </w:rPr>
        <w:tab/>
        <w:t>1</w:t>
      </w:r>
    </w:p>
    <w:p w14:paraId="4E8C28C5" w14:textId="16F33BB9"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0C70CC">
        <w:rPr>
          <w:rFonts w:ascii="Times New Roman" w:hAnsi="Times New Roman" w:cs="Times New Roman"/>
        </w:rPr>
        <w:tab/>
        <w:t>6</w:t>
      </w:r>
    </w:p>
    <w:p w14:paraId="25BBE3E4" w14:textId="7C1663C1"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0C70CC">
        <w:rPr>
          <w:rFonts w:ascii="Times New Roman" w:hAnsi="Times New Roman" w:cs="Times New Roman"/>
        </w:rPr>
        <w:tab/>
        <w:t>12</w:t>
      </w:r>
    </w:p>
    <w:p w14:paraId="3FDC011B" w14:textId="79ACE482"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0C70CC">
        <w:rPr>
          <w:rFonts w:ascii="Times New Roman" w:hAnsi="Times New Roman" w:cs="Times New Roman"/>
        </w:rPr>
        <w:tab/>
        <w:t>14</w:t>
      </w:r>
    </w:p>
    <w:p w14:paraId="0B6E928F" w14:textId="4EB0DF70" w:rsidR="004E4A0F" w:rsidRDefault="004E4A0F" w:rsidP="004E4A0F">
      <w:pPr>
        <w:spacing w:line="240" w:lineRule="auto"/>
        <w:rPr>
          <w:rFonts w:ascii="Times New Roman" w:hAnsi="Times New Roman" w:cs="Times New Roman"/>
        </w:rPr>
      </w:pPr>
      <w:r>
        <w:rPr>
          <w:rFonts w:ascii="Times New Roman" w:hAnsi="Times New Roman" w:cs="Times New Roman"/>
        </w:rPr>
        <w:t>Chapter 2</w:t>
      </w:r>
    </w:p>
    <w:p w14:paraId="19AF5B00" w14:textId="6212760F"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CC0070">
        <w:rPr>
          <w:rFonts w:ascii="Times New Roman" w:hAnsi="Times New Roman" w:cs="Times New Roman"/>
        </w:rPr>
        <w:tab/>
        <w:t>19</w:t>
      </w:r>
    </w:p>
    <w:p w14:paraId="339A2E6A" w14:textId="6B25EBD3"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CC0070">
        <w:rPr>
          <w:rFonts w:ascii="Times New Roman" w:hAnsi="Times New Roman" w:cs="Times New Roman"/>
        </w:rPr>
        <w:tab/>
        <w:t>24</w:t>
      </w:r>
    </w:p>
    <w:p w14:paraId="0669B1E6" w14:textId="7342B45C"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CC0070">
        <w:rPr>
          <w:rFonts w:ascii="Times New Roman" w:hAnsi="Times New Roman" w:cs="Times New Roman"/>
        </w:rPr>
        <w:tab/>
        <w:t>31</w:t>
      </w:r>
    </w:p>
    <w:p w14:paraId="275AC858" w14:textId="2DCC74B0"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A530BE">
        <w:rPr>
          <w:rFonts w:ascii="Times New Roman" w:hAnsi="Times New Roman" w:cs="Times New Roman"/>
        </w:rPr>
        <w:t xml:space="preserve"> </w:t>
      </w:r>
      <w:r w:rsidR="00A530BE">
        <w:rPr>
          <w:rFonts w:ascii="Times New Roman" w:hAnsi="Times New Roman" w:cs="Times New Roman"/>
        </w:rPr>
        <w:tab/>
        <w:t>35</w:t>
      </w:r>
    </w:p>
    <w:p w14:paraId="68E23B6F" w14:textId="2F695566"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Literature Cited</w:t>
      </w:r>
      <w:r w:rsidR="00A530BE">
        <w:rPr>
          <w:rFonts w:ascii="Times New Roman" w:hAnsi="Times New Roman" w:cs="Times New Roman"/>
        </w:rPr>
        <w:tab/>
        <w:t>42</w:t>
      </w:r>
    </w:p>
    <w:p w14:paraId="16B8558E" w14:textId="799DE175"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A: Tables</w:t>
      </w:r>
      <w:r w:rsidR="008D14F4">
        <w:rPr>
          <w:rFonts w:ascii="Times New Roman" w:hAnsi="Times New Roman" w:cs="Times New Roman"/>
        </w:rPr>
        <w:tab/>
        <w:t>55</w:t>
      </w:r>
    </w:p>
    <w:p w14:paraId="5456EAFD" w14:textId="1C514AA4" w:rsidR="004E4A0F" w:rsidRP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B: Supplemental Figures</w:t>
      </w:r>
      <w:r w:rsidR="008D14F4">
        <w:rPr>
          <w:rFonts w:ascii="Times New Roman" w:hAnsi="Times New Roman" w:cs="Times New Roman"/>
        </w:rPr>
        <w:tab/>
        <w:t>59</w:t>
      </w:r>
    </w:p>
    <w:p w14:paraId="7E298834" w14:textId="77777777" w:rsidR="00B10701" w:rsidRPr="005B0714" w:rsidRDefault="00B10701" w:rsidP="00B10701">
      <w:pPr>
        <w:spacing w:line="480" w:lineRule="auto"/>
        <w:jc w:val="center"/>
        <w:rPr>
          <w:rFonts w:ascii="Times New Roman" w:hAnsi="Times New Roman" w:cs="Times New Roman"/>
          <w:b/>
          <w:bCs/>
        </w:rPr>
      </w:pPr>
      <w:r w:rsidRPr="005B0714">
        <w:rPr>
          <w:rFonts w:ascii="Times New Roman" w:hAnsi="Times New Roman" w:cs="Times New Roman"/>
          <w:b/>
          <w:bCs/>
        </w:rPr>
        <w:lastRenderedPageBreak/>
        <w:t>List of Figures</w:t>
      </w:r>
    </w:p>
    <w:p w14:paraId="545A48DD" w14:textId="3919B1DF"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1</w:t>
      </w:r>
      <w:r w:rsidR="00731F28">
        <w:rPr>
          <w:rFonts w:ascii="Times New Roman" w:hAnsi="Times New Roman" w:cs="Times New Roman"/>
        </w:rPr>
        <w:tab/>
        <w:t>7</w:t>
      </w:r>
    </w:p>
    <w:p w14:paraId="5729C7BC" w14:textId="6A2DB1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2</w:t>
      </w:r>
      <w:r w:rsidR="00731F28">
        <w:rPr>
          <w:rFonts w:ascii="Times New Roman" w:hAnsi="Times New Roman" w:cs="Times New Roman"/>
        </w:rPr>
        <w:tab/>
        <w:t>13</w:t>
      </w:r>
    </w:p>
    <w:p w14:paraId="005C65D2" w14:textId="027C965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3</w:t>
      </w:r>
      <w:r w:rsidR="00731F28">
        <w:rPr>
          <w:rFonts w:ascii="Times New Roman" w:hAnsi="Times New Roman" w:cs="Times New Roman"/>
        </w:rPr>
        <w:tab/>
        <w:t>14</w:t>
      </w:r>
    </w:p>
    <w:p w14:paraId="2DF20FFD" w14:textId="74D970F4"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4</w:t>
      </w:r>
      <w:r w:rsidR="00731F28">
        <w:rPr>
          <w:rFonts w:ascii="Times New Roman" w:hAnsi="Times New Roman" w:cs="Times New Roman"/>
        </w:rPr>
        <w:tab/>
        <w:t>32</w:t>
      </w:r>
    </w:p>
    <w:p w14:paraId="36F2BBF3" w14:textId="0EC9EEF6"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5</w:t>
      </w:r>
      <w:r w:rsidR="00731F28">
        <w:rPr>
          <w:rFonts w:ascii="Times New Roman" w:hAnsi="Times New Roman" w:cs="Times New Roman"/>
        </w:rPr>
        <w:tab/>
        <w:t>33</w:t>
      </w:r>
    </w:p>
    <w:p w14:paraId="036E6A40" w14:textId="0992BA91"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6</w:t>
      </w:r>
      <w:r w:rsidR="00731F28">
        <w:rPr>
          <w:rFonts w:ascii="Times New Roman" w:hAnsi="Times New Roman" w:cs="Times New Roman"/>
        </w:rPr>
        <w:tab/>
        <w:t>33</w:t>
      </w:r>
    </w:p>
    <w:p w14:paraId="3986EE6A" w14:textId="2A1807E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7</w:t>
      </w:r>
      <w:r w:rsidR="00731F28">
        <w:rPr>
          <w:rFonts w:ascii="Times New Roman" w:hAnsi="Times New Roman" w:cs="Times New Roman"/>
        </w:rPr>
        <w:tab/>
        <w:t>34</w:t>
      </w:r>
    </w:p>
    <w:p w14:paraId="7141653A" w14:textId="62CBC983"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8</w:t>
      </w:r>
      <w:r w:rsidR="00731F28">
        <w:rPr>
          <w:rFonts w:ascii="Times New Roman" w:hAnsi="Times New Roman" w:cs="Times New Roman"/>
        </w:rPr>
        <w:tab/>
        <w:t>3</w:t>
      </w:r>
      <w:r w:rsidR="00716BFC">
        <w:rPr>
          <w:rFonts w:ascii="Times New Roman" w:hAnsi="Times New Roman" w:cs="Times New Roman"/>
        </w:rPr>
        <w:t>4</w:t>
      </w:r>
    </w:p>
    <w:p w14:paraId="03694A74" w14:textId="7D6C48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9</w:t>
      </w:r>
      <w:r w:rsidR="00731F28">
        <w:rPr>
          <w:rFonts w:ascii="Times New Roman" w:hAnsi="Times New Roman" w:cs="Times New Roman"/>
        </w:rPr>
        <w:tab/>
      </w:r>
      <w:r w:rsidR="00716BFC">
        <w:rPr>
          <w:rFonts w:ascii="Times New Roman" w:hAnsi="Times New Roman" w:cs="Times New Roman"/>
        </w:rPr>
        <w:t>35</w:t>
      </w:r>
    </w:p>
    <w:p w14:paraId="480E2E7D" w14:textId="6C5365F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S1</w:t>
      </w:r>
      <w:r w:rsidR="00731F28">
        <w:rPr>
          <w:rFonts w:ascii="Times New Roman" w:hAnsi="Times New Roman" w:cs="Times New Roman"/>
        </w:rPr>
        <w:tab/>
        <w:t>61</w:t>
      </w:r>
    </w:p>
    <w:p w14:paraId="6C88F455" w14:textId="2B147F2B"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S2</w:t>
      </w:r>
      <w:r w:rsidR="00731F28">
        <w:rPr>
          <w:rFonts w:ascii="Times New Roman" w:hAnsi="Times New Roman" w:cs="Times New Roman"/>
        </w:rPr>
        <w:tab/>
        <w:t>62</w:t>
      </w:r>
    </w:p>
    <w:p w14:paraId="37CC9127" w14:textId="03D4C2B3" w:rsidR="00B10701"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S3</w:t>
      </w:r>
      <w:r w:rsidR="00731F28">
        <w:rPr>
          <w:rFonts w:ascii="Times New Roman" w:hAnsi="Times New Roman" w:cs="Times New Roman"/>
        </w:rPr>
        <w:tab/>
        <w:t>63</w:t>
      </w:r>
      <w:r w:rsidR="00B10701">
        <w:rPr>
          <w:rFonts w:ascii="Times New Roman" w:hAnsi="Times New Roman" w:cs="Times New Roman"/>
        </w:rPr>
        <w:br w:type="page"/>
      </w:r>
    </w:p>
    <w:p w14:paraId="4057AB9E"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List of Tables</w:t>
      </w:r>
    </w:p>
    <w:p w14:paraId="117D9FA8" w14:textId="0ABD851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1</w:t>
      </w:r>
      <w:r>
        <w:rPr>
          <w:rFonts w:ascii="Times New Roman" w:hAnsi="Times New Roman" w:cs="Times New Roman"/>
        </w:rPr>
        <w:tab/>
        <w:t>56</w:t>
      </w:r>
    </w:p>
    <w:p w14:paraId="1B629CD7" w14:textId="36CBC048"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2</w:t>
      </w:r>
      <w:r>
        <w:rPr>
          <w:rFonts w:ascii="Times New Roman" w:hAnsi="Times New Roman" w:cs="Times New Roman"/>
        </w:rPr>
        <w:tab/>
        <w:t>56</w:t>
      </w:r>
    </w:p>
    <w:p w14:paraId="3127AF69" w14:textId="0C9825F2"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3</w:t>
      </w:r>
      <w:r>
        <w:rPr>
          <w:rFonts w:ascii="Times New Roman" w:hAnsi="Times New Roman" w:cs="Times New Roman"/>
        </w:rPr>
        <w:tab/>
        <w:t>56</w:t>
      </w:r>
    </w:p>
    <w:p w14:paraId="5A8117AC" w14:textId="56189E3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4</w:t>
      </w:r>
      <w:r>
        <w:rPr>
          <w:rFonts w:ascii="Times New Roman" w:hAnsi="Times New Roman" w:cs="Times New Roman"/>
        </w:rPr>
        <w:tab/>
        <w:t>57</w:t>
      </w:r>
    </w:p>
    <w:p w14:paraId="25761B18" w14:textId="2D528E8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5</w:t>
      </w:r>
      <w:r>
        <w:rPr>
          <w:rFonts w:ascii="Times New Roman" w:hAnsi="Times New Roman" w:cs="Times New Roman"/>
        </w:rPr>
        <w:tab/>
        <w:t>57</w:t>
      </w:r>
    </w:p>
    <w:p w14:paraId="3EFA39FE" w14:textId="3CA6F641"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6</w:t>
      </w:r>
      <w:r>
        <w:rPr>
          <w:rFonts w:ascii="Times New Roman" w:hAnsi="Times New Roman" w:cs="Times New Roman"/>
        </w:rPr>
        <w:tab/>
        <w:t>57</w:t>
      </w:r>
    </w:p>
    <w:p w14:paraId="208F89AF" w14:textId="77E5228C"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7</w:t>
      </w:r>
      <w:r>
        <w:rPr>
          <w:rFonts w:ascii="Times New Roman" w:hAnsi="Times New Roman" w:cs="Times New Roman"/>
        </w:rPr>
        <w:tab/>
        <w:t>58</w:t>
      </w:r>
    </w:p>
    <w:p w14:paraId="3DA1D232" w14:textId="05F1892B"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8</w:t>
      </w:r>
      <w:r>
        <w:rPr>
          <w:rFonts w:ascii="Times New Roman" w:hAnsi="Times New Roman" w:cs="Times New Roman"/>
        </w:rPr>
        <w:tab/>
        <w:t>58</w:t>
      </w:r>
    </w:p>
    <w:p w14:paraId="040996EB" w14:textId="4F08A7E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9</w:t>
      </w:r>
      <w:r>
        <w:rPr>
          <w:rFonts w:ascii="Times New Roman" w:hAnsi="Times New Roman" w:cs="Times New Roman"/>
        </w:rPr>
        <w:tab/>
        <w:t>58</w:t>
      </w:r>
    </w:p>
    <w:p w14:paraId="7EEF652C" w14:textId="0520C31F"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S1</w:t>
      </w:r>
      <w:r>
        <w:rPr>
          <w:rFonts w:ascii="Times New Roman" w:hAnsi="Times New Roman" w:cs="Times New Roman"/>
        </w:rPr>
        <w:tab/>
        <w:t>59</w:t>
      </w:r>
    </w:p>
    <w:p w14:paraId="375F397D" w14:textId="77777777" w:rsidR="00B10701" w:rsidRDefault="00B10701">
      <w:pPr>
        <w:rPr>
          <w:rFonts w:ascii="Times New Roman" w:hAnsi="Times New Roman" w:cs="Times New Roman"/>
          <w:b/>
          <w:bCs/>
        </w:rPr>
      </w:pPr>
      <w:r>
        <w:rPr>
          <w:rFonts w:ascii="Times New Roman" w:hAnsi="Times New Roman" w:cs="Times New Roman"/>
          <w:b/>
          <w:bCs/>
        </w:rPr>
        <w:br w:type="page"/>
      </w:r>
    </w:p>
    <w:p w14:paraId="0EB453A8"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Abstract</w:t>
      </w:r>
    </w:p>
    <w:p w14:paraId="3B5014A0" w14:textId="77777777" w:rsidR="00B10701" w:rsidRDefault="00B10701" w:rsidP="00B10701">
      <w:pPr>
        <w:spacing w:line="480" w:lineRule="auto"/>
        <w:jc w:val="center"/>
        <w:rPr>
          <w:rFonts w:ascii="Times New Roman" w:hAnsi="Times New Roman" w:cs="Times New Roman"/>
          <w:b/>
          <w:bCs/>
        </w:rPr>
        <w:sectPr w:rsidR="00B10701" w:rsidSect="007C0E84">
          <w:footerReference w:type="default" r:id="rId12"/>
          <w:pgSz w:w="12240" w:h="15840"/>
          <w:pgMar w:top="1440" w:right="1440" w:bottom="1440" w:left="1440" w:header="720" w:footer="720" w:gutter="0"/>
          <w:pgNumType w:fmt="lowerRoman"/>
          <w:cols w:space="720"/>
          <w:titlePg/>
          <w:docGrid w:linePitch="360"/>
        </w:sectPr>
      </w:pPr>
    </w:p>
    <w:p w14:paraId="2FE51280" w14:textId="201C1231" w:rsidR="005B0714" w:rsidRPr="003D047A" w:rsidRDefault="003D047A" w:rsidP="005B0714">
      <w:pPr>
        <w:spacing w:after="0" w:line="480" w:lineRule="auto"/>
        <w:jc w:val="center"/>
        <w:rPr>
          <w:rFonts w:ascii="Times New Roman" w:hAnsi="Times New Roman" w:cs="Times New Roman"/>
          <w:b/>
          <w:bCs/>
        </w:rPr>
      </w:pPr>
      <w:r w:rsidRPr="003D047A">
        <w:rPr>
          <w:rFonts w:ascii="Times New Roman" w:hAnsi="Times New Roman" w:cs="Times New Roman"/>
          <w:b/>
          <w:bCs/>
        </w:rPr>
        <w:lastRenderedPageBreak/>
        <w:t>Chapter 1</w:t>
      </w:r>
    </w:p>
    <w:p w14:paraId="699AF3BB" w14:textId="37255E98" w:rsidR="00F616B7" w:rsidRPr="002A6419" w:rsidRDefault="00F616B7" w:rsidP="003D047A">
      <w:pPr>
        <w:spacing w:after="0" w:line="480" w:lineRule="auto"/>
        <w:rPr>
          <w:rFonts w:ascii="Times New Roman" w:hAnsi="Times New Roman" w:cs="Times New Roman"/>
          <w:u w:val="single"/>
        </w:rPr>
      </w:pPr>
      <w:r w:rsidRPr="002A6419">
        <w:rPr>
          <w:rFonts w:ascii="Times New Roman" w:hAnsi="Times New Roman" w:cs="Times New Roman"/>
          <w:u w:val="single"/>
        </w:rPr>
        <w:t>Introduction</w:t>
      </w:r>
    </w:p>
    <w:p w14:paraId="2557C2D6" w14:textId="74F80F17"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w:t>
      </w:r>
      <w:commentRangeStart w:id="2"/>
      <w:r w:rsidR="009106C9">
        <w:rPr>
          <w:rFonts w:ascii="Times New Roman" w:hAnsi="Times New Roman" w:cs="Times New Roman"/>
        </w:rPr>
        <w:t xml:space="preserve">the states and distribution </w:t>
      </w:r>
      <w:commentRangeEnd w:id="2"/>
      <w:r w:rsidR="005F1689">
        <w:rPr>
          <w:rStyle w:val="CommentReference"/>
          <w:rFonts w:ascii="Times New Roman" w:hAnsi="Times New Roman" w:cs="Times New Roman"/>
          <w:sz w:val="24"/>
          <w:szCs w:val="24"/>
        </w:rPr>
        <w:commentReference w:id="2"/>
      </w:r>
      <w:r w:rsidR="009106C9">
        <w:rPr>
          <w:rFonts w:ascii="Times New Roman" w:hAnsi="Times New Roman" w:cs="Times New Roman"/>
        </w:rPr>
        <w:t>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Violle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(Loarie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w:t>
      </w:r>
      <w:r w:rsidR="00C14966">
        <w:rPr>
          <w:rFonts w:ascii="Times New Roman" w:hAnsi="Times New Roman" w:cs="Times New Roman"/>
        </w:rPr>
        <w:t>lu</w:t>
      </w:r>
      <w:r w:rsidR="00E41102">
        <w:rPr>
          <w:rFonts w:ascii="Times New Roman" w:hAnsi="Times New Roman" w:cs="Times New Roman"/>
        </w:rPr>
        <w:t>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r w:rsidR="00245BDB">
        <w:rPr>
          <w:rFonts w:ascii="Times New Roman" w:hAnsi="Times New Roman" w:cs="Times New Roman"/>
        </w:rPr>
        <w:t>genetic</w:t>
      </w:r>
      <w:r w:rsidR="00245BDB" w:rsidRPr="0054363E">
        <w:rPr>
          <w:rFonts w:ascii="Times New Roman" w:hAnsi="Times New Roman" w:cs="Times New Roman"/>
        </w:rPr>
        <w:t xml:space="preserve"> </w:t>
      </w:r>
      <w:r w:rsidR="0054363E" w:rsidRPr="0054363E">
        <w:rPr>
          <w:rFonts w:ascii="Times New Roman" w:hAnsi="Times New Roman" w:cs="Times New Roman"/>
        </w:rPr>
        <w:t xml:space="preserve">variation </w:t>
      </w:r>
      <w:r w:rsidR="00245BDB">
        <w:rPr>
          <w:rFonts w:ascii="Times New Roman" w:hAnsi="Times New Roman" w:cs="Times New Roman"/>
        </w:rPr>
        <w:t xml:space="preserve">in phenotypic traits </w:t>
      </w:r>
      <w:r w:rsidR="0054363E" w:rsidRPr="0054363E">
        <w:rPr>
          <w:rFonts w:ascii="Times New Roman" w:hAnsi="Times New Roman" w:cs="Times New Roman"/>
        </w:rPr>
        <w:t>on which selection can act.</w:t>
      </w:r>
    </w:p>
    <w:p w14:paraId="1D1C54BD" w14:textId="3C28FEB4" w:rsidR="00104553" w:rsidRDefault="0001336C" w:rsidP="0010455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 xml:space="preserve">Temperature affects a broad range of ecologically relevant traits, </w:t>
      </w:r>
      <w:r w:rsidR="004477C3">
        <w:rPr>
          <w:rFonts w:ascii="Times New Roman" w:hAnsi="Times New Roman" w:cs="Times New Roman"/>
        </w:rPr>
        <w:t>and these relationships have been documented across a wide range of taxa</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4477C3">
        <w:rPr>
          <w:rFonts w:ascii="Times New Roman" w:hAnsi="Times New Roman" w:cs="Times New Roman"/>
        </w:rPr>
        <w:t xml:space="preserve">Size is perhaps the most common example of an ecologically relevant trait with a strong temperature relationship. From an individual perspective, size can affect resource acquisition, predator avoidance, and reproductive </w:t>
      </w:r>
      <w:r w:rsidR="004477C3">
        <w:rPr>
          <w:rFonts w:ascii="Times New Roman" w:hAnsi="Times New Roman" w:cs="Times New Roman"/>
        </w:rPr>
        <w:lastRenderedPageBreak/>
        <w:t>output, with larger body size generally conferring advantages in some contexts, but costs in others (Schmidt-Nielsen, 1984; Peters, 198</w:t>
      </w:r>
      <w:r w:rsidR="00E93F27">
        <w:rPr>
          <w:rFonts w:ascii="Times New Roman" w:hAnsi="Times New Roman" w:cs="Times New Roman"/>
        </w:rPr>
        <w:t>3</w:t>
      </w:r>
      <w:r w:rsidR="004477C3">
        <w:rPr>
          <w:rFonts w:ascii="Times New Roman" w:hAnsi="Times New Roman" w:cs="Times New Roman"/>
        </w:rPr>
        <w:t>). These ecological and physiological properties are often temperature dependent, since size is negatively correlated with temperature across ectotherms and aquatic taxa (Atkinson et al., 2003; Daufresne et al., 2009; Horne et al., 2015). This temperature-size rule in part reflects the direct effect of temperature on metabolism. Warmer temperatures accelerate metabolic rates, leading to shorter development times and faster population growth rates that have downstream consequences for competitive interactions and community dynamics (Brown et al., 2004).</w:t>
      </w:r>
    </w:p>
    <w:p w14:paraId="70559A5B" w14:textId="3F3203F3" w:rsidR="004477C3" w:rsidRPr="004477C3" w:rsidRDefault="004477C3" w:rsidP="00104553">
      <w:pPr>
        <w:spacing w:after="0" w:line="480" w:lineRule="auto"/>
        <w:ind w:firstLine="720"/>
        <w:rPr>
          <w:rFonts w:ascii="Times New Roman" w:hAnsi="Times New Roman" w:cs="Times New Roman"/>
          <w:iCs/>
        </w:rPr>
      </w:pPr>
      <w:r>
        <w:rPr>
          <w:rFonts w:ascii="Times New Roman" w:hAnsi="Times New Roman" w:cs="Times New Roman"/>
        </w:rPr>
        <w:t xml:space="preserve">However, </w:t>
      </w:r>
      <w:commentRangeStart w:id="3"/>
      <w:r>
        <w:rPr>
          <w:rFonts w:ascii="Times New Roman" w:hAnsi="Times New Roman" w:cs="Times New Roman"/>
        </w:rPr>
        <w:t xml:space="preserve">these </w:t>
      </w:r>
      <w:commentRangeEnd w:id="3"/>
      <w:r w:rsidR="005F1689">
        <w:rPr>
          <w:rStyle w:val="CommentReference"/>
          <w:rFonts w:ascii="Times New Roman" w:hAnsi="Times New Roman" w:cs="Times New Roman"/>
          <w:sz w:val="24"/>
          <w:szCs w:val="24"/>
        </w:rPr>
        <w:commentReference w:id="3"/>
      </w:r>
      <w:r>
        <w:rPr>
          <w:rFonts w:ascii="Times New Roman" w:hAnsi="Times New Roman" w:cs="Times New Roman"/>
        </w:rPr>
        <w:t xml:space="preserve">traits are often considered as population means in ecology, or </w:t>
      </w:r>
      <w:commentRangeStart w:id="4"/>
      <w:r>
        <w:rPr>
          <w:rFonts w:ascii="Times New Roman" w:hAnsi="Times New Roman" w:cs="Times New Roman"/>
        </w:rPr>
        <w:t>as single dimensional trait values</w:t>
      </w:r>
      <w:commentRangeEnd w:id="4"/>
      <w:r w:rsidR="005F1689">
        <w:rPr>
          <w:rStyle w:val="CommentReference"/>
          <w:rFonts w:ascii="Times New Roman" w:hAnsi="Times New Roman" w:cs="Times New Roman"/>
          <w:sz w:val="24"/>
          <w:szCs w:val="24"/>
        </w:rPr>
        <w:commentReference w:id="4"/>
      </w:r>
      <w:r>
        <w:rPr>
          <w:rFonts w:ascii="Times New Roman" w:hAnsi="Times New Roman" w:cs="Times New Roman"/>
        </w:rPr>
        <w:t xml:space="preserve"> among individuals within a population. Individuals within populations differ not only in trait values, but </w:t>
      </w:r>
      <w:commentRangeStart w:id="5"/>
      <w:r>
        <w:rPr>
          <w:rFonts w:ascii="Times New Roman" w:hAnsi="Times New Roman" w:cs="Times New Roman"/>
        </w:rPr>
        <w:t>also in their responses to temperature</w:t>
      </w:r>
      <w:commentRangeEnd w:id="5"/>
      <w:r w:rsidR="000373D4">
        <w:rPr>
          <w:rStyle w:val="CommentReference"/>
          <w:rFonts w:ascii="Times New Roman" w:hAnsi="Times New Roman" w:cs="Times New Roman"/>
          <w:sz w:val="24"/>
          <w:szCs w:val="24"/>
        </w:rPr>
        <w:commentReference w:id="5"/>
      </w:r>
      <w:r>
        <w:rPr>
          <w:rFonts w:ascii="Times New Roman" w:hAnsi="Times New Roman" w:cs="Times New Roman"/>
        </w:rPr>
        <w:t xml:space="preserve">, adding an additional dimension of variation that may contribute to evolvability (Kingsolver and Buckley, 2017). For example, Geerts et al. (2015) demonstrated that clonal lineages of the water flea </w:t>
      </w:r>
      <w:r>
        <w:rPr>
          <w:rFonts w:ascii="Times New Roman" w:hAnsi="Times New Roman" w:cs="Times New Roman"/>
          <w:i/>
          <w:iCs/>
        </w:rPr>
        <w:t>Daphnia magna</w:t>
      </w:r>
      <w:r>
        <w:rPr>
          <w:rFonts w:ascii="Times New Roman" w:hAnsi="Times New Roman" w:cs="Times New Roman"/>
        </w:rPr>
        <w:t xml:space="preserve"> differed genetically in their thermal tolerance, and that tolerance increased rapidly in populations subjected to a sustained +4 °C warming treatment relative to ambient controls. Resurrection ecology further confirmed that the natural </w:t>
      </w:r>
      <w:r>
        <w:rPr>
          <w:rFonts w:ascii="Times New Roman" w:hAnsi="Times New Roman" w:cs="Times New Roman"/>
          <w:i/>
          <w:iCs/>
        </w:rPr>
        <w:t>Daphnia</w:t>
      </w:r>
      <w:r>
        <w:rPr>
          <w:rFonts w:ascii="Times New Roman" w:hAnsi="Times New Roman" w:cs="Times New Roman"/>
          <w:iCs/>
        </w:rPr>
        <w:t xml:space="preserve"> populations had already evolved higher thermal tolerance over just four decades of climate warming. This capacity for rapid genetic shifts in thermal response exemplifies that variation among individuals in how they respond to temperature can be critical for evolvability.</w:t>
      </w:r>
    </w:p>
    <w:p w14:paraId="04E9A50D" w14:textId="45146419"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 xml:space="preserve">Selection for broader plastic potential as a response to changes in temperature may be stronger in some </w:t>
      </w:r>
      <w:r w:rsidR="00F87C66">
        <w:rPr>
          <w:rFonts w:ascii="Times New Roman" w:hAnsi="Times New Roman" w:cs="Times New Roman"/>
        </w:rPr>
        <w:t xml:space="preserve">spatially defined </w:t>
      </w:r>
      <w:r>
        <w:rPr>
          <w:rFonts w:ascii="Times New Roman" w:hAnsi="Times New Roman" w:cs="Times New Roman"/>
        </w:rPr>
        <w:t>microclimates than others</w:t>
      </w:r>
      <w:r w:rsidR="00400907">
        <w:rPr>
          <w:rFonts w:ascii="Times New Roman" w:hAnsi="Times New Roman" w:cs="Times New Roman"/>
        </w:rPr>
        <w:t xml:space="preserve"> (Scheiner, 2013; King</w:t>
      </w:r>
      <w:r w:rsidR="00D457CD">
        <w:rPr>
          <w:rFonts w:ascii="Times New Roman" w:hAnsi="Times New Roman" w:cs="Times New Roman"/>
        </w:rPr>
        <w:t xml:space="preserve"> and </w:t>
      </w:r>
      <w:r w:rsidR="00D457CD" w:rsidRPr="00D457CD">
        <w:rPr>
          <w:rFonts w:ascii="Times New Roman" w:hAnsi="Times New Roman" w:cs="Times New Roman"/>
        </w:rPr>
        <w:t>Hadfield</w:t>
      </w:r>
      <w:r w:rsidR="00400907">
        <w:rPr>
          <w:rFonts w:ascii="Times New Roman" w:hAnsi="Times New Roman" w:cs="Times New Roman"/>
        </w:rPr>
        <w:t>, 201</w:t>
      </w:r>
      <w:r w:rsidR="00D457CD">
        <w:rPr>
          <w:rFonts w:ascii="Times New Roman" w:hAnsi="Times New Roman" w:cs="Times New Roman"/>
        </w:rPr>
        <w:t>9</w:t>
      </w:r>
      <w:r w:rsidR="00400907">
        <w:rPr>
          <w:rFonts w:ascii="Times New Roman" w:hAnsi="Times New Roman" w:cs="Times New Roman"/>
        </w:rPr>
        <w:t>)</w:t>
      </w:r>
      <w:r>
        <w:rPr>
          <w:rFonts w:ascii="Times New Roman" w:hAnsi="Times New Roman" w:cs="Times New Roman"/>
        </w:rPr>
        <w:t>.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w:t>
      </w:r>
      <w:r>
        <w:rPr>
          <w:rFonts w:ascii="Times New Roman" w:hAnsi="Times New Roman" w:cs="Times New Roman"/>
        </w:rPr>
        <w:lastRenderedPageBreak/>
        <w:t>among</w:t>
      </w:r>
      <w:r w:rsidR="006D6395">
        <w:rPr>
          <w:rFonts w:ascii="Times New Roman" w:hAnsi="Times New Roman" w:cs="Times New Roman"/>
        </w:rPr>
        <w:t>,</w:t>
      </w:r>
      <w:r>
        <w:rPr>
          <w:rFonts w:ascii="Times New Roman" w:hAnsi="Times New Roman" w:cs="Times New Roman"/>
        </w:rPr>
        <w:t xml:space="preserve"> microclim</w:t>
      </w:r>
      <w:commentRangeStart w:id="6"/>
      <w:r>
        <w:rPr>
          <w:rFonts w:ascii="Times New Roman" w:hAnsi="Times New Roman" w:cs="Times New Roman"/>
        </w:rPr>
        <w:t>at</w:t>
      </w:r>
      <w:commentRangeEnd w:id="6"/>
      <w:r w:rsidR="0071469B">
        <w:rPr>
          <w:rStyle w:val="CommentReference"/>
          <w:rFonts w:ascii="Times New Roman" w:hAnsi="Times New Roman" w:cs="Times New Roman"/>
          <w:sz w:val="24"/>
          <w:szCs w:val="24"/>
        </w:rPr>
        <w:commentReference w:id="6"/>
      </w:r>
      <w:r>
        <w:rPr>
          <w:rFonts w:ascii="Times New Roman" w:hAnsi="Times New Roman" w:cs="Times New Roman"/>
        </w:rPr>
        <w:t>es</w:t>
      </w:r>
      <w:r w:rsidR="00400907">
        <w:rPr>
          <w:rFonts w:ascii="Times New Roman" w:hAnsi="Times New Roman" w:cs="Times New Roman"/>
        </w:rPr>
        <w:t xml:space="preserve"> (Lenormand, 2002)</w:t>
      </w:r>
      <w:r>
        <w:rPr>
          <w:rFonts w:ascii="Times New Roman" w:hAnsi="Times New Roman" w:cs="Times New Roman"/>
        </w:rPr>
        <w:t xml:space="preserve">. </w:t>
      </w:r>
      <w:r w:rsidR="0061680A">
        <w:rPr>
          <w:rFonts w:ascii="Times New Roman" w:hAnsi="Times New Roman" w:cs="Times New Roman"/>
        </w:rPr>
        <w:t>S</w:t>
      </w:r>
      <w:r w:rsidR="0031537A" w:rsidRPr="0031537A">
        <w:rPr>
          <w:rFonts w:ascii="Times New Roman" w:hAnsi="Times New Roman" w:cs="Times New Roman"/>
        </w:rPr>
        <w:t xml:space="preserve">tanding genetic variation is often structured across multiple spatial scales rather than forming a homogeneous pool (Bolnick et al. 2011; Violle et al. 2012). This structure can manifest within individuals as </w:t>
      </w:r>
      <w:r w:rsidR="0071469B">
        <w:rPr>
          <w:rFonts w:ascii="Times New Roman" w:hAnsi="Times New Roman" w:cs="Times New Roman"/>
        </w:rPr>
        <w:t>an acc</w:t>
      </w:r>
      <w:commentRangeStart w:id="7"/>
      <w:r w:rsidR="0071469B">
        <w:rPr>
          <w:rFonts w:ascii="Times New Roman" w:hAnsi="Times New Roman" w:cs="Times New Roman"/>
        </w:rPr>
        <w:t>lim</w:t>
      </w:r>
      <w:commentRangeEnd w:id="7"/>
      <w:r w:rsidR="0071469B">
        <w:rPr>
          <w:rStyle w:val="CommentReference"/>
          <w:rFonts w:ascii="Times New Roman" w:hAnsi="Times New Roman" w:cs="Times New Roman"/>
          <w:sz w:val="24"/>
          <w:szCs w:val="24"/>
        </w:rPr>
        <w:commentReference w:id="7"/>
      </w:r>
      <w:r w:rsidR="0071469B">
        <w:rPr>
          <w:rFonts w:ascii="Times New Roman" w:hAnsi="Times New Roman" w:cs="Times New Roman"/>
        </w:rPr>
        <w:t xml:space="preserve">ation </w:t>
      </w:r>
      <w:r w:rsidR="0031537A" w:rsidRPr="0031537A">
        <w:rPr>
          <w:rFonts w:ascii="Times New Roman" w:hAnsi="Times New Roman" w:cs="Times New Roman"/>
        </w:rPr>
        <w:t>response, among individuals within populations</w:t>
      </w:r>
      <w:r w:rsidR="0071469B">
        <w:rPr>
          <w:rFonts w:ascii="Times New Roman" w:hAnsi="Times New Roman" w:cs="Times New Roman"/>
        </w:rPr>
        <w:t xml:space="preserve"> as an adaptive response</w:t>
      </w:r>
      <w:r w:rsidR="0031537A" w:rsidRPr="0031537A">
        <w:rPr>
          <w:rFonts w:ascii="Times New Roman" w:hAnsi="Times New Roman" w:cs="Times New Roman"/>
        </w:rPr>
        <w:t>, and</w:t>
      </w:r>
      <w:r w:rsidR="0071469B">
        <w:rPr>
          <w:rFonts w:ascii="Times New Roman" w:hAnsi="Times New Roman" w:cs="Times New Roman"/>
        </w:rPr>
        <w:t>/or</w:t>
      </w:r>
      <w:r w:rsidR="0031537A" w:rsidRPr="0031537A">
        <w:rPr>
          <w:rFonts w:ascii="Times New Roman" w:hAnsi="Times New Roman" w:cs="Times New Roman"/>
        </w:rPr>
        <w:t xml:space="preserve"> among populations</w:t>
      </w:r>
      <w:r w:rsidR="0071469B">
        <w:rPr>
          <w:rFonts w:ascii="Times New Roman" w:hAnsi="Times New Roman" w:cs="Times New Roman"/>
        </w:rPr>
        <w:t xml:space="preserve"> in a geographic mosaic of </w:t>
      </w:r>
      <w:commentRangeStart w:id="8"/>
      <w:r w:rsidR="0071469B">
        <w:rPr>
          <w:rFonts w:ascii="Times New Roman" w:hAnsi="Times New Roman" w:cs="Times New Roman"/>
        </w:rPr>
        <w:t>adaptive res</w:t>
      </w:r>
      <w:commentRangeEnd w:id="8"/>
      <w:r w:rsidR="0071469B">
        <w:rPr>
          <w:rStyle w:val="CommentReference"/>
          <w:rFonts w:ascii="Times New Roman" w:hAnsi="Times New Roman" w:cs="Times New Roman"/>
          <w:sz w:val="24"/>
          <w:szCs w:val="24"/>
        </w:rPr>
        <w:commentReference w:id="8"/>
      </w:r>
      <w:r w:rsidR="0071469B">
        <w:rPr>
          <w:rFonts w:ascii="Times New Roman" w:hAnsi="Times New Roman" w:cs="Times New Roman"/>
        </w:rPr>
        <w:t>ponses</w:t>
      </w:r>
      <w:r w:rsidR="00E56A13">
        <w:rPr>
          <w:rFonts w:ascii="Times New Roman" w:hAnsi="Times New Roman" w:cs="Times New Roman"/>
        </w:rPr>
        <w:t xml:space="preserve"> (Thompson, </w:t>
      </w:r>
      <w:r w:rsidR="006F70F9">
        <w:rPr>
          <w:rFonts w:ascii="Times New Roman" w:hAnsi="Times New Roman" w:cs="Times New Roman"/>
        </w:rPr>
        <w:t>199</w:t>
      </w:r>
      <w:r w:rsidR="00E56A13">
        <w:rPr>
          <w:rFonts w:ascii="Times New Roman" w:hAnsi="Times New Roman" w:cs="Times New Roman"/>
        </w:rPr>
        <w:t>9)</w:t>
      </w:r>
      <w:r w:rsidR="00C90DA2">
        <w:rPr>
          <w:rFonts w:ascii="Times New Roman" w:hAnsi="Times New Roman" w:cs="Times New Roman"/>
        </w:rPr>
        <w:t xml:space="preserve">. </w:t>
      </w:r>
      <w:commentRangeStart w:id="9"/>
      <w:r w:rsidR="00C90DA2">
        <w:rPr>
          <w:rFonts w:ascii="Times New Roman" w:hAnsi="Times New Roman" w:cs="Times New Roman"/>
        </w:rPr>
        <w:t>Th</w:t>
      </w:r>
      <w:commentRangeEnd w:id="9"/>
      <w:r w:rsidR="0071469B">
        <w:rPr>
          <w:rStyle w:val="CommentReference"/>
          <w:rFonts w:ascii="Times New Roman" w:hAnsi="Times New Roman" w:cs="Times New Roman"/>
          <w:sz w:val="24"/>
          <w:szCs w:val="24"/>
        </w:rPr>
        <w:commentReference w:id="9"/>
      </w:r>
      <w:r w:rsidR="0061680A">
        <w:rPr>
          <w:rFonts w:ascii="Times New Roman" w:hAnsi="Times New Roman" w:cs="Times New Roman"/>
        </w:rPr>
        <w:t>ese</w:t>
      </w:r>
      <w:r w:rsidR="0031537A" w:rsidRPr="0031537A">
        <w:rPr>
          <w:rFonts w:ascii="Times New Roman" w:hAnsi="Times New Roman" w:cs="Times New Roman"/>
        </w:rPr>
        <w:t xml:space="preserve"> pattern</w:t>
      </w:r>
      <w:r w:rsidR="0061680A">
        <w:rPr>
          <w:rFonts w:ascii="Times New Roman" w:hAnsi="Times New Roman" w:cs="Times New Roman"/>
        </w:rPr>
        <w:t xml:space="preserve">s </w:t>
      </w:r>
      <w:r w:rsidR="00D47060">
        <w:rPr>
          <w:rFonts w:ascii="Times New Roman" w:hAnsi="Times New Roman" w:cs="Times New Roman"/>
        </w:rPr>
        <w:t>ha</w:t>
      </w:r>
      <w:r w:rsidR="0061680A">
        <w:rPr>
          <w:rFonts w:ascii="Times New Roman" w:hAnsi="Times New Roman" w:cs="Times New Roman"/>
        </w:rPr>
        <w:t>ve</w:t>
      </w:r>
      <w:r w:rsidR="00D47060">
        <w:rPr>
          <w:rFonts w:ascii="Times New Roman" w:hAnsi="Times New Roman" w:cs="Times New Roman"/>
        </w:rPr>
        <w:t xml:space="preserve">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w:t>
      </w:r>
      <w:r w:rsidR="006F4761">
        <w:rPr>
          <w:rFonts w:ascii="Times New Roman" w:hAnsi="Times New Roman" w:cs="Times New Roman"/>
        </w:rPr>
        <w:t>evolvability</w:t>
      </w:r>
      <w:r w:rsidR="0031537A" w:rsidRPr="0031537A">
        <w:rPr>
          <w:rFonts w:ascii="Times New Roman" w:hAnsi="Times New Roman" w:cs="Times New Roman"/>
        </w:rPr>
        <w:t xml:space="preserve">, since the spatial scale at which variation resides shapes how effectively selection can </w:t>
      </w:r>
      <w:commentRangeStart w:id="10"/>
      <w:commentRangeStart w:id="11"/>
      <w:r w:rsidR="0031537A" w:rsidRPr="0031537A">
        <w:rPr>
          <w:rFonts w:ascii="Times New Roman" w:hAnsi="Times New Roman" w:cs="Times New Roman"/>
        </w:rPr>
        <w:t xml:space="preserve">drive rapid adaptation </w:t>
      </w:r>
      <w:commentRangeEnd w:id="10"/>
      <w:r w:rsidR="0071469B" w:rsidRPr="0031537A">
        <w:rPr>
          <w:rStyle w:val="CommentReference"/>
          <w:rFonts w:ascii="Times New Roman" w:hAnsi="Times New Roman" w:cs="Times New Roman"/>
          <w:sz w:val="24"/>
          <w:szCs w:val="24"/>
        </w:rPr>
        <w:commentReference w:id="10"/>
      </w:r>
      <w:commentRangeEnd w:id="11"/>
      <w:r w:rsidR="00807342" w:rsidRPr="0031537A">
        <w:rPr>
          <w:rStyle w:val="CommentReference"/>
          <w:rFonts w:ascii="Times New Roman" w:hAnsi="Times New Roman" w:cs="Times New Roman"/>
          <w:sz w:val="24"/>
          <w:szCs w:val="24"/>
        </w:rPr>
        <w:commentReference w:id="11"/>
      </w:r>
      <w:r w:rsidR="0031537A" w:rsidRPr="0031537A">
        <w:rPr>
          <w:rFonts w:ascii="Times New Roman" w:hAnsi="Times New Roman" w:cs="Times New Roman"/>
        </w:rPr>
        <w:t xml:space="preserve">to environmental change (Conover </w:t>
      </w:r>
      <w:r w:rsidR="0051378B">
        <w:rPr>
          <w:rFonts w:ascii="Times New Roman" w:hAnsi="Times New Roman" w:cs="Times New Roman"/>
        </w:rPr>
        <w:t xml:space="preserve">et al., </w:t>
      </w:r>
      <w:r w:rsidR="0031537A" w:rsidRPr="0031537A">
        <w:rPr>
          <w:rFonts w:ascii="Times New Roman" w:hAnsi="Times New Roman" w:cs="Times New Roman"/>
        </w:rPr>
        <w:t>20</w:t>
      </w:r>
      <w:r w:rsidR="0051378B">
        <w:rPr>
          <w:rFonts w:ascii="Times New Roman" w:hAnsi="Times New Roman" w:cs="Times New Roman"/>
        </w:rPr>
        <w:t>09</w:t>
      </w:r>
      <w:r w:rsidR="0031537A" w:rsidRPr="0031537A">
        <w:rPr>
          <w:rFonts w:ascii="Times New Roman" w:hAnsi="Times New Roman" w:cs="Times New Roman"/>
        </w:rPr>
        <w:t>; Buckley and Kingsolver 2021).</w:t>
      </w:r>
      <w:r w:rsidR="007D7E64">
        <w:rPr>
          <w:rFonts w:ascii="Times New Roman" w:hAnsi="Times New Roman" w:cs="Times New Roman"/>
        </w:rPr>
        <w:t xml:space="preserve"> </w:t>
      </w:r>
      <w:r w:rsidR="0031537A" w:rsidRPr="0031537A">
        <w:rPr>
          <w:rFonts w:ascii="Times New Roman" w:hAnsi="Times New Roman" w:cs="Times New Roman"/>
        </w:rPr>
        <w:t xml:space="preserve">In spatially structured populations, therefore, assessing </w:t>
      </w:r>
      <w:r w:rsidR="006F4761">
        <w:rPr>
          <w:rFonts w:ascii="Times New Roman" w:hAnsi="Times New Roman" w:cs="Times New Roman"/>
        </w:rPr>
        <w:t>evolvability</w:t>
      </w:r>
      <w:r w:rsidR="0031537A" w:rsidRPr="0031537A">
        <w:rPr>
          <w:rFonts w:ascii="Times New Roman" w:hAnsi="Times New Roman" w:cs="Times New Roman"/>
        </w:rPr>
        <w:t xml:space="preserve">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F73136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 xml:space="preserve">are in turn predated by the larvae of </w:t>
      </w:r>
      <w:r w:rsidR="0071469B">
        <w:rPr>
          <w:rFonts w:ascii="Times New Roman" w:hAnsi="Times New Roman" w:cs="Times New Roman"/>
        </w:rPr>
        <w:t xml:space="preserve">specialist </w:t>
      </w:r>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commentRangeStart w:id="12"/>
      <w:r w:rsidR="0061680A">
        <w:rPr>
          <w:rFonts w:ascii="Times New Roman" w:hAnsi="Times New Roman" w:cs="Times New Roman"/>
        </w:rPr>
        <w:t xml:space="preserve">Fish and </w:t>
      </w:r>
      <w:commentRangeEnd w:id="12"/>
      <w:r w:rsidR="0061680A">
        <w:rPr>
          <w:rStyle w:val="CommentReference"/>
          <w:rFonts w:ascii="Times New Roman" w:hAnsi="Times New Roman" w:cs="Times New Roman"/>
          <w:sz w:val="24"/>
          <w:szCs w:val="24"/>
        </w:rPr>
        <w:commentReference w:id="12"/>
      </w:r>
      <w:r w:rsidR="0061680A">
        <w:rPr>
          <w:rFonts w:ascii="Times New Roman" w:hAnsi="Times New Roman" w:cs="Times New Roman"/>
        </w:rPr>
        <w:t xml:space="preserve">Hall, 1978; Miller and terHorst, 2012; </w:t>
      </w:r>
      <w:r w:rsidR="00A40714" w:rsidRPr="00A40714">
        <w:rPr>
          <w:rFonts w:ascii="Times New Roman" w:hAnsi="Times New Roman" w:cs="Times New Roman"/>
        </w:rPr>
        <w:t>Cuellar-Gempeler</w:t>
      </w:r>
      <w:r w:rsidR="00A40714">
        <w:rPr>
          <w:rFonts w:ascii="Times New Roman" w:hAnsi="Times New Roman" w:cs="Times New Roman"/>
        </w:rPr>
        <w:t xml:space="preserve"> et al., 2025)</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w:t>
      </w:r>
      <w:r w:rsidR="0090155B">
        <w:rPr>
          <w:rFonts w:ascii="Times New Roman" w:hAnsi="Times New Roman" w:cs="Times New Roman"/>
        </w:rPr>
        <w:lastRenderedPageBreak/>
        <w:t xml:space="preserve">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r w:rsidR="004C2048">
        <w:rPr>
          <w:rFonts w:ascii="Times New Roman" w:hAnsi="Times New Roman" w:cs="Times New Roman"/>
        </w:rPr>
        <w:t xml:space="preserve">the </w:t>
      </w:r>
      <w:r w:rsidR="006C1CAC">
        <w:rPr>
          <w:rFonts w:ascii="Times New Roman" w:hAnsi="Times New Roman" w:cs="Times New Roman"/>
        </w:rPr>
        <w:t xml:space="preserve">Apalachicola </w:t>
      </w:r>
      <w:r w:rsidR="004C2048">
        <w:rPr>
          <w:rFonts w:ascii="Times New Roman" w:hAnsi="Times New Roman" w:cs="Times New Roman"/>
        </w:rPr>
        <w:t xml:space="preserve">National Forest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w:t>
      </w:r>
      <w:r w:rsidR="005174DF">
        <w:rPr>
          <w:rFonts w:ascii="Times New Roman" w:hAnsi="Times New Roman" w:cs="Times New Roman"/>
        </w:rPr>
        <w:t>6</w:t>
      </w:r>
      <w:r w:rsidR="0090155B">
        <w:rPr>
          <w:rFonts w:ascii="Times New Roman" w:hAnsi="Times New Roman" w:cs="Times New Roman"/>
        </w:rPr>
        <w:t>),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30F6CE54" w:rsidR="003C7F52" w:rsidRPr="00C01A60" w:rsidRDefault="003C389D" w:rsidP="002A0AE3">
      <w:pPr>
        <w:spacing w:after="0" w:line="480" w:lineRule="auto"/>
        <w:ind w:firstLine="720"/>
        <w:rPr>
          <w:rFonts w:ascii="Times New Roman" w:hAnsi="Times New Roman" w:cs="Times New Roman"/>
        </w:rPr>
      </w:pPr>
      <w:r>
        <w:rPr>
          <w:rFonts w:ascii="Times New Roman" w:hAnsi="Times New Roman" w:cs="Times New Roman"/>
        </w:rPr>
        <w:t>Although</w:t>
      </w:r>
      <w:r w:rsidR="003C7F52">
        <w:rPr>
          <w:rFonts w:ascii="Times New Roman" w:hAnsi="Times New Roman" w:cs="Times New Roman"/>
        </w:rPr>
        <w:t xml:space="preserve"> </w:t>
      </w:r>
      <w:commentRangeStart w:id="13"/>
      <w:r w:rsidR="003C7F52">
        <w:rPr>
          <w:rFonts w:ascii="Times New Roman" w:hAnsi="Times New Roman" w:cs="Times New Roman"/>
        </w:rPr>
        <w:t xml:space="preserve">the threats to </w:t>
      </w:r>
      <w:r w:rsidR="003C7F52">
        <w:rPr>
          <w:rFonts w:ascii="Times New Roman" w:hAnsi="Times New Roman" w:cs="Times New Roman"/>
          <w:i/>
          <w:iCs/>
        </w:rPr>
        <w:t xml:space="preserve">S. </w:t>
      </w:r>
      <w:r w:rsidR="003C7F52" w:rsidRPr="00954C2D">
        <w:rPr>
          <w:rFonts w:ascii="Times New Roman" w:hAnsi="Times New Roman" w:cs="Times New Roman"/>
          <w:i/>
          <w:iCs/>
        </w:rPr>
        <w:t>purpurea</w:t>
      </w:r>
      <w:r w:rsidR="003C7F52">
        <w:rPr>
          <w:rFonts w:ascii="Times New Roman" w:hAnsi="Times New Roman" w:cs="Times New Roman"/>
        </w:rPr>
        <w:t xml:space="preserve"> populations are </w:t>
      </w:r>
      <w:r w:rsidR="003C7F52" w:rsidRPr="00954C2D">
        <w:rPr>
          <w:rFonts w:ascii="Times New Roman" w:hAnsi="Times New Roman" w:cs="Times New Roman"/>
        </w:rPr>
        <w:t>well</w:t>
      </w:r>
      <w:r w:rsidR="003C7F52">
        <w:rPr>
          <w:rFonts w:ascii="Times New Roman" w:hAnsi="Times New Roman" w:cs="Times New Roman"/>
        </w:rPr>
        <w:t>-documented</w:t>
      </w:r>
      <w:commentRangeEnd w:id="13"/>
      <w:r w:rsidR="000373D4">
        <w:rPr>
          <w:rStyle w:val="CommentReference"/>
          <w:rFonts w:ascii="Times New Roman" w:hAnsi="Times New Roman" w:cs="Times New Roman"/>
          <w:i/>
          <w:iCs/>
          <w:sz w:val="24"/>
          <w:szCs w:val="24"/>
        </w:rPr>
        <w:commentReference w:id="13"/>
      </w:r>
      <w:r w:rsidR="003C7F52">
        <w:rPr>
          <w:rFonts w:ascii="Times New Roman" w:hAnsi="Times New Roman" w:cs="Times New Roman"/>
          <w:i/>
          <w:iCs/>
        </w:rPr>
        <w:t>,</w:t>
      </w:r>
      <w:r w:rsidR="003C7F52">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sidR="003C7F52">
        <w:rPr>
          <w:rFonts w:ascii="Times New Roman" w:hAnsi="Times New Roman" w:cs="Times New Roman"/>
        </w:rPr>
        <w:t xml:space="preserve">focus almost exclusively on the mosquito </w:t>
      </w:r>
      <w:r w:rsidR="003C7F52">
        <w:rPr>
          <w:rFonts w:ascii="Times New Roman" w:hAnsi="Times New Roman" w:cs="Times New Roman"/>
          <w:i/>
          <w:iCs/>
        </w:rPr>
        <w:t>Wyeomyia smithii.</w:t>
      </w:r>
      <w:r w:rsidR="003C7F52">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sidR="003C7F52">
        <w:rPr>
          <w:rFonts w:ascii="Times New Roman" w:hAnsi="Times New Roman" w:cs="Times New Roman"/>
        </w:rPr>
        <w:t xml:space="preserve">first to demonstrate </w:t>
      </w:r>
      <w:r w:rsidR="006D7567">
        <w:rPr>
          <w:rFonts w:ascii="Times New Roman" w:hAnsi="Times New Roman" w:cs="Times New Roman"/>
        </w:rPr>
        <w:t>an</w:t>
      </w:r>
      <w:r w:rsidR="003C7F52">
        <w:rPr>
          <w:rFonts w:ascii="Times New Roman" w:hAnsi="Times New Roman" w:cs="Times New Roman"/>
        </w:rPr>
        <w:t xml:space="preserve"> evolutionary response driven by rapid climate change, wherein </w:t>
      </w:r>
      <w:r w:rsidR="003C7F52">
        <w:rPr>
          <w:rFonts w:ascii="Times New Roman" w:hAnsi="Times New Roman" w:cs="Times New Roman"/>
          <w:i/>
          <w:iCs/>
        </w:rPr>
        <w:t>W. smithii</w:t>
      </w:r>
      <w:r w:rsidR="003C7F52">
        <w:rPr>
          <w:rFonts w:ascii="Times New Roman" w:hAnsi="Times New Roman" w:cs="Times New Roman"/>
        </w:rPr>
        <w:t xml:space="preserve"> populations </w:t>
      </w:r>
      <w:r w:rsidR="004C2048">
        <w:rPr>
          <w:rFonts w:ascii="Times New Roman" w:hAnsi="Times New Roman" w:cs="Times New Roman"/>
        </w:rPr>
        <w:t xml:space="preserve">in warmer springs and summers </w:t>
      </w:r>
      <w:r w:rsidR="003C7F52">
        <w:rPr>
          <w:rFonts w:ascii="Times New Roman" w:hAnsi="Times New Roman" w:cs="Times New Roman"/>
        </w:rPr>
        <w:t>shifted their genetically controlled photoperiodic response</w:t>
      </w:r>
      <w:r w:rsidR="004C2048">
        <w:rPr>
          <w:rFonts w:ascii="Times New Roman" w:hAnsi="Times New Roman" w:cs="Times New Roman"/>
        </w:rPr>
        <w:t xml:space="preserve"> to fit an extra generation within a year</w:t>
      </w:r>
      <w:r w:rsidR="003C7F52">
        <w:rPr>
          <w:rFonts w:ascii="Times New Roman" w:hAnsi="Times New Roman" w:cs="Times New Roman"/>
        </w:rPr>
        <w:t xml:space="preserve">. To date, </w:t>
      </w:r>
      <w:r w:rsidR="003C7F52">
        <w:rPr>
          <w:rFonts w:ascii="Times New Roman" w:hAnsi="Times New Roman" w:cs="Times New Roman"/>
          <w:i/>
          <w:iCs/>
        </w:rPr>
        <w:t>W. smithii</w:t>
      </w:r>
      <w:r w:rsidR="003C7F52">
        <w:rPr>
          <w:rFonts w:ascii="Times New Roman" w:hAnsi="Times New Roman" w:cs="Times New Roman"/>
        </w:rPr>
        <w:t xml:space="preserve"> continues to be the premier model organism with which to study photoperiodism (reviewed by Bradshaw and Holzapfel, 2017). However, </w:t>
      </w:r>
      <w:r w:rsidR="00807342">
        <w:rPr>
          <w:rFonts w:ascii="Times New Roman" w:hAnsi="Times New Roman" w:cs="Times New Roman"/>
        </w:rPr>
        <w:t>few</w:t>
      </w:r>
      <w:commentRangeStart w:id="14"/>
      <w:commentRangeStart w:id="15"/>
      <w:r w:rsidR="003C7F52">
        <w:rPr>
          <w:rFonts w:ascii="Times New Roman" w:hAnsi="Times New Roman" w:cs="Times New Roman"/>
        </w:rPr>
        <w:t xml:space="preserve"> studies </w:t>
      </w:r>
      <w:commentRangeEnd w:id="14"/>
      <w:r w:rsidR="004C2048">
        <w:rPr>
          <w:rStyle w:val="CommentReference"/>
          <w:rFonts w:ascii="Times New Roman" w:hAnsi="Times New Roman" w:cs="Times New Roman"/>
          <w:sz w:val="24"/>
          <w:szCs w:val="24"/>
        </w:rPr>
        <w:commentReference w:id="14"/>
      </w:r>
      <w:commentRangeEnd w:id="15"/>
      <w:r w:rsidR="00807342">
        <w:rPr>
          <w:rStyle w:val="CommentReference"/>
          <w:rFonts w:ascii="Times New Roman" w:hAnsi="Times New Roman" w:cs="Times New Roman"/>
          <w:sz w:val="24"/>
          <w:szCs w:val="24"/>
        </w:rPr>
        <w:commentReference w:id="15"/>
      </w:r>
      <w:r w:rsidR="003C7F52">
        <w:rPr>
          <w:rFonts w:ascii="Times New Roman" w:hAnsi="Times New Roman" w:cs="Times New Roman"/>
        </w:rPr>
        <w:t xml:space="preserve">have explored the effects of climate change on members of the </w:t>
      </w:r>
      <w:r w:rsidR="003C7F52">
        <w:rPr>
          <w:rFonts w:ascii="Times New Roman" w:hAnsi="Times New Roman" w:cs="Times New Roman"/>
          <w:i/>
          <w:iCs/>
        </w:rPr>
        <w:t>S. purpurea</w:t>
      </w:r>
      <w:r w:rsidR="003C7F52">
        <w:rPr>
          <w:rFonts w:ascii="Times New Roman" w:hAnsi="Times New Roman" w:cs="Times New Roman"/>
        </w:rPr>
        <w:t xml:space="preserve"> inquiline community</w:t>
      </w:r>
      <w:r w:rsidR="00807342">
        <w:rPr>
          <w:rFonts w:ascii="Times New Roman" w:hAnsi="Times New Roman" w:cs="Times New Roman"/>
        </w:rPr>
        <w:t xml:space="preserve"> other than </w:t>
      </w:r>
      <w:r w:rsidR="00807342">
        <w:rPr>
          <w:rFonts w:ascii="Times New Roman" w:hAnsi="Times New Roman" w:cs="Times New Roman"/>
          <w:i/>
          <w:iCs/>
        </w:rPr>
        <w:t>W. smithii</w:t>
      </w:r>
      <w:r w:rsidR="00807342">
        <w:rPr>
          <w:rFonts w:ascii="Times New Roman" w:hAnsi="Times New Roman" w:cs="Times New Roman"/>
        </w:rPr>
        <w:t xml:space="preserve"> (but see Zander et al., 2017)</w:t>
      </w:r>
      <w:r w:rsidR="00291035">
        <w:rPr>
          <w:rFonts w:ascii="Times New Roman" w:hAnsi="Times New Roman" w:cs="Times New Roman"/>
        </w:rPr>
        <w:t>.</w:t>
      </w:r>
      <w:r w:rsidR="003C7F52">
        <w:rPr>
          <w:rFonts w:ascii="Times New Roman" w:hAnsi="Times New Roman" w:cs="Times New Roman"/>
        </w:rPr>
        <w:t xml:space="preserve"> </w:t>
      </w:r>
      <w:r w:rsidR="00C01A60">
        <w:rPr>
          <w:rFonts w:ascii="Times New Roman" w:hAnsi="Times New Roman" w:cs="Times New Roman"/>
        </w:rPr>
        <w:t xml:space="preserve">The consistency of inquiline community composition across the broad geographic range of </w:t>
      </w:r>
      <w:r w:rsidR="00C01A60">
        <w:rPr>
          <w:rFonts w:ascii="Times New Roman" w:hAnsi="Times New Roman" w:cs="Times New Roman"/>
          <w:i/>
          <w:iCs/>
        </w:rPr>
        <w:t>S. purpurea</w:t>
      </w:r>
      <w:r w:rsidR="00C01A60">
        <w:rPr>
          <w:rFonts w:ascii="Times New Roman" w:hAnsi="Times New Roman" w:cs="Times New Roman"/>
        </w:rPr>
        <w:t xml:space="preserve"> (Buckley et al., 2010) might suggest that inquiline species are sufficiently plastic to cope with climate-driven warming. Whether this consistency reflects phenotypic plasticity, local adaptation, or simply a lack of thermal sensitivity remains untested, and the evolvability of individual community members under directional warming is unknown. </w:t>
      </w:r>
    </w:p>
    <w:p w14:paraId="2E0BF7C8" w14:textId="5817A8AD" w:rsidR="00D9589D" w:rsidRDefault="00905532" w:rsidP="002A0AE3">
      <w:pPr>
        <w:spacing w:after="0" w:line="480" w:lineRule="auto"/>
        <w:ind w:firstLine="720"/>
        <w:rPr>
          <w:rFonts w:ascii="Times New Roman" w:hAnsi="Times New Roman" w:cs="Times New Roman"/>
        </w:rPr>
      </w:pPr>
      <w:commentRangeStart w:id="16"/>
      <w:r w:rsidRPr="00905532">
        <w:rPr>
          <w:rFonts w:ascii="Times New Roman" w:hAnsi="Times New Roman" w:cs="Times New Roman"/>
        </w:rPr>
        <w:t>This lack of attention</w:t>
      </w:r>
      <w:r>
        <w:rPr>
          <w:rFonts w:ascii="Times New Roman" w:hAnsi="Times New Roman" w:cs="Times New Roman"/>
        </w:rPr>
        <w:t xml:space="preserve"> is sur</w:t>
      </w:r>
      <w:commentRangeStart w:id="17"/>
      <w:commentRangeStart w:id="18"/>
      <w:r>
        <w:rPr>
          <w:rFonts w:ascii="Times New Roman" w:hAnsi="Times New Roman" w:cs="Times New Roman"/>
        </w:rPr>
        <w:t>prisi</w:t>
      </w:r>
      <w:commentRangeEnd w:id="17"/>
      <w:r w:rsidR="00170C23">
        <w:rPr>
          <w:rStyle w:val="CommentReference"/>
          <w:rFonts w:ascii="Times New Roman" w:hAnsi="Times New Roman" w:cs="Times New Roman"/>
          <w:sz w:val="24"/>
          <w:szCs w:val="24"/>
        </w:rPr>
        <w:commentReference w:id="17"/>
      </w:r>
      <w:commentRangeEnd w:id="18"/>
      <w:r w:rsidR="00C01A60">
        <w:rPr>
          <w:rStyle w:val="CommentReference"/>
          <w:rFonts w:ascii="Times New Roman" w:hAnsi="Times New Roman" w:cs="Times New Roman"/>
          <w:sz w:val="24"/>
          <w:szCs w:val="24"/>
        </w:rPr>
        <w:commentReference w:id="18"/>
      </w:r>
      <w:r>
        <w:rPr>
          <w:rFonts w:ascii="Times New Roman" w:hAnsi="Times New Roman" w:cs="Times New Roman"/>
        </w:rPr>
        <w:t>ng</w:t>
      </w:r>
      <w:commentRangeEnd w:id="16"/>
      <w:r w:rsidR="000373D4">
        <w:rPr>
          <w:rStyle w:val="CommentReference"/>
          <w:rFonts w:ascii="Times New Roman" w:hAnsi="Times New Roman" w:cs="Times New Roman"/>
          <w:sz w:val="24"/>
          <w:szCs w:val="24"/>
        </w:rPr>
        <w:commentReference w:id="16"/>
      </w:r>
      <w:r>
        <w:rPr>
          <w:rFonts w:ascii="Times New Roman" w:hAnsi="Times New Roman" w:cs="Times New Roman"/>
        </w:rPr>
        <w:t>,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w:t>
      </w:r>
      <w:r w:rsidR="00431FA1">
        <w:rPr>
          <w:rFonts w:ascii="Times New Roman" w:hAnsi="Times New Roman" w:cs="Times New Roman"/>
        </w:rPr>
        <w:lastRenderedPageBreak/>
        <w:t>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w:t>
      </w:r>
      <w:r w:rsidR="00951BC5">
        <w:rPr>
          <w:rFonts w:ascii="Times New Roman" w:hAnsi="Times New Roman" w:cs="Times New Roman"/>
        </w:rPr>
        <w:t>et al.</w:t>
      </w:r>
      <w:r w:rsidR="00E26EA3">
        <w:rPr>
          <w:rFonts w:ascii="Times New Roman" w:hAnsi="Times New Roman" w:cs="Times New Roman"/>
        </w:rPr>
        <w:t>,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w:t>
      </w:r>
      <w:r w:rsidR="008703CF">
        <w:rPr>
          <w:rFonts w:ascii="Times New Roman" w:hAnsi="Times New Roman" w:cs="Times New Roman"/>
        </w:rPr>
        <w:t xml:space="preserve">. </w:t>
      </w:r>
    </w:p>
    <w:p w14:paraId="522C2032" w14:textId="17A8FF0A"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w:t>
      </w:r>
      <w:commentRangeStart w:id="19"/>
      <w:commentRangeStart w:id="20"/>
      <w:r>
        <w:rPr>
          <w:rFonts w:ascii="Times New Roman" w:hAnsi="Times New Roman" w:cs="Times New Roman"/>
        </w:rPr>
        <w:t xml:space="preserve">little attention </w:t>
      </w:r>
      <w:commentRangeEnd w:id="19"/>
      <w:r w:rsidR="00170C23">
        <w:rPr>
          <w:rStyle w:val="CommentReference"/>
          <w:rFonts w:ascii="Times New Roman" w:hAnsi="Times New Roman" w:cs="Times New Roman"/>
          <w:sz w:val="24"/>
          <w:szCs w:val="24"/>
        </w:rPr>
        <w:commentReference w:id="19"/>
      </w:r>
      <w:commentRangeEnd w:id="20"/>
      <w:r w:rsidR="00AF3019">
        <w:rPr>
          <w:rStyle w:val="CommentReference"/>
          <w:rFonts w:ascii="Times New Roman" w:hAnsi="Times New Roman" w:cs="Times New Roman"/>
          <w:sz w:val="24"/>
          <w:szCs w:val="24"/>
        </w:rPr>
        <w:commentReference w:id="20"/>
      </w:r>
      <w:r>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w:t>
      </w:r>
      <w:r w:rsidR="006F4761">
        <w:rPr>
          <w:rFonts w:ascii="Times New Roman" w:hAnsi="Times New Roman" w:cs="Times New Roman"/>
        </w:rPr>
        <w:t>evolvability</w:t>
      </w:r>
      <w:r w:rsidR="000B68F3">
        <w:rPr>
          <w:rFonts w:ascii="Times New Roman" w:hAnsi="Times New Roman" w:cs="Times New Roman"/>
        </w:rPr>
        <w:t xml:space="preserve">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w:t>
      </w:r>
      <w:r w:rsidR="006F4761">
        <w:rPr>
          <w:rFonts w:ascii="Times New Roman" w:hAnsi="Times New Roman" w:cs="Times New Roman"/>
        </w:rPr>
        <w:t>evolvability</w:t>
      </w:r>
      <w:r w:rsidR="00B44A33" w:rsidRPr="00B44A33">
        <w:rPr>
          <w:rFonts w:ascii="Times New Roman" w:hAnsi="Times New Roman" w:cs="Times New Roman"/>
        </w:rPr>
        <w:t xml:space="preserve">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577B4EF4"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381902">
        <w:rPr>
          <w:rFonts w:ascii="Times New Roman" w:hAnsi="Times New Roman" w:cs="Times New Roman"/>
        </w:rPr>
        <w:t>Because</w:t>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w:t>
      </w:r>
      <w:ins w:id="21" w:author="Casey terHorst" w:date="2026-06-17T15:00:00Z" w16du:dateUtc="2026-06-17T22:00:00Z">
        <w:r w:rsidR="00EB0517">
          <w:rPr>
            <w:rFonts w:ascii="Times New Roman" w:hAnsi="Times New Roman" w:cs="Times New Roman"/>
          </w:rPr>
          <w:t>sis</w:t>
        </w:r>
      </w:ins>
      <w:del w:id="22" w:author="Casey terHorst" w:date="2026-06-17T15:00:00Z" w16du:dateUtc="2026-06-17T22:00:00Z">
        <w:r w:rsidR="00C5408B" w:rsidDel="00EB0517">
          <w:rPr>
            <w:rFonts w:ascii="Times New Roman" w:hAnsi="Times New Roman" w:cs="Times New Roman"/>
          </w:rPr>
          <w:delText>tic</w:delText>
        </w:r>
      </w:del>
      <w:r w:rsidR="00C5408B">
        <w:rPr>
          <w:rFonts w:ascii="Times New Roman" w:hAnsi="Times New Roman" w:cs="Times New Roman"/>
        </w:rPr>
        <w:t xml:space="preserve">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r w:rsidR="00170C23">
        <w:rPr>
          <w:rFonts w:ascii="Times New Roman" w:hAnsi="Times New Roman" w:cs="Times New Roman"/>
        </w:rPr>
        <w:t xml:space="preserve"> of each population</w:t>
      </w:r>
      <w:r w:rsidR="009D6671">
        <w:rPr>
          <w:rFonts w:ascii="Times New Roman" w:hAnsi="Times New Roman" w:cs="Times New Roman"/>
        </w:rPr>
        <w:t xml:space="preserv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w:t>
      </w:r>
      <w:r w:rsidR="004D2783">
        <w:rPr>
          <w:rFonts w:ascii="Times New Roman" w:hAnsi="Times New Roman" w:cs="Times New Roman"/>
        </w:rPr>
        <w:lastRenderedPageBreak/>
        <w:t xml:space="preserve">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NCEI</w:t>
      </w:r>
      <w:r w:rsidR="00175F16">
        <w:rPr>
          <w:rFonts w:ascii="Times New Roman" w:hAnsi="Times New Roman" w:cs="Times New Roman"/>
        </w:rPr>
        <w:t>, 2021</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714CB4F8" w14:textId="77777777" w:rsidR="000C70CC" w:rsidRDefault="000C70CC" w:rsidP="002A0AE3">
      <w:pPr>
        <w:spacing w:after="0" w:line="480" w:lineRule="auto"/>
        <w:ind w:firstLine="720"/>
        <w:rPr>
          <w:rFonts w:ascii="Times New Roman" w:hAnsi="Times New Roman" w:cs="Times New Roman"/>
        </w:rPr>
      </w:pPr>
    </w:p>
    <w:p w14:paraId="2B419D6C" w14:textId="7AF53AE9" w:rsidR="006A3DA3" w:rsidRPr="000C70CC" w:rsidRDefault="006A3DA3" w:rsidP="000C70CC">
      <w:pPr>
        <w:rPr>
          <w:rFonts w:ascii="Times New Roman" w:hAnsi="Times New Roman" w:cs="Times New Roman"/>
        </w:rPr>
      </w:pPr>
      <w:r w:rsidRPr="002A6419">
        <w:rPr>
          <w:rFonts w:ascii="Times New Roman" w:hAnsi="Times New Roman" w:cs="Times New Roman"/>
          <w:u w:val="single"/>
        </w:rPr>
        <w:t>Methods</w:t>
      </w:r>
    </w:p>
    <w:p w14:paraId="4A8540EF" w14:textId="36507669" w:rsidR="006A3DA3" w:rsidRDefault="00780817" w:rsidP="006A3DA3">
      <w:pPr>
        <w:spacing w:after="0" w:line="480" w:lineRule="auto"/>
        <w:ind w:firstLine="720"/>
        <w:rPr>
          <w:rFonts w:ascii="Times New Roman" w:hAnsi="Times New Roman" w:cs="Times New Roman"/>
        </w:rPr>
      </w:pPr>
      <w:r w:rsidRPr="002A6419">
        <w:rPr>
          <w:rFonts w:ascii="Times New Roman" w:hAnsi="Times New Roman" w:cs="Times New Roman"/>
          <w:i/>
          <w:iCs/>
        </w:rPr>
        <w:t>Field collection of rotifers</w:t>
      </w:r>
      <w:r>
        <w:rPr>
          <w:rFonts w:ascii="Times New Roman" w:hAnsi="Times New Roman" w:cs="Times New Roman"/>
        </w:rPr>
        <w:t>—</w:t>
      </w:r>
      <w:r w:rsidR="006A3DA3">
        <w:rPr>
          <w:rFonts w:ascii="Times New Roman" w:hAnsi="Times New Roman" w:cs="Times New Roman"/>
        </w:rPr>
        <w:t xml:space="preserve">I collected samples of </w:t>
      </w:r>
      <w:r w:rsidR="006A3DA3" w:rsidRPr="00BF5962">
        <w:rPr>
          <w:rFonts w:ascii="Times New Roman" w:hAnsi="Times New Roman" w:cs="Times New Roman"/>
          <w:i/>
          <w:iCs/>
        </w:rPr>
        <w:t>Sarracenia purpurea</w:t>
      </w:r>
      <w:r w:rsidR="006A3DA3">
        <w:rPr>
          <w:rFonts w:ascii="Times New Roman" w:hAnsi="Times New Roman" w:cs="Times New Roman"/>
        </w:rPr>
        <w:t xml:space="preserve"> leaf water from </w:t>
      </w:r>
      <w:r w:rsidR="00A276AB">
        <w:rPr>
          <w:rFonts w:ascii="Times New Roman" w:hAnsi="Times New Roman" w:cs="Times New Roman"/>
        </w:rPr>
        <w:t>88</w:t>
      </w:r>
      <w:r w:rsidR="006A3DA3">
        <w:rPr>
          <w:rFonts w:ascii="Times New Roman" w:hAnsi="Times New Roman" w:cs="Times New Roman"/>
        </w:rPr>
        <w:t xml:space="preserve"> plants </w:t>
      </w:r>
      <w:r w:rsidR="00BB628F">
        <w:rPr>
          <w:rFonts w:ascii="Times New Roman" w:hAnsi="Times New Roman" w:cs="Times New Roman"/>
        </w:rPr>
        <w:t>from two</w:t>
      </w:r>
      <w:r w:rsidR="006A3DA3">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w:t>
      </w:r>
      <w:r w:rsidR="007652AD">
        <w:rPr>
          <w:rFonts w:ascii="Times New Roman" w:hAnsi="Times New Roman" w:cs="Times New Roman"/>
        </w:rPr>
        <w:t>n</w:t>
      </w:r>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sidR="006A3DA3">
        <w:rPr>
          <w:rFonts w:ascii="Times New Roman" w:hAnsi="Times New Roman" w:cs="Times New Roman"/>
        </w:rPr>
        <w:t xml:space="preserve"> were chosen for the presence of known </w:t>
      </w:r>
      <w:r w:rsidR="006A3DA3">
        <w:rPr>
          <w:rFonts w:ascii="Times New Roman" w:hAnsi="Times New Roman" w:cs="Times New Roman"/>
          <w:i/>
          <w:iCs/>
        </w:rPr>
        <w:t>S. purpurea</w:t>
      </w:r>
      <w:r w:rsidR="006A3DA3">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sidR="006A3DA3">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sidR="006A3DA3">
        <w:rPr>
          <w:rFonts w:ascii="Times New Roman" w:hAnsi="Times New Roman" w:cs="Times New Roman"/>
        </w:rPr>
        <w:t xml:space="preserve"> from Site 2 (Pleaphase Savanna). From each plant, a sample from one leaf was collected using a </w:t>
      </w:r>
      <w:r w:rsidR="007652AD">
        <w:rPr>
          <w:rFonts w:ascii="Times New Roman" w:hAnsi="Times New Roman" w:cs="Times New Roman"/>
        </w:rPr>
        <w:t>sterile</w:t>
      </w:r>
      <w:r w:rsidR="006A3DA3">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sidR="006A3DA3">
        <w:rPr>
          <w:rFonts w:ascii="Times New Roman" w:hAnsi="Times New Roman" w:cs="Times New Roman"/>
        </w:rPr>
        <w:t xml:space="preserve">ll of the water in each leaf was collected, unless the leaf water volume exceeded </w:t>
      </w:r>
      <w:r w:rsidR="00876B32">
        <w:rPr>
          <w:rFonts w:ascii="Times New Roman" w:hAnsi="Times New Roman" w:cs="Times New Roman"/>
        </w:rPr>
        <w:t>50</w:t>
      </w:r>
      <w:r w:rsidR="00C67D72">
        <w:rPr>
          <w:rFonts w:ascii="Times New Roman" w:hAnsi="Times New Roman" w:cs="Times New Roman"/>
        </w:rPr>
        <w:t xml:space="preserve"> ml</w:t>
      </w:r>
      <w:r w:rsidR="006A3DA3">
        <w:rPr>
          <w:rFonts w:ascii="Times New Roman" w:hAnsi="Times New Roman" w:cs="Times New Roman"/>
        </w:rPr>
        <w:t xml:space="preserve">, in which case only </w:t>
      </w:r>
      <w:r w:rsidR="00876B32">
        <w:rPr>
          <w:rFonts w:ascii="Times New Roman" w:hAnsi="Times New Roman" w:cs="Times New Roman"/>
        </w:rPr>
        <w:t>50</w:t>
      </w:r>
      <w:r w:rsidR="006A3DA3">
        <w:rPr>
          <w:rFonts w:ascii="Times New Roman" w:hAnsi="Times New Roman" w:cs="Times New Roman"/>
        </w:rPr>
        <w:t xml:space="preserve"> ml was collected. The samples were then transported to F</w:t>
      </w:r>
      <w:r w:rsidR="00A950FA">
        <w:rPr>
          <w:rFonts w:ascii="Times New Roman" w:hAnsi="Times New Roman" w:cs="Times New Roman"/>
        </w:rPr>
        <w:t>l</w:t>
      </w:r>
      <w:r w:rsidR="006A3DA3">
        <w:rPr>
          <w:rFonts w:ascii="Times New Roman" w:hAnsi="Times New Roman" w:cs="Times New Roman"/>
        </w:rPr>
        <w:t xml:space="preserve">orida State University and stored at room temperature. </w:t>
      </w:r>
    </w:p>
    <w:p w14:paraId="2046695A" w14:textId="77777777" w:rsidR="00192B51" w:rsidRDefault="00192B51" w:rsidP="00192B5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580913D" wp14:editId="7B2F05A7">
            <wp:extent cx="4632960" cy="3315694"/>
            <wp:effectExtent l="0" t="0" r="0" b="0"/>
            <wp:docPr id="18521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rotWithShape="1">
                    <a:blip r:embed="rId13" cstate="print">
                      <a:extLst>
                        <a:ext uri="{28A0092B-C50C-407E-A947-70E740481C1C}">
                          <a14:useLocalDpi xmlns:a14="http://schemas.microsoft.com/office/drawing/2010/main" val="0"/>
                        </a:ext>
                      </a:extLst>
                    </a:blip>
                    <a:srcRect b="4577"/>
                    <a:stretch>
                      <a:fillRect/>
                    </a:stretch>
                  </pic:blipFill>
                  <pic:spPr bwMode="auto">
                    <a:xfrm>
                      <a:off x="0" y="0"/>
                      <a:ext cx="4635881" cy="3317785"/>
                    </a:xfrm>
                    <a:prstGeom prst="rect">
                      <a:avLst/>
                    </a:prstGeom>
                    <a:ln>
                      <a:noFill/>
                    </a:ln>
                    <a:extLst>
                      <a:ext uri="{53640926-AAD7-44D8-BBD7-CCE9431645EC}">
                        <a14:shadowObscured xmlns:a14="http://schemas.microsoft.com/office/drawing/2010/main"/>
                      </a:ext>
                    </a:extLst>
                  </pic:spPr>
                </pic:pic>
              </a:graphicData>
            </a:graphic>
          </wp:inline>
        </w:drawing>
      </w:r>
    </w:p>
    <w:p w14:paraId="48447670" w14:textId="6E0D87FF" w:rsidR="00192B51" w:rsidRPr="00DF5687" w:rsidRDefault="00192B51" w:rsidP="00192B51">
      <w:pPr>
        <w:rPr>
          <w:rFonts w:ascii="Times New Roman" w:hAnsi="Times New Roman" w:cs="Times New Roman"/>
          <w:sz w:val="22"/>
          <w:szCs w:val="22"/>
        </w:rPr>
      </w:pPr>
      <w:r w:rsidRPr="00DF5687">
        <w:rPr>
          <w:rFonts w:ascii="Times New Roman" w:hAnsi="Times New Roman" w:cs="Times New Roman"/>
          <w:b/>
          <w:bCs/>
          <w:sz w:val="22"/>
          <w:szCs w:val="22"/>
        </w:rPr>
        <w:t>Figure 1.</w:t>
      </w:r>
      <w:r w:rsidRPr="00DF5687">
        <w:rPr>
          <w:rFonts w:ascii="Times New Roman" w:hAnsi="Times New Roman" w:cs="Times New Roman"/>
          <w:sz w:val="22"/>
          <w:szCs w:val="22"/>
        </w:rPr>
        <w:t xml:space="preserve"> (a) </w:t>
      </w:r>
      <w:r w:rsidRPr="00DF5687">
        <w:rPr>
          <w:rFonts w:ascii="Times New Roman" w:hAnsi="Times New Roman" w:cs="Times New Roman"/>
          <w:i/>
          <w:iCs/>
          <w:sz w:val="22"/>
          <w:szCs w:val="22"/>
        </w:rPr>
        <w:t>Sarracenia purpurea</w:t>
      </w:r>
      <w:r w:rsidRPr="00DF5687">
        <w:rPr>
          <w:rFonts w:ascii="Times New Roman" w:hAnsi="Times New Roman" w:cs="Times New Roman"/>
          <w:sz w:val="22"/>
          <w:szCs w:val="22"/>
        </w:rPr>
        <w:t>; scale bar shows approximately 5 cm. (b) Site 1, Crystal Bog and (c) Site 2, Pleaphase Savan</w:t>
      </w:r>
      <w:r w:rsidR="00A950FA">
        <w:rPr>
          <w:rFonts w:ascii="Times New Roman" w:hAnsi="Times New Roman" w:cs="Times New Roman"/>
          <w:sz w:val="22"/>
          <w:szCs w:val="22"/>
        </w:rPr>
        <w:t>n</w:t>
      </w:r>
      <w:r w:rsidRPr="00DF5687">
        <w:rPr>
          <w:rFonts w:ascii="Times New Roman" w:hAnsi="Times New Roman" w:cs="Times New Roman"/>
          <w:sz w:val="22"/>
          <w:szCs w:val="22"/>
        </w:rPr>
        <w:t>a in July 2024.</w:t>
      </w:r>
    </w:p>
    <w:p w14:paraId="70BF04B3" w14:textId="77777777" w:rsidR="00192B51" w:rsidRDefault="00192B51" w:rsidP="00192B51">
      <w:pPr>
        <w:spacing w:after="0" w:line="480" w:lineRule="auto"/>
        <w:rPr>
          <w:rFonts w:ascii="Times New Roman" w:hAnsi="Times New Roman" w:cs="Times New Roman"/>
        </w:rPr>
      </w:pPr>
    </w:p>
    <w:p w14:paraId="56FAF86C" w14:textId="4608AB70"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23"/>
      <w:r>
        <w:rPr>
          <w:rFonts w:ascii="Times New Roman" w:hAnsi="Times New Roman" w:cs="Times New Roman"/>
        </w:rPr>
        <w:t xml:space="preserve">4 hours </w:t>
      </w:r>
      <w:commentRangeEnd w:id="23"/>
      <w:r w:rsidR="007652AD">
        <w:rPr>
          <w:rStyle w:val="CommentReference"/>
          <w:rFonts w:ascii="Times New Roman" w:hAnsi="Times New Roman" w:cs="Times New Roman"/>
          <w:sz w:val="24"/>
          <w:szCs w:val="24"/>
        </w:rPr>
        <w:commentReference w:id="23"/>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60C8DF8E" w14:textId="70012B29" w:rsidR="006A3DA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t>Rotifer Isolation and Rearing</w:t>
      </w:r>
      <w:r>
        <w:rPr>
          <w:rFonts w:ascii="Times New Roman" w:hAnsi="Times New Roman" w:cs="Times New Roman"/>
        </w:rPr>
        <w:t>—T</w:t>
      </w:r>
      <w:r w:rsidR="006A3DA3">
        <w:rPr>
          <w:rFonts w:ascii="Times New Roman" w:hAnsi="Times New Roman" w:cs="Times New Roman"/>
        </w:rPr>
        <w:t>o establish clonal lines of the obligate parthenogen</w:t>
      </w:r>
      <w:r w:rsidR="00A950FA">
        <w:rPr>
          <w:rFonts w:ascii="Times New Roman" w:hAnsi="Times New Roman" w:cs="Times New Roman"/>
        </w:rPr>
        <w:t>et</w:t>
      </w:r>
      <w:r w:rsidR="006A3DA3">
        <w:rPr>
          <w:rFonts w:ascii="Times New Roman" w:hAnsi="Times New Roman" w:cs="Times New Roman"/>
        </w:rPr>
        <w:t xml:space="preserve">ic </w:t>
      </w:r>
      <w:r w:rsidR="006A3DA3">
        <w:rPr>
          <w:rFonts w:ascii="Times New Roman" w:hAnsi="Times New Roman" w:cs="Times New Roman"/>
          <w:i/>
          <w:iCs/>
        </w:rPr>
        <w:t>H. rosa,</w:t>
      </w:r>
      <w:r w:rsidR="006A3DA3">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sidR="006A3DA3">
        <w:rPr>
          <w:rFonts w:ascii="Times New Roman" w:hAnsi="Times New Roman" w:cs="Times New Roman"/>
        </w:rPr>
        <w:t xml:space="preserve"> leaf water samples collected, only </w:t>
      </w:r>
      <w:r w:rsidR="007652AD">
        <w:rPr>
          <w:rFonts w:ascii="Times New Roman" w:hAnsi="Times New Roman" w:cs="Times New Roman"/>
        </w:rPr>
        <w:t>s</w:t>
      </w:r>
      <w:commentRangeStart w:id="24"/>
      <w:r w:rsidR="007652AD">
        <w:rPr>
          <w:rFonts w:ascii="Times New Roman" w:hAnsi="Times New Roman" w:cs="Times New Roman"/>
        </w:rPr>
        <w:t>ev</w:t>
      </w:r>
      <w:commentRangeEnd w:id="24"/>
      <w:r w:rsidR="007652AD">
        <w:rPr>
          <w:rStyle w:val="CommentReference"/>
          <w:rFonts w:ascii="Times New Roman" w:hAnsi="Times New Roman" w:cs="Times New Roman"/>
          <w:sz w:val="24"/>
          <w:szCs w:val="24"/>
        </w:rPr>
        <w:commentReference w:id="24"/>
      </w:r>
      <w:r w:rsidR="007652AD">
        <w:rPr>
          <w:rFonts w:ascii="Times New Roman" w:hAnsi="Times New Roman" w:cs="Times New Roman"/>
        </w:rPr>
        <w:t>en</w:t>
      </w:r>
      <w:r w:rsidR="006A3DA3">
        <w:rPr>
          <w:rFonts w:ascii="Times New Roman" w:hAnsi="Times New Roman" w:cs="Times New Roman"/>
        </w:rPr>
        <w:t xml:space="preserve"> from Site 1</w:t>
      </w:r>
      <w:r w:rsidR="00BB628F">
        <w:rPr>
          <w:rFonts w:ascii="Times New Roman" w:hAnsi="Times New Roman" w:cs="Times New Roman"/>
        </w:rPr>
        <w:t xml:space="preserve"> and</w:t>
      </w:r>
      <w:r w:rsidR="006A3DA3">
        <w:rPr>
          <w:rFonts w:ascii="Times New Roman" w:hAnsi="Times New Roman" w:cs="Times New Roman"/>
        </w:rPr>
        <w:t xml:space="preserve"> </w:t>
      </w:r>
      <w:r w:rsidR="007652AD">
        <w:rPr>
          <w:rFonts w:ascii="Times New Roman" w:hAnsi="Times New Roman" w:cs="Times New Roman"/>
        </w:rPr>
        <w:t>six</w:t>
      </w:r>
      <w:r w:rsidR="006A3DA3">
        <w:rPr>
          <w:rFonts w:ascii="Times New Roman" w:hAnsi="Times New Roman" w:cs="Times New Roman"/>
        </w:rPr>
        <w:t xml:space="preserve"> from Site 2</w:t>
      </w:r>
      <w:r w:rsidR="00BB628F">
        <w:rPr>
          <w:rFonts w:ascii="Times New Roman" w:hAnsi="Times New Roman" w:cs="Times New Roman"/>
        </w:rPr>
        <w:t xml:space="preserve"> </w:t>
      </w:r>
      <w:r w:rsidR="006A3DA3">
        <w:rPr>
          <w:rFonts w:ascii="Times New Roman" w:hAnsi="Times New Roman" w:cs="Times New Roman"/>
        </w:rPr>
        <w:t xml:space="preserve">were likely candidates for isolation. The </w:t>
      </w:r>
      <w:r w:rsidR="006A3DA3">
        <w:rPr>
          <w:rFonts w:ascii="Times New Roman" w:hAnsi="Times New Roman" w:cs="Times New Roman"/>
        </w:rPr>
        <w:lastRenderedPageBreak/>
        <w:t xml:space="preserve">remaining samples either had no rotifers or were so densely populated by small ciliates that isolating rotifers without contamination was impractical. From each leaf water sample, I isolated </w:t>
      </w:r>
      <w:r w:rsidR="00D807B9">
        <w:rPr>
          <w:rFonts w:ascii="Times New Roman" w:hAnsi="Times New Roman" w:cs="Times New Roman"/>
        </w:rPr>
        <w:t>32</w:t>
      </w:r>
      <w:r w:rsidR="006A3DA3">
        <w:rPr>
          <w:rFonts w:ascii="Times New Roman" w:hAnsi="Times New Roman" w:cs="Times New Roman"/>
        </w:rPr>
        <w:t xml:space="preserve"> individual</w:t>
      </w:r>
      <w:r w:rsidR="007652AD">
        <w:rPr>
          <w:rFonts w:ascii="Times New Roman" w:hAnsi="Times New Roman" w:cs="Times New Roman"/>
        </w:rPr>
        <w:t xml:space="preserve"> rotifers</w:t>
      </w:r>
      <w:r w:rsidR="00BB628F">
        <w:rPr>
          <w:rFonts w:ascii="Times New Roman" w:hAnsi="Times New Roman" w:cs="Times New Roman"/>
        </w:rPr>
        <w:t>.</w:t>
      </w:r>
    </w:p>
    <w:p w14:paraId="15353104" w14:textId="61112C3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r w:rsidR="007652AD">
        <w:rPr>
          <w:rFonts w:ascii="Times New Roman" w:hAnsi="Times New Roman" w:cs="Times New Roman"/>
        </w:rPr>
        <w:t xml:space="preserve">incidentally </w:t>
      </w:r>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25"/>
      <w:r w:rsidR="002A7128">
        <w:rPr>
          <w:rFonts w:ascii="Times New Roman" w:hAnsi="Times New Roman" w:cs="Times New Roman"/>
        </w:rPr>
        <w:t>32</w:t>
      </w:r>
      <w:commentRangeEnd w:id="25"/>
      <w:r w:rsidR="007652AD">
        <w:rPr>
          <w:rStyle w:val="CommentReference"/>
          <w:rFonts w:ascii="Times New Roman" w:hAnsi="Times New Roman" w:cs="Times New Roman"/>
          <w:sz w:val="24"/>
          <w:szCs w:val="24"/>
        </w:rPr>
        <w:commentReference w:id="25"/>
      </w:r>
      <w:r w:rsidR="002A7128">
        <w:rPr>
          <w:rFonts w:ascii="Times New Roman" w:hAnsi="Times New Roman" w:cs="Times New Roman"/>
        </w:rPr>
        <w:t xml:space="preserve"> isolations per leaf water sample, for a total of 448 isolated rotifers</w:t>
      </w:r>
      <w:r w:rsidR="007652AD">
        <w:rPr>
          <w:rFonts w:ascii="Times New Roman" w:hAnsi="Times New Roman" w:cs="Times New Roman"/>
        </w:rPr>
        <w:t>.</w:t>
      </w:r>
      <w:r w:rsidR="002A7128">
        <w:rPr>
          <w:rFonts w:ascii="Times New Roman" w:hAnsi="Times New Roman" w:cs="Times New Roman"/>
        </w:rPr>
        <w:t xml:space="preserve"> </w:t>
      </w:r>
    </w:p>
    <w:p w14:paraId="34A6258B" w14:textId="0E878E9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26"/>
      <w:r>
        <w:rPr>
          <w:rFonts w:ascii="Times New Roman" w:hAnsi="Times New Roman" w:cs="Times New Roman"/>
        </w:rPr>
        <w:t>freshwater m</w:t>
      </w:r>
      <w:commentRangeEnd w:id="26"/>
      <w:r w:rsidR="007652AD">
        <w:rPr>
          <w:rStyle w:val="CommentReference"/>
          <w:rFonts w:ascii="Times New Roman" w:hAnsi="Times New Roman" w:cs="Times New Roman"/>
          <w:sz w:val="24"/>
          <w:szCs w:val="24"/>
        </w:rPr>
        <w:commentReference w:id="26"/>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(KCl)</w:t>
      </w:r>
      <w:r w:rsidR="00AF3019">
        <w:rPr>
          <w:rFonts w:ascii="Times New Roman" w:hAnsi="Times New Roman" w:cs="Times New Roman"/>
        </w:rPr>
        <w:t xml:space="preserve">; </w:t>
      </w:r>
      <w:r w:rsidR="006136F0">
        <w:rPr>
          <w:rFonts w:ascii="Times New Roman" w:hAnsi="Times New Roman" w:cs="Times New Roman"/>
        </w:rPr>
        <w:t xml:space="preserve">modified from </w:t>
      </w:r>
      <w:r w:rsidR="00AF3019">
        <w:rPr>
          <w:rFonts w:ascii="Times New Roman" w:hAnsi="Times New Roman" w:cs="Times New Roman"/>
        </w:rPr>
        <w:t>U.S. E</w:t>
      </w:r>
      <w:r w:rsidR="00875C99">
        <w:rPr>
          <w:rFonts w:ascii="Times New Roman" w:hAnsi="Times New Roman" w:cs="Times New Roman"/>
        </w:rPr>
        <w:t xml:space="preserve">nvironmental </w:t>
      </w:r>
      <w:r w:rsidR="00AF3019">
        <w:rPr>
          <w:rFonts w:ascii="Times New Roman" w:hAnsi="Times New Roman" w:cs="Times New Roman"/>
        </w:rPr>
        <w:t>P</w:t>
      </w:r>
      <w:r w:rsidR="00875C99">
        <w:rPr>
          <w:rFonts w:ascii="Times New Roman" w:hAnsi="Times New Roman" w:cs="Times New Roman"/>
        </w:rPr>
        <w:t xml:space="preserve">rotection </w:t>
      </w:r>
      <w:r w:rsidR="00AF3019">
        <w:rPr>
          <w:rFonts w:ascii="Times New Roman" w:hAnsi="Times New Roman" w:cs="Times New Roman"/>
        </w:rPr>
        <w:t>A</w:t>
      </w:r>
      <w:r w:rsidR="00875C99">
        <w:rPr>
          <w:rFonts w:ascii="Times New Roman" w:hAnsi="Times New Roman" w:cs="Times New Roman"/>
        </w:rPr>
        <w:t>gency</w:t>
      </w:r>
      <w:r w:rsidR="00AF3019">
        <w:rPr>
          <w:rFonts w:ascii="Times New Roman" w:hAnsi="Times New Roman" w:cs="Times New Roman"/>
        </w:rPr>
        <w:t>, 2002</w:t>
      </w:r>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w:t>
      </w:r>
      <w:r w:rsidR="00DA0918">
        <w:rPr>
          <w:rFonts w:ascii="Times New Roman" w:hAnsi="Times New Roman" w:cs="Times New Roman"/>
        </w:rPr>
        <w:t>0</w:t>
      </w:r>
      <w:r>
        <w:rPr>
          <w:rFonts w:ascii="Times New Roman" w:hAnsi="Times New Roman" w:cs="Times New Roman"/>
        </w:rPr>
        <w:t xml:space="preserve"> clonal stock cultures spanning </w:t>
      </w:r>
      <w:commentRangeStart w:id="27"/>
      <w:r w:rsidR="00DA0918">
        <w:rPr>
          <w:rFonts w:ascii="Times New Roman" w:hAnsi="Times New Roman" w:cs="Times New Roman"/>
        </w:rPr>
        <w:t>seven leaves for Site 1</w:t>
      </w:r>
      <w:del w:id="28" w:author="Casey terHorst" w:date="2026-06-17T15:16:00Z" w16du:dateUtc="2026-06-17T22:16:00Z">
        <w:r w:rsidR="00DA0918" w:rsidDel="002A57AC">
          <w:rPr>
            <w:rFonts w:ascii="Times New Roman" w:hAnsi="Times New Roman" w:cs="Times New Roman"/>
          </w:rPr>
          <w:delText xml:space="preserve"> (</w:delText>
        </w:r>
      </w:del>
      <w:del w:id="29" w:author="Casey terHorst" w:date="2026-06-17T15:15:00Z" w16du:dateUtc="2026-06-17T22:15:00Z">
        <w:r w:rsidR="00DA0918" w:rsidDel="002A57AC">
          <w:rPr>
            <w:rFonts w:ascii="Times New Roman" w:hAnsi="Times New Roman" w:cs="Times New Roman"/>
          </w:rPr>
          <w:delText>Crystal Bog)</w:delText>
        </w:r>
      </w:del>
      <w:r w:rsidR="00DA0918">
        <w:rPr>
          <w:rFonts w:ascii="Times New Roman" w:hAnsi="Times New Roman" w:cs="Times New Roman"/>
        </w:rPr>
        <w:t xml:space="preserve"> and six leaves for Site 2</w:t>
      </w:r>
      <w:del w:id="30" w:author="Casey terHorst" w:date="2026-06-17T15:16:00Z" w16du:dateUtc="2026-06-17T22:16:00Z">
        <w:r w:rsidR="00DA0918" w:rsidDel="002A57AC">
          <w:rPr>
            <w:rFonts w:ascii="Times New Roman" w:hAnsi="Times New Roman" w:cs="Times New Roman"/>
          </w:rPr>
          <w:delText xml:space="preserve"> (Pleaphase Savanna)</w:delText>
        </w:r>
      </w:del>
      <w:commentRangeEnd w:id="27"/>
      <w:r w:rsidR="007652AD">
        <w:rPr>
          <w:rStyle w:val="CommentReference"/>
          <w:rFonts w:ascii="Times New Roman" w:hAnsi="Times New Roman" w:cs="Times New Roman"/>
          <w:sz w:val="24"/>
          <w:szCs w:val="24"/>
        </w:rPr>
        <w:commentReference w:id="27"/>
      </w:r>
      <w:r>
        <w:rPr>
          <w:rFonts w:ascii="Times New Roman" w:hAnsi="Times New Roman" w:cs="Times New Roman"/>
        </w:rPr>
        <w:t xml:space="preserve">. </w:t>
      </w:r>
    </w:p>
    <w:p w14:paraId="36A81D5B" w14:textId="536BC9CC"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ED1EED" w:rsidRPr="009857A5">
        <w:rPr>
          <w:rFonts w:ascii="Times New Roman" w:hAnsi="Times New Roman" w:cs="Times New Roman"/>
          <w:i/>
          <w:iCs/>
        </w:rPr>
        <w:t>Culturing bacteria</w:t>
      </w:r>
      <w:r w:rsidR="00ED1EED">
        <w:rPr>
          <w:rFonts w:ascii="Times New Roman" w:hAnsi="Times New Roman" w:cs="Times New Roman"/>
        </w:rPr>
        <w:t>—</w:t>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r w:rsidR="007652AD">
        <w:rPr>
          <w:rFonts w:ascii="Times New Roman" w:hAnsi="Times New Roman" w:cs="Times New Roman"/>
        </w:rPr>
        <w:t xml:space="preserve"> This bacterial stock was then used in the temperature response experiment.</w:t>
      </w:r>
    </w:p>
    <w:p w14:paraId="2D701AB0" w14:textId="0B19B656"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r>
      <w:r w:rsidR="00ED1EED" w:rsidRPr="009857A5">
        <w:rPr>
          <w:rFonts w:ascii="Times New Roman" w:hAnsi="Times New Roman" w:cs="Times New Roman"/>
          <w:i/>
          <w:iCs/>
        </w:rPr>
        <w:t>Temperature response experiment</w:t>
      </w:r>
      <w:r w:rsidR="00ED1EED">
        <w:rPr>
          <w:rFonts w:ascii="Times New Roman" w:hAnsi="Times New Roman" w:cs="Times New Roman"/>
        </w:rPr>
        <w:t>—</w:t>
      </w:r>
      <w:r>
        <w:rPr>
          <w:rFonts w:ascii="Times New Roman" w:hAnsi="Times New Roman" w:cs="Times New Roman"/>
        </w:rPr>
        <w:t xml:space="preserve">Clonal lines were selected from </w:t>
      </w:r>
      <w:commentRangeStart w:id="31"/>
      <w:r>
        <w:rPr>
          <w:rFonts w:ascii="Times New Roman" w:hAnsi="Times New Roman" w:cs="Times New Roman"/>
        </w:rPr>
        <w:t xml:space="preserve">across the spatial distribution of </w:t>
      </w:r>
      <w:r w:rsidR="00FC5818">
        <w:rPr>
          <w:rFonts w:ascii="Times New Roman" w:hAnsi="Times New Roman" w:cs="Times New Roman"/>
        </w:rPr>
        <w:t xml:space="preserve">the </w:t>
      </w:r>
      <w:r>
        <w:rPr>
          <w:rFonts w:ascii="Times New Roman" w:hAnsi="Times New Roman" w:cs="Times New Roman"/>
        </w:rPr>
        <w:t>origin</w:t>
      </w:r>
      <w:r w:rsidR="00FC5818">
        <w:rPr>
          <w:rFonts w:ascii="Times New Roman" w:hAnsi="Times New Roman" w:cs="Times New Roman"/>
        </w:rPr>
        <w:t>s of</w:t>
      </w:r>
      <w:r>
        <w:rPr>
          <w:rFonts w:ascii="Times New Roman" w:hAnsi="Times New Roman" w:cs="Times New Roman"/>
        </w:rPr>
        <w:t xml:space="preserve"> leaf water samples</w:t>
      </w:r>
      <w:commentRangeEnd w:id="31"/>
      <w:r w:rsidR="009664A2">
        <w:rPr>
          <w:rStyle w:val="CommentReference"/>
          <w:rFonts w:ascii="Times New Roman" w:hAnsi="Times New Roman" w:cs="Times New Roman"/>
          <w:sz w:val="24"/>
          <w:szCs w:val="24"/>
        </w:rPr>
        <w:commentReference w:id="31"/>
      </w:r>
      <w:r>
        <w:rPr>
          <w:rFonts w:ascii="Times New Roman" w:hAnsi="Times New Roman" w:cs="Times New Roman"/>
        </w:rPr>
        <w:t xml:space="preserve"> to investigate whether differences in response to temperature existed between sites, among leaves, or among clones within leaves. From each </w:t>
      </w:r>
      <w:r w:rsidR="00FC5818">
        <w:rPr>
          <w:rFonts w:ascii="Times New Roman" w:hAnsi="Times New Roman" w:cs="Times New Roman"/>
        </w:rPr>
        <w:t xml:space="preserve">of the two </w:t>
      </w:r>
      <w:r>
        <w:rPr>
          <w:rFonts w:ascii="Times New Roman" w:hAnsi="Times New Roman" w:cs="Times New Roman"/>
        </w:rPr>
        <w:t>site</w:t>
      </w:r>
      <w:r w:rsidR="00FC5818">
        <w:rPr>
          <w:rFonts w:ascii="Times New Roman" w:hAnsi="Times New Roman" w:cs="Times New Roman"/>
        </w:rPr>
        <w:t>s</w:t>
      </w:r>
      <w:r>
        <w:rPr>
          <w:rFonts w:ascii="Times New Roman" w:hAnsi="Times New Roman" w:cs="Times New Roman"/>
        </w:rPr>
        <w:t xml:space="preserve">, </w:t>
      </w:r>
      <w:ins w:id="32" w:author="Casey terHorst" w:date="2026-06-17T15:21:00Z" w16du:dateUtc="2026-06-17T22:21:00Z">
        <w:r w:rsidR="009664A2">
          <w:rPr>
            <w:rFonts w:ascii="Times New Roman" w:hAnsi="Times New Roman" w:cs="Times New Roman"/>
          </w:rPr>
          <w:t>three</w:t>
        </w:r>
      </w:ins>
      <w:del w:id="33" w:author="Casey terHorst" w:date="2026-06-17T15:21:00Z" w16du:dateUtc="2026-06-17T22:21:00Z">
        <w:r w:rsidDel="009664A2">
          <w:rPr>
            <w:rFonts w:ascii="Times New Roman" w:hAnsi="Times New Roman" w:cs="Times New Roman"/>
          </w:rPr>
          <w:delText>3</w:delText>
        </w:r>
      </w:del>
      <w:r>
        <w:rPr>
          <w:rFonts w:ascii="Times New Roman" w:hAnsi="Times New Roman" w:cs="Times New Roman"/>
        </w:rPr>
        <w:t xml:space="preserve">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w:t>
      </w:r>
      <w:ins w:id="34" w:author="Casey terHorst" w:date="2026-06-17T15:21:00Z" w16du:dateUtc="2026-06-17T22:21:00Z">
        <w:r w:rsidR="009664A2">
          <w:rPr>
            <w:rFonts w:ascii="Times New Roman" w:hAnsi="Times New Roman" w:cs="Times New Roman"/>
          </w:rPr>
          <w:t>three</w:t>
        </w:r>
      </w:ins>
      <w:commentRangeStart w:id="35"/>
      <w:commentRangeStart w:id="36"/>
      <w:del w:id="37" w:author="Casey terHorst" w:date="2026-06-17T15:21:00Z" w16du:dateUtc="2026-06-17T22:21:00Z">
        <w:r w:rsidDel="009664A2">
          <w:rPr>
            <w:rFonts w:ascii="Times New Roman" w:hAnsi="Times New Roman" w:cs="Times New Roman"/>
          </w:rPr>
          <w:delText>3</w:delText>
        </w:r>
      </w:del>
      <w:commentRangeEnd w:id="35"/>
      <w:r w:rsidR="00736499">
        <w:rPr>
          <w:rStyle w:val="CommentReference"/>
          <w:rFonts w:ascii="Times New Roman" w:hAnsi="Times New Roman" w:cs="Times New Roman"/>
          <w:sz w:val="24"/>
          <w:szCs w:val="24"/>
        </w:rPr>
        <w:commentReference w:id="35"/>
      </w:r>
      <w:commentRangeEnd w:id="36"/>
      <w:r w:rsidR="00DA0918">
        <w:rPr>
          <w:rStyle w:val="CommentReference"/>
          <w:rFonts w:ascii="Times New Roman" w:hAnsi="Times New Roman" w:cs="Times New Roman"/>
          <w:sz w:val="24"/>
          <w:szCs w:val="24"/>
        </w:rPr>
        <w:commentReference w:id="36"/>
      </w:r>
      <w:r>
        <w:rPr>
          <w:rFonts w:ascii="Times New Roman" w:hAnsi="Times New Roman" w:cs="Times New Roman"/>
        </w:rPr>
        <w:t xml:space="preserve"> randomly selected clones</w:t>
      </w:r>
      <w:r w:rsidR="00FC5818">
        <w:rPr>
          <w:rFonts w:ascii="Times New Roman" w:hAnsi="Times New Roman" w:cs="Times New Roman"/>
        </w:rPr>
        <w:t xml:space="preserve"> isolated from the same leaf</w:t>
      </w:r>
      <w:r>
        <w:rPr>
          <w:rFonts w:ascii="Times New Roman" w:hAnsi="Times New Roman" w:cs="Times New Roman"/>
        </w:rPr>
        <w:t xml:space="preserve">, with the exception of Leaf 1 from Site 1, which was only represented by </w:t>
      </w:r>
      <w:ins w:id="38" w:author="Casey terHorst" w:date="2026-06-17T15:21:00Z" w16du:dateUtc="2026-06-17T22:21:00Z">
        <w:r w:rsidR="009664A2">
          <w:rPr>
            <w:rFonts w:ascii="Times New Roman" w:hAnsi="Times New Roman" w:cs="Times New Roman"/>
          </w:rPr>
          <w:t>two</w:t>
        </w:r>
      </w:ins>
      <w:del w:id="39" w:author="Casey terHorst" w:date="2026-06-17T15:21:00Z" w16du:dateUtc="2026-06-17T22:21:00Z">
        <w:r w:rsidDel="009664A2">
          <w:rPr>
            <w:rFonts w:ascii="Times New Roman" w:hAnsi="Times New Roman" w:cs="Times New Roman"/>
          </w:rPr>
          <w:delText>2</w:delText>
        </w:r>
      </w:del>
      <w:r>
        <w:rPr>
          <w:rFonts w:ascii="Times New Roman" w:hAnsi="Times New Roman" w:cs="Times New Roman"/>
        </w:rPr>
        <w:t xml:space="preserve"> clones. I established 102 microcosms in new 15 ml conical tubes. For each clone, the appropriate volume of clonal stock culture was added to </w:t>
      </w:r>
      <w:ins w:id="40" w:author="Casey terHorst" w:date="2026-06-17T15:21:00Z" w16du:dateUtc="2026-06-17T22:21:00Z">
        <w:r w:rsidR="009664A2">
          <w:rPr>
            <w:rFonts w:ascii="Times New Roman" w:hAnsi="Times New Roman" w:cs="Times New Roman"/>
          </w:rPr>
          <w:t>six</w:t>
        </w:r>
      </w:ins>
      <w:del w:id="41" w:author="Casey terHorst" w:date="2026-06-17T15:21:00Z" w16du:dateUtc="2026-06-17T22:21:00Z">
        <w:r w:rsidDel="009664A2">
          <w:rPr>
            <w:rFonts w:ascii="Times New Roman" w:hAnsi="Times New Roman" w:cs="Times New Roman"/>
          </w:rPr>
          <w:delText>6</w:delText>
        </w:r>
      </w:del>
      <w:r>
        <w:rPr>
          <w:rFonts w:ascii="Times New Roman" w:hAnsi="Times New Roman" w:cs="Times New Roman"/>
        </w:rPr>
        <w:t xml:space="preserve"> replicate tubes so that the final density of rotifers was </w:t>
      </w:r>
      <w:ins w:id="42" w:author="Casey terHorst" w:date="2026-06-17T15:21:00Z" w16du:dateUtc="2026-06-17T22:21:00Z">
        <w:r w:rsidR="009664A2">
          <w:rPr>
            <w:rFonts w:ascii="Times New Roman" w:hAnsi="Times New Roman" w:cs="Times New Roman"/>
          </w:rPr>
          <w:t>five</w:t>
        </w:r>
      </w:ins>
      <w:del w:id="43" w:author="Casey terHorst" w:date="2026-06-17T15:21:00Z" w16du:dateUtc="2026-06-17T22:21:00Z">
        <w:r w:rsidDel="009664A2">
          <w:rPr>
            <w:rFonts w:ascii="Times New Roman" w:hAnsi="Times New Roman" w:cs="Times New Roman"/>
          </w:rPr>
          <w:delText>5</w:delText>
        </w:r>
      </w:del>
      <w:r>
        <w:rPr>
          <w:rFonts w:ascii="Times New Roman" w:hAnsi="Times New Roman" w:cs="Times New Roman"/>
        </w:rPr>
        <w:t xml:space="preserve">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r w:rsidR="00FC5818">
        <w:rPr>
          <w:rFonts w:ascii="Times New Roman" w:hAnsi="Times New Roman" w:cs="Times New Roman"/>
        </w:rPr>
        <w:t>bacteria stock</w:t>
      </w:r>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r w:rsidR="00FC5818">
        <w:rPr>
          <w:rFonts w:ascii="Times New Roman" w:hAnsi="Times New Roman" w:cs="Times New Roman"/>
        </w:rPr>
        <w:t xml:space="preserve">set at different temperatures </w:t>
      </w:r>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plate for counting using an inverted </w:t>
      </w:r>
      <w:r>
        <w:rPr>
          <w:rFonts w:ascii="Times New Roman" w:hAnsi="Times New Roman" w:cs="Times New Roman"/>
        </w:rPr>
        <w:lastRenderedPageBreak/>
        <w:t xml:space="preserve">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73DD62AE" w14:textId="0564037D" w:rsidR="00BA10D5" w:rsidRDefault="00ED1EED" w:rsidP="00BA10D5">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6A3DA3">
        <w:rPr>
          <w:rFonts w:ascii="Times New Roman" w:hAnsi="Times New Roman" w:cs="Times New Roman"/>
        </w:rPr>
        <w:t xml:space="preserve">I used a non-parametric approach to modeling </w:t>
      </w:r>
      <w:r w:rsidR="00AF1A1E">
        <w:rPr>
          <w:rFonts w:ascii="Times New Roman" w:hAnsi="Times New Roman" w:cs="Times New Roman"/>
        </w:rPr>
        <w:t>t</w:t>
      </w:r>
      <w:r w:rsidR="006A3DA3">
        <w:rPr>
          <w:rFonts w:ascii="Times New Roman" w:hAnsi="Times New Roman" w:cs="Times New Roman"/>
        </w:rPr>
        <w:t>he maximum growth rate (</w:t>
      </w:r>
      <w:r w:rsidR="006A3DA3" w:rsidRPr="003873C9">
        <w:rPr>
          <w:rFonts w:ascii="Times New Roman" w:hAnsi="Times New Roman" w:cs="Times New Roman"/>
          <w:i/>
          <w:iCs/>
        </w:rPr>
        <w:t>µ</w:t>
      </w:r>
      <w:r w:rsidR="006A3DA3" w:rsidRPr="004C2125">
        <w:rPr>
          <w:rFonts w:ascii="Times New Roman" w:hAnsi="Times New Roman" w:cs="Times New Roman"/>
          <w:i/>
          <w:iCs/>
          <w:vertAlign w:val="subscript"/>
        </w:rPr>
        <w:t>max</w:t>
      </w:r>
      <w:r w:rsidR="006A3DA3">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sidR="006A3DA3">
        <w:rPr>
          <w:rFonts w:ascii="Times New Roman" w:hAnsi="Times New Roman" w:cs="Times New Roman"/>
        </w:rPr>
        <w:t>growthrates</w:t>
      </w:r>
      <w:r w:rsidR="009E0D88">
        <w:rPr>
          <w:rFonts w:ascii="Times New Roman" w:hAnsi="Times New Roman" w:cs="Times New Roman"/>
        </w:rPr>
        <w:t>’</w:t>
      </w:r>
      <w:r w:rsidR="006A3DA3">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44"/>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0.8.</w:t>
      </w:r>
      <w:r w:rsidR="00227FE3">
        <w:rPr>
          <w:rFonts w:ascii="Times New Roman" w:hAnsi="Times New Roman" w:cs="Times New Roman"/>
        </w:rPr>
        <w:t>5</w:t>
      </w:r>
      <w:commentRangeEnd w:id="44"/>
      <w:r w:rsidR="00FC5818">
        <w:rPr>
          <w:rStyle w:val="CommentReference"/>
          <w:rFonts w:ascii="Times New Roman" w:hAnsi="Times New Roman" w:cs="Times New Roman"/>
          <w:sz w:val="24"/>
          <w:szCs w:val="24"/>
        </w:rPr>
        <w:commentReference w:id="44"/>
      </w:r>
      <w:r w:rsidR="00A95FF5">
        <w:rPr>
          <w:rFonts w:ascii="Times New Roman" w:hAnsi="Times New Roman" w:cs="Times New Roman"/>
        </w:rPr>
        <w:t xml:space="preserve">; </w:t>
      </w:r>
      <w:r w:rsidR="00A95FF5" w:rsidRPr="00A95FF5">
        <w:rPr>
          <w:rFonts w:ascii="Times New Roman" w:hAnsi="Times New Roman" w:cs="Times New Roman"/>
        </w:rPr>
        <w:t>Petzoldt, 2019</w:t>
      </w:r>
      <w:r w:rsidR="00227FE3">
        <w:rPr>
          <w:rFonts w:ascii="Times New Roman" w:hAnsi="Times New Roman" w:cs="Times New Roman"/>
        </w:rPr>
        <w:t>) within R (</w:t>
      </w:r>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4.5.</w:t>
      </w:r>
      <w:r w:rsidR="00227FE3">
        <w:rPr>
          <w:rFonts w:ascii="Times New Roman" w:hAnsi="Times New Roman" w:cs="Times New Roman"/>
        </w:rPr>
        <w:t>2)</w:t>
      </w:r>
      <w:r w:rsidR="006A3DA3">
        <w:rPr>
          <w:rFonts w:ascii="Times New Roman" w:hAnsi="Times New Roman" w:cs="Times New Roman"/>
        </w:rPr>
        <w:t xml:space="preserve">. Maximum growth rate was defined by </w:t>
      </w:r>
      <w:r w:rsidR="00A94DC9">
        <w:rPr>
          <w:rFonts w:ascii="Times New Roman" w:hAnsi="Times New Roman" w:cs="Times New Roman"/>
        </w:rPr>
        <w:t>E</w:t>
      </w:r>
      <w:r w:rsidR="006A3DA3">
        <w:rPr>
          <w:rFonts w:ascii="Times New Roman" w:hAnsi="Times New Roman" w:cs="Times New Roman"/>
        </w:rPr>
        <w:t xml:space="preserve">quation </w:t>
      </w:r>
      <w:r w:rsidR="00083AF8">
        <w:rPr>
          <w:rFonts w:ascii="Times New Roman" w:hAnsi="Times New Roman" w:cs="Times New Roman"/>
        </w:rPr>
        <w:t>1</w:t>
      </w:r>
      <w:r w:rsidR="006A3DA3">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 xml:space="preserve">by </w:t>
      </w:r>
      <w:r w:rsidR="001B73FB">
        <w:rPr>
          <w:rFonts w:ascii="Times New Roman" w:hAnsi="Times New Roman" w:cs="Times New Roman"/>
        </w:rPr>
        <w:t>ensuring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45"/>
      <w:r w:rsidR="00AF7C51">
        <w:rPr>
          <w:rFonts w:ascii="Times New Roman" w:hAnsi="Times New Roman" w:cs="Times New Roman"/>
          <w:i/>
          <w:iCs/>
        </w:rPr>
        <w:t>R</w:t>
      </w:r>
      <w:r w:rsidR="00AF7C51" w:rsidRPr="00AF7C51">
        <w:rPr>
          <w:rFonts w:ascii="Times New Roman" w:hAnsi="Times New Roman" w:cs="Times New Roman"/>
          <w:vertAlign w:val="superscript"/>
        </w:rPr>
        <w:t>2</w:t>
      </w:r>
      <w:commentRangeEnd w:id="45"/>
      <w:r w:rsidR="00FC5818">
        <w:rPr>
          <w:rStyle w:val="CommentReference"/>
          <w:rFonts w:ascii="Times New Roman" w:hAnsi="Times New Roman" w:cs="Times New Roman"/>
          <w:sz w:val="24"/>
          <w:szCs w:val="24"/>
        </w:rPr>
        <w:commentReference w:id="45"/>
      </w:r>
      <w:r w:rsidR="001B73FB">
        <w:rPr>
          <w:rFonts w:ascii="Times New Roman" w:hAnsi="Times New Roman" w:cs="Times New Roman"/>
        </w:rPr>
        <w:t xml:space="preserve"> </w:t>
      </w:r>
      <w:r w:rsidR="0045151E">
        <w:rPr>
          <w:rFonts w:ascii="Times New Roman" w:hAnsi="Times New Roman" w:cs="Times New Roman"/>
        </w:rPr>
        <w:t>was greater than 0.8</w:t>
      </w:r>
      <w:r w:rsidR="007A4DE9">
        <w:rPr>
          <w:rFonts w:ascii="Times New Roman" w:hAnsi="Times New Roman" w:cs="Times New Roman"/>
        </w:rPr>
        <w:t>0</w:t>
      </w:r>
      <w:r w:rsidR="00312966">
        <w:rPr>
          <w:rFonts w:ascii="Times New Roman" w:hAnsi="Times New Roman" w:cs="Times New Roman"/>
        </w:rPr>
        <w:t>, which was true</w:t>
      </w:r>
      <w:r w:rsidR="0045151E">
        <w:rPr>
          <w:rFonts w:ascii="Times New Roman" w:hAnsi="Times New Roman" w:cs="Times New Roman"/>
        </w:rPr>
        <w:t xml:space="preserve"> for all but one model</w:t>
      </w:r>
      <w:r w:rsidR="00997944">
        <w:rPr>
          <w:rFonts w:ascii="Times New Roman" w:hAnsi="Times New Roman" w:cs="Times New Roman"/>
        </w:rPr>
        <w:t xml:space="preserve"> with an </w:t>
      </w:r>
      <w:r w:rsidR="00997944">
        <w:rPr>
          <w:rFonts w:ascii="Times New Roman" w:hAnsi="Times New Roman" w:cs="Times New Roman"/>
          <w:i/>
          <w:iCs/>
        </w:rPr>
        <w:t>R</w:t>
      </w:r>
      <w:r w:rsidR="00997944">
        <w:rPr>
          <w:rFonts w:ascii="Times New Roman" w:hAnsi="Times New Roman" w:cs="Times New Roman"/>
          <w:vertAlign w:val="superscript"/>
        </w:rPr>
        <w:t>2</w:t>
      </w:r>
      <w:r w:rsidR="00997944">
        <w:rPr>
          <w:rFonts w:ascii="Times New Roman" w:hAnsi="Times New Roman" w:cs="Times New Roman"/>
        </w:rPr>
        <w:t xml:space="preserve"> = 0.78 </w:t>
      </w:r>
      <w:r w:rsidR="00F31206">
        <w:rPr>
          <w:rFonts w:ascii="Times New Roman" w:hAnsi="Times New Roman" w:cs="Times New Roman"/>
        </w:rPr>
        <w:t>(</w:t>
      </w:r>
      <w:r w:rsidR="00F31206" w:rsidRPr="00CE6A1E">
        <w:rPr>
          <w:rFonts w:ascii="Times New Roman" w:hAnsi="Times New Roman" w:cs="Times New Roman"/>
        </w:rPr>
        <w:t>Figure</w:t>
      </w:r>
      <w:r w:rsidR="00CE6A1E">
        <w:rPr>
          <w:rFonts w:ascii="Times New Roman" w:hAnsi="Times New Roman" w:cs="Times New Roman"/>
        </w:rPr>
        <w:t xml:space="preserve"> </w:t>
      </w:r>
      <w:r w:rsidR="00DF5687">
        <w:rPr>
          <w:rFonts w:ascii="Times New Roman" w:hAnsi="Times New Roman" w:cs="Times New Roman"/>
        </w:rPr>
        <w:t>S</w:t>
      </w:r>
      <w:r w:rsidR="00672409">
        <w:rPr>
          <w:rFonts w:ascii="Times New Roman" w:hAnsi="Times New Roman" w:cs="Times New Roman"/>
        </w:rPr>
        <w:t>1</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68A6930" w14:textId="77777777" w:rsidR="00BD2198" w:rsidRDefault="00BD2198">
      <w:pPr>
        <w:rPr>
          <w:rFonts w:ascii="Times New Roman" w:hAnsi="Times New Roman" w:cs="Times New Roman"/>
          <w:u w:val="single"/>
        </w:rPr>
      </w:pPr>
      <w:r>
        <w:rPr>
          <w:rFonts w:ascii="Times New Roman" w:hAnsi="Times New Roman" w:cs="Times New Roman"/>
          <w:u w:val="single"/>
        </w:rPr>
        <w:br w:type="page"/>
      </w:r>
    </w:p>
    <w:p w14:paraId="05944D1D" w14:textId="1CF322CA" w:rsidR="001F785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lastRenderedPageBreak/>
        <w:t>Body size measurements</w:t>
      </w:r>
      <w:r>
        <w:rPr>
          <w:rFonts w:ascii="Times New Roman" w:hAnsi="Times New Roman" w:cs="Times New Roman"/>
        </w:rPr>
        <w:t>—</w:t>
      </w:r>
      <w:r w:rsidR="006A3DA3">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r w:rsidR="00FC5818">
        <w:rPr>
          <w:rFonts w:ascii="Times New Roman" w:hAnsi="Times New Roman" w:cs="Times New Roman"/>
        </w:rPr>
        <w:t>channel</w:t>
      </w:r>
      <w:r w:rsidR="00AD2BE6">
        <w:rPr>
          <w:rFonts w:ascii="Times New Roman" w:hAnsi="Times New Roman" w:cs="Times New Roman"/>
        </w:rPr>
        <w:t xml:space="preserve"> was to avoid imaging the same individuals more than once.</w:t>
      </w:r>
      <w:r w:rsidR="006A3DA3">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sidR="006A3DA3">
        <w:rPr>
          <w:rFonts w:ascii="Times New Roman" w:hAnsi="Times New Roman" w:cs="Times New Roman"/>
        </w:rPr>
        <w:t xml:space="preserve">) attached to the compound microscope. Videos were recorded at 30 frames per second at a resolution of 1440 x 1080 pixels. </w:t>
      </w:r>
    </w:p>
    <w:p w14:paraId="0643728B" w14:textId="05517384" w:rsidR="00E973F3" w:rsidRDefault="006A3DA3" w:rsidP="00BD2198">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w:t>
      </w:r>
      <w:r w:rsidR="00E824EE">
        <w:rPr>
          <w:rFonts w:ascii="Times New Roman" w:hAnsi="Times New Roman" w:cs="Times New Roman"/>
        </w:rPr>
        <w:t>6</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t>
      </w:r>
      <w:r>
        <w:rPr>
          <w:rFonts w:ascii="Times New Roman" w:hAnsi="Times New Roman" w:cs="Times New Roman"/>
        </w:rPr>
        <w:lastRenderedPageBreak/>
        <w:t>were overlayed on top of the original color images and manually reviewed to ensure accuracy</w:t>
      </w:r>
      <w:r w:rsidR="006830A4">
        <w:rPr>
          <w:rFonts w:ascii="Times New Roman" w:hAnsi="Times New Roman" w:cs="Times New Roman"/>
        </w:rPr>
        <w:t xml:space="preserve"> using a custom Python s</w:t>
      </w:r>
      <w:commentRangeStart w:id="46"/>
      <w:r w:rsidR="006830A4">
        <w:rPr>
          <w:rFonts w:ascii="Times New Roman" w:hAnsi="Times New Roman" w:cs="Times New Roman"/>
        </w:rPr>
        <w:t>crip</w:t>
      </w:r>
      <w:commentRangeEnd w:id="46"/>
      <w:r w:rsidR="00FC5818">
        <w:rPr>
          <w:rStyle w:val="CommentReference"/>
          <w:rFonts w:ascii="Times New Roman" w:hAnsi="Times New Roman" w:cs="Times New Roman"/>
          <w:sz w:val="24"/>
          <w:szCs w:val="24"/>
        </w:rPr>
        <w:commentReference w:id="46"/>
      </w:r>
      <w:r w:rsidR="006830A4">
        <w:rPr>
          <w:rFonts w:ascii="Times New Roman" w:hAnsi="Times New Roman" w:cs="Times New Roman"/>
        </w:rPr>
        <w:t>t</w:t>
      </w:r>
      <w:r>
        <w:rPr>
          <w:rFonts w:ascii="Times New Roman" w:hAnsi="Times New Roman" w:cs="Times New Roman"/>
        </w:rPr>
        <w:t>.</w:t>
      </w:r>
    </w:p>
    <w:p w14:paraId="23ADCDE5" w14:textId="282612A9"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BD2198" w:rsidRPr="009857A5">
        <w:rPr>
          <w:rFonts w:ascii="Times New Roman" w:hAnsi="Times New Roman" w:cs="Times New Roman"/>
          <w:i/>
          <w:iCs/>
        </w:rPr>
        <w:t>Statistical analysis</w:t>
      </w:r>
      <w:r w:rsidR="00BD2198">
        <w:rPr>
          <w:rFonts w:ascii="Times New Roman" w:hAnsi="Times New Roman" w:cs="Times New Roman"/>
        </w:rPr>
        <w:t>—</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w:t>
      </w:r>
      <w:r w:rsidR="00083566">
        <w:rPr>
          <w:rFonts w:ascii="Times New Roman" w:hAnsi="Times New Roman" w:cs="Times New Roman"/>
        </w:rPr>
        <w:t xml:space="preserve">models were fit with lme4 </w:t>
      </w:r>
      <w:r w:rsidR="00752630">
        <w:rPr>
          <w:rFonts w:ascii="Times New Roman" w:hAnsi="Times New Roman" w:cs="Times New Roman"/>
        </w:rPr>
        <w:t xml:space="preserve">(version 1.1.38) </w:t>
      </w:r>
      <w:r w:rsidR="00083566">
        <w:rPr>
          <w:rFonts w:ascii="Times New Roman" w:hAnsi="Times New Roman" w:cs="Times New Roman"/>
        </w:rPr>
        <w:t xml:space="preserve">and </w:t>
      </w:r>
      <w:r w:rsidR="003B4280">
        <w:rPr>
          <w:rFonts w:ascii="Times New Roman" w:hAnsi="Times New Roman" w:cs="Times New Roman"/>
        </w:rPr>
        <w:t>analyses were performed in R (version 4.5.2).</w:t>
      </w:r>
    </w:p>
    <w:p w14:paraId="0DD21DAC" w14:textId="77777777" w:rsidR="000C70CC" w:rsidRDefault="000C70CC" w:rsidP="000C70CC">
      <w:pPr>
        <w:rPr>
          <w:rFonts w:ascii="Times New Roman" w:hAnsi="Times New Roman" w:cs="Times New Roman"/>
          <w:b/>
          <w:bCs/>
        </w:rPr>
      </w:pPr>
    </w:p>
    <w:p w14:paraId="5DC085AF" w14:textId="41FFCFC2" w:rsidR="006A3DA3" w:rsidRPr="000C70CC" w:rsidRDefault="00B0700B" w:rsidP="000C70CC">
      <w:pPr>
        <w:rPr>
          <w:rFonts w:ascii="Times New Roman" w:hAnsi="Times New Roman" w:cs="Times New Roman"/>
          <w:b/>
          <w:bCs/>
        </w:rPr>
      </w:pPr>
      <w:r w:rsidRPr="009857A5">
        <w:rPr>
          <w:rFonts w:ascii="Times New Roman" w:hAnsi="Times New Roman" w:cs="Times New Roman"/>
          <w:u w:val="single"/>
        </w:rPr>
        <w:t>Results</w:t>
      </w:r>
    </w:p>
    <w:p w14:paraId="5BDC6EA3" w14:textId="77777777" w:rsidR="00CD6431" w:rsidRDefault="00F93B88" w:rsidP="00603017">
      <w:pPr>
        <w:spacing w:after="0" w:line="480" w:lineRule="auto"/>
        <w:ind w:firstLine="720"/>
        <w:rPr>
          <w:ins w:id="47" w:author="Casey terHorst" w:date="2026-06-17T15:34:00Z" w16du:dateUtc="2026-06-17T22:34:00Z"/>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w:t>
      </w:r>
      <w:commentRangeStart w:id="48"/>
      <w:commentRangeStart w:id="49"/>
      <w:commentRangeStart w:id="50"/>
      <w:r w:rsidRPr="00F93B88">
        <w:rPr>
          <w:rFonts w:ascii="Times New Roman" w:hAnsi="Times New Roman" w:cs="Times New Roman"/>
        </w:rPr>
        <w:t>aria</w:t>
      </w:r>
      <w:commentRangeEnd w:id="48"/>
      <w:r w:rsidR="002A4E9B" w:rsidRPr="00F93B88">
        <w:rPr>
          <w:rStyle w:val="CommentReference"/>
          <w:rFonts w:ascii="Times New Roman" w:hAnsi="Times New Roman" w:cs="Times New Roman"/>
          <w:sz w:val="24"/>
          <w:szCs w:val="24"/>
        </w:rPr>
        <w:commentReference w:id="48"/>
      </w:r>
      <w:commentRangeEnd w:id="49"/>
      <w:r w:rsidR="00F553CF" w:rsidRPr="00F93B88">
        <w:rPr>
          <w:rStyle w:val="CommentReference"/>
          <w:rFonts w:ascii="Times New Roman" w:hAnsi="Times New Roman" w:cs="Times New Roman"/>
          <w:sz w:val="24"/>
          <w:szCs w:val="24"/>
        </w:rPr>
        <w:commentReference w:id="49"/>
      </w:r>
      <w:commentRangeEnd w:id="50"/>
      <w:r w:rsidR="00CD6431" w:rsidRPr="00F93B88">
        <w:rPr>
          <w:rStyle w:val="CommentReference"/>
          <w:rFonts w:ascii="Times New Roman" w:hAnsi="Times New Roman" w:cs="Times New Roman"/>
          <w:sz w:val="24"/>
          <w:szCs w:val="24"/>
        </w:rPr>
        <w:commentReference w:id="50"/>
      </w:r>
      <w:r w:rsidRPr="00F93B88">
        <w:rPr>
          <w:rFonts w:ascii="Times New Roman" w:hAnsi="Times New Roman" w:cs="Times New Roman"/>
        </w:rPr>
        <w:t>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r w:rsidR="002A4E9B">
        <w:rPr>
          <w:rFonts w:ascii="Times New Roman" w:hAnsi="Times New Roman" w:cs="Times New Roman"/>
        </w:rPr>
        <w:t>ed</w:t>
      </w:r>
      <w:r w:rsidRPr="00F93B88">
        <w:rPr>
          <w:rFonts w:ascii="Times New Roman" w:hAnsi="Times New Roman" w:cs="Times New Roman"/>
        </w:rPr>
        <w:t xml:space="preserve"> for 40.4% of the total variance</w:t>
      </w:r>
      <w:r w:rsidR="007B2DC3">
        <w:rPr>
          <w:rFonts w:ascii="Times New Roman" w:hAnsi="Times New Roman" w:cs="Times New Roman"/>
        </w:rPr>
        <w:t xml:space="preserve">, second only to </w:t>
      </w:r>
      <w:r w:rsidR="00F553CF">
        <w:rPr>
          <w:rFonts w:ascii="Times New Roman" w:hAnsi="Times New Roman" w:cs="Times New Roman"/>
        </w:rPr>
        <w:t>the</w:t>
      </w:r>
      <w:r w:rsidR="00654596">
        <w:rPr>
          <w:rFonts w:ascii="Times New Roman" w:hAnsi="Times New Roman" w:cs="Times New Roman"/>
        </w:rPr>
        <w:t xml:space="preserve"> 59.6%</w:t>
      </w:r>
      <w:r w:rsidR="00F553CF">
        <w:rPr>
          <w:rFonts w:ascii="Times New Roman" w:hAnsi="Times New Roman" w:cs="Times New Roman"/>
        </w:rPr>
        <w:t xml:space="preserve"> </w:t>
      </w:r>
      <w:r w:rsidR="00654596">
        <w:rPr>
          <w:rFonts w:ascii="Times New Roman" w:hAnsi="Times New Roman" w:cs="Times New Roman"/>
        </w:rPr>
        <w:t xml:space="preserve">attributed to </w:t>
      </w:r>
      <w:r w:rsidR="007B2DC3">
        <w:rPr>
          <w:rFonts w:ascii="Times New Roman" w:hAnsi="Times New Roman" w:cs="Times New Roman"/>
        </w:rPr>
        <w:t>residual variance among clone replicate</w:t>
      </w:r>
      <w:r w:rsidR="00654596">
        <w:rPr>
          <w:rFonts w:ascii="Times New Roman" w:hAnsi="Times New Roman" w:cs="Times New Roman"/>
        </w:rPr>
        <w:t>s</w:t>
      </w:r>
      <w:r w:rsidRPr="00F93B88">
        <w:rPr>
          <w:rFonts w:ascii="Times New Roman" w:hAnsi="Times New Roman" w:cs="Times New Roman"/>
        </w:rPr>
        <w:t>. When further parti</w:t>
      </w:r>
      <w:commentRangeStart w:id="51"/>
      <w:r w:rsidRPr="00F93B88">
        <w:rPr>
          <w:rFonts w:ascii="Times New Roman" w:hAnsi="Times New Roman" w:cs="Times New Roman"/>
        </w:rPr>
        <w:t>tio</w:t>
      </w:r>
      <w:commentRangeEnd w:id="51"/>
      <w:r w:rsidR="002A4E9B" w:rsidRPr="00F93B88">
        <w:rPr>
          <w:rStyle w:val="CommentReference"/>
          <w:rFonts w:ascii="Times New Roman" w:hAnsi="Times New Roman" w:cs="Times New Roman"/>
          <w:sz w:val="24"/>
          <w:szCs w:val="24"/>
        </w:rPr>
        <w:commentReference w:id="51"/>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w:t>
      </w:r>
      <w:commentRangeStart w:id="52"/>
      <w:r w:rsidR="0077006B" w:rsidRPr="009F76B7">
        <w:rPr>
          <w:rFonts w:ascii="Times New Roman" w:hAnsi="Times New Roman" w:cs="Times New Roman"/>
        </w:rPr>
        <w:t>igu</w:t>
      </w:r>
      <w:commentRangeEnd w:id="52"/>
      <w:r w:rsidR="002A4E9B" w:rsidRPr="009F76B7">
        <w:rPr>
          <w:rStyle w:val="CommentReference"/>
          <w:rFonts w:ascii="Times New Roman" w:hAnsi="Times New Roman" w:cs="Times New Roman"/>
          <w:sz w:val="24"/>
          <w:szCs w:val="24"/>
        </w:rPr>
        <w:commentReference w:id="52"/>
      </w:r>
      <w:r w:rsidR="0077006B" w:rsidRPr="009F76B7">
        <w:rPr>
          <w:rFonts w:ascii="Times New Roman" w:hAnsi="Times New Roman" w:cs="Times New Roman"/>
        </w:rPr>
        <w:t>re</w:t>
      </w:r>
      <w:r w:rsidR="009F76B7">
        <w:rPr>
          <w:rFonts w:ascii="Times New Roman" w:hAnsi="Times New Roman" w:cs="Times New Roman"/>
        </w:rPr>
        <w:t xml:space="preserve"> </w:t>
      </w:r>
      <w:r w:rsidR="004B6B3E">
        <w:rPr>
          <w:rFonts w:ascii="Times New Roman" w:hAnsi="Times New Roman" w:cs="Times New Roman"/>
        </w:rPr>
        <w:t>2</w:t>
      </w:r>
      <w:r w:rsidRPr="00F93B88">
        <w:rPr>
          <w:rFonts w:ascii="Times New Roman" w:hAnsi="Times New Roman" w:cs="Times New Roman"/>
        </w:rPr>
        <w:t>).</w:t>
      </w:r>
      <w:r w:rsidR="00664239">
        <w:rPr>
          <w:rFonts w:ascii="Times New Roman" w:hAnsi="Times New Roman" w:cs="Times New Roman"/>
        </w:rPr>
        <w:t xml:space="preserve"> </w:t>
      </w:r>
      <w:del w:id="53" w:author="Casey terHorst" w:date="2026-06-17T15:34:00Z" w16du:dateUtc="2026-06-17T22:34:00Z">
        <w:r w:rsidR="00664239" w:rsidDel="00CD6431">
          <w:rPr>
            <w:rFonts w:ascii="Times New Roman" w:hAnsi="Times New Roman" w:cs="Times New Roman"/>
          </w:rPr>
          <w:delText xml:space="preserve">While </w:delText>
        </w:r>
      </w:del>
      <w:ins w:id="54" w:author="Casey terHorst" w:date="2026-06-17T15:34:00Z" w16du:dateUtc="2026-06-17T22:34:00Z">
        <w:r w:rsidR="00CD6431">
          <w:rPr>
            <w:rFonts w:ascii="Times New Roman" w:hAnsi="Times New Roman" w:cs="Times New Roman"/>
          </w:rPr>
          <w:t xml:space="preserve">Although </w:t>
        </w:r>
      </w:ins>
      <w:r w:rsidR="00664239">
        <w:rPr>
          <w:rFonts w:ascii="Times New Roman" w:hAnsi="Times New Roman" w:cs="Times New Roman"/>
        </w:rPr>
        <w:t xml:space="preserve">most clones grew faster at </w:t>
      </w:r>
      <w:r w:rsidR="00664239" w:rsidRPr="00F93B88">
        <w:rPr>
          <w:rFonts w:ascii="Times New Roman" w:hAnsi="Times New Roman" w:cs="Times New Roman"/>
        </w:rPr>
        <w:t>30 °C</w:t>
      </w:r>
      <w:r w:rsidR="00664239">
        <w:rPr>
          <w:rFonts w:ascii="Times New Roman" w:hAnsi="Times New Roman" w:cs="Times New Roman"/>
        </w:rPr>
        <w:t>, the magnitude of the difference in growth rate between the two temperatures varied substantially</w:t>
      </w:r>
      <w:ins w:id="55" w:author="Casey terHorst" w:date="2026-06-17T15:34:00Z" w16du:dateUtc="2026-06-17T22:34:00Z">
        <w:r w:rsidR="00CD6431">
          <w:rPr>
            <w:rFonts w:ascii="Times New Roman" w:hAnsi="Times New Roman" w:cs="Times New Roman"/>
          </w:rPr>
          <w:t xml:space="preserve"> among clones</w:t>
        </w:r>
      </w:ins>
      <w:r w:rsidR="00664239">
        <w:rPr>
          <w:rFonts w:ascii="Times New Roman" w:hAnsi="Times New Roman" w:cs="Times New Roman"/>
        </w:rPr>
        <w:t xml:space="preserve">. Some clones grew as much as 60% faster at the higher temperature, whereas others showed no response, and one clone showed a significant decrease in growth rate at </w:t>
      </w:r>
      <w:r w:rsidR="00664239" w:rsidRPr="00F93B88">
        <w:rPr>
          <w:rFonts w:ascii="Times New Roman" w:hAnsi="Times New Roman" w:cs="Times New Roman"/>
        </w:rPr>
        <w:t>30 °C</w:t>
      </w:r>
      <w:r w:rsidR="00664239">
        <w:rPr>
          <w:rFonts w:ascii="Times New Roman" w:hAnsi="Times New Roman" w:cs="Times New Roman"/>
        </w:rPr>
        <w:t>.</w:t>
      </w:r>
      <w:r w:rsidR="00603017">
        <w:rPr>
          <w:rFonts w:ascii="Times New Roman" w:hAnsi="Times New Roman" w:cs="Times New Roman"/>
        </w:rPr>
        <w:t xml:space="preserve"> </w:t>
      </w:r>
    </w:p>
    <w:p w14:paraId="40C14DB7" w14:textId="27F0CC5A" w:rsidR="00F93B88" w:rsidRDefault="00603017" w:rsidP="00603017">
      <w:pPr>
        <w:spacing w:after="0" w:line="480" w:lineRule="auto"/>
        <w:ind w:firstLine="720"/>
        <w:rPr>
          <w:rFonts w:ascii="Times New Roman" w:hAnsi="Times New Roman" w:cs="Times New Roman"/>
        </w:rPr>
      </w:pPr>
      <w:r>
        <w:rPr>
          <w:rFonts w:ascii="Times New Roman" w:hAnsi="Times New Roman" w:cs="Times New Roman"/>
        </w:rPr>
        <w:lastRenderedPageBreak/>
        <w:t>The b</w:t>
      </w:r>
      <w:r w:rsidR="00F93B88" w:rsidRPr="00F93B88">
        <w:rPr>
          <w:rFonts w:ascii="Times New Roman" w:hAnsi="Times New Roman" w:cs="Times New Roman"/>
        </w:rPr>
        <w:t xml:space="preserve">ody size </w:t>
      </w:r>
      <w:r>
        <w:rPr>
          <w:rFonts w:ascii="Times New Roman" w:hAnsi="Times New Roman" w:cs="Times New Roman"/>
        </w:rPr>
        <w:t xml:space="preserve">of rotifers, measured as cross-sectional area, </w:t>
      </w:r>
      <w:r w:rsidR="00F93B88" w:rsidRPr="00F93B88">
        <w:rPr>
          <w:rFonts w:ascii="Times New Roman" w:hAnsi="Times New Roman" w:cs="Times New Roman"/>
        </w:rPr>
        <w:t>did not differ between temperature treatments (</w:t>
      </w:r>
      <w:r w:rsidR="00F93B88" w:rsidRPr="003E7C28">
        <w:rPr>
          <w:rFonts w:ascii="Times New Roman" w:hAnsi="Times New Roman" w:cs="Times New Roman"/>
          <w:i/>
          <w:iCs/>
        </w:rPr>
        <w:t>P</w:t>
      </w:r>
      <w:r w:rsidR="00F93B88" w:rsidRPr="00F93B88">
        <w:rPr>
          <w:rFonts w:ascii="Times New Roman" w:hAnsi="Times New Roman" w:cs="Times New Roman"/>
        </w:rPr>
        <w:t xml:space="preserve"> = 0.58)</w:t>
      </w:r>
      <w:r w:rsidR="004037D0">
        <w:rPr>
          <w:rFonts w:ascii="Times New Roman" w:hAnsi="Times New Roman" w:cs="Times New Roman"/>
        </w:rPr>
        <w:t>.</w:t>
      </w:r>
      <w:r w:rsidR="008C3C00">
        <w:rPr>
          <w:rFonts w:ascii="Times New Roman" w:hAnsi="Times New Roman" w:cs="Times New Roman"/>
        </w:rPr>
        <w:t xml:space="preserve"> V</w:t>
      </w:r>
      <w:r w:rsidR="00F93B88" w:rsidRPr="00F93B88">
        <w:rPr>
          <w:rFonts w:ascii="Times New Roman" w:hAnsi="Times New Roman" w:cs="Times New Roman"/>
        </w:rPr>
        <w:t>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w:t>
      </w:r>
      <w:r w:rsidR="004B6B3E">
        <w:rPr>
          <w:rFonts w:ascii="Times New Roman" w:hAnsi="Times New Roman" w:cs="Times New Roman"/>
        </w:rPr>
        <w:t>3</w:t>
      </w:r>
      <w:r w:rsidR="00DC3783">
        <w:rPr>
          <w:rFonts w:ascii="Times New Roman" w:hAnsi="Times New Roman" w:cs="Times New Roman"/>
        </w:rPr>
        <w:t>)</w:t>
      </w:r>
      <w:r w:rsidR="00F93B88" w:rsidRPr="00F93B88">
        <w:rPr>
          <w:rFonts w:ascii="Times New Roman" w:hAnsi="Times New Roman" w:cs="Times New Roman"/>
        </w:rPr>
        <w:t xml:space="preserve">, with </w:t>
      </w:r>
      <w:r w:rsidR="00BF6BFA">
        <w:rPr>
          <w:rFonts w:ascii="Times New Roman" w:hAnsi="Times New Roman" w:cs="Times New Roman"/>
        </w:rPr>
        <w:t>little</w:t>
      </w:r>
      <w:r w:rsidR="00F93B88" w:rsidRPr="00F93B88">
        <w:rPr>
          <w:rFonts w:ascii="Times New Roman" w:hAnsi="Times New Roman" w:cs="Times New Roman"/>
        </w:rPr>
        <w:t xml:space="preserve"> </w:t>
      </w:r>
      <w:del w:id="56" w:author="Casey terHorst" w:date="2026-06-17T15:37:00Z" w16du:dateUtc="2026-06-17T22:37:00Z">
        <w:r w:rsidR="00F93B88" w:rsidRPr="00F93B88" w:rsidDel="00CD6431">
          <w:rPr>
            <w:rFonts w:ascii="Times New Roman" w:hAnsi="Times New Roman" w:cs="Times New Roman"/>
          </w:rPr>
          <w:delText xml:space="preserve">meaningful </w:delText>
        </w:r>
      </w:del>
      <w:r w:rsidR="00F93B88" w:rsidRPr="00F93B88">
        <w:rPr>
          <w:rFonts w:ascii="Times New Roman" w:hAnsi="Times New Roman" w:cs="Times New Roman"/>
        </w:rPr>
        <w:t>variance attributed to site, leaf, or clone (0.43%, 0%, and 0.68% of total variance, respectively).</w:t>
      </w:r>
    </w:p>
    <w:p w14:paraId="214D1D1F" w14:textId="77777777" w:rsidR="00672409" w:rsidRDefault="00672409" w:rsidP="00672409">
      <w:pPr>
        <w:jc w:val="center"/>
        <w:rPr>
          <w:rFonts w:ascii="Times New Roman" w:hAnsi="Times New Roman" w:cs="Times New Roman"/>
          <w:b/>
          <w:bCs/>
        </w:rPr>
      </w:pPr>
      <w:r>
        <w:rPr>
          <w:rFonts w:ascii="Times New Roman" w:hAnsi="Times New Roman" w:cs="Times New Roman"/>
          <w:b/>
          <w:bCs/>
          <w:noProof/>
        </w:rPr>
        <w:drawing>
          <wp:inline distT="0" distB="0" distL="0" distR="0" wp14:anchorId="3AC2BE19" wp14:editId="35F3DF60">
            <wp:extent cx="4790364" cy="3193576"/>
            <wp:effectExtent l="0" t="0" r="0" b="6985"/>
            <wp:docPr id="792793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2662E39D" w14:textId="11AB09DD" w:rsidR="00672409" w:rsidRPr="002A6419" w:rsidRDefault="00672409" w:rsidP="00672409">
      <w:pPr>
        <w:rPr>
          <w:rFonts w:ascii="Times New Roman" w:hAnsi="Times New Roman" w:cs="Times New Roman"/>
          <w:iCs/>
          <w:sz w:val="22"/>
          <w:szCs w:val="22"/>
        </w:rPr>
      </w:pPr>
      <w:r w:rsidRPr="002A6419">
        <w:rPr>
          <w:rFonts w:ascii="Times New Roman" w:hAnsi="Times New Roman" w:cs="Times New Roman"/>
          <w:b/>
          <w:bCs/>
          <w:sz w:val="22"/>
          <w:szCs w:val="22"/>
        </w:rPr>
        <w:t>Fig</w:t>
      </w:r>
      <w:commentRangeStart w:id="57"/>
      <w:r w:rsidRPr="002A6419">
        <w:rPr>
          <w:rFonts w:ascii="Times New Roman" w:hAnsi="Times New Roman" w:cs="Times New Roman"/>
          <w:b/>
          <w:bCs/>
          <w:sz w:val="22"/>
          <w:szCs w:val="22"/>
        </w:rPr>
        <w:t>ure</w:t>
      </w:r>
      <w:commentRangeEnd w:id="57"/>
      <w:r w:rsidR="00CD6431" w:rsidRPr="002A6419">
        <w:rPr>
          <w:rStyle w:val="CommentReference"/>
          <w:rFonts w:ascii="Times New Roman" w:hAnsi="Times New Roman" w:cs="Times New Roman"/>
          <w:b/>
          <w:bCs/>
          <w:sz w:val="22"/>
          <w:szCs w:val="22"/>
        </w:rPr>
        <w:commentReference w:id="57"/>
      </w:r>
      <w:r w:rsidRPr="002A6419">
        <w:rPr>
          <w:rFonts w:ascii="Times New Roman" w:hAnsi="Times New Roman" w:cs="Times New Roman"/>
          <w:b/>
          <w:bCs/>
          <w:sz w:val="22"/>
          <w:szCs w:val="22"/>
        </w:rPr>
        <w:t xml:space="preserve"> </w:t>
      </w:r>
      <w:r w:rsidR="004B6B3E" w:rsidRPr="002A6419">
        <w:rPr>
          <w:rFonts w:ascii="Times New Roman" w:hAnsi="Times New Roman" w:cs="Times New Roman"/>
          <w:b/>
          <w:bCs/>
          <w:sz w:val="22"/>
          <w:szCs w:val="22"/>
        </w:rPr>
        <w:t>2</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Reaction norms of maximum specific growth rate (</w:t>
      </w:r>
      <w:r w:rsidRPr="002A6419">
        <w:rPr>
          <w:rFonts w:ascii="Times New Roman" w:hAnsi="Times New Roman" w:cs="Times New Roman"/>
          <w:i/>
          <w:iCs/>
          <w:sz w:val="22"/>
          <w:szCs w:val="22"/>
        </w:rPr>
        <w:t>μ</w:t>
      </w:r>
      <w:r w:rsidRPr="002A6419">
        <w:rPr>
          <w:rFonts w:ascii="Times New Roman" w:hAnsi="Times New Roman" w:cs="Times New Roman"/>
          <w:sz w:val="22"/>
          <w:szCs w:val="22"/>
          <w:vertAlign w:val="subscript"/>
        </w:rPr>
        <w:t>max</w:t>
      </w:r>
      <w:r w:rsidRPr="002A6419">
        <w:rPr>
          <w:rFonts w:ascii="Times New Roman" w:hAnsi="Times New Roman" w:cs="Times New Roman"/>
          <w:sz w:val="22"/>
          <w:szCs w:val="22"/>
        </w:rPr>
        <w:t xml:space="preserve"> d</w:t>
      </w:r>
      <w:r w:rsidRPr="002A6419">
        <w:rPr>
          <w:rFonts w:ascii="Times New Roman" w:hAnsi="Times New Roman" w:cs="Times New Roman"/>
          <w:sz w:val="22"/>
          <w:szCs w:val="22"/>
          <w:vertAlign w:val="superscript"/>
        </w:rPr>
        <w:t>-1</w:t>
      </w:r>
      <w:r w:rsidRPr="002A6419">
        <w:rPr>
          <w:rFonts w:ascii="Times New Roman" w:hAnsi="Times New Roman" w:cs="Times New Roman"/>
          <w:sz w:val="22"/>
          <w:szCs w:val="22"/>
        </w:rPr>
        <w:t xml:space="preserve"> ± SE) for each of 17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w:t>
      </w:r>
      <w:r w:rsidRPr="002A6419">
        <w:rPr>
          <w:rFonts w:ascii="Times New Roman" w:hAnsi="Times New Roman" w:cs="Times New Roman"/>
          <w:i/>
          <w:iCs/>
          <w:sz w:val="22"/>
          <w:szCs w:val="22"/>
        </w:rPr>
        <w:t>n</w:t>
      </w:r>
      <w:r w:rsidRPr="002A6419">
        <w:rPr>
          <w:rFonts w:ascii="Times New Roman" w:hAnsi="Times New Roman" w:cs="Times New Roman"/>
          <w:sz w:val="22"/>
          <w:szCs w:val="22"/>
        </w:rPr>
        <w:t xml:space="preserve"> = 3). Each panel represents one </w:t>
      </w:r>
      <w:r w:rsidRPr="002A6419">
        <w:rPr>
          <w:rFonts w:ascii="Times New Roman" w:hAnsi="Times New Roman" w:cs="Times New Roman"/>
          <w:i/>
          <w:iCs/>
          <w:sz w:val="22"/>
          <w:szCs w:val="22"/>
        </w:rPr>
        <w:t>S. purpurea</w:t>
      </w:r>
      <w:r w:rsidRPr="002A6419">
        <w:rPr>
          <w:rFonts w:ascii="Times New Roman" w:hAnsi="Times New Roman" w:cs="Times New Roman"/>
          <w:iCs/>
          <w:sz w:val="22"/>
          <w:szCs w:val="22"/>
        </w:rPr>
        <w:t xml:space="preserve"> leaf sampled from Site 1 (Leaf 1–3) or Site 2 (Leaf 4–6). </w:t>
      </w:r>
    </w:p>
    <w:p w14:paraId="75990476" w14:textId="77777777" w:rsidR="00672409" w:rsidRPr="004D5543" w:rsidRDefault="00672409" w:rsidP="00672409">
      <w:pPr>
        <w:jc w:val="center"/>
        <w:rPr>
          <w:rFonts w:ascii="Times New Roman" w:hAnsi="Times New Roman" w:cs="Times New Roman"/>
          <w:iCs/>
        </w:rPr>
      </w:pPr>
      <w:r>
        <w:rPr>
          <w:rFonts w:ascii="Times New Roman" w:hAnsi="Times New Roman" w:cs="Times New Roman"/>
          <w:iCs/>
          <w:noProof/>
        </w:rPr>
        <w:lastRenderedPageBreak/>
        <w:drawing>
          <wp:inline distT="0" distB="0" distL="0" distR="0" wp14:anchorId="4A8C8F34" wp14:editId="080153AE">
            <wp:extent cx="4803414" cy="3202276"/>
            <wp:effectExtent l="0" t="0" r="0" b="0"/>
            <wp:docPr id="1369356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6AB0B3BB" w14:textId="0FFDA82A" w:rsidR="00672409" w:rsidRPr="002A6419" w:rsidRDefault="00672409">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4B6B3E" w:rsidRPr="002A6419">
        <w:rPr>
          <w:rFonts w:ascii="Times New Roman" w:hAnsi="Times New Roman" w:cs="Times New Roman"/>
          <w:b/>
          <w:bCs/>
          <w:sz w:val="22"/>
          <w:szCs w:val="22"/>
        </w:rPr>
        <w:t>3</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Reaction norms of rotifer cross-sectional area (μm</w:t>
      </w:r>
      <w:r w:rsidRPr="002A6419">
        <w:rPr>
          <w:rFonts w:ascii="Times New Roman" w:hAnsi="Times New Roman" w:cs="Times New Roman"/>
          <w:sz w:val="22"/>
          <w:szCs w:val="22"/>
          <w:vertAlign w:val="superscript"/>
        </w:rPr>
        <w:t>2</w:t>
      </w:r>
      <w:r w:rsidRPr="002A6419">
        <w:rPr>
          <w:rFonts w:ascii="Times New Roman" w:hAnsi="Times New Roman" w:cs="Times New Roman"/>
          <w:sz w:val="22"/>
          <w:szCs w:val="22"/>
        </w:rPr>
        <w:t xml:space="preserve"> ± SE) for each of 16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Each panel represents one </w:t>
      </w:r>
      <w:r w:rsidRPr="002A6419">
        <w:rPr>
          <w:rFonts w:ascii="Times New Roman" w:hAnsi="Times New Roman" w:cs="Times New Roman"/>
          <w:i/>
          <w:iCs/>
          <w:sz w:val="22"/>
          <w:szCs w:val="22"/>
        </w:rPr>
        <w:t>S. purpurea</w:t>
      </w:r>
      <w:r w:rsidRPr="002A6419">
        <w:rPr>
          <w:rFonts w:ascii="Times New Roman" w:hAnsi="Times New Roman" w:cs="Times New Roman"/>
          <w:sz w:val="22"/>
          <w:szCs w:val="22"/>
        </w:rPr>
        <w:t xml:space="preserve"> leaf sampled from Site 1 (Leaf 1–3) or Site 2 (Leaf 4–6).</w:t>
      </w:r>
    </w:p>
    <w:p w14:paraId="5455601C" w14:textId="50C8FAF1" w:rsidR="002A6419" w:rsidRDefault="002A6419">
      <w:pPr>
        <w:rPr>
          <w:rFonts w:ascii="Times New Roman" w:hAnsi="Times New Roman" w:cs="Times New Roman"/>
          <w:i/>
          <w:iCs/>
        </w:rPr>
      </w:pPr>
    </w:p>
    <w:p w14:paraId="7876B816" w14:textId="5B151F0F" w:rsidR="00B0700B" w:rsidRPr="009857A5" w:rsidRDefault="004D739F" w:rsidP="00A72993">
      <w:pPr>
        <w:spacing w:after="0" w:line="480" w:lineRule="auto"/>
        <w:rPr>
          <w:rFonts w:ascii="Times New Roman" w:hAnsi="Times New Roman" w:cs="Times New Roman"/>
          <w:u w:val="single"/>
        </w:rPr>
      </w:pPr>
      <w:r w:rsidRPr="009857A5">
        <w:rPr>
          <w:rFonts w:ascii="Times New Roman" w:hAnsi="Times New Roman" w:cs="Times New Roman"/>
          <w:u w:val="single"/>
        </w:rPr>
        <w:t>Discussion</w:t>
      </w:r>
    </w:p>
    <w:p w14:paraId="6F89092F" w14:textId="0DAFDB26"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58"/>
      <w:r w:rsidR="00466C87">
        <w:rPr>
          <w:rFonts w:ascii="Times New Roman" w:hAnsi="Times New Roman" w:cs="Times New Roman"/>
        </w:rPr>
        <w:t>thermal optimum is reached</w:t>
      </w:r>
      <w:commentRangeEnd w:id="58"/>
      <w:r w:rsidR="002A4E9B">
        <w:rPr>
          <w:rStyle w:val="CommentReference"/>
          <w:rFonts w:ascii="Times New Roman" w:hAnsi="Times New Roman" w:cs="Times New Roman"/>
          <w:sz w:val="24"/>
          <w:szCs w:val="24"/>
        </w:rPr>
        <w:commentReference w:id="58"/>
      </w:r>
      <w:r w:rsidR="00DA0918">
        <w:rPr>
          <w:rFonts w:ascii="Times New Roman" w:hAnsi="Times New Roman" w:cs="Times New Roman"/>
        </w:rPr>
        <w:t xml:space="preserve"> (Brown et al., 2004)</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59"/>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59"/>
      <w:r w:rsidR="002A4E9B">
        <w:rPr>
          <w:rStyle w:val="CommentReference"/>
          <w:rFonts w:ascii="Times New Roman" w:hAnsi="Times New Roman" w:cs="Times New Roman"/>
          <w:sz w:val="24"/>
          <w:szCs w:val="24"/>
        </w:rPr>
        <w:commentReference w:id="59"/>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w:t>
      </w:r>
      <w:r w:rsidR="00DE58FD">
        <w:rPr>
          <w:rFonts w:ascii="Times New Roman" w:hAnsi="Times New Roman" w:cs="Times New Roman"/>
        </w:rPr>
        <w:lastRenderedPageBreak/>
        <w:t xml:space="preserve">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60"/>
      <w:r w:rsidR="00DE58FD" w:rsidRPr="00A16954">
        <w:rPr>
          <w:rFonts w:ascii="Times New Roman" w:hAnsi="Times New Roman" w:cs="Times New Roman"/>
        </w:rPr>
        <w:t>co</w:t>
      </w:r>
      <w:commentRangeEnd w:id="60"/>
      <w:r w:rsidR="002A4E9B">
        <w:rPr>
          <w:rStyle w:val="CommentReference"/>
          <w:rFonts w:ascii="Times New Roman" w:hAnsi="Times New Roman" w:cs="Times New Roman"/>
          <w:sz w:val="24"/>
          <w:szCs w:val="24"/>
        </w:rPr>
        <w:commentReference w:id="60"/>
      </w:r>
      <w:r w:rsidR="00D8760E">
        <w:rPr>
          <w:rFonts w:ascii="Times New Roman" w:hAnsi="Times New Roman" w:cs="Times New Roman"/>
        </w:rPr>
        <w:t>-occur</w:t>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4F062FCD"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t xml:space="preserve">It is possible that </w:t>
      </w:r>
      <w:commentRangeStart w:id="61"/>
      <w:r w:rsidRPr="00724629">
        <w:rPr>
          <w:rFonts w:ascii="Times New Roman" w:hAnsi="Times New Roman" w:cs="Times New Roman"/>
        </w:rPr>
        <w:t>differences in</w:t>
      </w:r>
      <w:r>
        <w:rPr>
          <w:rFonts w:ascii="Times New Roman" w:hAnsi="Times New Roman" w:cs="Times New Roman"/>
        </w:rPr>
        <w:t xml:space="preserve"> temperature </w:t>
      </w:r>
      <w:commentRangeEnd w:id="61"/>
      <w:r w:rsidR="00336F95">
        <w:rPr>
          <w:rStyle w:val="CommentReference"/>
          <w:rFonts w:ascii="Times New Roman" w:hAnsi="Times New Roman" w:cs="Times New Roman"/>
          <w:sz w:val="24"/>
          <w:szCs w:val="24"/>
        </w:rPr>
        <w:commentReference w:id="61"/>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62"/>
      <w:r w:rsidRPr="00724629">
        <w:rPr>
          <w:rFonts w:ascii="Times New Roman" w:hAnsi="Times New Roman" w:cs="Times New Roman"/>
        </w:rPr>
        <w:t>mogeni</w:t>
      </w:r>
      <w:commentRangeEnd w:id="62"/>
      <w:r w:rsidR="00336F95" w:rsidRPr="00724629">
        <w:rPr>
          <w:rStyle w:val="CommentReference"/>
          <w:rFonts w:ascii="Times New Roman" w:hAnsi="Times New Roman" w:cs="Times New Roman"/>
          <w:sz w:val="24"/>
          <w:szCs w:val="24"/>
        </w:rPr>
        <w:commentReference w:id="62"/>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w:t>
      </w:r>
      <w:r w:rsidR="007D7E64">
        <w:rPr>
          <w:rFonts w:ascii="Times New Roman" w:hAnsi="Times New Roman" w:cs="Times New Roman"/>
        </w:rPr>
        <w:t xml:space="preserve">. Additionally, high phenotypic plasticity in thermal response may itself reduce fitness differences among clones across leaves, weakening the selective pressure needed to structure populations at that scale even when thermal conditions differ. </w:t>
      </w:r>
      <w:r w:rsidR="00DD2A04">
        <w:rPr>
          <w:rFonts w:ascii="Times New Roman" w:hAnsi="Times New Roman" w:cs="Times New Roman"/>
        </w:rPr>
        <w:t xml:space="preserve">Further, the process of isolating </w:t>
      </w:r>
      <w:r w:rsidR="00DD2A04">
        <w:rPr>
          <w:rFonts w:ascii="Times New Roman" w:hAnsi="Times New Roman" w:cs="Times New Roman"/>
          <w:i/>
          <w:iCs/>
        </w:rPr>
        <w:t xml:space="preserve">H. </w:t>
      </w:r>
      <w:r w:rsidR="00DD2A04" w:rsidRPr="00DD2A04">
        <w:rPr>
          <w:rFonts w:ascii="Times New Roman" w:hAnsi="Times New Roman" w:cs="Times New Roman"/>
          <w:i/>
          <w:iCs/>
        </w:rPr>
        <w:t>rosa</w:t>
      </w:r>
      <w:r w:rsidR="00DD2A04">
        <w:rPr>
          <w:rFonts w:ascii="Times New Roman" w:hAnsi="Times New Roman" w:cs="Times New Roman"/>
        </w:rPr>
        <w:t xml:space="preserve"> individuals from </w:t>
      </w:r>
      <w:r w:rsidR="00DD2A04" w:rsidRPr="00DD2A04">
        <w:rPr>
          <w:rFonts w:ascii="Times New Roman" w:hAnsi="Times New Roman" w:cs="Times New Roman"/>
          <w:i/>
          <w:iCs/>
        </w:rPr>
        <w:t>S. purpurea</w:t>
      </w:r>
      <w:r w:rsidR="00DD2A04">
        <w:rPr>
          <w:rFonts w:ascii="Times New Roman" w:hAnsi="Times New Roman" w:cs="Times New Roman"/>
        </w:rPr>
        <w:t xml:space="preserve"> leaf water samples may have </w:t>
      </w:r>
      <w:r w:rsidR="006372EB">
        <w:rPr>
          <w:rFonts w:ascii="Times New Roman" w:hAnsi="Times New Roman" w:cs="Times New Roman"/>
        </w:rPr>
        <w:t>selected</w:t>
      </w:r>
      <w:r w:rsidR="00DD2A04">
        <w:rPr>
          <w:rFonts w:ascii="Times New Roman" w:hAnsi="Times New Roman" w:cs="Times New Roman"/>
        </w:rPr>
        <w:t xml:space="preserve"> </w:t>
      </w:r>
      <w:r w:rsidR="00B60C1E">
        <w:rPr>
          <w:rFonts w:ascii="Times New Roman" w:hAnsi="Times New Roman" w:cs="Times New Roman"/>
        </w:rPr>
        <w:t xml:space="preserve">for </w:t>
      </w:r>
      <w:r w:rsidR="00DD2A04">
        <w:rPr>
          <w:rFonts w:ascii="Times New Roman" w:hAnsi="Times New Roman" w:cs="Times New Roman"/>
        </w:rPr>
        <w:t xml:space="preserve">only one phenotype of rotifer, making leaves seem similar. </w:t>
      </w:r>
      <w:r w:rsidR="00C7139A" w:rsidRPr="00DD2A04">
        <w:rPr>
          <w:rFonts w:ascii="Times New Roman" w:hAnsi="Times New Roman" w:cs="Times New Roman"/>
        </w:rPr>
        <w:t>However</w:t>
      </w:r>
      <w:r w:rsidR="00C7139A">
        <w:rPr>
          <w:rFonts w:ascii="Times New Roman" w:hAnsi="Times New Roman" w:cs="Times New Roman"/>
        </w:rPr>
        <w:t>, the existence of substantial within-</w:t>
      </w:r>
      <w:r w:rsidR="00C7139A">
        <w:rPr>
          <w:rFonts w:ascii="Times New Roman" w:hAnsi="Times New Roman" w:cs="Times New Roman"/>
        </w:rPr>
        <w:lastRenderedPageBreak/>
        <w:t xml:space="preserve">leaf variation suggests that </w:t>
      </w:r>
      <w:r w:rsidR="00DD2A04">
        <w:rPr>
          <w:rFonts w:ascii="Times New Roman" w:hAnsi="Times New Roman" w:cs="Times New Roman"/>
        </w:rPr>
        <w:t>none</w:t>
      </w:r>
      <w:r w:rsidR="00C7139A">
        <w:rPr>
          <w:rFonts w:ascii="Times New Roman" w:hAnsi="Times New Roman" w:cs="Times New Roman"/>
        </w:rPr>
        <w:t xml:space="preserve"> of the above explanations alone are sufficient</w:t>
      </w:r>
      <w:ins w:id="63" w:author="Casey terHorst" w:date="2026-06-17T15:42:00Z" w16du:dateUtc="2026-06-17T22:42:00Z">
        <w:r w:rsidR="00F67144">
          <w:rPr>
            <w:rFonts w:ascii="Times New Roman" w:hAnsi="Times New Roman" w:cs="Times New Roman"/>
          </w:rPr>
          <w:t xml:space="preserve"> to explain</w:t>
        </w:r>
      </w:ins>
      <w:ins w:id="64" w:author="Casey terHorst" w:date="2026-06-17T15:43:00Z" w16du:dateUtc="2026-06-17T22:43:00Z">
        <w:r w:rsidR="00F67144">
          <w:rPr>
            <w:rFonts w:ascii="Times New Roman" w:hAnsi="Times New Roman" w:cs="Times New Roman"/>
          </w:rPr>
          <w:t xml:space="preserve"> the observed results and that the experimental design was sufficient to detect trait variation when it exists</w:t>
        </w:r>
      </w:ins>
      <w:r w:rsidR="00C7139A">
        <w:rPr>
          <w:rFonts w:ascii="Times New Roman" w:hAnsi="Times New Roman" w:cs="Times New Roman"/>
        </w:rPr>
        <w:t>.</w:t>
      </w:r>
      <w:r w:rsidR="00C7139A" w:rsidRPr="00724629">
        <w:rPr>
          <w:rFonts w:ascii="Times New Roman" w:hAnsi="Times New Roman" w:cs="Times New Roman"/>
        </w:rPr>
        <w:t xml:space="preserve"> </w:t>
      </w:r>
      <w:r w:rsidRPr="00724629">
        <w:rPr>
          <w:rFonts w:ascii="Times New Roman" w:hAnsi="Times New Roman" w:cs="Times New Roman"/>
        </w:rPr>
        <w:t>Experimental work that directly quantifies thermal conditions and dispersal among leaves would help clarify the role of environmental heterogeneity in structuring these populations.</w:t>
      </w:r>
    </w:p>
    <w:p w14:paraId="113E9E42" w14:textId="65238B00"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336F95">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r w:rsidR="00336F95">
        <w:rPr>
          <w:rFonts w:ascii="Times New Roman" w:hAnsi="Times New Roman" w:cs="Times New Roman"/>
        </w:rPr>
        <w:t xml:space="preserve">large </w:t>
      </w:r>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D8760E">
        <w:rPr>
          <w:rFonts w:ascii="Times New Roman" w:hAnsi="Times New Roman" w:cs="Times New Roman"/>
        </w:rPr>
        <w:t xml:space="preserve">Monogononta </w:t>
      </w:r>
      <w:r w:rsidR="00850C5F">
        <w:rPr>
          <w:rFonts w:ascii="Times New Roman" w:hAnsi="Times New Roman" w:cs="Times New Roman"/>
        </w:rPr>
        <w:t>rotifers has been shown to be detectable only across much broader ranges of t</w:t>
      </w:r>
      <w:commentRangeStart w:id="65"/>
      <w:commentRangeStart w:id="66"/>
      <w:r w:rsidR="00850C5F">
        <w:rPr>
          <w:rFonts w:ascii="Times New Roman" w:hAnsi="Times New Roman" w:cs="Times New Roman"/>
        </w:rPr>
        <w:t>emp</w:t>
      </w:r>
      <w:commentRangeEnd w:id="65"/>
      <w:r w:rsidR="00336F95">
        <w:rPr>
          <w:rStyle w:val="CommentReference"/>
          <w:rFonts w:ascii="Times New Roman" w:hAnsi="Times New Roman" w:cs="Times New Roman"/>
          <w:sz w:val="24"/>
          <w:szCs w:val="24"/>
        </w:rPr>
        <w:commentReference w:id="65"/>
      </w:r>
      <w:commentRangeEnd w:id="66"/>
      <w:r w:rsidR="00EE6724">
        <w:rPr>
          <w:rStyle w:val="CommentReference"/>
          <w:rFonts w:ascii="Times New Roman" w:hAnsi="Times New Roman" w:cs="Times New Roman"/>
          <w:sz w:val="24"/>
          <w:szCs w:val="24"/>
        </w:rPr>
        <w:commentReference w:id="66"/>
      </w:r>
      <w:r w:rsidR="00850C5F">
        <w:rPr>
          <w:rFonts w:ascii="Times New Roman" w:hAnsi="Times New Roman" w:cs="Times New Roman"/>
        </w:rPr>
        <w:t>eratures (</w:t>
      </w:r>
      <w:r w:rsidR="009A3548">
        <w:rPr>
          <w:rFonts w:ascii="Times New Roman" w:hAnsi="Times New Roman" w:cs="Times New Roman"/>
        </w:rPr>
        <w:t xml:space="preserve">Serra and </w:t>
      </w:r>
      <w:r w:rsidR="00850C5F">
        <w:rPr>
          <w:rFonts w:ascii="Times New Roman" w:hAnsi="Times New Roman" w:cs="Times New Roman"/>
        </w:rPr>
        <w:t xml:space="preserve">Miracle,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r w:rsidR="00336F95">
        <w:rPr>
          <w:rFonts w:ascii="Times New Roman" w:hAnsi="Times New Roman" w:cs="Times New Roman"/>
        </w:rPr>
        <w:t>M</w:t>
      </w:r>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have soft, flexible bodies</w:t>
      </w:r>
      <w:r w:rsidR="00EE6724">
        <w:rPr>
          <w:rFonts w:ascii="Times New Roman" w:hAnsi="Times New Roman" w:cs="Times New Roman"/>
        </w:rPr>
        <w:t xml:space="preserve"> (Wallace et al., 2006)</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w:t>
      </w:r>
      <w:r w:rsidR="00EE6724">
        <w:rPr>
          <w:rFonts w:ascii="Times New Roman" w:hAnsi="Times New Roman" w:cs="Times New Roman"/>
        </w:rPr>
        <w:t>; Melone et al., 1998; Fontaneto et al., 2004</w:t>
      </w:r>
      <w:r w:rsidR="008873A7">
        <w:rPr>
          <w:rFonts w:ascii="Times New Roman" w:hAnsi="Times New Roman" w:cs="Times New Roman"/>
        </w:rPr>
        <w: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w:t>
      </w:r>
      <w:r w:rsidR="001701F5">
        <w:rPr>
          <w:rFonts w:ascii="Times New Roman" w:hAnsi="Times New Roman" w:cs="Times New Roman"/>
        </w:rPr>
        <w:t xml:space="preserve">(i.e., imaging only </w:t>
      </w:r>
      <w:r w:rsidR="0050170A">
        <w:rPr>
          <w:rFonts w:ascii="Times New Roman" w:hAnsi="Times New Roman" w:cs="Times New Roman"/>
        </w:rPr>
        <w:t xml:space="preserve">non-gravid adults) </w:t>
      </w:r>
      <w:r w:rsidR="008873A7">
        <w:rPr>
          <w:rFonts w:ascii="Times New Roman" w:hAnsi="Times New Roman" w:cs="Times New Roman"/>
        </w:rPr>
        <w:t>stage may be necessary to describe more subtle changes</w:t>
      </w:r>
      <w:r w:rsidR="007336F1">
        <w:rPr>
          <w:rFonts w:ascii="Times New Roman" w:hAnsi="Times New Roman" w:cs="Times New Roman"/>
        </w:rPr>
        <w:t xml:space="preserve"> in morphology across a finer range of temp</w:t>
      </w:r>
      <w:commentRangeStart w:id="67"/>
      <w:r w:rsidR="007336F1">
        <w:rPr>
          <w:rFonts w:ascii="Times New Roman" w:hAnsi="Times New Roman" w:cs="Times New Roman"/>
        </w:rPr>
        <w:t>er</w:t>
      </w:r>
      <w:commentRangeEnd w:id="67"/>
      <w:r w:rsidR="00336F95">
        <w:rPr>
          <w:rStyle w:val="CommentReference"/>
          <w:rFonts w:ascii="Times New Roman" w:hAnsi="Times New Roman" w:cs="Times New Roman"/>
          <w:sz w:val="24"/>
          <w:szCs w:val="24"/>
        </w:rPr>
        <w:commentReference w:id="67"/>
      </w:r>
      <w:r w:rsidR="007336F1">
        <w:rPr>
          <w:rFonts w:ascii="Times New Roman" w:hAnsi="Times New Roman" w:cs="Times New Roman"/>
        </w:rPr>
        <w:t>atures</w:t>
      </w:r>
      <w:r w:rsidR="008873A7">
        <w:rPr>
          <w:rFonts w:ascii="Times New Roman" w:hAnsi="Times New Roman" w:cs="Times New Roman"/>
        </w:rPr>
        <w:t xml:space="preserve">. </w:t>
      </w:r>
    </w:p>
    <w:p w14:paraId="60297A9C" w14:textId="4E34DB6E" w:rsidR="000D33FF" w:rsidRPr="00EE6724" w:rsidRDefault="00336F95" w:rsidP="009E5147">
      <w:pPr>
        <w:spacing w:after="0" w:line="480" w:lineRule="auto"/>
        <w:ind w:firstLine="720"/>
        <w:rPr>
          <w:rFonts w:ascii="Times New Roman" w:hAnsi="Times New Roman" w:cs="Times New Roman"/>
        </w:rPr>
      </w:pPr>
      <w:r>
        <w:rPr>
          <w:rFonts w:ascii="Times New Roman" w:hAnsi="Times New Roman" w:cs="Times New Roman"/>
        </w:rPr>
        <w:lastRenderedPageBreak/>
        <w:t>Although</w:t>
      </w:r>
      <w:r w:rsidRPr="00E7118C">
        <w:rPr>
          <w:rFonts w:ascii="Times New Roman" w:hAnsi="Times New Roman" w:cs="Times New Roman"/>
        </w:rPr>
        <w:t xml:space="preserve"> </w:t>
      </w:r>
      <w:r w:rsidR="00E7118C"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00E7118C" w:rsidRPr="00D8760E">
        <w:rPr>
          <w:rFonts w:ascii="Times New Roman" w:hAnsi="Times New Roman" w:cs="Times New Roman"/>
          <w:i/>
          <w:iCs/>
        </w:rPr>
        <w:t>H. rosa</w:t>
      </w:r>
      <w:r w:rsidR="00E7118C" w:rsidRPr="00E7118C">
        <w:rPr>
          <w:rFonts w:ascii="Times New Roman" w:hAnsi="Times New Roman" w:cs="Times New Roman"/>
        </w:rPr>
        <w:t xml:space="preserve"> in nature. Pitcher plant leaf water temperatures fluctuate substantially </w:t>
      </w:r>
      <w:del w:id="68" w:author="Casey terHorst" w:date="2026-06-17T15:46:00Z" w16du:dateUtc="2026-06-17T22:46:00Z">
        <w:r w:rsidR="007D5E0F" w:rsidDel="00F67144">
          <w:rPr>
            <w:rFonts w:ascii="Times New Roman" w:hAnsi="Times New Roman" w:cs="Times New Roman"/>
          </w:rPr>
          <w:delText>throughout each</w:delText>
        </w:r>
      </w:del>
      <w:ins w:id="69" w:author="Casey terHorst" w:date="2026-06-17T15:46:00Z" w16du:dateUtc="2026-06-17T22:46:00Z">
        <w:r w:rsidR="00F67144">
          <w:rPr>
            <w:rFonts w:ascii="Times New Roman" w:hAnsi="Times New Roman" w:cs="Times New Roman"/>
          </w:rPr>
          <w:t>within and among</w:t>
        </w:r>
      </w:ins>
      <w:r w:rsidR="007D5E0F">
        <w:rPr>
          <w:rFonts w:ascii="Times New Roman" w:hAnsi="Times New Roman" w:cs="Times New Roman"/>
        </w:rPr>
        <w:t xml:space="preserve"> day</w:t>
      </w:r>
      <w:ins w:id="70" w:author="Casey terHorst" w:date="2026-06-17T15:46:00Z" w16du:dateUtc="2026-06-17T22:46:00Z">
        <w:r w:rsidR="00F67144">
          <w:rPr>
            <w:rFonts w:ascii="Times New Roman" w:hAnsi="Times New Roman" w:cs="Times New Roman"/>
          </w:rPr>
          <w:t>s, months,</w:t>
        </w:r>
      </w:ins>
      <w:r w:rsidR="007D5E0F">
        <w:rPr>
          <w:rFonts w:ascii="Times New Roman" w:hAnsi="Times New Roman" w:cs="Times New Roman"/>
        </w:rPr>
        <w:t xml:space="preserve"> and </w:t>
      </w:r>
      <w:ins w:id="71" w:author="Casey terHorst" w:date="2026-06-17T15:46:00Z" w16du:dateUtc="2026-06-17T22:46:00Z">
        <w:r w:rsidR="00F67144">
          <w:rPr>
            <w:rFonts w:ascii="Times New Roman" w:hAnsi="Times New Roman" w:cs="Times New Roman"/>
          </w:rPr>
          <w:t>years</w:t>
        </w:r>
      </w:ins>
      <w:del w:id="72" w:author="Casey terHorst" w:date="2026-06-17T15:46:00Z" w16du:dateUtc="2026-06-17T22:46:00Z">
        <w:r w:rsidR="007D5E0F" w:rsidDel="00F67144">
          <w:rPr>
            <w:rFonts w:ascii="Times New Roman" w:hAnsi="Times New Roman" w:cs="Times New Roman"/>
          </w:rPr>
          <w:delText>across seasons</w:delText>
        </w:r>
      </w:del>
      <w:r w:rsidR="007D5E0F">
        <w:rPr>
          <w:rFonts w:ascii="Times New Roman" w:hAnsi="Times New Roman" w:cs="Times New Roman"/>
        </w:rPr>
        <w:t xml:space="preserve">. </w:t>
      </w:r>
      <w:r w:rsidR="00E7118C"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00E7118C"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00E7118C"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73"/>
      <w:r w:rsidR="007B191D" w:rsidRPr="007B191D">
        <w:rPr>
          <w:rFonts w:ascii="Times New Roman" w:hAnsi="Times New Roman" w:cs="Times New Roman"/>
        </w:rPr>
        <w:t xml:space="preserve">ecologically realistic </w:t>
      </w:r>
      <w:commentRangeEnd w:id="73"/>
      <w:r w:rsidRPr="007B191D">
        <w:rPr>
          <w:rStyle w:val="CommentReference"/>
          <w:rFonts w:ascii="Times New Roman" w:hAnsi="Times New Roman" w:cs="Times New Roman"/>
          <w:sz w:val="24"/>
          <w:szCs w:val="24"/>
        </w:rPr>
        <w:commentReference w:id="73"/>
      </w:r>
      <w:r w:rsidR="007B191D" w:rsidRPr="007B191D">
        <w:rPr>
          <w:rFonts w:ascii="Times New Roman" w:hAnsi="Times New Roman" w:cs="Times New Roman"/>
        </w:rPr>
        <w:t>conditions</w:t>
      </w:r>
      <w:r w:rsidR="007B191D">
        <w:rPr>
          <w:rFonts w:ascii="Times New Roman" w:hAnsi="Times New Roman" w:cs="Times New Roman"/>
        </w:rPr>
        <w:t>.</w:t>
      </w:r>
      <w:r w:rsidR="00EE6724">
        <w:rPr>
          <w:rFonts w:ascii="Times New Roman" w:hAnsi="Times New Roman" w:cs="Times New Roman"/>
        </w:rPr>
        <w:t xml:space="preserve"> In Florida populations specifically, leaf water temperatures regularly exceed 41 °C in summer and can fall below 0 °C in winter, with substantial diel fluctuations throughout the growing season (Bradshaw et al., 2004). The 5 °C range used here therefore represents a narrow window of the full thermal range </w:t>
      </w:r>
      <w:r w:rsidR="00EE6724">
        <w:rPr>
          <w:rFonts w:ascii="Times New Roman" w:hAnsi="Times New Roman" w:cs="Times New Roman"/>
          <w:i/>
          <w:iCs/>
        </w:rPr>
        <w:t>H. rosa</w:t>
      </w:r>
      <w:r w:rsidR="00EE6724">
        <w:rPr>
          <w:rFonts w:ascii="Times New Roman" w:hAnsi="Times New Roman" w:cs="Times New Roman"/>
        </w:rPr>
        <w:t xml:space="preserve"> experiences in nature, and the clonal variation detected within it may underestimate the full extent of thermally relevant genetic variation in this system. </w:t>
      </w:r>
    </w:p>
    <w:p w14:paraId="10FE5B18" w14:textId="7D264AD7"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w:t>
      </w:r>
      <w:r w:rsidR="006F4761">
        <w:rPr>
          <w:rFonts w:ascii="Times New Roman" w:hAnsi="Times New Roman" w:cs="Times New Roman"/>
        </w:rPr>
        <w:t>evolvability</w:t>
      </w:r>
      <w:r w:rsidRPr="0037309C">
        <w:rPr>
          <w:rFonts w:ascii="Times New Roman" w:hAnsi="Times New Roman" w:cs="Times New Roman"/>
        </w:rPr>
        <w:t xml:space="preserve">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 xml:space="preserve">H. </w:t>
      </w:r>
      <w:r w:rsidRPr="00AC7BC0">
        <w:rPr>
          <w:rFonts w:ascii="Times New Roman" w:hAnsi="Times New Roman" w:cs="Times New Roman"/>
          <w:i/>
          <w:iCs/>
        </w:rPr>
        <w:lastRenderedPageBreak/>
        <w:t>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00B6CB4" w14:textId="6611CBF1" w:rsidR="002D7F35" w:rsidRPr="002D7F35" w:rsidRDefault="002D7F35" w:rsidP="002D7F35">
      <w:pPr>
        <w:spacing w:after="0" w:line="480" w:lineRule="auto"/>
        <w:jc w:val="center"/>
        <w:rPr>
          <w:rFonts w:ascii="Times New Roman" w:hAnsi="Times New Roman" w:cs="Times New Roman"/>
          <w:b/>
          <w:bCs/>
        </w:rPr>
      </w:pPr>
      <w:r>
        <w:rPr>
          <w:rFonts w:ascii="Times New Roman" w:hAnsi="Times New Roman" w:cs="Times New Roman"/>
          <w:b/>
          <w:bCs/>
        </w:rPr>
        <w:lastRenderedPageBreak/>
        <w:t>Chapter 2</w:t>
      </w:r>
    </w:p>
    <w:p w14:paraId="051D79D9" w14:textId="4298EEBC" w:rsidR="000B6618" w:rsidRPr="009857A5" w:rsidRDefault="009C59DB" w:rsidP="002D7F35">
      <w:pPr>
        <w:spacing w:after="0" w:line="480" w:lineRule="auto"/>
        <w:rPr>
          <w:rFonts w:ascii="Times New Roman" w:hAnsi="Times New Roman" w:cs="Times New Roman"/>
          <w:u w:val="single"/>
        </w:rPr>
      </w:pPr>
      <w:r w:rsidRPr="009857A5">
        <w:rPr>
          <w:rFonts w:ascii="Times New Roman" w:hAnsi="Times New Roman" w:cs="Times New Roman"/>
          <w:u w:val="single"/>
        </w:rPr>
        <w:t>Introduction</w:t>
      </w:r>
    </w:p>
    <w:p w14:paraId="0A3FFC0B" w14:textId="34641B62" w:rsidR="006661CC" w:rsidRDefault="006661CC" w:rsidP="001036A9">
      <w:pPr>
        <w:spacing w:after="0" w:line="480" w:lineRule="auto"/>
        <w:ind w:firstLine="720"/>
        <w:rPr>
          <w:rFonts w:ascii="Times New Roman" w:hAnsi="Times New Roman" w:cs="Times New Roman"/>
        </w:rPr>
      </w:pPr>
      <w:r>
        <w:rPr>
          <w:rFonts w:ascii="Times New Roman" w:hAnsi="Times New Roman" w:cs="Times New Roman"/>
        </w:rPr>
        <w:t xml:space="preserve">Rapid climate change </w:t>
      </w:r>
      <w:del w:id="74" w:author="Casey terHorst" w:date="2026-06-18T12:05:00Z" w16du:dateUtc="2026-06-18T19:05:00Z">
        <w:r w:rsidDel="00097F97">
          <w:rPr>
            <w:rFonts w:ascii="Times New Roman" w:hAnsi="Times New Roman" w:cs="Times New Roman"/>
          </w:rPr>
          <w:delText xml:space="preserve">poses the ultimate </w:delText>
        </w:r>
      </w:del>
      <w:r>
        <w:rPr>
          <w:rFonts w:ascii="Times New Roman" w:hAnsi="Times New Roman" w:cs="Times New Roman"/>
        </w:rPr>
        <w:t>threat</w:t>
      </w:r>
      <w:ins w:id="75" w:author="Casey terHorst" w:date="2026-06-18T12:05:00Z" w16du:dateUtc="2026-06-18T19:05:00Z">
        <w:r w:rsidR="00097F97">
          <w:rPr>
            <w:rFonts w:ascii="Times New Roman" w:hAnsi="Times New Roman" w:cs="Times New Roman"/>
          </w:rPr>
          <w:t>ens</w:t>
        </w:r>
      </w:ins>
      <w:r>
        <w:rPr>
          <w:rFonts w:ascii="Times New Roman" w:hAnsi="Times New Roman" w:cs="Times New Roman"/>
        </w:rPr>
        <w:t xml:space="preserve"> </w:t>
      </w:r>
      <w:del w:id="76" w:author="Casey terHorst" w:date="2026-06-18T12:05:00Z" w16du:dateUtc="2026-06-18T19:05:00Z">
        <w:r w:rsidDel="00097F97">
          <w:rPr>
            <w:rFonts w:ascii="Times New Roman" w:hAnsi="Times New Roman" w:cs="Times New Roman"/>
          </w:rPr>
          <w:delText xml:space="preserve">to existing </w:delText>
        </w:r>
      </w:del>
      <w:r>
        <w:rPr>
          <w:rFonts w:ascii="Times New Roman" w:hAnsi="Times New Roman" w:cs="Times New Roman"/>
        </w:rPr>
        <w:t>natural co</w:t>
      </w:r>
      <w:commentRangeStart w:id="77"/>
      <w:r>
        <w:rPr>
          <w:rFonts w:ascii="Times New Roman" w:hAnsi="Times New Roman" w:cs="Times New Roman"/>
        </w:rPr>
        <w:t>mm</w:t>
      </w:r>
      <w:commentRangeEnd w:id="77"/>
      <w:r w:rsidR="000D4EEA">
        <w:rPr>
          <w:rStyle w:val="CommentReference"/>
          <w:rFonts w:ascii="Times New Roman" w:hAnsi="Times New Roman" w:cs="Times New Roman"/>
          <w:sz w:val="24"/>
          <w:szCs w:val="24"/>
        </w:rPr>
        <w:commentReference w:id="77"/>
      </w:r>
      <w:r>
        <w:rPr>
          <w:rFonts w:ascii="Times New Roman" w:hAnsi="Times New Roman" w:cs="Times New Roman"/>
        </w:rPr>
        <w:t xml:space="preserve">unities through the persistence of </w:t>
      </w:r>
      <w:del w:id="78" w:author="Casey terHorst" w:date="2026-06-18T12:09:00Z" w16du:dateUtc="2026-06-18T19:09:00Z">
        <w:r w:rsidDel="00097F97">
          <w:rPr>
            <w:rFonts w:ascii="Times New Roman" w:hAnsi="Times New Roman" w:cs="Times New Roman"/>
          </w:rPr>
          <w:delText xml:space="preserve">their </w:delText>
        </w:r>
      </w:del>
      <w:r>
        <w:rPr>
          <w:rFonts w:ascii="Times New Roman" w:hAnsi="Times New Roman" w:cs="Times New Roman"/>
        </w:rPr>
        <w:t>individual species and the interactions among those species</w:t>
      </w:r>
      <w:r w:rsidR="00A07B14">
        <w:rPr>
          <w:rFonts w:ascii="Times New Roman" w:hAnsi="Times New Roman" w:cs="Times New Roman"/>
        </w:rPr>
        <w:t xml:space="preserve"> (Parmesan a</w:t>
      </w:r>
      <w:r w:rsidR="00A950FA">
        <w:rPr>
          <w:rFonts w:ascii="Times New Roman" w:hAnsi="Times New Roman" w:cs="Times New Roman"/>
        </w:rPr>
        <w:t>nd</w:t>
      </w:r>
      <w:r w:rsidR="00A07B14">
        <w:rPr>
          <w:rFonts w:ascii="Times New Roman" w:hAnsi="Times New Roman" w:cs="Times New Roman"/>
        </w:rPr>
        <w:t xml:space="preserve"> Yohe, 2003)</w:t>
      </w:r>
      <w:r w:rsidR="009D304B">
        <w:rPr>
          <w:rFonts w:ascii="Times New Roman" w:hAnsi="Times New Roman" w:cs="Times New Roman"/>
        </w:rPr>
        <w:t xml:space="preserve">. </w:t>
      </w:r>
      <w:r w:rsidR="001A3EBF">
        <w:rPr>
          <w:rFonts w:ascii="Times New Roman" w:hAnsi="Times New Roman" w:cs="Times New Roman"/>
        </w:rPr>
        <w:t>Research on the ecological effects of climate change has largely focused on the direct physiological effects experienced by individual species, and</w:t>
      </w:r>
      <w:r w:rsidR="00A07B14">
        <w:rPr>
          <w:rFonts w:ascii="Times New Roman" w:hAnsi="Times New Roman" w:cs="Times New Roman"/>
        </w:rPr>
        <w:t xml:space="preserve"> how species respond to such effects has become the central focus of modern ecology.</w:t>
      </w:r>
      <w:r w:rsidR="00ED1763">
        <w:rPr>
          <w:rFonts w:ascii="Times New Roman" w:hAnsi="Times New Roman" w:cs="Times New Roman"/>
        </w:rPr>
        <w:t xml:space="preserve"> </w:t>
      </w:r>
      <w:r w:rsidR="00FD53FD">
        <w:rPr>
          <w:rFonts w:ascii="Times New Roman" w:hAnsi="Times New Roman" w:cs="Times New Roman"/>
        </w:rPr>
        <w:t xml:space="preserve">Species have been </w:t>
      </w:r>
      <w:r w:rsidR="00AC42D0">
        <w:rPr>
          <w:rFonts w:ascii="Times New Roman" w:hAnsi="Times New Roman" w:cs="Times New Roman"/>
        </w:rPr>
        <w:t>shown</w:t>
      </w:r>
      <w:r w:rsidR="00FD53FD">
        <w:rPr>
          <w:rFonts w:ascii="Times New Roman" w:hAnsi="Times New Roman" w:cs="Times New Roman"/>
        </w:rPr>
        <w:t xml:space="preserve"> to respond by shifting their geographic range with (and often against, see Lawlor, 2024) changing </w:t>
      </w:r>
      <w:commentRangeStart w:id="79"/>
      <w:r w:rsidR="00FD53FD">
        <w:rPr>
          <w:rFonts w:ascii="Times New Roman" w:hAnsi="Times New Roman" w:cs="Times New Roman"/>
        </w:rPr>
        <w:t>longitudinal</w:t>
      </w:r>
      <w:commentRangeEnd w:id="79"/>
      <w:r w:rsidR="00097F97">
        <w:rPr>
          <w:rStyle w:val="CommentReference"/>
          <w:rFonts w:ascii="Times New Roman" w:hAnsi="Times New Roman" w:cs="Times New Roman"/>
          <w:sz w:val="24"/>
          <w:szCs w:val="24"/>
        </w:rPr>
        <w:commentReference w:id="79"/>
      </w:r>
      <w:r w:rsidR="00FD53FD">
        <w:rPr>
          <w:rFonts w:ascii="Times New Roman" w:hAnsi="Times New Roman" w:cs="Times New Roman"/>
        </w:rPr>
        <w:t xml:space="preserve"> and elevational temperature gradients</w:t>
      </w:r>
      <w:r w:rsidR="00AC42D0">
        <w:rPr>
          <w:rFonts w:ascii="Times New Roman" w:hAnsi="Times New Roman" w:cs="Times New Roman"/>
        </w:rPr>
        <w:t xml:space="preserve">, and by using </w:t>
      </w:r>
      <w:del w:id="80" w:author="Casey terHorst" w:date="2026-06-18T12:10:00Z" w16du:dateUtc="2026-06-18T19:10:00Z">
        <w:r w:rsidR="00AC42D0" w:rsidDel="00097F97">
          <w:rPr>
            <w:rFonts w:ascii="Times New Roman" w:hAnsi="Times New Roman" w:cs="Times New Roman"/>
          </w:rPr>
          <w:delText xml:space="preserve">existing </w:delText>
        </w:r>
      </w:del>
      <w:r w:rsidR="00AC42D0">
        <w:rPr>
          <w:rFonts w:ascii="Times New Roman" w:hAnsi="Times New Roman" w:cs="Times New Roman"/>
        </w:rPr>
        <w:t>plastic</w:t>
      </w:r>
      <w:del w:id="81" w:author="Casey terHorst" w:date="2026-06-18T12:10:00Z" w16du:dateUtc="2026-06-18T19:10:00Z">
        <w:r w:rsidR="00AC42D0" w:rsidDel="00097F97">
          <w:rPr>
            <w:rFonts w:ascii="Times New Roman" w:hAnsi="Times New Roman" w:cs="Times New Roman"/>
          </w:rPr>
          <w:delText>ity</w:delText>
        </w:r>
      </w:del>
      <w:r w:rsidR="00AC42D0">
        <w:rPr>
          <w:rFonts w:ascii="Times New Roman" w:hAnsi="Times New Roman" w:cs="Times New Roman"/>
        </w:rPr>
        <w:t xml:space="preserve"> </w:t>
      </w:r>
      <w:del w:id="82" w:author="Casey terHorst" w:date="2026-06-18T12:11:00Z" w16du:dateUtc="2026-06-18T19:11:00Z">
        <w:r w:rsidR="00AC42D0" w:rsidDel="00097F97">
          <w:rPr>
            <w:rFonts w:ascii="Times New Roman" w:hAnsi="Times New Roman" w:cs="Times New Roman"/>
          </w:rPr>
          <w:delText xml:space="preserve">in their </w:delText>
        </w:r>
      </w:del>
      <w:r w:rsidR="00AC42D0">
        <w:rPr>
          <w:rFonts w:ascii="Times New Roman" w:hAnsi="Times New Roman" w:cs="Times New Roman"/>
        </w:rPr>
        <w:t>physiolog</w:t>
      </w:r>
      <w:ins w:id="83" w:author="Casey terHorst" w:date="2026-06-18T12:11:00Z" w16du:dateUtc="2026-06-18T19:11:00Z">
        <w:r w:rsidR="00097F97">
          <w:rPr>
            <w:rFonts w:ascii="Times New Roman" w:hAnsi="Times New Roman" w:cs="Times New Roman"/>
          </w:rPr>
          <w:t>ical or morphological responses</w:t>
        </w:r>
      </w:ins>
      <w:del w:id="84" w:author="Casey terHorst" w:date="2026-06-18T12:11:00Z" w16du:dateUtc="2026-06-18T19:11:00Z">
        <w:r w:rsidR="00AC42D0" w:rsidDel="00097F97">
          <w:rPr>
            <w:rFonts w:ascii="Times New Roman" w:hAnsi="Times New Roman" w:cs="Times New Roman"/>
          </w:rPr>
          <w:delText>y</w:delText>
        </w:r>
      </w:del>
      <w:r w:rsidR="00AC42D0">
        <w:rPr>
          <w:rFonts w:ascii="Times New Roman" w:hAnsi="Times New Roman" w:cs="Times New Roman"/>
        </w:rPr>
        <w:t xml:space="preserve"> to acclimatize to new conditions. However, for species </w:t>
      </w:r>
      <w:ins w:id="85" w:author="Casey terHorst" w:date="2026-06-18T12:11:00Z" w16du:dateUtc="2026-06-18T19:11:00Z">
        <w:r w:rsidR="00097F97">
          <w:rPr>
            <w:rFonts w:ascii="Times New Roman" w:hAnsi="Times New Roman" w:cs="Times New Roman"/>
          </w:rPr>
          <w:t>that</w:t>
        </w:r>
      </w:ins>
      <w:del w:id="86" w:author="Casey terHorst" w:date="2026-06-18T12:11:00Z" w16du:dateUtc="2026-06-18T19:11:00Z">
        <w:r w:rsidR="00AC42D0" w:rsidDel="00097F97">
          <w:rPr>
            <w:rFonts w:ascii="Times New Roman" w:hAnsi="Times New Roman" w:cs="Times New Roman"/>
          </w:rPr>
          <w:delText>who</w:delText>
        </w:r>
      </w:del>
      <w:r w:rsidR="00AC42D0">
        <w:rPr>
          <w:rFonts w:ascii="Times New Roman" w:hAnsi="Times New Roman" w:cs="Times New Roman"/>
        </w:rPr>
        <w:t xml:space="preserve"> lack the </w:t>
      </w:r>
      <w:commentRangeStart w:id="87"/>
      <w:r w:rsidR="00AC42D0">
        <w:rPr>
          <w:rFonts w:ascii="Times New Roman" w:hAnsi="Times New Roman" w:cs="Times New Roman"/>
        </w:rPr>
        <w:t>capability</w:t>
      </w:r>
      <w:commentRangeEnd w:id="87"/>
      <w:r w:rsidR="000D4EEA">
        <w:rPr>
          <w:rStyle w:val="CommentReference"/>
          <w:rFonts w:ascii="Times New Roman" w:hAnsi="Times New Roman" w:cs="Times New Roman"/>
          <w:sz w:val="24"/>
          <w:szCs w:val="24"/>
        </w:rPr>
        <w:commentReference w:id="87"/>
      </w:r>
      <w:r w:rsidR="00AC42D0">
        <w:rPr>
          <w:rFonts w:ascii="Times New Roman" w:hAnsi="Times New Roman" w:cs="Times New Roman"/>
        </w:rPr>
        <w:t xml:space="preserve"> to disperse </w:t>
      </w:r>
      <w:r w:rsidR="004C61BE">
        <w:rPr>
          <w:rFonts w:ascii="Times New Roman" w:hAnsi="Times New Roman" w:cs="Times New Roman"/>
        </w:rPr>
        <w:t>and</w:t>
      </w:r>
      <w:r w:rsidR="00AC42D0">
        <w:rPr>
          <w:rFonts w:ascii="Times New Roman" w:hAnsi="Times New Roman" w:cs="Times New Roman"/>
        </w:rPr>
        <w:t xml:space="preserve"> the breadth of plasticity to acclimate</w:t>
      </w:r>
      <w:r w:rsidR="002721F6">
        <w:rPr>
          <w:rFonts w:ascii="Times New Roman" w:hAnsi="Times New Roman" w:cs="Times New Roman"/>
        </w:rPr>
        <w:t>, neither of these solutions are accessible.</w:t>
      </w:r>
      <w:r w:rsidR="00AC42D0">
        <w:rPr>
          <w:rFonts w:ascii="Times New Roman" w:hAnsi="Times New Roman" w:cs="Times New Roman"/>
        </w:rPr>
        <w:t xml:space="preserve"> In such cases, rapid </w:t>
      </w:r>
      <w:r w:rsidR="00705272">
        <w:rPr>
          <w:rFonts w:ascii="Times New Roman" w:hAnsi="Times New Roman" w:cs="Times New Roman"/>
        </w:rPr>
        <w:t xml:space="preserve">evolution offers an additional avenue of </w:t>
      </w:r>
      <w:r w:rsidR="004C61BE">
        <w:rPr>
          <w:rFonts w:ascii="Times New Roman" w:hAnsi="Times New Roman" w:cs="Times New Roman"/>
        </w:rPr>
        <w:t xml:space="preserve">direct </w:t>
      </w:r>
      <w:r w:rsidR="00705272">
        <w:rPr>
          <w:rFonts w:ascii="Times New Roman" w:hAnsi="Times New Roman" w:cs="Times New Roman"/>
        </w:rPr>
        <w:t>response, one that operates on timescales once thought too slow to be ecologically relevant, but which has increasingly been shown to keep pace with contemporary environmental change (Hendry and Kinnison, 1999; Hairston et al., 2005)</w:t>
      </w:r>
      <w:r w:rsidR="00313483">
        <w:rPr>
          <w:rFonts w:ascii="Times New Roman" w:hAnsi="Times New Roman" w:cs="Times New Roman"/>
        </w:rPr>
        <w:t xml:space="preserve">. </w:t>
      </w:r>
    </w:p>
    <w:p w14:paraId="1483F580" w14:textId="016978BF" w:rsidR="00F40F55" w:rsidRPr="007B214D" w:rsidRDefault="00F40F55" w:rsidP="001036A9">
      <w:pPr>
        <w:spacing w:after="0" w:line="480" w:lineRule="auto"/>
        <w:ind w:firstLine="720"/>
        <w:rPr>
          <w:rFonts w:ascii="Times New Roman" w:hAnsi="Times New Roman" w:cs="Times New Roman"/>
        </w:rPr>
      </w:pPr>
      <w:r>
        <w:rPr>
          <w:rFonts w:ascii="Times New Roman" w:hAnsi="Times New Roman" w:cs="Times New Roman"/>
        </w:rPr>
        <w:t xml:space="preserve">Rapid evolutionary responses to climate change have now been documented across several taxa. In one example, populations of the pitcher plant specialist mosquito </w:t>
      </w:r>
      <w:r>
        <w:rPr>
          <w:rFonts w:ascii="Times New Roman" w:hAnsi="Times New Roman" w:cs="Times New Roman"/>
          <w:i/>
          <w:iCs/>
        </w:rPr>
        <w:t>Wyeomyia smithii</w:t>
      </w:r>
      <w:r>
        <w:rPr>
          <w:rFonts w:ascii="Times New Roman" w:hAnsi="Times New Roman" w:cs="Times New Roman"/>
        </w:rPr>
        <w:t xml:space="preserve"> shifted their genetically controlled photoperiodic response over just a few decades, allowing them to fit an additional generation within a warming </w:t>
      </w:r>
      <w:r w:rsidR="007B214D">
        <w:rPr>
          <w:rFonts w:ascii="Times New Roman" w:hAnsi="Times New Roman" w:cs="Times New Roman"/>
        </w:rPr>
        <w:t xml:space="preserve">growing season (Bradshaw and Holzapfel, 2000). Similarly, clonal lineages of the water flea </w:t>
      </w:r>
      <w:r w:rsidR="007B214D">
        <w:rPr>
          <w:rFonts w:ascii="Times New Roman" w:hAnsi="Times New Roman" w:cs="Times New Roman"/>
          <w:i/>
          <w:iCs/>
        </w:rPr>
        <w:t>Daphnia magna</w:t>
      </w:r>
      <w:r w:rsidR="007B214D">
        <w:rPr>
          <w:rFonts w:ascii="Times New Roman" w:hAnsi="Times New Roman" w:cs="Times New Roman"/>
        </w:rPr>
        <w:t xml:space="preserve"> were shown to differ genetically in their thermal tolerance, and tolerance increased rapidly in populations subjected to sustained experimental warming, a result further confirmed by resurrection ecology showing that natural populations had already evolved higher thermal tolerance over four decades of climate change (Geerts et al., 2015). </w:t>
      </w:r>
      <w:r w:rsidR="004938FB">
        <w:rPr>
          <w:rFonts w:ascii="Times New Roman" w:hAnsi="Times New Roman" w:cs="Times New Roman"/>
        </w:rPr>
        <w:t xml:space="preserve">In both of these examples, species that otherwise may </w:t>
      </w:r>
      <w:r w:rsidR="00D712B7">
        <w:rPr>
          <w:rFonts w:ascii="Times New Roman" w:hAnsi="Times New Roman" w:cs="Times New Roman"/>
        </w:rPr>
        <w:t xml:space="preserve">not </w:t>
      </w:r>
      <w:r w:rsidR="00D712B7">
        <w:rPr>
          <w:rFonts w:ascii="Times New Roman" w:hAnsi="Times New Roman" w:cs="Times New Roman"/>
        </w:rPr>
        <w:lastRenderedPageBreak/>
        <w:t>have</w:t>
      </w:r>
      <w:r w:rsidR="004938FB">
        <w:rPr>
          <w:rFonts w:ascii="Times New Roman" w:hAnsi="Times New Roman" w:cs="Times New Roman"/>
        </w:rPr>
        <w:t xml:space="preserve"> </w:t>
      </w:r>
      <w:r w:rsidR="00D712B7">
        <w:rPr>
          <w:rFonts w:ascii="Times New Roman" w:hAnsi="Times New Roman" w:cs="Times New Roman"/>
        </w:rPr>
        <w:t>been able to persist in their changing climates were able to adapt</w:t>
      </w:r>
      <w:r w:rsidR="00830AB7">
        <w:rPr>
          <w:rFonts w:ascii="Times New Roman" w:hAnsi="Times New Roman" w:cs="Times New Roman"/>
        </w:rPr>
        <w:t>, and did so as a direct response to the novel environmental conditions</w:t>
      </w:r>
      <w:r w:rsidR="00D712B7">
        <w:rPr>
          <w:rFonts w:ascii="Times New Roman" w:hAnsi="Times New Roman" w:cs="Times New Roman"/>
        </w:rPr>
        <w:t>.</w:t>
      </w:r>
    </w:p>
    <w:p w14:paraId="3EB9515C" w14:textId="4CE12EC2" w:rsidR="006D6020" w:rsidRDefault="00684E00" w:rsidP="001036A9">
      <w:pPr>
        <w:spacing w:after="0" w:line="480" w:lineRule="auto"/>
        <w:ind w:firstLine="720"/>
        <w:rPr>
          <w:rFonts w:ascii="Times New Roman" w:hAnsi="Times New Roman" w:cs="Times New Roman"/>
        </w:rPr>
      </w:pPr>
      <w:r>
        <w:rPr>
          <w:rFonts w:ascii="Times New Roman" w:hAnsi="Times New Roman" w:cs="Times New Roman"/>
        </w:rPr>
        <w:t xml:space="preserve">Climate change, however, does not only threaten species directly, but it also reshapes the interactions among them, producing indirect effects that can reverberate through entire communities. </w:t>
      </w:r>
      <w:r w:rsidR="00985866">
        <w:rPr>
          <w:rFonts w:ascii="Times New Roman" w:hAnsi="Times New Roman" w:cs="Times New Roman"/>
        </w:rPr>
        <w:t xml:space="preserve">These indirect effects of climate change on species interactions have proven difficult to study empirically </w:t>
      </w:r>
      <w:r w:rsidR="00996D3C">
        <w:rPr>
          <w:rFonts w:ascii="Times New Roman" w:hAnsi="Times New Roman" w:cs="Times New Roman"/>
        </w:rPr>
        <w:t>(Woot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xml:space="preserve">, and </w:t>
      </w:r>
      <w:r w:rsidR="00896492">
        <w:rPr>
          <w:rFonts w:ascii="Times New Roman" w:hAnsi="Times New Roman" w:cs="Times New Roman"/>
        </w:rPr>
        <w:t>have been explored primarily through theoretical and modeling approaches (Gilman et al., 2010; Kordas et al., 2011).</w:t>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w:t>
      </w:r>
      <w:commentRangeStart w:id="88"/>
      <w:r w:rsidR="00936A0C">
        <w:rPr>
          <w:rFonts w:ascii="Times New Roman" w:hAnsi="Times New Roman" w:cs="Times New Roman"/>
        </w:rPr>
        <w:t>erta</w:t>
      </w:r>
      <w:commentRangeEnd w:id="88"/>
      <w:r w:rsidR="00962E0F">
        <w:rPr>
          <w:rStyle w:val="CommentReference"/>
          <w:rFonts w:ascii="Times New Roman" w:hAnsi="Times New Roman" w:cs="Times New Roman"/>
          <w:sz w:val="24"/>
          <w:szCs w:val="24"/>
        </w:rPr>
        <w:commentReference w:id="88"/>
      </w:r>
      <w:r w:rsidR="00936A0C">
        <w:rPr>
          <w:rFonts w:ascii="Times New Roman" w:hAnsi="Times New Roman" w:cs="Times New Roman"/>
        </w:rPr>
        <w:t>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r w:rsidR="006E1EFE">
        <w:rPr>
          <w:rFonts w:ascii="Times New Roman" w:hAnsi="Times New Roman" w:cs="Times New Roman"/>
        </w:rPr>
        <w:t xml:space="preserve">Because </w:t>
      </w:r>
      <w:r w:rsidR="00FB2A17">
        <w:rPr>
          <w:rFonts w:ascii="Times New Roman" w:hAnsi="Times New Roman" w:cs="Times New Roman"/>
        </w:rPr>
        <w:t xml:space="preserve">they </w:t>
      </w:r>
      <w:ins w:id="89" w:author="Casey terHorst" w:date="2026-06-18T12:29:00Z" w16du:dateUtc="2026-06-18T19:29:00Z">
        <w:r w:rsidR="00962E0F">
          <w:rPr>
            <w:rFonts w:ascii="Times New Roman" w:hAnsi="Times New Roman" w:cs="Times New Roman"/>
          </w:rPr>
          <w:t xml:space="preserve">each can </w:t>
        </w:r>
      </w:ins>
      <w:del w:id="90" w:author="Casey terHorst" w:date="2026-06-18T12:29:00Z" w16du:dateUtc="2026-06-18T19:29:00Z">
        <w:r w:rsidR="00FB2A17" w:rsidDel="00962E0F">
          <w:rPr>
            <w:rFonts w:ascii="Times New Roman" w:hAnsi="Times New Roman" w:cs="Times New Roman"/>
          </w:rPr>
          <w:delText>often</w:delText>
        </w:r>
        <w:r w:rsidR="009806D1" w:rsidDel="00962E0F">
          <w:rPr>
            <w:rFonts w:ascii="Times New Roman" w:hAnsi="Times New Roman" w:cs="Times New Roman"/>
          </w:rPr>
          <w:delText xml:space="preserve"> </w:delText>
        </w:r>
      </w:del>
      <w:r w:rsidR="009806D1">
        <w:rPr>
          <w:rFonts w:ascii="Times New Roman" w:hAnsi="Times New Roman" w:cs="Times New Roman"/>
        </w:rPr>
        <w:t>rely on</w:t>
      </w:r>
      <w:r w:rsidR="00D77B0E">
        <w:rPr>
          <w:rFonts w:ascii="Times New Roman" w:hAnsi="Times New Roman" w:cs="Times New Roman"/>
        </w:rPr>
        <w:t xml:space="preserve"> different </w:t>
      </w:r>
      <w:ins w:id="91" w:author="Casey terHorst" w:date="2026-06-18T12:29:00Z" w16du:dateUtc="2026-06-18T19:29:00Z">
        <w:r w:rsidR="00962E0F">
          <w:rPr>
            <w:rFonts w:ascii="Times New Roman" w:hAnsi="Times New Roman" w:cs="Times New Roman"/>
          </w:rPr>
          <w:t xml:space="preserve">cues to respond to </w:t>
        </w:r>
      </w:ins>
      <w:ins w:id="92" w:author="Casey terHorst" w:date="2026-06-18T12:30:00Z" w16du:dateUtc="2026-06-18T19:30:00Z">
        <w:r w:rsidR="00962E0F">
          <w:rPr>
            <w:rFonts w:ascii="Times New Roman" w:hAnsi="Times New Roman" w:cs="Times New Roman"/>
          </w:rPr>
          <w:t>changing environments, plant flowering and pollinator emergence can become uns</w:t>
        </w:r>
      </w:ins>
      <w:ins w:id="93" w:author="Casey terHorst" w:date="2026-06-18T12:31:00Z" w16du:dateUtc="2026-06-18T19:31:00Z">
        <w:r w:rsidR="00962E0F">
          <w:rPr>
            <w:rFonts w:ascii="Times New Roman" w:hAnsi="Times New Roman" w:cs="Times New Roman"/>
          </w:rPr>
          <w:t xml:space="preserve">ynchronized as the </w:t>
        </w:r>
      </w:ins>
      <w:del w:id="94" w:author="Casey terHorst" w:date="2026-06-18T12:31:00Z" w16du:dateUtc="2026-06-18T19:31:00Z">
        <w:r w:rsidR="00D77B0E" w:rsidDel="00962E0F">
          <w:rPr>
            <w:rFonts w:ascii="Times New Roman" w:hAnsi="Times New Roman" w:cs="Times New Roman"/>
          </w:rPr>
          <w:delText xml:space="preserve">environmental cues to synchronize </w:delText>
        </w:r>
        <w:r w:rsidR="009806D1" w:rsidDel="00962E0F">
          <w:rPr>
            <w:rFonts w:ascii="Times New Roman" w:hAnsi="Times New Roman" w:cs="Times New Roman"/>
          </w:rPr>
          <w:delText>flowering and emergence</w:delText>
        </w:r>
        <w:r w:rsidR="004F50F5" w:rsidDel="00962E0F">
          <w:rPr>
            <w:rFonts w:ascii="Times New Roman" w:hAnsi="Times New Roman" w:cs="Times New Roman"/>
          </w:rPr>
          <w:delText xml:space="preserve">, </w:delText>
        </w:r>
        <w:r w:rsidR="00FB2A17" w:rsidDel="00962E0F">
          <w:rPr>
            <w:rFonts w:ascii="Times New Roman" w:hAnsi="Times New Roman" w:cs="Times New Roman"/>
          </w:rPr>
          <w:delText xml:space="preserve">these </w:delText>
        </w:r>
        <w:r w:rsidR="00A14998" w:rsidDel="00962E0F">
          <w:rPr>
            <w:rFonts w:ascii="Times New Roman" w:hAnsi="Times New Roman" w:cs="Times New Roman"/>
          </w:rPr>
          <w:delText>mutualisms</w:delText>
        </w:r>
        <w:r w:rsidR="00FB2A17" w:rsidDel="00962E0F">
          <w:rPr>
            <w:rFonts w:ascii="Times New Roman" w:hAnsi="Times New Roman" w:cs="Times New Roman"/>
          </w:rPr>
          <w:delText xml:space="preserve"> </w:delText>
        </w:r>
        <w:r w:rsidR="004F50F5" w:rsidRPr="004F50F5" w:rsidDel="00962E0F">
          <w:rPr>
            <w:rFonts w:ascii="Times New Roman" w:hAnsi="Times New Roman" w:cs="Times New Roman"/>
          </w:rPr>
          <w:delText xml:space="preserve">can fall out of phase </w:delText>
        </w:r>
        <w:r w:rsidR="00B84B9A" w:rsidDel="00962E0F">
          <w:rPr>
            <w:rFonts w:ascii="Times New Roman" w:hAnsi="Times New Roman" w:cs="Times New Roman"/>
          </w:rPr>
          <w:delText xml:space="preserve">as the </w:delText>
        </w:r>
      </w:del>
      <w:r w:rsidR="00B84B9A">
        <w:rPr>
          <w:rFonts w:ascii="Times New Roman" w:hAnsi="Times New Roman" w:cs="Times New Roman"/>
        </w:rPr>
        <w:t>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Glo</w:t>
      </w:r>
      <w:commentRangeStart w:id="95"/>
      <w:r w:rsidR="00371DAC">
        <w:rPr>
          <w:rFonts w:ascii="Times New Roman" w:hAnsi="Times New Roman" w:cs="Times New Roman"/>
        </w:rPr>
        <w:t>bal</w:t>
      </w:r>
      <w:commentRangeEnd w:id="95"/>
      <w:r w:rsidR="00962E0F">
        <w:rPr>
          <w:rStyle w:val="CommentReference"/>
          <w:rFonts w:ascii="Times New Roman" w:hAnsi="Times New Roman" w:cs="Times New Roman"/>
          <w:sz w:val="24"/>
          <w:szCs w:val="24"/>
        </w:rPr>
        <w:commentReference w:id="95"/>
      </w:r>
      <w:r w:rsidR="00371DAC">
        <w:rPr>
          <w:rFonts w:ascii="Times New Roman" w:hAnsi="Times New Roman" w:cs="Times New Roman"/>
        </w:rPr>
        <w:t xml:space="preserve">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w:t>
      </w:r>
      <w:r w:rsidR="00BD78C0" w:rsidRPr="005E34C2">
        <w:rPr>
          <w:rFonts w:ascii="Times New Roman" w:hAnsi="Times New Roman" w:cs="Times New Roman"/>
        </w:rPr>
        <w:t>Vucic-</w:t>
      </w:r>
      <w:r w:rsidR="008C327F" w:rsidRPr="005E34C2">
        <w:rPr>
          <w:rFonts w:ascii="Times New Roman" w:hAnsi="Times New Roman" w:cs="Times New Roman"/>
        </w:rPr>
        <w:t>Pestic et al., 201</w:t>
      </w:r>
      <w:r w:rsidR="008C327F">
        <w:rPr>
          <w:rFonts w:ascii="Times New Roman" w:hAnsi="Times New Roman" w:cs="Times New Roman"/>
        </w:rPr>
        <w:t>1</w:t>
      </w:r>
      <w:r w:rsidR="008C327F" w:rsidRPr="005E34C2">
        <w:rPr>
          <w:rFonts w:ascii="Times New Roman" w:hAnsi="Times New Roman" w:cs="Times New Roman"/>
        </w:rPr>
        <w:t>; Sentis et al., 2012</w:t>
      </w:r>
      <w:r w:rsidR="008C327F">
        <w:rPr>
          <w:rFonts w:ascii="Times New Roman" w:hAnsi="Times New Roman" w:cs="Times New Roman"/>
        </w:rPr>
        <w:t xml:space="preserve">; </w:t>
      </w:r>
      <w:r w:rsidR="005E34C2" w:rsidRPr="005E34C2">
        <w:rPr>
          <w:rFonts w:ascii="Times New Roman" w:hAnsi="Times New Roman" w:cs="Times New Roman"/>
        </w:rPr>
        <w:t xml:space="preserve">Barrio et al., 2017; </w:t>
      </w:r>
      <w:r w:rsidR="008C327F">
        <w:rPr>
          <w:rFonts w:ascii="Times New Roman" w:hAnsi="Times New Roman" w:cs="Times New Roman"/>
        </w:rPr>
        <w:t xml:space="preserve">Carlson et al., 2018; </w:t>
      </w:r>
      <w:r w:rsidR="005E34C2" w:rsidRPr="005E34C2">
        <w:rPr>
          <w:rFonts w:ascii="Times New Roman" w:hAnsi="Times New Roman" w:cs="Times New Roman"/>
        </w:rPr>
        <w:t xml:space="preserve">Frances and McCauley, 2018; </w:t>
      </w:r>
      <w:r w:rsidR="00371DAC">
        <w:rPr>
          <w:rFonts w:ascii="Times New Roman" w:hAnsi="Times New Roman" w:cs="Times New Roman"/>
        </w:rPr>
        <w:t xml:space="preserve">but see </w:t>
      </w:r>
      <w:r w:rsidR="00371DAC" w:rsidRPr="005E34C2">
        <w:rPr>
          <w:rFonts w:ascii="Times New Roman" w:hAnsi="Times New Roman" w:cs="Times New Roman"/>
        </w:rPr>
        <w:t>Thierry et al., 2021</w:t>
      </w:r>
      <w:r w:rsidR="00371DAC">
        <w:rPr>
          <w:rFonts w:ascii="Times New Roman" w:hAnsi="Times New Roman" w:cs="Times New Roman"/>
        </w:rPr>
        <w:t>)</w:t>
      </w:r>
      <w:r w:rsidR="00AD31D6">
        <w:rPr>
          <w:rFonts w:ascii="Times New Roman" w:hAnsi="Times New Roman" w:cs="Times New Roman"/>
        </w:rPr>
        <w:t>.</w:t>
      </w:r>
      <w:r w:rsidR="00330C87">
        <w:rPr>
          <w:rFonts w:ascii="Times New Roman" w:hAnsi="Times New Roman" w:cs="Times New Roman"/>
        </w:rPr>
        <w:t xml:space="preserve"> </w:t>
      </w:r>
      <w:r w:rsidR="006E1EFE">
        <w:rPr>
          <w:rFonts w:ascii="Times New Roman" w:hAnsi="Times New Roman" w:cs="Times New Roman"/>
        </w:rPr>
        <w:t xml:space="preserve">Although </w:t>
      </w:r>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w:t>
      </w:r>
      <w:r w:rsidR="00851FF6">
        <w:rPr>
          <w:rFonts w:ascii="Times New Roman" w:hAnsi="Times New Roman" w:cs="Times New Roman"/>
        </w:rPr>
        <w:t>the degree to which evolutionary responses to climate change further mediate these interactions remains an open questio</w:t>
      </w:r>
      <w:commentRangeStart w:id="96"/>
      <w:r w:rsidR="00851FF6">
        <w:rPr>
          <w:rFonts w:ascii="Times New Roman" w:hAnsi="Times New Roman" w:cs="Times New Roman"/>
        </w:rPr>
        <w:t>n</w:t>
      </w:r>
      <w:commentRangeEnd w:id="96"/>
      <w:r w:rsidR="00851FF6">
        <w:rPr>
          <w:rStyle w:val="CommentReference"/>
          <w:rFonts w:ascii="Times New Roman" w:hAnsi="Times New Roman" w:cs="Times New Roman"/>
          <w:sz w:val="24"/>
          <w:szCs w:val="24"/>
        </w:rPr>
        <w:commentReference w:id="96"/>
      </w:r>
      <w:r w:rsidR="00330C87">
        <w:rPr>
          <w:rFonts w:ascii="Times New Roman" w:hAnsi="Times New Roman" w:cs="Times New Roman"/>
        </w:rPr>
        <w:t>.</w:t>
      </w:r>
    </w:p>
    <w:p w14:paraId="5A50A054" w14:textId="37A87D19" w:rsidR="0062190C" w:rsidRDefault="00FF595D" w:rsidP="001036A9">
      <w:pPr>
        <w:spacing w:after="0" w:line="480" w:lineRule="auto"/>
        <w:ind w:firstLine="720"/>
        <w:rPr>
          <w:rFonts w:ascii="Times New Roman" w:hAnsi="Times New Roman" w:cs="Times New Roman"/>
        </w:rPr>
      </w:pPr>
      <w:r>
        <w:rPr>
          <w:rFonts w:ascii="Times New Roman" w:hAnsi="Times New Roman" w:cs="Times New Roman"/>
        </w:rPr>
        <w:lastRenderedPageBreak/>
        <w:t>Theoretical work has indicated that evolutionary responses to climate change can feed back into the ecological consequences of those changes, with the strength and direction of the feedback varying with the type and strength of species interactions (Northfield and Ives, 2013; Akesson et al., 2021; Zhao et al., 202</w:t>
      </w:r>
      <w:r w:rsidR="00B43CD4">
        <w:rPr>
          <w:rFonts w:ascii="Times New Roman" w:hAnsi="Times New Roman" w:cs="Times New Roman"/>
        </w:rPr>
        <w:t>6</w:t>
      </w:r>
      <w:r>
        <w:rPr>
          <w:rFonts w:ascii="Times New Roman" w:hAnsi="Times New Roman" w:cs="Times New Roman"/>
        </w:rPr>
        <w:t xml:space="preserve">). These evolution-mediated indirect effects have been demonstrated empirically to arise through two distinct pathways: (1) a rapid change in climate may alter the strength of a species interaction that itself acts as a selective agent, or (2) a species interaction may modify the strength of selection imposed by climate change (Lau and terHorst, 2020). </w:t>
      </w:r>
      <w:r w:rsidR="007F1C6F">
        <w:rPr>
          <w:rFonts w:ascii="Times New Roman" w:hAnsi="Times New Roman" w:cs="Times New Roman"/>
        </w:rPr>
        <w:t xml:space="preserve">The magnitude and direction of effects in these pathways vary. </w:t>
      </w:r>
      <w:r w:rsidR="00FB0A9E">
        <w:rPr>
          <w:rFonts w:ascii="Times New Roman" w:hAnsi="Times New Roman" w:cs="Times New Roman"/>
        </w:rPr>
        <w:t>For example,</w:t>
      </w:r>
      <w:r>
        <w:rPr>
          <w:rFonts w:ascii="Times New Roman" w:hAnsi="Times New Roman" w:cs="Times New Roman"/>
        </w:rPr>
        <w:t xml:space="preserve"> </w:t>
      </w:r>
      <w:del w:id="97" w:author="Casey terHorst" w:date="2026-06-18T12:38:00Z" w16du:dateUtc="2026-06-18T19:38:00Z">
        <w:r w:rsidR="00FB0A9E" w:rsidDel="007E348A">
          <w:rPr>
            <w:rFonts w:ascii="Times New Roman" w:hAnsi="Times New Roman" w:cs="Times New Roman"/>
          </w:rPr>
          <w:delText>Tseng and O’Connor</w:delText>
        </w:r>
        <w:r w:rsidDel="007E348A">
          <w:rPr>
            <w:rFonts w:ascii="Times New Roman" w:hAnsi="Times New Roman" w:cs="Times New Roman"/>
          </w:rPr>
          <w:delText xml:space="preserve"> (2015) found that </w:delText>
        </w:r>
      </w:del>
      <w:r>
        <w:rPr>
          <w:rFonts w:ascii="Times New Roman" w:hAnsi="Times New Roman" w:cs="Times New Roman"/>
        </w:rPr>
        <w:t xml:space="preserve">populations of </w:t>
      </w:r>
      <w:r>
        <w:rPr>
          <w:rFonts w:ascii="Times New Roman" w:hAnsi="Times New Roman" w:cs="Times New Roman"/>
          <w:i/>
          <w:iCs/>
        </w:rPr>
        <w:t>Daphnia</w:t>
      </w:r>
      <w:r>
        <w:rPr>
          <w:rFonts w:ascii="Times New Roman" w:hAnsi="Times New Roman" w:cs="Times New Roman"/>
        </w:rPr>
        <w:t xml:space="preserve"> evolved faster growth rates in warming only when predators were present</w:t>
      </w:r>
      <w:ins w:id="98" w:author="Casey terHorst" w:date="2026-06-18T12:39:00Z" w16du:dateUtc="2026-06-18T19:39:00Z">
        <w:r w:rsidR="007E348A">
          <w:rPr>
            <w:rFonts w:ascii="Times New Roman" w:hAnsi="Times New Roman" w:cs="Times New Roman"/>
          </w:rPr>
          <w:t xml:space="preserve"> (Tseng and O’Connor 2015)</w:t>
        </w:r>
      </w:ins>
      <w:r>
        <w:rPr>
          <w:rFonts w:ascii="Times New Roman" w:hAnsi="Times New Roman" w:cs="Times New Roman"/>
        </w:rPr>
        <w:t>. Higher temperatures</w:t>
      </w:r>
      <w:r w:rsidR="003B2EBA">
        <w:rPr>
          <w:rFonts w:ascii="Times New Roman" w:hAnsi="Times New Roman" w:cs="Times New Roman"/>
        </w:rPr>
        <w:t xml:space="preserve"> intensified predator activity, which reduced </w:t>
      </w:r>
      <w:r w:rsidR="003B2EBA">
        <w:rPr>
          <w:rFonts w:ascii="Times New Roman" w:hAnsi="Times New Roman" w:cs="Times New Roman"/>
          <w:i/>
          <w:iCs/>
        </w:rPr>
        <w:t>Daphnia</w:t>
      </w:r>
      <w:r w:rsidR="003B2EBA">
        <w:rPr>
          <w:rFonts w:ascii="Times New Roman" w:hAnsi="Times New Roman" w:cs="Times New Roman"/>
        </w:rPr>
        <w:t xml:space="preserve"> densities and decreased the strength of intraspecific competition that would otherwise have selected against faster life histories</w:t>
      </w:r>
      <w:r w:rsidR="006339E4">
        <w:rPr>
          <w:rFonts w:ascii="Times New Roman" w:hAnsi="Times New Roman" w:cs="Times New Roman"/>
        </w:rPr>
        <w:t>. By contrast, warming imposed directional selection on alpine plant species, but the strength of that selection was weakened in the presence of competitors (Nomoto et al., 202</w:t>
      </w:r>
      <w:r w:rsidR="00543BB0">
        <w:rPr>
          <w:rFonts w:ascii="Times New Roman" w:hAnsi="Times New Roman" w:cs="Times New Roman"/>
        </w:rPr>
        <w:t>5</w:t>
      </w:r>
      <w:r w:rsidR="006339E4">
        <w:rPr>
          <w:rFonts w:ascii="Times New Roman" w:hAnsi="Times New Roman" w:cs="Times New Roman"/>
        </w:rPr>
        <w:t xml:space="preserve">). </w:t>
      </w:r>
    </w:p>
    <w:p w14:paraId="13D6354A" w14:textId="0F8EA18B" w:rsidR="00FF595D" w:rsidRPr="006339E4" w:rsidRDefault="006339E4" w:rsidP="001036A9">
      <w:pPr>
        <w:spacing w:after="0" w:line="480" w:lineRule="auto"/>
        <w:ind w:firstLine="720"/>
        <w:rPr>
          <w:rFonts w:ascii="Times New Roman" w:hAnsi="Times New Roman" w:cs="Times New Roman"/>
        </w:rPr>
      </w:pPr>
      <w:r>
        <w:rPr>
          <w:rFonts w:ascii="Times New Roman" w:hAnsi="Times New Roman" w:cs="Times New Roman"/>
        </w:rPr>
        <w:t xml:space="preserve">Additional empirical support for these pathways has accumulated across a range of systems (Lopez-Pascua and Buckling, 2008; Van Doorslaer et al., 2009; </w:t>
      </w:r>
      <w:r w:rsidR="0092396C">
        <w:rPr>
          <w:rFonts w:ascii="Times New Roman" w:hAnsi="Times New Roman" w:cs="Times New Roman"/>
        </w:rPr>
        <w:t xml:space="preserve">Lau et al., 2014; </w:t>
      </w:r>
      <w:r>
        <w:rPr>
          <w:rFonts w:ascii="Times New Roman" w:hAnsi="Times New Roman" w:cs="Times New Roman"/>
        </w:rPr>
        <w:t xml:space="preserve">Tseng et al., 2019). However, these studies all document how climate change and species interactions jointly shape evolutionary trajectories, but leave open the reciprocal question of how the resulting evolutionary change in one species alters its interactions with others. In the one notable exception, Schaum et al. (2018) showed that thermal adaptation in the gastropod grazer </w:t>
      </w:r>
      <w:r>
        <w:rPr>
          <w:rFonts w:ascii="Times New Roman" w:hAnsi="Times New Roman" w:cs="Times New Roman"/>
          <w:i/>
          <w:iCs/>
        </w:rPr>
        <w:t>Radix balthica</w:t>
      </w:r>
      <w:r>
        <w:rPr>
          <w:rFonts w:ascii="Times New Roman" w:hAnsi="Times New Roman" w:cs="Times New Roman"/>
        </w:rPr>
        <w:t xml:space="preserve"> altered the strength of its grazing on an algal prey species, demonstrating that adaptation to temperature can itself be </w:t>
      </w:r>
      <w:r w:rsidR="001C6700">
        <w:rPr>
          <w:rFonts w:ascii="Times New Roman" w:hAnsi="Times New Roman" w:cs="Times New Roman"/>
        </w:rPr>
        <w:t xml:space="preserve">the mechanism producing indirect effects on other species. However, that adaptation occurred under natural conditions where multiple species evolve together along </w:t>
      </w:r>
      <w:r w:rsidR="001C6700">
        <w:rPr>
          <w:rFonts w:ascii="Times New Roman" w:hAnsi="Times New Roman" w:cs="Times New Roman"/>
        </w:rPr>
        <w:lastRenderedPageBreak/>
        <w:t xml:space="preserve">gradients that vary in more than just temperature, making it difficult to attribute the changed interaction specifically to thermal adaptation. </w:t>
      </w:r>
      <w:r w:rsidR="000B1063">
        <w:rPr>
          <w:rFonts w:ascii="Times New Roman" w:hAnsi="Times New Roman" w:cs="Times New Roman"/>
        </w:rPr>
        <w:t>In order to further isolate</w:t>
      </w:r>
      <w:r w:rsidR="001C6700">
        <w:rPr>
          <w:rFonts w:ascii="Times New Roman" w:hAnsi="Times New Roman" w:cs="Times New Roman"/>
        </w:rPr>
        <w:t xml:space="preserve"> thermal adaptation as the causal agent</w:t>
      </w:r>
      <w:r w:rsidR="00DD1AC6">
        <w:rPr>
          <w:rFonts w:ascii="Times New Roman" w:hAnsi="Times New Roman" w:cs="Times New Roman"/>
        </w:rPr>
        <w:t xml:space="preserve">, it </w:t>
      </w:r>
      <w:r w:rsidR="00A11509">
        <w:rPr>
          <w:rFonts w:ascii="Times New Roman" w:hAnsi="Times New Roman" w:cs="Times New Roman"/>
        </w:rPr>
        <w:t>is</w:t>
      </w:r>
      <w:r w:rsidR="00DD1AC6">
        <w:rPr>
          <w:rFonts w:ascii="Times New Roman" w:hAnsi="Times New Roman" w:cs="Times New Roman"/>
        </w:rPr>
        <w:t xml:space="preserve"> necessary to use an </w:t>
      </w:r>
      <w:r w:rsidR="001C6700">
        <w:rPr>
          <w:rFonts w:ascii="Times New Roman" w:hAnsi="Times New Roman" w:cs="Times New Roman"/>
        </w:rPr>
        <w:t>experimental system in which the evolutionary history of one species can be manipulated independently, then factorially crossed with contemporary temperature and the presence or absence of other community members.</w:t>
      </w:r>
    </w:p>
    <w:p w14:paraId="6F05D311" w14:textId="6728CAFE" w:rsidR="009136F6" w:rsidRDefault="002F16EC" w:rsidP="00EF47DA">
      <w:pPr>
        <w:spacing w:after="0" w:line="480" w:lineRule="auto"/>
        <w:ind w:firstLine="720"/>
        <w:rPr>
          <w:rFonts w:ascii="Times New Roman" w:hAnsi="Times New Roman" w:cs="Times New Roman"/>
        </w:rPr>
      </w:pPr>
      <w:commentRangeStart w:id="99"/>
      <w:r>
        <w:rPr>
          <w:rFonts w:ascii="Times New Roman" w:hAnsi="Times New Roman" w:cs="Times New Roman"/>
        </w:rPr>
        <w:t xml:space="preserve">Among the systems that meet these requirements </w:t>
      </w:r>
      <w:r w:rsidR="004509C3">
        <w:rPr>
          <w:rFonts w:ascii="Times New Roman" w:hAnsi="Times New Roman" w:cs="Times New Roman"/>
        </w:rPr>
        <w:t>is</w:t>
      </w:r>
      <w:r>
        <w:rPr>
          <w:rFonts w:ascii="Times New Roman" w:hAnsi="Times New Roman" w:cs="Times New Roman"/>
        </w:rPr>
        <w:t xml:space="preserve"> </w:t>
      </w:r>
      <w:commentRangeEnd w:id="99"/>
      <w:r w:rsidR="006E3EA5">
        <w:rPr>
          <w:rStyle w:val="CommentReference"/>
          <w:rFonts w:ascii="Times New Roman" w:hAnsi="Times New Roman" w:cs="Times New Roman"/>
          <w:sz w:val="24"/>
          <w:szCs w:val="24"/>
        </w:rPr>
        <w:commentReference w:id="99"/>
      </w:r>
      <w:r>
        <w:rPr>
          <w:rFonts w:ascii="Times New Roman" w:hAnsi="Times New Roman" w:cs="Times New Roman"/>
        </w:rPr>
        <w:t xml:space="preserve">the </w:t>
      </w:r>
      <w:r w:rsidR="004509C3">
        <w:rPr>
          <w:rFonts w:ascii="Times New Roman" w:hAnsi="Times New Roman" w:cs="Times New Roman"/>
        </w:rPr>
        <w:t>community of organisms that live in</w:t>
      </w:r>
      <w:r w:rsidR="00266C3B">
        <w:rPr>
          <w:rFonts w:ascii="Times New Roman" w:hAnsi="Times New Roman" w:cs="Times New Roman"/>
        </w:rPr>
        <w:t xml:space="preserve">side </w:t>
      </w:r>
      <w:r>
        <w:rPr>
          <w:rFonts w:ascii="Times New Roman" w:hAnsi="Times New Roman" w:cs="Times New Roman"/>
        </w:rPr>
        <w:t xml:space="preserve">the purple pitcher plant, </w:t>
      </w:r>
      <w:r>
        <w:rPr>
          <w:rFonts w:ascii="Times New Roman" w:hAnsi="Times New Roman" w:cs="Times New Roman"/>
          <w:i/>
          <w:iCs/>
        </w:rPr>
        <w:t xml:space="preserve">Sarracenia </w:t>
      </w:r>
      <w:commentRangeStart w:id="100"/>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commentRangeEnd w:id="100"/>
      <w:r w:rsidR="006E3EA5">
        <w:rPr>
          <w:rStyle w:val="CommentReference"/>
          <w:rFonts w:ascii="Times New Roman" w:hAnsi="Times New Roman" w:cs="Times New Roman"/>
          <w:sz w:val="24"/>
          <w:szCs w:val="24"/>
        </w:rPr>
        <w:commentReference w:id="100"/>
      </w:r>
      <w:r w:rsidR="00563EB7">
        <w:rPr>
          <w:rFonts w:ascii="Times New Roman" w:hAnsi="Times New Roman" w:cs="Times New Roman"/>
        </w:rPr>
        <w:t xml:space="preserve">The cup-shaped, water-filled leaves of </w:t>
      </w:r>
      <w:r w:rsidR="00563EB7">
        <w:rPr>
          <w:rFonts w:ascii="Times New Roman" w:hAnsi="Times New Roman" w:cs="Times New Roman"/>
          <w:i/>
          <w:iCs/>
        </w:rPr>
        <w:t xml:space="preserve">S. </w:t>
      </w:r>
      <w:r w:rsidR="00563EB7" w:rsidRPr="00563EB7">
        <w:rPr>
          <w:rFonts w:ascii="Times New Roman" w:hAnsi="Times New Roman" w:cs="Times New Roman"/>
          <w:i/>
          <w:iCs/>
        </w:rPr>
        <w:t>purpurea</w:t>
      </w:r>
      <w:r w:rsidR="00563EB7">
        <w:rPr>
          <w:rFonts w:ascii="Times New Roman" w:hAnsi="Times New Roman" w:cs="Times New Roman"/>
        </w:rPr>
        <w:t xml:space="preserve"> </w:t>
      </w:r>
      <w:r w:rsidR="00457039">
        <w:rPr>
          <w:rFonts w:ascii="Times New Roman" w:hAnsi="Times New Roman" w:cs="Times New Roman"/>
        </w:rPr>
        <w:t>attract insect prey by producing nectar around the</w:t>
      </w:r>
      <w:r w:rsidR="004F0F72">
        <w:rPr>
          <w:rFonts w:ascii="Times New Roman" w:hAnsi="Times New Roman" w:cs="Times New Roman"/>
        </w:rPr>
        <w:t>ir</w:t>
      </w:r>
      <w:r w:rsidR="00457039">
        <w:rPr>
          <w:rFonts w:ascii="Times New Roman" w:hAnsi="Times New Roman" w:cs="Times New Roman"/>
        </w:rPr>
        <w:t xml:space="preserve"> rim</w:t>
      </w:r>
      <w:r w:rsidR="004F0F72">
        <w:rPr>
          <w:rFonts w:ascii="Times New Roman" w:hAnsi="Times New Roman" w:cs="Times New Roman"/>
        </w:rPr>
        <w:t>s</w:t>
      </w:r>
      <w:r w:rsidR="00457039">
        <w:rPr>
          <w:rFonts w:ascii="Times New Roman" w:hAnsi="Times New Roman" w:cs="Times New Roman"/>
        </w:rPr>
        <w:t xml:space="preserve">.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w:t>
      </w:r>
      <w:r w:rsidR="00FB2DF3" w:rsidRPr="00A26DAC">
        <w:rPr>
          <w:rFonts w:ascii="Times New Roman" w:hAnsi="Times New Roman" w:cs="Times New Roman"/>
        </w:rPr>
        <w:t>Fish and Hall, 1978</w:t>
      </w:r>
      <w:r w:rsidR="00FB2DF3">
        <w:rPr>
          <w:rFonts w:ascii="Times New Roman" w:hAnsi="Times New Roman" w:cs="Times New Roman"/>
        </w:rPr>
        <w:t xml:space="preserve">; </w:t>
      </w:r>
      <w:r w:rsidR="00FB2DF3" w:rsidRPr="00A26DAC">
        <w:rPr>
          <w:rFonts w:ascii="Times New Roman" w:hAnsi="Times New Roman" w:cs="Times New Roman"/>
        </w:rPr>
        <w:t>Miller and terHorst, 2012;</w:t>
      </w:r>
      <w:r w:rsidR="00FB2DF3">
        <w:rPr>
          <w:rFonts w:ascii="Times New Roman" w:hAnsi="Times New Roman" w:cs="Times New Roman"/>
        </w:rPr>
        <w:t xml:space="preserve"> </w:t>
      </w:r>
      <w:r w:rsidR="00A26DAC" w:rsidRPr="00A26DAC">
        <w:rPr>
          <w:rFonts w:ascii="Times New Roman" w:hAnsi="Times New Roman" w:cs="Times New Roman"/>
        </w:rPr>
        <w:t>Cuellar-Gempeler et al., 2025)</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285BB515"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bioavailable forms of nitrogen and phosphorus (Luciano and Newell, 2017).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w:t>
      </w:r>
      <w:r w:rsidR="00BE7ECF">
        <w:rPr>
          <w:rFonts w:ascii="Times New Roman" w:hAnsi="Times New Roman" w:cs="Times New Roman"/>
        </w:rPr>
        <w:t>Although</w:t>
      </w:r>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w:t>
      </w:r>
      <w:r w:rsidR="004900C0">
        <w:rPr>
          <w:rFonts w:ascii="Times New Roman" w:hAnsi="Times New Roman" w:cs="Times New Roman"/>
        </w:rPr>
        <w:lastRenderedPageBreak/>
        <w:t xml:space="preserve">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w:t>
      </w:r>
      <w:r w:rsidR="002D06DE">
        <w:rPr>
          <w:rFonts w:ascii="Times New Roman" w:hAnsi="Times New Roman" w:cs="Times New Roman"/>
        </w:rPr>
        <w:t>; Bledzki and Ellison,</w:t>
      </w:r>
      <w:r w:rsidR="0017764D">
        <w:rPr>
          <w:rFonts w:ascii="Times New Roman" w:hAnsi="Times New Roman" w:cs="Times New Roman"/>
        </w:rPr>
        <w:t xml:space="preserve"> 2002).</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2034158F"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populations of </w:t>
      </w:r>
      <w:r w:rsidRPr="00092288">
        <w:rPr>
          <w:rFonts w:ascii="Times New Roman" w:hAnsi="Times New Roman" w:cs="Times New Roman"/>
          <w:i/>
          <w:iCs/>
        </w:rPr>
        <w:t>H. rosa</w:t>
      </w:r>
      <w:r w:rsidRPr="00AF27CC">
        <w:rPr>
          <w:rFonts w:ascii="Times New Roman" w:hAnsi="Times New Roman" w:cs="Times New Roman"/>
        </w:rPr>
        <w:t xml:space="preserve"> </w:t>
      </w:r>
      <w:r w:rsidRPr="00AF27CC">
        <w:rPr>
          <w:rFonts w:ascii="Times New Roman" w:hAnsi="Times New Roman" w:cs="Times New Roman"/>
        </w:rPr>
        <w:lastRenderedPageBreak/>
        <w:t>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r w:rsidR="00BE7ECF">
        <w:rPr>
          <w:rFonts w:ascii="Times New Roman" w:hAnsi="Times New Roman" w:cs="Times New Roman"/>
        </w:rPr>
        <w:t>evolve in response</w:t>
      </w:r>
      <w:r w:rsidR="00BE7ECF" w:rsidRPr="00AF27CC">
        <w:rPr>
          <w:rFonts w:ascii="Times New Roman" w:hAnsi="Times New Roman" w:cs="Times New Roman"/>
        </w:rPr>
        <w:t xml:space="preserve"> </w:t>
      </w:r>
      <w:r w:rsidRPr="00AF27CC">
        <w:rPr>
          <w:rFonts w:ascii="Times New Roman" w:hAnsi="Times New Roman" w:cs="Times New Roman"/>
        </w:rPr>
        <w:t xml:space="preserve">to constant temperatures of 25 °C or 30 °C for approximately 120 generations, then established competition experiments in a factorial design that crossed evolved temperature, contemporary temperature, and the presence of </w:t>
      </w:r>
      <w:r w:rsidRPr="005A259F">
        <w:rPr>
          <w:rFonts w:ascii="Times New Roman" w:hAnsi="Times New Roman" w:cs="Times New Roman"/>
          <w:i/>
          <w:iCs/>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5A259F">
        <w:rPr>
          <w:rFonts w:ascii="Times New Roman" w:hAnsi="Times New Roman" w:cs="Times New Roman"/>
          <w:i/>
          <w:iCs/>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Pr="009857A5" w:rsidRDefault="007B74FC" w:rsidP="00B94C96">
      <w:pPr>
        <w:spacing w:after="0" w:line="480" w:lineRule="auto"/>
        <w:rPr>
          <w:rFonts w:ascii="Times New Roman" w:hAnsi="Times New Roman" w:cs="Times New Roman"/>
          <w:u w:val="single"/>
        </w:rPr>
      </w:pPr>
      <w:r w:rsidRPr="009857A5">
        <w:rPr>
          <w:rFonts w:ascii="Times New Roman" w:hAnsi="Times New Roman" w:cs="Times New Roman"/>
          <w:u w:val="single"/>
        </w:rPr>
        <w:t>Methods</w:t>
      </w:r>
    </w:p>
    <w:p w14:paraId="309B56A4" w14:textId="47DB7110" w:rsidR="0051464C" w:rsidRPr="0051464C" w:rsidRDefault="00B94C96" w:rsidP="0051464C">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Field Collection of Rotifers</w:t>
      </w:r>
      <w:r>
        <w:rPr>
          <w:rFonts w:ascii="Times New Roman" w:hAnsi="Times New Roman" w:cs="Times New Roman"/>
          <w:color w:val="000000" w:themeColor="text1"/>
        </w:rPr>
        <w:t>—</w:t>
      </w:r>
      <w:r w:rsidR="0051464C" w:rsidRPr="0051464C">
        <w:rPr>
          <w:rFonts w:ascii="Times New Roman" w:hAnsi="Times New Roman" w:cs="Times New Roman"/>
          <w:color w:val="000000" w:themeColor="text1"/>
        </w:rPr>
        <w:t xml:space="preserve">I collected samples of </w:t>
      </w:r>
      <w:r w:rsidR="0051464C" w:rsidRPr="0051464C">
        <w:rPr>
          <w:rFonts w:ascii="Times New Roman" w:hAnsi="Times New Roman" w:cs="Times New Roman"/>
          <w:i/>
          <w:iCs/>
          <w:color w:val="000000" w:themeColor="text1"/>
        </w:rPr>
        <w:t>Sarracenia purpurea</w:t>
      </w:r>
      <w:r w:rsidR="0051464C" w:rsidRPr="0051464C">
        <w:rPr>
          <w:rFonts w:ascii="Times New Roman" w:hAnsi="Times New Roman" w:cs="Times New Roman"/>
          <w:color w:val="000000" w:themeColor="text1"/>
        </w:rPr>
        <w:t xml:space="preserve"> leaf water from 88 plants from two sites in the Apalachicola National Forest in northern Florida in July of 2024. These sites (Crystal Bog and Pleaphase Savannah, Figure 1) were chosen for the presence of known </w:t>
      </w:r>
      <w:r w:rsidR="0051464C" w:rsidRPr="0051464C">
        <w:rPr>
          <w:rFonts w:ascii="Times New Roman" w:hAnsi="Times New Roman" w:cs="Times New Roman"/>
          <w:i/>
          <w:iCs/>
          <w:color w:val="000000" w:themeColor="text1"/>
        </w:rPr>
        <w:t>S. purpurea</w:t>
      </w:r>
      <w:r w:rsidR="0051464C" w:rsidRPr="0051464C">
        <w:rPr>
          <w:rFonts w:ascii="Times New Roman" w:hAnsi="Times New Roman" w:cs="Times New Roman"/>
          <w:color w:val="000000" w:themeColor="text1"/>
        </w:rPr>
        <w:t xml:space="preserve"> populations and are separated by approximately 5 km of longleaf pine forest. I haphazardly sampled 50 plants from Site 1 (Crystal Bog), and 38 from Site 2 (Pleaphase Savanna). From each plant, a sample from one leaf was collected using a sterile plastic transfer </w:t>
      </w:r>
      <w:r w:rsidR="0051464C" w:rsidRPr="0051464C">
        <w:rPr>
          <w:rFonts w:ascii="Times New Roman" w:hAnsi="Times New Roman" w:cs="Times New Roman"/>
          <w:color w:val="000000" w:themeColor="text1"/>
        </w:rPr>
        <w:lastRenderedPageBreak/>
        <w:t>pipette and stored in sterile 50 ml conical tubes. The contents of each leaf were gently mixed using the tip of the pipette before sampling. All of the water in each leaf was collected, unless the leaf water volume exceeded 50 ml, in which case only 50 ml was collected. The samples were then transported to F</w:t>
      </w:r>
      <w:r w:rsidR="00A950FA">
        <w:rPr>
          <w:rFonts w:ascii="Times New Roman" w:hAnsi="Times New Roman" w:cs="Times New Roman"/>
          <w:color w:val="000000" w:themeColor="text1"/>
        </w:rPr>
        <w:t>l</w:t>
      </w:r>
      <w:r w:rsidR="0051464C" w:rsidRPr="0051464C">
        <w:rPr>
          <w:rFonts w:ascii="Times New Roman" w:hAnsi="Times New Roman" w:cs="Times New Roman"/>
          <w:color w:val="000000" w:themeColor="text1"/>
        </w:rPr>
        <w:t xml:space="preserve">orida State University and stored at room temperature. </w:t>
      </w:r>
    </w:p>
    <w:p w14:paraId="5D638604" w14:textId="304EFF41" w:rsidR="00E80CD7" w:rsidRPr="005551C5" w:rsidRDefault="0051464C" w:rsidP="005551C5">
      <w:pPr>
        <w:spacing w:after="0" w:line="480" w:lineRule="auto"/>
        <w:ind w:firstLine="720"/>
        <w:rPr>
          <w:rFonts w:ascii="Times New Roman" w:hAnsi="Times New Roman" w:cs="Times New Roman"/>
          <w:color w:val="000000" w:themeColor="text1"/>
        </w:rPr>
      </w:pPr>
      <w:r w:rsidRPr="0051464C">
        <w:rPr>
          <w:rFonts w:ascii="Times New Roman" w:hAnsi="Times New Roman" w:cs="Times New Roman"/>
          <w:color w:val="000000" w:themeColor="text1"/>
        </w:rPr>
        <w:t xml:space="preserve">Within </w:t>
      </w:r>
      <w:commentRangeStart w:id="101"/>
      <w:r w:rsidRPr="0051464C">
        <w:rPr>
          <w:rFonts w:ascii="Times New Roman" w:hAnsi="Times New Roman" w:cs="Times New Roman"/>
          <w:color w:val="000000" w:themeColor="text1"/>
        </w:rPr>
        <w:t xml:space="preserve">4 hours </w:t>
      </w:r>
      <w:commentRangeEnd w:id="101"/>
      <w:r w:rsidRPr="0051464C">
        <w:rPr>
          <w:rStyle w:val="CommentReference"/>
          <w:rFonts w:ascii="Times New Roman" w:hAnsi="Times New Roman" w:cs="Times New Roman"/>
          <w:color w:val="000000" w:themeColor="text1"/>
          <w:sz w:val="24"/>
          <w:szCs w:val="24"/>
        </w:rPr>
        <w:commentReference w:id="101"/>
      </w:r>
      <w:r w:rsidRPr="0051464C">
        <w:rPr>
          <w:rFonts w:ascii="Times New Roman" w:hAnsi="Times New Roman" w:cs="Times New Roman"/>
          <w:color w:val="000000" w:themeColor="text1"/>
        </w:rPr>
        <w:t>of collection, the samples were visually inspected for the presence of late-instar mosquito larvae (</w:t>
      </w:r>
      <w:r w:rsidRPr="0051464C">
        <w:rPr>
          <w:rFonts w:ascii="Times New Roman" w:hAnsi="Times New Roman" w:cs="Times New Roman"/>
          <w:i/>
          <w:iCs/>
          <w:color w:val="000000" w:themeColor="text1"/>
        </w:rPr>
        <w:t>W. smithii</w:t>
      </w:r>
      <w:r w:rsidRPr="0051464C">
        <w:rPr>
          <w:rFonts w:ascii="Times New Roman" w:hAnsi="Times New Roman" w:cs="Times New Roman"/>
          <w:color w:val="000000" w:themeColor="text1"/>
        </w:rPr>
        <w:t xml:space="preserve">). If present, larvae were removed using clean plastic transfer pipettes to prevent predation on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xml:space="preserve">. All sample tubes were sealed with parafilm and transported via a commercial flight to California State University, Northridge. The samples were then stored in a growth chamber at 25 °C. A 300 µl sample from each tube was scored for the presence of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other species of rotifers, and ciliates using 24-well tissue culture plates and a stereomicroscope. Samples were inspected for the presence of developing mosquito larvae for two additional weeks, which were removed upon detection.</w:t>
      </w:r>
    </w:p>
    <w:p w14:paraId="42F57BD2" w14:textId="28A0421D" w:rsidR="00F233B6" w:rsidRPr="00F233B6" w:rsidRDefault="00D36340" w:rsidP="00F233B6">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Rotifer Isolation and Rearing</w:t>
      </w:r>
      <w:r>
        <w:rPr>
          <w:rFonts w:ascii="Times New Roman" w:hAnsi="Times New Roman" w:cs="Times New Roman"/>
          <w:color w:val="000000" w:themeColor="text1"/>
        </w:rPr>
        <w:t>—</w:t>
      </w:r>
      <w:r w:rsidR="00F233B6" w:rsidRPr="00F233B6">
        <w:rPr>
          <w:rFonts w:ascii="Times New Roman" w:hAnsi="Times New Roman" w:cs="Times New Roman"/>
          <w:color w:val="000000" w:themeColor="text1"/>
        </w:rPr>
        <w:t>To establish clonal lines of the obligate parthenogen</w:t>
      </w:r>
      <w:r w:rsidR="00A950FA">
        <w:rPr>
          <w:rFonts w:ascii="Times New Roman" w:hAnsi="Times New Roman" w:cs="Times New Roman"/>
          <w:color w:val="000000" w:themeColor="text1"/>
        </w:rPr>
        <w:t>et</w:t>
      </w:r>
      <w:r w:rsidR="00F233B6" w:rsidRPr="00F233B6">
        <w:rPr>
          <w:rFonts w:ascii="Times New Roman" w:hAnsi="Times New Roman" w:cs="Times New Roman"/>
          <w:color w:val="000000" w:themeColor="text1"/>
        </w:rPr>
        <w:t xml:space="preserve">ic </w:t>
      </w:r>
      <w:r w:rsidR="00F233B6" w:rsidRPr="00F233B6">
        <w:rPr>
          <w:rFonts w:ascii="Times New Roman" w:hAnsi="Times New Roman" w:cs="Times New Roman"/>
          <w:i/>
          <w:iCs/>
          <w:color w:val="000000" w:themeColor="text1"/>
        </w:rPr>
        <w:t>H. rosa,</w:t>
      </w:r>
      <w:r w:rsidR="00F233B6" w:rsidRPr="00F233B6">
        <w:rPr>
          <w:rFonts w:ascii="Times New Roman" w:hAnsi="Times New Roman" w:cs="Times New Roman"/>
          <w:color w:val="000000" w:themeColor="text1"/>
        </w:rPr>
        <w:t xml:space="preserve"> I isolated individual rotifers from leaf water samples. Of the 88 leaf water samples collected, only s</w:t>
      </w:r>
      <w:commentRangeStart w:id="102"/>
      <w:r w:rsidR="00F233B6" w:rsidRPr="00F233B6">
        <w:rPr>
          <w:rFonts w:ascii="Times New Roman" w:hAnsi="Times New Roman" w:cs="Times New Roman"/>
          <w:color w:val="000000" w:themeColor="text1"/>
        </w:rPr>
        <w:t>ev</w:t>
      </w:r>
      <w:commentRangeEnd w:id="102"/>
      <w:r w:rsidR="00F233B6" w:rsidRPr="00F233B6">
        <w:rPr>
          <w:rStyle w:val="CommentReference"/>
          <w:rFonts w:ascii="Times New Roman" w:hAnsi="Times New Roman" w:cs="Times New Roman"/>
          <w:color w:val="000000" w:themeColor="text1"/>
          <w:sz w:val="24"/>
          <w:szCs w:val="24"/>
        </w:rPr>
        <w:commentReference w:id="102"/>
      </w:r>
      <w:r w:rsidR="00F233B6" w:rsidRPr="00F233B6">
        <w:rPr>
          <w:rFonts w:ascii="Times New Roman" w:hAnsi="Times New Roman" w:cs="Times New Roman"/>
          <w:color w:val="000000" w:themeColor="text1"/>
        </w:rPr>
        <w:t>en from Site 1 and six from Site 2 were likely candidates for isolation. The remaining samples either had no rotifers or were so densely populated by small ciliates that isolating rotifers without contamination was impractical. From each leaf water sample, I isolated 32 individual rotifers.</w:t>
      </w:r>
    </w:p>
    <w:p w14:paraId="5E9BF450" w14:textId="77777777"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Since the isolation process is intended to exclude other protists </w:t>
      </w:r>
      <w:r w:rsidRPr="00F233B6">
        <w:rPr>
          <w:rFonts w:ascii="Times New Roman" w:hAnsi="Times New Roman" w:cs="Times New Roman"/>
          <w:color w:val="000000" w:themeColor="text1"/>
        </w:rPr>
        <w:lastRenderedPageBreak/>
        <w:t xml:space="preserve">and not to produce a fully axenic culture, bacteria from the original sample were incidentally carried over along with each individual rotifer. The addition of fish food flakes acted as the basal resource for these bacteria, that in turn provided a food source for the rotifer. I carried out </w:t>
      </w:r>
      <w:commentRangeStart w:id="103"/>
      <w:r w:rsidRPr="00F233B6">
        <w:rPr>
          <w:rFonts w:ascii="Times New Roman" w:hAnsi="Times New Roman" w:cs="Times New Roman"/>
          <w:color w:val="000000" w:themeColor="text1"/>
        </w:rPr>
        <w:t>32</w:t>
      </w:r>
      <w:commentRangeEnd w:id="103"/>
      <w:r w:rsidRPr="00F233B6">
        <w:rPr>
          <w:rStyle w:val="CommentReference"/>
          <w:rFonts w:ascii="Times New Roman" w:hAnsi="Times New Roman" w:cs="Times New Roman"/>
          <w:color w:val="000000" w:themeColor="text1"/>
          <w:sz w:val="24"/>
          <w:szCs w:val="24"/>
        </w:rPr>
        <w:commentReference w:id="103"/>
      </w:r>
      <w:r w:rsidRPr="00F233B6">
        <w:rPr>
          <w:rFonts w:ascii="Times New Roman" w:hAnsi="Times New Roman" w:cs="Times New Roman"/>
          <w:color w:val="000000" w:themeColor="text1"/>
        </w:rPr>
        <w:t xml:space="preserve"> isolations per leaf water sample, for a total of 448 isolated rotifers. </w:t>
      </w:r>
    </w:p>
    <w:p w14:paraId="1FF896C7" w14:textId="54F8C364"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After two weeks, each well was observed for isolates that successfully founded clonal lines. Those that succeeded were transferred to 125 ml sterile flasks with 100 ml of artificial </w:t>
      </w:r>
      <w:commentRangeStart w:id="104"/>
      <w:r w:rsidRPr="00F233B6">
        <w:rPr>
          <w:rFonts w:ascii="Times New Roman" w:hAnsi="Times New Roman" w:cs="Times New Roman"/>
          <w:color w:val="000000" w:themeColor="text1"/>
        </w:rPr>
        <w:t>freshwater m</w:t>
      </w:r>
      <w:commentRangeEnd w:id="104"/>
      <w:r w:rsidRPr="00F233B6">
        <w:rPr>
          <w:rStyle w:val="CommentReference"/>
          <w:rFonts w:ascii="Times New Roman" w:hAnsi="Times New Roman" w:cs="Times New Roman"/>
          <w:color w:val="000000" w:themeColor="text1"/>
          <w:sz w:val="24"/>
          <w:szCs w:val="24"/>
        </w:rPr>
        <w:commentReference w:id="104"/>
      </w:r>
      <w:r w:rsidRPr="00F233B6">
        <w:rPr>
          <w:rFonts w:ascii="Times New Roman" w:hAnsi="Times New Roman" w:cs="Times New Roman"/>
          <w:color w:val="000000" w:themeColor="text1"/>
        </w:rPr>
        <w:t>edium, AFW (0.0096% sodium bicarbonate (NaHCO</w:t>
      </w:r>
      <w:r w:rsidRPr="00F233B6">
        <w:rPr>
          <w:rFonts w:ascii="Times New Roman" w:hAnsi="Times New Roman" w:cs="Times New Roman"/>
          <w:color w:val="000000" w:themeColor="text1"/>
          <w:vertAlign w:val="subscript"/>
        </w:rPr>
        <w:t>3</w:t>
      </w:r>
      <w:r w:rsidRPr="00F233B6">
        <w:rPr>
          <w:rFonts w:ascii="Times New Roman" w:hAnsi="Times New Roman" w:cs="Times New Roman"/>
          <w:color w:val="000000" w:themeColor="text1"/>
        </w:rPr>
        <w:t>), 0.0060% calcium sulfate dihydrate (CaSO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•2H</w:t>
      </w:r>
      <w:r w:rsidRPr="00F233B6">
        <w:rPr>
          <w:rFonts w:ascii="Times New Roman" w:hAnsi="Times New Roman" w:cs="Times New Roman"/>
          <w:color w:val="000000" w:themeColor="text1"/>
          <w:vertAlign w:val="subscript"/>
        </w:rPr>
        <w:t>2</w:t>
      </w:r>
      <w:r w:rsidRPr="00F233B6">
        <w:rPr>
          <w:rFonts w:ascii="Times New Roman" w:hAnsi="Times New Roman" w:cs="Times New Roman"/>
          <w:color w:val="000000" w:themeColor="text1"/>
        </w:rPr>
        <w:t>O), 0.0060% magnesium sulfate (MgSO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 0.0004% potassium chloride (KCl); modified from U.S. E</w:t>
      </w:r>
      <w:r w:rsidR="00875C99">
        <w:rPr>
          <w:rFonts w:ascii="Times New Roman" w:hAnsi="Times New Roman" w:cs="Times New Roman"/>
          <w:color w:val="000000" w:themeColor="text1"/>
        </w:rPr>
        <w:t xml:space="preserve">nvironmental </w:t>
      </w:r>
      <w:r w:rsidRPr="00F233B6">
        <w:rPr>
          <w:rFonts w:ascii="Times New Roman" w:hAnsi="Times New Roman" w:cs="Times New Roman"/>
          <w:color w:val="000000" w:themeColor="text1"/>
        </w:rPr>
        <w:t>P</w:t>
      </w:r>
      <w:r w:rsidR="00875C99">
        <w:rPr>
          <w:rFonts w:ascii="Times New Roman" w:hAnsi="Times New Roman" w:cs="Times New Roman"/>
          <w:color w:val="000000" w:themeColor="text1"/>
        </w:rPr>
        <w:t xml:space="preserve">rotection </w:t>
      </w:r>
      <w:r w:rsidRPr="00F233B6">
        <w:rPr>
          <w:rFonts w:ascii="Times New Roman" w:hAnsi="Times New Roman" w:cs="Times New Roman"/>
          <w:color w:val="000000" w:themeColor="text1"/>
        </w:rPr>
        <w:t>A</w:t>
      </w:r>
      <w:r w:rsidR="00875C99">
        <w:rPr>
          <w:rFonts w:ascii="Times New Roman" w:hAnsi="Times New Roman" w:cs="Times New Roman"/>
          <w:color w:val="000000" w:themeColor="text1"/>
        </w:rPr>
        <w:t>gency</w:t>
      </w:r>
      <w:r w:rsidRPr="00F233B6">
        <w:rPr>
          <w:rFonts w:ascii="Times New Roman" w:hAnsi="Times New Roman" w:cs="Times New Roman"/>
          <w:color w:val="000000" w:themeColor="text1"/>
        </w:rPr>
        <w:t xml:space="preserve">, 2002). I designed this medium to approximate the low-mineral conditions of </w:t>
      </w:r>
      <w:r w:rsidRPr="00F233B6">
        <w:rPr>
          <w:rFonts w:ascii="Times New Roman" w:hAnsi="Times New Roman" w:cs="Times New Roman"/>
          <w:i/>
          <w:iCs/>
          <w:color w:val="000000" w:themeColor="text1"/>
        </w:rPr>
        <w:t>S. purpurea</w:t>
      </w:r>
      <w:r w:rsidRPr="00F233B6">
        <w:rPr>
          <w:rFonts w:ascii="Times New Roman" w:hAnsi="Times New Roman" w:cs="Times New Roman"/>
          <w:color w:val="000000" w:themeColor="text1"/>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80 clonal stock cultures spanning </w:t>
      </w:r>
      <w:commentRangeStart w:id="105"/>
      <w:r w:rsidRPr="00F233B6">
        <w:rPr>
          <w:rFonts w:ascii="Times New Roman" w:hAnsi="Times New Roman" w:cs="Times New Roman"/>
          <w:color w:val="000000" w:themeColor="text1"/>
        </w:rPr>
        <w:t>seven leaves for Site 1 (Crystal Bog) and six leaves for Site 2 (Pleaphase Savanna)</w:t>
      </w:r>
      <w:commentRangeEnd w:id="105"/>
      <w:r w:rsidRPr="00F233B6">
        <w:rPr>
          <w:rStyle w:val="CommentReference"/>
          <w:rFonts w:ascii="Times New Roman" w:hAnsi="Times New Roman" w:cs="Times New Roman"/>
          <w:color w:val="000000" w:themeColor="text1"/>
          <w:sz w:val="24"/>
          <w:szCs w:val="24"/>
        </w:rPr>
        <w:commentReference w:id="105"/>
      </w:r>
      <w:r w:rsidRPr="00F233B6">
        <w:rPr>
          <w:rFonts w:ascii="Times New Roman" w:hAnsi="Times New Roman" w:cs="Times New Roman"/>
          <w:color w:val="000000" w:themeColor="text1"/>
        </w:rPr>
        <w:t xml:space="preserve">. </w:t>
      </w:r>
    </w:p>
    <w:p w14:paraId="15019917" w14:textId="1CFE430A" w:rsidR="00284499" w:rsidRDefault="00E80CD7" w:rsidP="00223363">
      <w:pPr>
        <w:spacing w:after="0" w:line="480" w:lineRule="auto"/>
        <w:rPr>
          <w:rFonts w:ascii="Times New Roman" w:hAnsi="Times New Roman" w:cs="Times New Roman"/>
          <w:color w:val="000000" w:themeColor="text1"/>
        </w:rPr>
      </w:pPr>
      <w:r>
        <w:rPr>
          <w:rFonts w:ascii="Times New Roman" w:hAnsi="Times New Roman" w:cs="Times New Roman"/>
        </w:rPr>
        <w:tab/>
      </w:r>
      <w:r w:rsidR="007324D3" w:rsidRPr="009857A5">
        <w:rPr>
          <w:rFonts w:ascii="Times New Roman" w:hAnsi="Times New Roman" w:cs="Times New Roman"/>
          <w:i/>
          <w:iCs/>
        </w:rPr>
        <w:t>Culturing bacteria</w:t>
      </w:r>
      <w:r w:rsidR="007324D3">
        <w:rPr>
          <w:rFonts w:ascii="Times New Roman" w:hAnsi="Times New Roman" w:cs="Times New Roman"/>
        </w:rPr>
        <w:t>—</w:t>
      </w:r>
      <w:r w:rsidR="00284499" w:rsidRPr="00284499">
        <w:rPr>
          <w:rFonts w:ascii="Times New Roman" w:hAnsi="Times New Roman" w:cs="Times New Roman"/>
          <w:color w:val="000000" w:themeColor="text1"/>
        </w:rPr>
        <w:t xml:space="preserve">Immediately after field collections, the excess water from the removal of mosquito larvae was filtered using a 20 µm mesh strainer. The filtered leaf water was transferred into 1.5 ml plastic tubes and stored in a freezer. Before the start of the experiment, one 1.5 ml tube of leaf water was thawed and added to 200 ml of AFW medium along with 100 mg of autoclaved fish food flakes. The culture was allowed to grow at 30 °C with constant stirring for 2 days. I used a single pooled bacterial inoculum in an attempt to standardize the microbial food environment across all microcosms, helping to ensure that differences in rotifer </w:t>
      </w:r>
      <w:r w:rsidR="00284499" w:rsidRPr="00284499">
        <w:rPr>
          <w:rFonts w:ascii="Times New Roman" w:hAnsi="Times New Roman" w:cs="Times New Roman"/>
          <w:color w:val="000000" w:themeColor="text1"/>
        </w:rPr>
        <w:lastRenderedPageBreak/>
        <w:t>performance among clones and temperatures would be less dependent on bacterial community composition. This bacterial stock was then used in the temperature response experiment.</w:t>
      </w:r>
    </w:p>
    <w:p w14:paraId="5A4CF901" w14:textId="6E7469E4" w:rsidR="00ED65DF" w:rsidRPr="00ED65DF" w:rsidRDefault="00ED65DF" w:rsidP="00223363">
      <w:pPr>
        <w:spacing w:after="0" w:line="480" w:lineRule="auto"/>
        <w:rPr>
          <w:rFonts w:ascii="Times New Roman" w:hAnsi="Times New Roman" w:cs="Times New Roman"/>
          <w:color w:val="EE0000"/>
        </w:rPr>
      </w:pPr>
      <w:r>
        <w:rPr>
          <w:rFonts w:ascii="Times New Roman" w:hAnsi="Times New Roman" w:cs="Times New Roman"/>
          <w:color w:val="000000" w:themeColor="text1"/>
        </w:rPr>
        <w:tab/>
      </w:r>
      <w:r w:rsidR="00C0082F" w:rsidRPr="009857A5">
        <w:rPr>
          <w:rFonts w:ascii="Times New Roman" w:hAnsi="Times New Roman" w:cs="Times New Roman"/>
          <w:i/>
          <w:iCs/>
          <w:color w:val="000000" w:themeColor="text1"/>
        </w:rPr>
        <w:t>Culturing Tetrahymena</w:t>
      </w:r>
      <w:r w:rsidR="00C0082F">
        <w:rPr>
          <w:rFonts w:ascii="Times New Roman" w:hAnsi="Times New Roman" w:cs="Times New Roman"/>
          <w:color w:val="000000" w:themeColor="text1"/>
        </w:rPr>
        <w:t>—</w:t>
      </w:r>
      <w:r>
        <w:rPr>
          <w:rFonts w:ascii="Times New Roman" w:hAnsi="Times New Roman" w:cs="Times New Roman"/>
          <w:color w:val="000000" w:themeColor="text1"/>
        </w:rPr>
        <w:t xml:space="preserve">A stock culture of </w:t>
      </w:r>
      <w:r>
        <w:rPr>
          <w:rFonts w:ascii="Times New Roman" w:hAnsi="Times New Roman" w:cs="Times New Roman"/>
          <w:i/>
          <w:iCs/>
          <w:color w:val="000000" w:themeColor="text1"/>
        </w:rPr>
        <w:t xml:space="preserve">Tetrahymena </w:t>
      </w:r>
      <w:r>
        <w:rPr>
          <w:rFonts w:ascii="Times New Roman" w:hAnsi="Times New Roman" w:cs="Times New Roman"/>
          <w:color w:val="000000" w:themeColor="text1"/>
        </w:rPr>
        <w:t>sp. was established from a single field-collected isolate obtained from a previous study, ensuring that all experimental replicates were exposed to a genetically identical competitor. The culture was maintained in AFW medium at 25 °C and fed sterile fish food flakes as a basal resource for bacteria.</w:t>
      </w:r>
    </w:p>
    <w:p w14:paraId="022F5C7E" w14:textId="17D1ED37" w:rsidR="000639DC" w:rsidRDefault="00223363" w:rsidP="00223363">
      <w:pPr>
        <w:spacing w:after="0" w:line="480" w:lineRule="auto"/>
        <w:rPr>
          <w:rFonts w:ascii="Times New Roman" w:hAnsi="Times New Roman" w:cs="Times New Roman"/>
        </w:rPr>
      </w:pPr>
      <w:r>
        <w:rPr>
          <w:rFonts w:ascii="Times New Roman" w:hAnsi="Times New Roman" w:cs="Times New Roman"/>
        </w:rPr>
        <w:tab/>
        <w:t xml:space="preserve"> </w:t>
      </w:r>
      <w:del w:id="106" w:author="Casey terHorst" w:date="2026-06-18T13:00:00Z" w16du:dateUtc="2026-06-18T20:00:00Z">
        <w:r w:rsidR="00C0082F" w:rsidRPr="009857A5" w:rsidDel="00A26A0F">
          <w:rPr>
            <w:rFonts w:ascii="Times New Roman" w:hAnsi="Times New Roman" w:cs="Times New Roman"/>
            <w:i/>
            <w:iCs/>
          </w:rPr>
          <w:delText xml:space="preserve">Competition </w:delText>
        </w:r>
      </w:del>
      <w:ins w:id="107" w:author="Casey terHorst" w:date="2026-06-18T13:00:00Z" w16du:dateUtc="2026-06-18T20:00:00Z">
        <w:r w:rsidR="00A26A0F">
          <w:rPr>
            <w:rFonts w:ascii="Times New Roman" w:hAnsi="Times New Roman" w:cs="Times New Roman"/>
            <w:i/>
            <w:iCs/>
          </w:rPr>
          <w:t>Evolution</w:t>
        </w:r>
        <w:r w:rsidR="00A26A0F" w:rsidRPr="009857A5">
          <w:rPr>
            <w:rFonts w:ascii="Times New Roman" w:hAnsi="Times New Roman" w:cs="Times New Roman"/>
            <w:i/>
            <w:iCs/>
          </w:rPr>
          <w:t xml:space="preserve"> </w:t>
        </w:r>
      </w:ins>
      <w:r w:rsidR="00C0082F" w:rsidRPr="009857A5">
        <w:rPr>
          <w:rFonts w:ascii="Times New Roman" w:hAnsi="Times New Roman" w:cs="Times New Roman"/>
          <w:i/>
          <w:iCs/>
        </w:rPr>
        <w:t>experiment</w:t>
      </w:r>
      <w:r w:rsidR="00C0082F">
        <w:rPr>
          <w:rFonts w:ascii="Times New Roman" w:hAnsi="Times New Roman" w:cs="Times New Roman"/>
        </w:rPr>
        <w:t>—</w:t>
      </w:r>
      <w:r>
        <w:rPr>
          <w:rFonts w:ascii="Times New Roman" w:hAnsi="Times New Roman" w:cs="Times New Roman"/>
        </w:rPr>
        <w:t xml:space="preserve">Rotifers from 17 different clonal lines were used in equal density to establish </w:t>
      </w:r>
      <w:r w:rsidR="005A259F">
        <w:rPr>
          <w:rFonts w:ascii="Times New Roman" w:hAnsi="Times New Roman" w:cs="Times New Roman"/>
        </w:rPr>
        <w:t>20 identical mixed</w:t>
      </w:r>
      <w:r>
        <w:rPr>
          <w:rFonts w:ascii="Times New Roman" w:hAnsi="Times New Roman" w:cs="Times New Roman"/>
        </w:rPr>
        <w:t>-clone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w:t>
      </w:r>
      <w:r w:rsidR="005A259F">
        <w:rPr>
          <w:rFonts w:ascii="Times New Roman" w:hAnsi="Times New Roman" w:cs="Times New Roman"/>
        </w:rPr>
        <w:t xml:space="preserve">These cultures were </w:t>
      </w:r>
      <w:ins w:id="108" w:author="Casey terHorst" w:date="2026-06-18T13:01:00Z" w16du:dateUtc="2026-06-18T20:01:00Z">
        <w:r w:rsidR="00C3212B">
          <w:rPr>
            <w:rFonts w:ascii="Times New Roman" w:hAnsi="Times New Roman" w:cs="Times New Roman"/>
          </w:rPr>
          <w:t>allowed to evolve</w:t>
        </w:r>
      </w:ins>
      <w:del w:id="109" w:author="Casey terHorst" w:date="2026-06-18T13:01:00Z" w16du:dateUtc="2026-06-18T20:01:00Z">
        <w:r w:rsidR="005A259F" w:rsidDel="00C3212B">
          <w:rPr>
            <w:rFonts w:ascii="Times New Roman" w:hAnsi="Times New Roman" w:cs="Times New Roman"/>
          </w:rPr>
          <w:delText>stored</w:delText>
        </w:r>
      </w:del>
      <w:r w:rsidR="005A259F">
        <w:rPr>
          <w:rFonts w:ascii="Times New Roman" w:hAnsi="Times New Roman" w:cs="Times New Roman"/>
        </w:rPr>
        <w:t xml:space="preserve"> </w:t>
      </w:r>
      <w:r w:rsidR="00EB54A1">
        <w:rPr>
          <w:rFonts w:ascii="Times New Roman" w:hAnsi="Times New Roman" w:cs="Times New Roman"/>
        </w:rPr>
        <w:t xml:space="preserve">in growth chambers at </w:t>
      </w:r>
      <w:del w:id="110" w:author="Casey terHorst" w:date="2026-06-18T13:01:00Z" w16du:dateUtc="2026-06-18T20:01:00Z">
        <w:r w:rsidR="00EB54A1" w:rsidDel="00C3212B">
          <w:rPr>
            <w:rFonts w:ascii="Times New Roman" w:hAnsi="Times New Roman" w:cs="Times New Roman"/>
          </w:rPr>
          <w:delText xml:space="preserve">a </w:delText>
        </w:r>
      </w:del>
      <w:r w:rsidR="00EB54A1">
        <w:rPr>
          <w:rFonts w:ascii="Times New Roman" w:hAnsi="Times New Roman" w:cs="Times New Roman"/>
        </w:rPr>
        <w:t>constant temperature</w:t>
      </w:r>
      <w:ins w:id="111" w:author="Casey terHorst" w:date="2026-06-18T13:01:00Z" w16du:dateUtc="2026-06-18T20:01:00Z">
        <w:r w:rsidR="00C3212B">
          <w:rPr>
            <w:rFonts w:ascii="Times New Roman" w:hAnsi="Times New Roman" w:cs="Times New Roman"/>
          </w:rPr>
          <w:t>s</w:t>
        </w:r>
      </w:ins>
      <w:r w:rsidR="00EB54A1">
        <w:rPr>
          <w:rFonts w:ascii="Times New Roman" w:hAnsi="Times New Roman" w:cs="Times New Roman"/>
        </w:rPr>
        <w:t xml:space="preserve">, with 10 replicates at </w:t>
      </w:r>
      <w:r>
        <w:rPr>
          <w:rFonts w:ascii="Times New Roman" w:hAnsi="Times New Roman" w:cs="Times New Roman"/>
        </w:rPr>
        <w:t>25</w:t>
      </w:r>
      <w:r w:rsidR="00D133EA">
        <w:rPr>
          <w:rFonts w:ascii="Times New Roman" w:hAnsi="Times New Roman" w:cs="Times New Roman"/>
        </w:rPr>
        <w:t xml:space="preserve"> </w:t>
      </w:r>
      <w:r>
        <w:rPr>
          <w:rFonts w:ascii="Times New Roman" w:hAnsi="Times New Roman" w:cs="Times New Roman"/>
        </w:rPr>
        <w:t xml:space="preserve">°C </w:t>
      </w:r>
      <w:r w:rsidR="00EB54A1">
        <w:rPr>
          <w:rFonts w:ascii="Times New Roman" w:hAnsi="Times New Roman" w:cs="Times New Roman"/>
        </w:rPr>
        <w:t>and 10 replicates at</w:t>
      </w:r>
      <w:r>
        <w:rPr>
          <w:rFonts w:ascii="Times New Roman" w:hAnsi="Times New Roman" w:cs="Times New Roman"/>
        </w:rPr>
        <w:t xml:space="preserve"> 30</w:t>
      </w:r>
      <w:r w:rsidR="00D133EA">
        <w:rPr>
          <w:rFonts w:ascii="Times New Roman" w:hAnsi="Times New Roman" w:cs="Times New Roman"/>
        </w:rPr>
        <w:t xml:space="preserve"> </w:t>
      </w:r>
      <w:r>
        <w:rPr>
          <w:rFonts w:ascii="Times New Roman" w:hAnsi="Times New Roman" w:cs="Times New Roman"/>
        </w:rPr>
        <w:t xml:space="preserve">°C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del w:id="112" w:author="Casey terHorst" w:date="2026-06-18T13:02:00Z" w16du:dateUtc="2026-06-18T20:02:00Z">
        <w:r w:rsidR="00A3200A" w:rsidDel="00C3212B">
          <w:rPr>
            <w:rFonts w:ascii="Times New Roman" w:hAnsi="Times New Roman" w:cs="Times New Roman"/>
          </w:rPr>
          <w:delText xml:space="preserve">around </w:delText>
        </w:r>
      </w:del>
      <w:ins w:id="113" w:author="Casey terHorst" w:date="2026-06-18T13:02:00Z" w16du:dateUtc="2026-06-18T20:02:00Z">
        <w:r w:rsidR="00C3212B">
          <w:rPr>
            <w:rFonts w:ascii="Times New Roman" w:hAnsi="Times New Roman" w:cs="Times New Roman"/>
          </w:rPr>
          <w:t>approximately</w:t>
        </w:r>
        <w:r w:rsidR="00C3212B">
          <w:rPr>
            <w:rFonts w:ascii="Times New Roman" w:hAnsi="Times New Roman" w:cs="Times New Roman"/>
          </w:rPr>
          <w:t xml:space="preserve"> </w:t>
        </w:r>
      </w:ins>
      <w:r w:rsidR="00A3200A">
        <w:rPr>
          <w:rFonts w:ascii="Times New Roman" w:hAnsi="Times New Roman" w:cs="Times New Roman"/>
        </w:rPr>
        <w:t>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w:t>
      </w:r>
      <w:del w:id="114" w:author="Casey terHorst" w:date="2026-06-18T13:02:00Z" w16du:dateUtc="2026-06-18T20:02:00Z">
        <w:r w:rsidR="00BB6C0E" w:rsidDel="00C3212B">
          <w:rPr>
            <w:rFonts w:ascii="Times New Roman" w:hAnsi="Times New Roman" w:cs="Times New Roman"/>
          </w:rPr>
          <w:delText>adaptive</w:delText>
        </w:r>
        <w:r w:rsidDel="00C3212B">
          <w:rPr>
            <w:rFonts w:ascii="Times New Roman" w:hAnsi="Times New Roman" w:cs="Times New Roman"/>
          </w:rPr>
          <w:delText xml:space="preserve"> </w:delText>
        </w:r>
      </w:del>
      <w:ins w:id="115" w:author="Casey terHorst" w:date="2026-06-18T13:02:00Z" w16du:dateUtc="2026-06-18T20:02:00Z">
        <w:r w:rsidR="00C3212B">
          <w:rPr>
            <w:rFonts w:ascii="Times New Roman" w:hAnsi="Times New Roman" w:cs="Times New Roman"/>
          </w:rPr>
          <w:t>evo</w:t>
        </w:r>
        <w:commentRangeStart w:id="116"/>
        <w:r w:rsidR="00C3212B">
          <w:rPr>
            <w:rFonts w:ascii="Times New Roman" w:hAnsi="Times New Roman" w:cs="Times New Roman"/>
          </w:rPr>
          <w:t>l</w:t>
        </w:r>
      </w:ins>
      <w:commentRangeEnd w:id="116"/>
      <w:r w:rsidR="00C3212B">
        <w:rPr>
          <w:rStyle w:val="CommentReference"/>
          <w:rFonts w:ascii="Times New Roman" w:hAnsi="Times New Roman" w:cs="Times New Roman"/>
          <w:sz w:val="24"/>
          <w:szCs w:val="24"/>
        </w:rPr>
        <w:commentReference w:id="116"/>
      </w:r>
      <w:ins w:id="117" w:author="Casey terHorst" w:date="2026-06-18T13:02:00Z" w16du:dateUtc="2026-06-18T20:02:00Z">
        <w:r w:rsidR="00C3212B">
          <w:rPr>
            <w:rFonts w:ascii="Times New Roman" w:hAnsi="Times New Roman" w:cs="Times New Roman"/>
          </w:rPr>
          <w:t>ution</w:t>
        </w:r>
        <w:r w:rsidR="00C3212B">
          <w:rPr>
            <w:rFonts w:ascii="Times New Roman" w:hAnsi="Times New Roman" w:cs="Times New Roman"/>
          </w:rPr>
          <w:t xml:space="preserve"> </w:t>
        </w:r>
      </w:ins>
      <w:r>
        <w:rPr>
          <w:rFonts w:ascii="Times New Roman" w:hAnsi="Times New Roman" w:cs="Times New Roman"/>
        </w:rPr>
        <w:t xml:space="preserve">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r w:rsidR="000639DC">
        <w:rPr>
          <w:rFonts w:ascii="Times New Roman" w:hAnsi="Times New Roman" w:cs="Times New Roman"/>
        </w:rPr>
        <w:t xml:space="preserve">in order to minimize any maternal </w:t>
      </w:r>
      <w:r w:rsidR="00FF719A">
        <w:rPr>
          <w:rFonts w:ascii="Times New Roman" w:hAnsi="Times New Roman" w:cs="Times New Roman"/>
        </w:rPr>
        <w:t>effects o</w:t>
      </w:r>
      <w:r w:rsidR="000639DC">
        <w:rPr>
          <w:rFonts w:ascii="Times New Roman" w:hAnsi="Times New Roman" w:cs="Times New Roman"/>
        </w:rPr>
        <w:t>r transgenerational</w:t>
      </w:r>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w:t>
      </w:r>
      <w:del w:id="118" w:author="Casey terHorst" w:date="2026-06-18T13:03:00Z" w16du:dateUtc="2026-06-18T20:03:00Z">
        <w:r w:rsidR="00FF719A" w:rsidDel="00C3212B">
          <w:rPr>
            <w:rFonts w:ascii="Times New Roman" w:hAnsi="Times New Roman" w:cs="Times New Roman"/>
          </w:rPr>
          <w:delText>25 °C</w:delText>
        </w:r>
      </w:del>
      <w:ins w:id="119" w:author="Casey terHorst" w:date="2026-06-18T13:03:00Z" w16du:dateUtc="2026-06-18T20:03:00Z">
        <w:r w:rsidR="00C3212B">
          <w:rPr>
            <w:rFonts w:ascii="Times New Roman" w:hAnsi="Times New Roman" w:cs="Times New Roman"/>
          </w:rPr>
          <w:t>brief</w:t>
        </w:r>
      </w:ins>
      <w:r w:rsidR="00FF719A">
        <w:rPr>
          <w:rFonts w:ascii="Times New Roman" w:hAnsi="Times New Roman" w:cs="Times New Roman"/>
        </w:rPr>
        <w:t xml:space="preserve"> acclimation period,</w:t>
      </w:r>
      <w:r w:rsidR="00974C7E">
        <w:rPr>
          <w:rFonts w:ascii="Times New Roman" w:hAnsi="Times New Roman" w:cs="Times New Roman"/>
        </w:rPr>
        <w:t xml:space="preserve"> </w:t>
      </w:r>
      <w:ins w:id="120" w:author="Casey terHorst" w:date="2026-06-18T13:05:00Z" w16du:dateUtc="2026-06-18T20:05:00Z">
        <w:r w:rsidR="00C3212B">
          <w:rPr>
            <w:rFonts w:ascii="Times New Roman" w:hAnsi="Times New Roman" w:cs="Times New Roman"/>
          </w:rPr>
          <w:t xml:space="preserve">I measured traits of each population: growth rate, competitive ability, and cell size. </w:t>
        </w:r>
      </w:ins>
      <w:del w:id="121" w:author="Casey terHorst" w:date="2026-06-18T13:35:00Z" w16du:dateUtc="2026-06-18T20:35:00Z">
        <w:r w:rsidDel="00FF42FA">
          <w:rPr>
            <w:rFonts w:ascii="Times New Roman" w:hAnsi="Times New Roman" w:cs="Times New Roman"/>
          </w:rPr>
          <w:delText xml:space="preserve">samples from each culture were </w:delText>
        </w:r>
      </w:del>
      <w:r>
        <w:rPr>
          <w:rFonts w:ascii="Times New Roman" w:hAnsi="Times New Roman" w:cs="Times New Roman"/>
        </w:rPr>
        <w:t>im</w:t>
      </w:r>
      <w:commentRangeStart w:id="122"/>
      <w:commentRangeStart w:id="123"/>
      <w:commentRangeStart w:id="124"/>
      <w:r>
        <w:rPr>
          <w:rFonts w:ascii="Times New Roman" w:hAnsi="Times New Roman" w:cs="Times New Roman"/>
        </w:rPr>
        <w:t>ag</w:t>
      </w:r>
      <w:commentRangeEnd w:id="122"/>
      <w:r w:rsidR="00C3212B" w:rsidDel="00C3212B">
        <w:rPr>
          <w:rStyle w:val="CommentReference"/>
          <w:rFonts w:ascii="Times New Roman" w:hAnsi="Times New Roman" w:cs="Times New Roman"/>
          <w:sz w:val="24"/>
          <w:szCs w:val="24"/>
        </w:rPr>
        <w:commentReference w:id="122"/>
      </w:r>
      <w:commentRangeEnd w:id="123"/>
      <w:r w:rsidR="008C542F" w:rsidDel="00C3212B">
        <w:rPr>
          <w:rStyle w:val="CommentReference"/>
          <w:rFonts w:ascii="Times New Roman" w:hAnsi="Times New Roman" w:cs="Times New Roman"/>
          <w:sz w:val="24"/>
          <w:szCs w:val="24"/>
        </w:rPr>
        <w:commentReference w:id="123"/>
      </w:r>
      <w:commentRangeEnd w:id="124"/>
      <w:r w:rsidR="00A26A0F" w:rsidDel="00C3212B">
        <w:rPr>
          <w:rStyle w:val="CommentReference"/>
          <w:rFonts w:ascii="Times New Roman" w:hAnsi="Times New Roman" w:cs="Times New Roman"/>
          <w:sz w:val="24"/>
          <w:szCs w:val="24"/>
        </w:rPr>
        <w:commentReference w:id="124"/>
      </w:r>
      <w:r>
        <w:rPr>
          <w:rFonts w:ascii="Times New Roman" w:hAnsi="Times New Roman" w:cs="Times New Roman"/>
        </w:rPr>
        <w:t xml:space="preserve">ed </w:t>
      </w:r>
      <w:del w:id="125" w:author="Casey terHorst" w:date="2026-06-18T13:35:00Z" w16du:dateUtc="2026-06-18T20:35:00Z">
        <w:r w:rsidDel="00FF42FA">
          <w:rPr>
            <w:rFonts w:ascii="Times New Roman" w:hAnsi="Times New Roman" w:cs="Times New Roman"/>
          </w:rPr>
          <w:delText>for size measurement</w:delText>
        </w:r>
        <w:r w:rsidR="00745D8D" w:rsidDel="00FF42FA">
          <w:rPr>
            <w:rFonts w:ascii="Times New Roman" w:hAnsi="Times New Roman" w:cs="Times New Roman"/>
          </w:rPr>
          <w:delText xml:space="preserve"> as described below</w:delText>
        </w:r>
        <w:r w:rsidDel="00FF42FA">
          <w:rPr>
            <w:rFonts w:ascii="Times New Roman" w:hAnsi="Times New Roman" w:cs="Times New Roman"/>
          </w:rPr>
          <w:delText>, then used to establish new cultures for the competition experiment</w:delText>
        </w:r>
        <w:r w:rsidR="000639DC" w:rsidDel="00FF42FA">
          <w:rPr>
            <w:rFonts w:ascii="Times New Roman" w:hAnsi="Times New Roman" w:cs="Times New Roman"/>
          </w:rPr>
          <w:delText>.</w:delText>
        </w:r>
      </w:del>
    </w:p>
    <w:p w14:paraId="436B417A" w14:textId="46115461" w:rsidR="00223363" w:rsidRDefault="00C3212B" w:rsidP="000639DC">
      <w:pPr>
        <w:spacing w:after="0" w:line="480" w:lineRule="auto"/>
        <w:ind w:firstLine="720"/>
        <w:rPr>
          <w:rFonts w:ascii="Times New Roman" w:hAnsi="Times New Roman" w:cs="Times New Roman"/>
        </w:rPr>
      </w:pPr>
      <w:ins w:id="126" w:author="Casey terHorst" w:date="2026-06-18T13:06:00Z" w16du:dateUtc="2026-06-18T20:06:00Z">
        <w:r w:rsidRPr="00AB29B8">
          <w:rPr>
            <w:rFonts w:ascii="Times New Roman" w:hAnsi="Times New Roman" w:cs="Times New Roman"/>
            <w:i/>
            <w:iCs/>
            <w:rPrChange w:id="127" w:author="Casey terHorst" w:date="2026-06-18T13:11:00Z" w16du:dateUtc="2026-06-18T20:11:00Z">
              <w:rPr>
                <w:rFonts w:ascii="Times New Roman" w:hAnsi="Times New Roman" w:cs="Times New Roman"/>
              </w:rPr>
            </w:rPrChange>
          </w:rPr>
          <w:t>Competitive Ability</w:t>
        </w:r>
        <w:r>
          <w:rPr>
            <w:rFonts w:ascii="Times New Roman" w:hAnsi="Times New Roman" w:cs="Times New Roman"/>
          </w:rPr>
          <w:t>--</w:t>
        </w:r>
      </w:ins>
      <w:r w:rsidR="000639DC">
        <w:rPr>
          <w:rFonts w:ascii="Times New Roman" w:hAnsi="Times New Roman" w:cs="Times New Roman"/>
        </w:rPr>
        <w:t xml:space="preserve">Cultures </w:t>
      </w:r>
      <w:ins w:id="128" w:author="Casey terHorst" w:date="2026-06-18T13:06:00Z" w16du:dateUtc="2026-06-18T20:06:00Z">
        <w:r>
          <w:rPr>
            <w:rFonts w:ascii="Times New Roman" w:hAnsi="Times New Roman" w:cs="Times New Roman"/>
          </w:rPr>
          <w:t>to quantify competitive ability</w:t>
        </w:r>
      </w:ins>
      <w:ins w:id="129" w:author="Casey terHorst" w:date="2026-06-18T13:11:00Z" w16du:dateUtc="2026-06-18T20:11:00Z">
        <w:r w:rsidR="00AB29B8">
          <w:rPr>
            <w:rFonts w:ascii="Times New Roman" w:hAnsi="Times New Roman" w:cs="Times New Roman"/>
          </w:rPr>
          <w:t xml:space="preserve"> </w:t>
        </w:r>
      </w:ins>
      <w:del w:id="130" w:author="Casey terHorst" w:date="2026-06-18T13:11:00Z" w16du:dateUtc="2026-06-18T20:11:00Z">
        <w:r w:rsidR="000639DC" w:rsidDel="00AB29B8">
          <w:rPr>
            <w:rFonts w:ascii="Times New Roman" w:hAnsi="Times New Roman" w:cs="Times New Roman"/>
          </w:rPr>
          <w:delText>for t</w:delText>
        </w:r>
        <w:r w:rsidR="00223363" w:rsidDel="00AB29B8">
          <w:rPr>
            <w:rFonts w:ascii="Times New Roman" w:hAnsi="Times New Roman" w:cs="Times New Roman"/>
          </w:rPr>
          <w:delText>he</w:delText>
        </w:r>
        <w:r w:rsidR="000639DC" w:rsidDel="00AB29B8">
          <w:rPr>
            <w:rFonts w:ascii="Times New Roman" w:hAnsi="Times New Roman" w:cs="Times New Roman"/>
          </w:rPr>
          <w:delText xml:space="preserve"> competition experiment </w:delText>
        </w:r>
      </w:del>
      <w:r w:rsidR="00223363">
        <w:rPr>
          <w:rFonts w:ascii="Times New Roman" w:hAnsi="Times New Roman" w:cs="Times New Roman"/>
        </w:rPr>
        <w:t xml:space="preserve">were established in 50 ml conical </w:t>
      </w:r>
      <w:r w:rsidR="000D2115">
        <w:rPr>
          <w:rFonts w:ascii="Times New Roman" w:hAnsi="Times New Roman" w:cs="Times New Roman"/>
        </w:rPr>
        <w:t>tubes and</w:t>
      </w:r>
      <w:r w:rsidR="00223363">
        <w:rPr>
          <w:rFonts w:ascii="Times New Roman" w:hAnsi="Times New Roman" w:cs="Times New Roman"/>
        </w:rPr>
        <w:t xml:space="preserve"> had a total volume of 20 ml of AFW medium</w:t>
      </w:r>
      <w:r w:rsidR="008C542F">
        <w:rPr>
          <w:rFonts w:ascii="Times New Roman" w:hAnsi="Times New Roman" w:cs="Times New Roman"/>
        </w:rPr>
        <w:t xml:space="preserve"> at a</w:t>
      </w:r>
      <w:ins w:id="131" w:author="Casey terHorst" w:date="2026-06-18T13:12:00Z" w16du:dateUtc="2026-06-18T20:12:00Z">
        <w:r w:rsidR="00AB29B8">
          <w:rPr>
            <w:rFonts w:ascii="Times New Roman" w:hAnsi="Times New Roman" w:cs="Times New Roman"/>
          </w:rPr>
          <w:t>n initial</w:t>
        </w:r>
      </w:ins>
      <w:r w:rsidR="008C542F">
        <w:rPr>
          <w:rFonts w:ascii="Times New Roman" w:hAnsi="Times New Roman" w:cs="Times New Roman"/>
        </w:rPr>
        <w:t xml:space="preserve"> rotifer density of 40 individuals per ml</w:t>
      </w:r>
      <w:r w:rsidR="00223363">
        <w:rPr>
          <w:rFonts w:ascii="Times New Roman" w:hAnsi="Times New Roman" w:cs="Times New Roman"/>
        </w:rPr>
        <w:t xml:space="preserve">. Each replicate received 5 mg of sterile fish food powder dissolved in deionized water and 50 </w:t>
      </w:r>
      <w:r w:rsidR="00223363" w:rsidRPr="00B222C7">
        <w:rPr>
          <w:rFonts w:ascii="Times New Roman" w:hAnsi="Times New Roman" w:cs="Times New Roman"/>
        </w:rPr>
        <w:t>µ</w:t>
      </w:r>
      <w:r w:rsidR="00223363">
        <w:rPr>
          <w:rFonts w:ascii="Times New Roman" w:hAnsi="Times New Roman" w:cs="Times New Roman"/>
        </w:rPr>
        <w:t>l of a concentrated culture of pitcher plant bacteria (prepared as described above). Replicates of each temperature history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grew in two contemporary temperature treatments: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Each of these four treat</w:t>
      </w:r>
      <w:commentRangeStart w:id="132"/>
      <w:r w:rsidR="00223363">
        <w:rPr>
          <w:rFonts w:ascii="Times New Roman" w:hAnsi="Times New Roman" w:cs="Times New Roman"/>
        </w:rPr>
        <w:t xml:space="preserve">ment </w:t>
      </w:r>
      <w:commentRangeEnd w:id="132"/>
      <w:r w:rsidR="000639DC">
        <w:rPr>
          <w:rStyle w:val="CommentReference"/>
          <w:rFonts w:ascii="Times New Roman" w:hAnsi="Times New Roman" w:cs="Times New Roman"/>
          <w:sz w:val="24"/>
          <w:szCs w:val="24"/>
        </w:rPr>
        <w:commentReference w:id="132"/>
      </w:r>
      <w:r w:rsidR="00223363">
        <w:rPr>
          <w:rFonts w:ascii="Times New Roman" w:hAnsi="Times New Roman" w:cs="Times New Roman"/>
        </w:rPr>
        <w:t xml:space="preserve">groups were established with and without the addition of the bacterivorous ciliate </w:t>
      </w:r>
      <w:r w:rsidR="00223363">
        <w:rPr>
          <w:rFonts w:ascii="Times New Roman" w:hAnsi="Times New Roman" w:cs="Times New Roman"/>
          <w:i/>
          <w:iCs/>
        </w:rPr>
        <w:t xml:space="preserve">Tetrahymena </w:t>
      </w:r>
      <w:r w:rsidR="00223363">
        <w:rPr>
          <w:rFonts w:ascii="Times New Roman" w:hAnsi="Times New Roman" w:cs="Times New Roman"/>
        </w:rPr>
        <w:t>sp.</w:t>
      </w:r>
      <w:r w:rsidR="00223363">
        <w:rPr>
          <w:rFonts w:ascii="Times New Roman" w:hAnsi="Times New Roman" w:cs="Times New Roman"/>
          <w:i/>
          <w:iCs/>
        </w:rPr>
        <w:t>,</w:t>
      </w:r>
      <w:r w:rsidR="00223363">
        <w:rPr>
          <w:rFonts w:ascii="Times New Roman" w:hAnsi="Times New Roman" w:cs="Times New Roman"/>
        </w:rPr>
        <w:t xml:space="preserve"> at a</w:t>
      </w:r>
      <w:ins w:id="133" w:author="Casey terHorst" w:date="2026-06-18T13:12:00Z" w16du:dateUtc="2026-06-18T20:12:00Z">
        <w:r w:rsidR="00AB29B8">
          <w:rPr>
            <w:rFonts w:ascii="Times New Roman" w:hAnsi="Times New Roman" w:cs="Times New Roman"/>
          </w:rPr>
          <w:t xml:space="preserve">n </w:t>
        </w:r>
        <w:r w:rsidR="00AB29B8">
          <w:rPr>
            <w:rFonts w:ascii="Times New Roman" w:hAnsi="Times New Roman" w:cs="Times New Roman"/>
          </w:rPr>
          <w:lastRenderedPageBreak/>
          <w:t>initial</w:t>
        </w:r>
      </w:ins>
      <w:r w:rsidR="00223363">
        <w:rPr>
          <w:rFonts w:ascii="Times New Roman" w:hAnsi="Times New Roman" w:cs="Times New Roman"/>
        </w:rPr>
        <w:t xml:space="preserve"> density of </w:t>
      </w:r>
      <w:r w:rsidR="00223363" w:rsidRPr="00507E77">
        <w:rPr>
          <w:rFonts w:ascii="Times New Roman" w:hAnsi="Times New Roman" w:cs="Times New Roman"/>
        </w:rPr>
        <w:t>80 cells per m</w:t>
      </w:r>
      <w:r w:rsidR="00223363">
        <w:rPr>
          <w:rFonts w:ascii="Times New Roman" w:hAnsi="Times New Roman" w:cs="Times New Roman"/>
        </w:rPr>
        <w:t xml:space="preserve">l. I also grew </w:t>
      </w:r>
      <w:r w:rsidR="00223363">
        <w:rPr>
          <w:rFonts w:ascii="Times New Roman" w:hAnsi="Times New Roman" w:cs="Times New Roman"/>
          <w:i/>
          <w:iCs/>
        </w:rPr>
        <w:t>Tetrahymena</w:t>
      </w:r>
      <w:r w:rsidR="00223363">
        <w:rPr>
          <w:rFonts w:ascii="Times New Roman" w:hAnsi="Times New Roman" w:cs="Times New Roman"/>
        </w:rPr>
        <w:t xml:space="preserve"> at both contemporary temperatures without rotifers, at the same </w:t>
      </w:r>
      <w:ins w:id="134" w:author="Casey terHorst" w:date="2026-06-18T13:12:00Z" w16du:dateUtc="2026-06-18T20:12:00Z">
        <w:r w:rsidR="00AB29B8">
          <w:rPr>
            <w:rFonts w:ascii="Times New Roman" w:hAnsi="Times New Roman" w:cs="Times New Roman"/>
          </w:rPr>
          <w:t xml:space="preserve">initial </w:t>
        </w:r>
      </w:ins>
      <w:r w:rsidR="00223363">
        <w:rPr>
          <w:rFonts w:ascii="Times New Roman" w:hAnsi="Times New Roman" w:cs="Times New Roman"/>
        </w:rPr>
        <w:t xml:space="preserve">density. Each </w:t>
      </w:r>
      <w:del w:id="135" w:author="Casey terHorst" w:date="2026-06-18T13:13:00Z" w16du:dateUtc="2026-06-18T20:13:00Z">
        <w:r w:rsidR="00223363" w:rsidDel="00AB29B8">
          <w:rPr>
            <w:rFonts w:ascii="Times New Roman" w:hAnsi="Times New Roman" w:cs="Times New Roman"/>
          </w:rPr>
          <w:delText xml:space="preserve">unique grouping of </w:delText>
        </w:r>
      </w:del>
      <w:r w:rsidR="00223363">
        <w:rPr>
          <w:rFonts w:ascii="Times New Roman" w:hAnsi="Times New Roman" w:cs="Times New Roman"/>
        </w:rPr>
        <w:t>treatment</w:t>
      </w:r>
      <w:ins w:id="136" w:author="Casey terHorst" w:date="2026-06-18T13:13:00Z" w16du:dateUtc="2026-06-18T20:13:00Z">
        <w:r w:rsidR="00AB29B8">
          <w:rPr>
            <w:rFonts w:ascii="Times New Roman" w:hAnsi="Times New Roman" w:cs="Times New Roman"/>
          </w:rPr>
          <w:t xml:space="preserve"> combination</w:t>
        </w:r>
      </w:ins>
      <w:del w:id="137" w:author="Casey terHorst" w:date="2026-06-18T13:13:00Z" w16du:dateUtc="2026-06-18T20:13:00Z">
        <w:r w:rsidR="00223363" w:rsidDel="00AB29B8">
          <w:rPr>
            <w:rFonts w:ascii="Times New Roman" w:hAnsi="Times New Roman" w:cs="Times New Roman"/>
          </w:rPr>
          <w:delText>s</w:delText>
        </w:r>
      </w:del>
      <w:r w:rsidR="00223363">
        <w:rPr>
          <w:rFonts w:ascii="Times New Roman" w:hAnsi="Times New Roman" w:cs="Times New Roman"/>
        </w:rPr>
        <w:t xml:space="preserve"> had </w:t>
      </w:r>
      <w:ins w:id="138" w:author="Casey terHorst" w:date="2026-06-18T13:13:00Z" w16du:dateUtc="2026-06-18T20:13:00Z">
        <w:r w:rsidR="00AB29B8">
          <w:rPr>
            <w:rFonts w:ascii="Times New Roman" w:hAnsi="Times New Roman" w:cs="Times New Roman"/>
          </w:rPr>
          <w:t>10</w:t>
        </w:r>
      </w:ins>
      <w:del w:id="139" w:author="Casey terHorst" w:date="2026-06-18T13:13:00Z" w16du:dateUtc="2026-06-18T20:13:00Z">
        <w:r w:rsidR="00223363" w:rsidDel="00AB29B8">
          <w:rPr>
            <w:rFonts w:ascii="Times New Roman" w:hAnsi="Times New Roman" w:cs="Times New Roman"/>
          </w:rPr>
          <w:delText>ten</w:delText>
        </w:r>
      </w:del>
      <w:r w:rsidR="00223363">
        <w:rPr>
          <w:rFonts w:ascii="Times New Roman" w:hAnsi="Times New Roman" w:cs="Times New Roman"/>
        </w:rPr>
        <w:t xml:space="preserve"> replicates</w:t>
      </w:r>
      <w:r w:rsidR="00455A80">
        <w:rPr>
          <w:rFonts w:ascii="Times New Roman" w:hAnsi="Times New Roman" w:cs="Times New Roman"/>
        </w:rPr>
        <w:t>, corresponding to the</w:t>
      </w:r>
      <w:r w:rsidR="00B53127">
        <w:rPr>
          <w:rFonts w:ascii="Times New Roman" w:hAnsi="Times New Roman" w:cs="Times New Roman"/>
        </w:rPr>
        <w:t xml:space="preserve"> 10 replicate </w:t>
      </w:r>
      <w:del w:id="140" w:author="Casey terHorst" w:date="2026-06-18T13:13:00Z" w16du:dateUtc="2026-06-18T20:13:00Z">
        <w:r w:rsidR="00B53127" w:rsidDel="00AB29B8">
          <w:rPr>
            <w:rFonts w:ascii="Times New Roman" w:hAnsi="Times New Roman" w:cs="Times New Roman"/>
          </w:rPr>
          <w:delText>mixed-clone cultures described above</w:delText>
        </w:r>
      </w:del>
      <w:ins w:id="141" w:author="Casey terHorst" w:date="2026-06-18T13:13:00Z" w16du:dateUtc="2026-06-18T20:13:00Z">
        <w:r w:rsidR="00AB29B8">
          <w:rPr>
            <w:rFonts w:ascii="Times New Roman" w:hAnsi="Times New Roman" w:cs="Times New Roman"/>
          </w:rPr>
          <w:t>cultur</w:t>
        </w:r>
      </w:ins>
      <w:ins w:id="142" w:author="Casey terHorst" w:date="2026-06-18T13:14:00Z" w16du:dateUtc="2026-06-18T20:14:00Z">
        <w:r w:rsidR="00AB29B8">
          <w:rPr>
            <w:rFonts w:ascii="Times New Roman" w:hAnsi="Times New Roman" w:cs="Times New Roman"/>
          </w:rPr>
          <w:t>es from the evolution experiment</w:t>
        </w:r>
      </w:ins>
      <w:r w:rsidR="00223363">
        <w:rPr>
          <w:rFonts w:ascii="Times New Roman" w:hAnsi="Times New Roman" w:cs="Times New Roman"/>
        </w:rPr>
        <w:t xml:space="preserve">.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1C3048A0" w14:textId="16396F23" w:rsidR="000329DC" w:rsidRDefault="001E5580" w:rsidP="000329DC">
      <w:pPr>
        <w:spacing w:after="0" w:line="480" w:lineRule="auto"/>
        <w:ind w:firstLine="720"/>
        <w:rPr>
          <w:rFonts w:ascii="Times New Roman" w:hAnsi="Times New Roman" w:cs="Times New Roman"/>
        </w:rPr>
      </w:pPr>
      <w:r w:rsidRPr="009857A5">
        <w:rPr>
          <w:rFonts w:ascii="Times New Roman" w:hAnsi="Times New Roman" w:cs="Times New Roman"/>
          <w:i/>
          <w:iCs/>
        </w:rPr>
        <w:t>Body size measurements</w:t>
      </w:r>
      <w:r>
        <w:rPr>
          <w:rFonts w:ascii="Times New Roman" w:hAnsi="Times New Roman" w:cs="Times New Roman"/>
        </w:rPr>
        <w:t>—</w:t>
      </w:r>
      <w:r w:rsidR="000329DC">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imaging the same individuals more than once. When recording videos, the slide stage was moved so that each channel was scanned by a camera (</w:t>
      </w:r>
      <w:r w:rsidR="000329DC" w:rsidRPr="001B54F6">
        <w:rPr>
          <w:rFonts w:ascii="Times New Roman" w:hAnsi="Times New Roman" w:cs="Times New Roman"/>
        </w:rPr>
        <w:t>Sony α7 II, ILCE-7M2, Sony Corp., Tokyo, Japan</w:t>
      </w:r>
      <w:r w:rsidR="000329DC">
        <w:rPr>
          <w:rFonts w:ascii="Times New Roman" w:hAnsi="Times New Roman" w:cs="Times New Roman"/>
        </w:rPr>
        <w:t xml:space="preserve">) attached to the compound microscope. Videos were recorded at 30 frames per second at a resolution of 1440 x 1080 pixels. </w:t>
      </w:r>
    </w:p>
    <w:p w14:paraId="5BD97CED" w14:textId="485FDA1A" w:rsidR="00DB3B9D" w:rsidRPr="00890AE8" w:rsidRDefault="000329DC" w:rsidP="00890AE8">
      <w:pPr>
        <w:spacing w:after="0" w:line="480" w:lineRule="auto"/>
        <w:ind w:firstLine="720"/>
        <w:rPr>
          <w:rFonts w:ascii="Times New Roman" w:hAnsi="Times New Roman" w:cs="Times New Roman"/>
        </w:rPr>
      </w:pPr>
      <w:r>
        <w:rPr>
          <w:rFonts w:ascii="Times New Roman" w:hAnsi="Times New Roman" w:cs="Times New Roman"/>
        </w:rPr>
        <w:t>From each video, still frames were exported each time a unique individual rotifer was visible, outstretched, and flat against the surface of the slide. From these images, rotifers were first isolated using object identification with a custom-trained YOLO11s model using Ultralytics YOLO (version 8.3.240; Jocher et al., 202</w:t>
      </w:r>
      <w:r w:rsidR="002D06DE">
        <w:rPr>
          <w:rFonts w:ascii="Times New Roman" w:hAnsi="Times New Roman" w:cs="Times New Roman"/>
        </w:rPr>
        <w:t>6</w:t>
      </w:r>
      <w:r>
        <w:rPr>
          <w:rFonts w:ascii="Times New Roman" w:hAnsi="Times New Roman" w:cs="Times New Roman"/>
        </w:rPr>
        <w:t xml:space="preserve">) running with PyTorch (version 2.9.0) on a CUDA-enabled GPU (NVIDIA Tesla T4). Objects identified as rotifers were then classified at the pixel </w:t>
      </w:r>
      <w:r>
        <w:rPr>
          <w:rFonts w:ascii="Times New Roman" w:hAnsi="Times New Roman" w:cs="Times New Roman"/>
        </w:rPr>
        <w:lastRenderedPageBreak/>
        <w:t xml:space="preserve">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Segmented images were exported from Ilastik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4FA02388" w14:textId="3B7E5717" w:rsidR="007A44D5" w:rsidRDefault="00890AE8" w:rsidP="00DB3B9D">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2013A1" w:rsidRPr="002013A1">
        <w:rPr>
          <w:rFonts w:ascii="Times New Roman" w:hAnsi="Times New Roman" w:cs="Times New Roman"/>
        </w:rPr>
        <w:t>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the carrying capacity (</w:t>
      </w:r>
      <w:r w:rsidR="002013A1" w:rsidRPr="00814FA4">
        <w:rPr>
          <w:rFonts w:ascii="Times New Roman" w:hAnsi="Times New Roman" w:cs="Times New Roman"/>
          <w:i/>
          <w:iCs/>
        </w:rPr>
        <w:t>K</w:t>
      </w:r>
      <w:r w:rsidR="002013A1" w:rsidRPr="002013A1">
        <w:rPr>
          <w:rFonts w:ascii="Times New Roman" w:hAnsi="Times New Roman" w:cs="Times New Roman"/>
        </w:rPr>
        <w:t xml:space="preserve">), where </w:t>
      </w:r>
      <w:r w:rsidR="002013A1" w:rsidRPr="00814FA4">
        <w:rPr>
          <w:rFonts w:ascii="Times New Roman" w:hAnsi="Times New Roman" w:cs="Times New Roman"/>
          <w:i/>
          <w:iCs/>
        </w:rPr>
        <w:t>K</w:t>
      </w:r>
      <w:r w:rsidR="002013A1" w:rsidRPr="002013A1">
        <w:rPr>
          <w:rFonts w:ascii="Times New Roman" w:hAnsi="Times New Roman" w:cs="Times New Roman"/>
        </w:rPr>
        <w:t xml:space="preserve"> = </w:t>
      </w:r>
      <w:r w:rsidR="002013A1" w:rsidRPr="00814FA4">
        <w:rPr>
          <w:rFonts w:ascii="Times New Roman" w:hAnsi="Times New Roman" w:cs="Times New Roman"/>
          <w:i/>
          <w:iCs/>
        </w:rPr>
        <w:t>r</w:t>
      </w:r>
      <w:r w:rsidR="002013A1" w:rsidRPr="002013A1">
        <w:rPr>
          <w:rFonts w:ascii="Times New Roman" w:hAnsi="Times New Roman" w:cs="Times New Roman"/>
        </w:rPr>
        <w:t>/α.</w:t>
      </w:r>
      <w:r w:rsidR="002013A1">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w:t>
      </w:r>
      <w:r w:rsidR="0078574F">
        <w:rPr>
          <w:rFonts w:ascii="Times New Roman" w:hAnsi="Times New Roman" w:cs="Times New Roman"/>
        </w:rPr>
        <w:t xml:space="preserve">Andrews et al., 1986; </w:t>
      </w:r>
      <w:r w:rsidR="00503842" w:rsidRPr="00503842">
        <w:rPr>
          <w:rFonts w:ascii="Times New Roman" w:hAnsi="Times New Roman" w:cs="Times New Roman"/>
        </w:rPr>
        <w:t xml:space="preserve">Mallet, </w:t>
      </w:r>
      <w:r w:rsidR="00BF7D9F">
        <w:rPr>
          <w:rFonts w:ascii="Times New Roman" w:hAnsi="Times New Roman" w:cs="Times New Roman"/>
        </w:rPr>
        <w:t>2012</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w:t>
      </w:r>
      <w:r w:rsidR="000F0A78">
        <w:rPr>
          <w:rFonts w:ascii="Times New Roman" w:hAnsi="Times New Roman" w:cs="Times New Roman"/>
        </w:rPr>
        <w:t xml:space="preserve">ersion </w:t>
      </w:r>
      <w:r w:rsidR="007A44D5" w:rsidRPr="007A44D5">
        <w:rPr>
          <w:rFonts w:ascii="Times New Roman" w:hAnsi="Times New Roman" w:cs="Times New Roman"/>
        </w:rPr>
        <w:t xml:space="preserve">0.8.5; Petzoldt, </w:t>
      </w:r>
      <w:r w:rsidR="00DF7D8B">
        <w:rPr>
          <w:rFonts w:ascii="Times New Roman" w:hAnsi="Times New Roman" w:cs="Times New Roman"/>
        </w:rPr>
        <w:t>2019</w:t>
      </w:r>
      <w:r w:rsidR="007A44D5" w:rsidRPr="007A44D5">
        <w:rPr>
          <w:rFonts w:ascii="Times New Roman" w:hAnsi="Times New Roman" w:cs="Times New Roman"/>
        </w:rPr>
        <w:t>) in R (v</w:t>
      </w:r>
      <w:r w:rsidR="000F0A78">
        <w:rPr>
          <w:rFonts w:ascii="Times New Roman" w:hAnsi="Times New Roman" w:cs="Times New Roman"/>
        </w:rPr>
        <w:t xml:space="preserve">ersion </w:t>
      </w:r>
      <w:r w:rsidR="007A44D5" w:rsidRPr="007A44D5">
        <w:rPr>
          <w:rFonts w:ascii="Times New Roman" w:hAnsi="Times New Roman" w:cs="Times New Roman"/>
        </w:rPr>
        <w:t xml:space="preserve">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xml:space="preserve">, but </w:t>
      </w:r>
      <w:r w:rsidR="0099531D">
        <w:rPr>
          <w:rFonts w:ascii="Times New Roman" w:hAnsi="Times New Roman" w:cs="Times New Roman"/>
        </w:rPr>
        <w:lastRenderedPageBreak/>
        <w:t>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 xml:space="preserve"> </w:t>
      </w:r>
      <w:r w:rsidR="00176BF3">
        <w:rPr>
          <w:rFonts w:ascii="Times New Roman" w:hAnsi="Times New Roman" w:cs="Times New Roman"/>
        </w:rPr>
        <w:t>S2, S3</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04BBBCD7" w14:textId="3E725DA9" w:rsidR="00223363" w:rsidRPr="00580546" w:rsidRDefault="00C02350" w:rsidP="00223363">
      <w:pPr>
        <w:spacing w:after="0" w:line="480" w:lineRule="auto"/>
        <w:ind w:firstLine="720"/>
        <w:rPr>
          <w:rFonts w:ascii="Times New Roman" w:hAnsi="Times New Roman" w:cs="Times New Roman"/>
        </w:rPr>
      </w:pPr>
      <w:r w:rsidRPr="009857A5">
        <w:rPr>
          <w:rFonts w:ascii="Times New Roman" w:hAnsi="Times New Roman" w:cs="Times New Roman"/>
          <w:i/>
          <w:iCs/>
        </w:rPr>
        <w:t>Statistical analysis</w:t>
      </w:r>
      <w:r>
        <w:rPr>
          <w:rFonts w:ascii="Times New Roman" w:hAnsi="Times New Roman" w:cs="Times New Roman"/>
        </w:rPr>
        <w:t>—</w:t>
      </w:r>
      <w:r w:rsidR="00B475B6">
        <w:rPr>
          <w:rFonts w:ascii="Times New Roman" w:hAnsi="Times New Roman" w:cs="Times New Roman"/>
        </w:rPr>
        <w:t>The effect</w:t>
      </w:r>
      <w:r w:rsidR="00C613A0">
        <w:rPr>
          <w:rFonts w:ascii="Times New Roman" w:hAnsi="Times New Roman" w:cs="Times New Roman"/>
        </w:rPr>
        <w:t>s</w:t>
      </w:r>
      <w:r w:rsidR="00B475B6">
        <w:rPr>
          <w:rFonts w:ascii="Times New Roman" w:hAnsi="Times New Roman" w:cs="Times New Roman"/>
        </w:rPr>
        <w:t xml:space="preserve"> of h</w:t>
      </w:r>
      <w:r w:rsidR="00223363">
        <w:rPr>
          <w:rFonts w:ascii="Times New Roman" w:hAnsi="Times New Roman" w:cs="Times New Roman"/>
        </w:rPr>
        <w:t xml:space="preserve">istoric temperature, </w:t>
      </w:r>
      <w:r w:rsidR="00214740">
        <w:rPr>
          <w:rFonts w:ascii="Times New Roman" w:hAnsi="Times New Roman" w:cs="Times New Roman"/>
        </w:rPr>
        <w:t>contemporary</w:t>
      </w:r>
      <w:r w:rsidR="00223363">
        <w:rPr>
          <w:rFonts w:ascii="Times New Roman" w:hAnsi="Times New Roman" w:cs="Times New Roman"/>
        </w:rPr>
        <w:t xml:space="preserve"> temperature, competition</w:t>
      </w:r>
      <w:r w:rsidR="00D83249">
        <w:rPr>
          <w:rFonts w:ascii="Times New Roman" w:hAnsi="Times New Roman" w:cs="Times New Roman"/>
        </w:rPr>
        <w:t xml:space="preserve"> treatment</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r w:rsidR="00D83249">
        <w:rPr>
          <w:rFonts w:ascii="Times New Roman" w:hAnsi="Times New Roman" w:cs="Times New Roman"/>
        </w:rPr>
        <w:t xml:space="preserve">dependent </w:t>
      </w:r>
      <w:r w:rsidR="00DD0F83">
        <w:rPr>
          <w:rFonts w:ascii="Times New Roman" w:hAnsi="Times New Roman" w:cs="Times New Roman"/>
        </w:rPr>
        <w:t>variable</w:t>
      </w:r>
      <w:r w:rsidR="00223363">
        <w:rPr>
          <w:rFonts w:ascii="Times New Roman" w:hAnsi="Times New Roman" w:cs="Times New Roman"/>
        </w:rPr>
        <w:t xml:space="preserve">. </w:t>
      </w:r>
      <w:r w:rsidR="008D284A" w:rsidRPr="008D284A">
        <w:rPr>
          <w:rFonts w:ascii="Times New Roman" w:hAnsi="Times New Roman" w:cs="Times New Roman"/>
        </w:rPr>
        <w:t>For protists, the effects of experimental temperature, co</w:t>
      </w:r>
      <w:commentRangeStart w:id="143"/>
      <w:r w:rsidR="008D284A" w:rsidRPr="008D284A">
        <w:rPr>
          <w:rFonts w:ascii="Times New Roman" w:hAnsi="Times New Roman" w:cs="Times New Roman"/>
        </w:rPr>
        <w:t>mpeti</w:t>
      </w:r>
      <w:commentRangeEnd w:id="143"/>
      <w:r w:rsidR="00D83249" w:rsidRPr="008D284A">
        <w:rPr>
          <w:rStyle w:val="CommentReference"/>
          <w:rFonts w:ascii="Times New Roman" w:hAnsi="Times New Roman" w:cs="Times New Roman"/>
          <w:sz w:val="24"/>
          <w:szCs w:val="24"/>
        </w:rPr>
        <w:commentReference w:id="143"/>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144"/>
      <w:r w:rsidR="008D284A" w:rsidRPr="008D284A">
        <w:rPr>
          <w:rFonts w:ascii="Times New Roman" w:hAnsi="Times New Roman" w:cs="Times New Roman"/>
        </w:rPr>
        <w:t>three levels</w:t>
      </w:r>
      <w:commentRangeEnd w:id="144"/>
      <w:r w:rsidR="00D83249" w:rsidRPr="008D284A">
        <w:rPr>
          <w:rStyle w:val="CommentReference"/>
          <w:rFonts w:ascii="Times New Roman" w:hAnsi="Times New Roman" w:cs="Times New Roman"/>
          <w:sz w:val="24"/>
          <w:szCs w:val="24"/>
        </w:rPr>
        <w:commentReference w:id="144"/>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214740">
        <w:rPr>
          <w:rFonts w:ascii="Times New Roman" w:hAnsi="Times New Roman" w:cs="Times New Roman"/>
        </w:rPr>
        <w:t xml:space="preserve">For rotifer analyses, the competition treatment included only two levels: protists present, and protists absent.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w:t>
      </w:r>
      <w:del w:id="145" w:author="Casey terHorst" w:date="2026-06-18T13:16:00Z" w16du:dateUtc="2026-06-18T20:16:00Z">
        <w:r w:rsidR="00EE53CE" w:rsidDel="00AB29B8">
          <w:rPr>
            <w:rFonts w:ascii="Times New Roman" w:hAnsi="Times New Roman" w:cs="Times New Roman"/>
          </w:rPr>
          <w:delText>honestly significant difference</w:delText>
        </w:r>
        <w:r w:rsidR="00DB0AAD" w:rsidDel="00AB29B8">
          <w:rPr>
            <w:rFonts w:ascii="Times New Roman" w:hAnsi="Times New Roman" w:cs="Times New Roman"/>
          </w:rPr>
          <w:delText xml:space="preserve"> (</w:delText>
        </w:r>
      </w:del>
      <w:r w:rsidR="00DB0AAD">
        <w:rPr>
          <w:rFonts w:ascii="Times New Roman" w:hAnsi="Times New Roman" w:cs="Times New Roman"/>
        </w:rPr>
        <w:t>HSD</w:t>
      </w:r>
      <w:del w:id="146" w:author="Casey terHorst" w:date="2026-06-18T13:16:00Z" w16du:dateUtc="2026-06-18T20:16:00Z">
        <w:r w:rsidR="00DB0AAD" w:rsidDel="00AB29B8">
          <w:rPr>
            <w:rFonts w:ascii="Times New Roman" w:hAnsi="Times New Roman" w:cs="Times New Roman"/>
          </w:rPr>
          <w:delText>)</w:delText>
        </w:r>
      </w:del>
      <w:r w:rsidR="00EE53CE">
        <w:rPr>
          <w:rFonts w:ascii="Times New Roman" w:hAnsi="Times New Roman" w:cs="Times New Roman"/>
        </w:rPr>
        <w:t xml:space="preserve"> tests. </w:t>
      </w:r>
      <w:r w:rsidR="00247A50">
        <w:rPr>
          <w:rFonts w:ascii="Times New Roman" w:hAnsi="Times New Roman" w:cs="Times New Roman"/>
        </w:rPr>
        <w:t xml:space="preserve">All </w:t>
      </w:r>
      <w:r w:rsidR="00D83249">
        <w:rPr>
          <w:rFonts w:ascii="Times New Roman" w:hAnsi="Times New Roman" w:cs="Times New Roman"/>
        </w:rPr>
        <w:t xml:space="preserve">models were fit using lme4 </w:t>
      </w:r>
      <w:r w:rsidR="00ED08BF">
        <w:rPr>
          <w:rFonts w:ascii="Times New Roman" w:hAnsi="Times New Roman" w:cs="Times New Roman"/>
        </w:rPr>
        <w:t>(version 1.1.3</w:t>
      </w:r>
      <w:r w:rsidR="004B7698">
        <w:rPr>
          <w:rFonts w:ascii="Times New Roman" w:hAnsi="Times New Roman" w:cs="Times New Roman"/>
        </w:rPr>
        <w:t>8</w:t>
      </w:r>
      <w:r w:rsidR="00ED08BF">
        <w:rPr>
          <w:rFonts w:ascii="Times New Roman" w:hAnsi="Times New Roman" w:cs="Times New Roman"/>
        </w:rPr>
        <w:t xml:space="preserve">) </w:t>
      </w:r>
      <w:r w:rsidR="00D83249">
        <w:rPr>
          <w:rFonts w:ascii="Times New Roman" w:hAnsi="Times New Roman" w:cs="Times New Roman"/>
        </w:rPr>
        <w:t xml:space="preserve">and </w:t>
      </w:r>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lastRenderedPageBreak/>
        <w:t>Results</w:t>
      </w:r>
    </w:p>
    <w:p w14:paraId="0E14C2B1" w14:textId="4A1F3A18" w:rsidR="001D6D86" w:rsidRDefault="001D6D86" w:rsidP="004329B1">
      <w:pPr>
        <w:spacing w:after="0" w:line="480" w:lineRule="auto"/>
        <w:ind w:firstLine="720"/>
        <w:rPr>
          <w:rFonts w:ascii="Times New Roman" w:hAnsi="Times New Roman" w:cs="Times New Roman"/>
        </w:rPr>
      </w:pPr>
      <w:commentRangeStart w:id="147"/>
      <w:commentRangeStart w:id="148"/>
      <w:commentRangeStart w:id="149"/>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w:t>
      </w:r>
      <w:commentRangeStart w:id="150"/>
      <w:r>
        <w:rPr>
          <w:rFonts w:ascii="Times New Roman" w:hAnsi="Times New Roman" w:cs="Times New Roman"/>
        </w:rPr>
        <w:t>malle</w:t>
      </w:r>
      <w:commentRangeEnd w:id="150"/>
      <w:r w:rsidR="00FF42FA">
        <w:rPr>
          <w:rStyle w:val="CommentReference"/>
          <w:rFonts w:ascii="Times New Roman" w:hAnsi="Times New Roman" w:cs="Times New Roman"/>
          <w:sz w:val="24"/>
          <w:szCs w:val="24"/>
        </w:rPr>
        <w:commentReference w:id="150"/>
      </w:r>
      <w:r>
        <w:rPr>
          <w:rFonts w:ascii="Times New Roman" w:hAnsi="Times New Roman" w:cs="Times New Roman"/>
        </w:rPr>
        <w:t xml:space="preserv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commentRangeEnd w:id="147"/>
      <w:r w:rsidR="000639DC">
        <w:rPr>
          <w:rStyle w:val="CommentReference"/>
          <w:rFonts w:ascii="Times New Roman" w:hAnsi="Times New Roman" w:cs="Times New Roman"/>
          <w:sz w:val="24"/>
          <w:szCs w:val="24"/>
        </w:rPr>
        <w:commentReference w:id="147"/>
      </w:r>
      <w:commentRangeEnd w:id="148"/>
      <w:r w:rsidR="004B026B">
        <w:rPr>
          <w:rStyle w:val="CommentReference"/>
          <w:rFonts w:ascii="Times New Roman" w:hAnsi="Times New Roman" w:cs="Times New Roman"/>
          <w:sz w:val="24"/>
          <w:szCs w:val="24"/>
        </w:rPr>
        <w:commentReference w:id="148"/>
      </w:r>
      <w:commentRangeEnd w:id="149"/>
      <w:r w:rsidR="00AB29B8">
        <w:rPr>
          <w:rStyle w:val="CommentReference"/>
          <w:rFonts w:ascii="Times New Roman" w:hAnsi="Times New Roman" w:cs="Times New Roman"/>
          <w:sz w:val="24"/>
          <w:szCs w:val="24"/>
        </w:rPr>
        <w:commentReference w:id="149"/>
      </w:r>
      <w:r w:rsidR="0072405F">
        <w:rPr>
          <w:rFonts w:ascii="Times New Roman" w:hAnsi="Times New Roman" w:cs="Times New Roman"/>
        </w:rPr>
        <w:t>Evolutionary history of temperature</w:t>
      </w:r>
      <w:r w:rsidR="00920875">
        <w:rPr>
          <w:rFonts w:ascii="Times New Roman" w:hAnsi="Times New Roman" w:cs="Times New Roman"/>
        </w:rPr>
        <w:t xml:space="preserve"> also</w:t>
      </w:r>
      <w:r w:rsidR="0072405F">
        <w:rPr>
          <w:rFonts w:ascii="Times New Roman" w:hAnsi="Times New Roman" w:cs="Times New Roman"/>
        </w:rPr>
        <w:t xml:space="preserv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w:t>
      </w:r>
      <w:commentRangeStart w:id="151"/>
      <w:r w:rsidR="0072405F">
        <w:rPr>
          <w:rFonts w:ascii="Times New Roman" w:hAnsi="Times New Roman" w:cs="Times New Roman"/>
        </w:rPr>
        <w:t>nteract</w:t>
      </w:r>
      <w:commentRangeEnd w:id="151"/>
      <w:r w:rsidR="001534C6">
        <w:rPr>
          <w:rStyle w:val="CommentReference"/>
          <w:rFonts w:ascii="Times New Roman" w:hAnsi="Times New Roman" w:cs="Times New Roman"/>
          <w:sz w:val="24"/>
          <w:szCs w:val="24"/>
        </w:rPr>
        <w:commentReference w:id="151"/>
      </w:r>
      <w:r w:rsidR="0072405F">
        <w:rPr>
          <w:rFonts w:ascii="Times New Roman" w:hAnsi="Times New Roman" w:cs="Times New Roman"/>
        </w:rPr>
        <w: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 xml:space="preserve">Figure </w:t>
      </w:r>
      <w:r w:rsidR="001571D1">
        <w:rPr>
          <w:rFonts w:ascii="Times New Roman" w:hAnsi="Times New Roman" w:cs="Times New Roman"/>
        </w:rPr>
        <w:t>4</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w:t>
      </w:r>
      <w:commentRangeStart w:id="152"/>
      <w:r>
        <w:rPr>
          <w:rFonts w:ascii="Times New Roman" w:hAnsi="Times New Roman" w:cs="Times New Roman"/>
        </w:rPr>
        <w:t>ighe</w:t>
      </w:r>
      <w:commentRangeEnd w:id="152"/>
      <w:r w:rsidR="00FF42FA">
        <w:rPr>
          <w:rStyle w:val="CommentReference"/>
          <w:rFonts w:ascii="Times New Roman" w:hAnsi="Times New Roman" w:cs="Times New Roman"/>
          <w:sz w:val="24"/>
          <w:szCs w:val="24"/>
        </w:rPr>
        <w:commentReference w:id="152"/>
      </w:r>
      <w:r>
        <w:rPr>
          <w:rFonts w:ascii="Times New Roman" w:hAnsi="Times New Roman" w:cs="Times New Roman"/>
        </w:rPr>
        <w:t>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There was no evidence of a three-way interaction between evolutionary history, contemporary temperature, and competition</w:t>
      </w:r>
      <w:del w:id="153" w:author="Casey terHorst" w:date="2026-06-18T13:38:00Z" w16du:dateUtc="2026-06-18T20:38:00Z">
        <w:r w:rsidR="00283563" w:rsidDel="00FF42FA">
          <w:rPr>
            <w:rFonts w:ascii="Times New Roman" w:hAnsi="Times New Roman" w:cs="Times New Roman"/>
          </w:rPr>
          <w:delText>,</w:delText>
        </w:r>
      </w:del>
      <w:r w:rsidR="00283563">
        <w:rPr>
          <w:rFonts w:ascii="Times New Roman" w:hAnsi="Times New Roman" w:cs="Times New Roman"/>
        </w:rPr>
        <w:t xml:space="preserve"> </w:t>
      </w:r>
      <w:del w:id="154" w:author="Casey terHorst" w:date="2026-06-18T13:38:00Z" w16du:dateUtc="2026-06-18T20:38:00Z">
        <w:r w:rsidR="00283563" w:rsidDel="00FF42FA">
          <w:rPr>
            <w:rFonts w:ascii="Times New Roman" w:hAnsi="Times New Roman" w:cs="Times New Roman"/>
          </w:rPr>
          <w:delText xml:space="preserve">as the </w:delText>
        </w:r>
        <w:r w:rsidDel="00FF42FA">
          <w:rPr>
            <w:rFonts w:ascii="Times New Roman" w:hAnsi="Times New Roman" w:cs="Times New Roman"/>
          </w:rPr>
          <w:delText xml:space="preserve">effect </w:delText>
        </w:r>
        <w:r w:rsidR="00283563" w:rsidDel="00FF42FA">
          <w:rPr>
            <w:rFonts w:ascii="Times New Roman" w:hAnsi="Times New Roman" w:cs="Times New Roman"/>
          </w:rPr>
          <w:delText xml:space="preserve">of evolutionary history on competition </w:delText>
        </w:r>
        <w:r w:rsidDel="00FF42FA">
          <w:rPr>
            <w:rFonts w:ascii="Times New Roman" w:hAnsi="Times New Roman" w:cs="Times New Roman"/>
          </w:rPr>
          <w:delText>did not significantly vary between contemporary temperatures</w:delText>
        </w:r>
        <w:r w:rsidR="001F0AFE" w:rsidDel="00FF42FA">
          <w:rPr>
            <w:rFonts w:ascii="Times New Roman" w:hAnsi="Times New Roman" w:cs="Times New Roman"/>
          </w:rPr>
          <w:delText xml:space="preserve"> </w:delText>
        </w:r>
      </w:del>
      <w:r w:rsidR="001F0AFE">
        <w:rPr>
          <w:rFonts w:ascii="Times New Roman" w:hAnsi="Times New Roman" w:cs="Times New Roman"/>
        </w:rPr>
        <w:t>(</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3BE0CE5C"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Competition with protists </w:t>
      </w:r>
      <w:commentRangeStart w:id="155"/>
      <w:r>
        <w:rPr>
          <w:rFonts w:ascii="Times New Roman" w:hAnsi="Times New Roman" w:cs="Times New Roman"/>
        </w:rPr>
        <w:t xml:space="preserve">reduced rotifer </w:t>
      </w:r>
      <w:commentRangeEnd w:id="155"/>
      <w:r w:rsidR="00FF42FA">
        <w:rPr>
          <w:rStyle w:val="CommentReference"/>
          <w:rFonts w:ascii="Times New Roman" w:hAnsi="Times New Roman" w:cs="Times New Roman"/>
          <w:sz w:val="24"/>
          <w:szCs w:val="24"/>
        </w:rPr>
        <w:commentReference w:id="155"/>
      </w:r>
      <w:r>
        <w:rPr>
          <w:rFonts w:ascii="Times New Roman" w:hAnsi="Times New Roman" w:cs="Times New Roman"/>
        </w:rPr>
        <w:t xml:space="preserve">intrinsic growth rates overall, </w:t>
      </w:r>
      <w:commentRangeStart w:id="156"/>
      <w:r>
        <w:rPr>
          <w:rFonts w:ascii="Times New Roman" w:hAnsi="Times New Roman" w:cs="Times New Roman"/>
        </w:rPr>
        <w:t xml:space="preserve">with a stronger effect at 30 °C than at 25 °C </w:t>
      </w:r>
      <w:commentRangeEnd w:id="156"/>
      <w:r w:rsidR="00FF42FA">
        <w:rPr>
          <w:rStyle w:val="CommentReference"/>
          <w:rFonts w:ascii="Times New Roman" w:hAnsi="Times New Roman" w:cs="Times New Roman"/>
          <w:sz w:val="24"/>
          <w:szCs w:val="24"/>
        </w:rPr>
        <w:commentReference w:id="156"/>
      </w:r>
      <w:r>
        <w:rPr>
          <w:rFonts w:ascii="Times New Roman" w:hAnsi="Times New Roman" w:cs="Times New Roman"/>
        </w:rPr>
        <w:t>(</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Rotifer crowding coefficients were higher at 30 °C than at 25 °C,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w:t>
      </w:r>
      <w:r w:rsidR="001571D1">
        <w:rPr>
          <w:rFonts w:ascii="Times New Roman" w:hAnsi="Times New Roman" w:cs="Times New Roman"/>
        </w:rPr>
        <w:t>5</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w:t>
      </w:r>
      <w:r w:rsidR="00C50103">
        <w:rPr>
          <w:rFonts w:ascii="Times New Roman" w:hAnsi="Times New Roman" w:cs="Times New Roman"/>
        </w:rPr>
        <w:t>6</w:t>
      </w:r>
      <w:r w:rsidR="008F00CE">
        <w:rPr>
          <w:rFonts w:ascii="Times New Roman" w:hAnsi="Times New Roman" w:cs="Times New Roman"/>
        </w:rPr>
        <w:t>;</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69178D98"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157"/>
      <w:commentRangeStart w:id="158"/>
      <w:r>
        <w:rPr>
          <w:rFonts w:ascii="Times New Roman" w:hAnsi="Times New Roman" w:cs="Times New Roman"/>
        </w:rPr>
        <w:t xml:space="preserve">experienced 4.3 times </w:t>
      </w:r>
      <w:commentRangeEnd w:id="157"/>
      <w:r w:rsidR="00357F11">
        <w:rPr>
          <w:rStyle w:val="CommentReference"/>
          <w:rFonts w:ascii="Times New Roman" w:hAnsi="Times New Roman" w:cs="Times New Roman"/>
          <w:sz w:val="24"/>
          <w:szCs w:val="24"/>
        </w:rPr>
        <w:commentReference w:id="157"/>
      </w:r>
      <w:commentRangeEnd w:id="158"/>
      <w:r w:rsidR="004B026B">
        <w:rPr>
          <w:rStyle w:val="CommentReference"/>
          <w:rFonts w:ascii="Times New Roman" w:hAnsi="Times New Roman" w:cs="Times New Roman"/>
          <w:sz w:val="24"/>
          <w:szCs w:val="24"/>
        </w:rPr>
        <w:commentReference w:id="158"/>
      </w:r>
      <w:r>
        <w:rPr>
          <w:rFonts w:ascii="Times New Roman" w:hAnsi="Times New Roman" w:cs="Times New Roman"/>
        </w:rPr>
        <w:t>stronger crowding effects at 30 °C than at 25 °C (</w:t>
      </w:r>
      <w:r w:rsidRPr="005F0830">
        <w:rPr>
          <w:rFonts w:ascii="Times New Roman" w:hAnsi="Times New Roman" w:cs="Times New Roman"/>
        </w:rPr>
        <w:t>Figure</w:t>
      </w:r>
      <w:r w:rsidR="00A950FA">
        <w:rPr>
          <w:rFonts w:ascii="Times New Roman" w:hAnsi="Times New Roman" w:cs="Times New Roman"/>
        </w:rPr>
        <w:t>s</w:t>
      </w:r>
      <w:r w:rsidRPr="005F0830">
        <w:rPr>
          <w:rFonts w:ascii="Times New Roman" w:hAnsi="Times New Roman" w:cs="Times New Roman"/>
        </w:rPr>
        <w:t xml:space="preserve"> </w:t>
      </w:r>
      <w:r w:rsidR="00177DAE">
        <w:rPr>
          <w:rFonts w:ascii="Times New Roman" w:hAnsi="Times New Roman" w:cs="Times New Roman"/>
        </w:rPr>
        <w:t>7</w:t>
      </w:r>
      <w:r w:rsidR="005F0830" w:rsidRPr="005F0830">
        <w:rPr>
          <w:rFonts w:ascii="Times New Roman" w:hAnsi="Times New Roman" w:cs="Times New Roman"/>
        </w:rPr>
        <w:t xml:space="preserve">, </w:t>
      </w:r>
      <w:r w:rsidR="00177DAE">
        <w:rPr>
          <w:rFonts w:ascii="Times New Roman" w:hAnsi="Times New Roman" w:cs="Times New Roman"/>
        </w:rPr>
        <w:t>8</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w:t>
      </w:r>
      <w:del w:id="159" w:author="Casey terHorst" w:date="2026-06-18T13:43:00Z" w16du:dateUtc="2026-06-18T20:43:00Z">
        <w:r w:rsidDel="00FF42FA">
          <w:rPr>
            <w:rFonts w:ascii="Times New Roman" w:hAnsi="Times New Roman" w:cs="Times New Roman"/>
          </w:rPr>
          <w:delText>Both temperature effects were eliminated under</w:delText>
        </w:r>
      </w:del>
      <w:ins w:id="160" w:author="Casey terHorst" w:date="2026-06-18T13:43:00Z" w16du:dateUtc="2026-06-18T20:43:00Z">
        <w:r w:rsidR="00FF42FA">
          <w:rPr>
            <w:rFonts w:ascii="Times New Roman" w:hAnsi="Times New Roman" w:cs="Times New Roman"/>
          </w:rPr>
          <w:t>There were no temperature effects with</w:t>
        </w:r>
      </w:ins>
      <w:r>
        <w:rPr>
          <w:rFonts w:ascii="Times New Roman" w:hAnsi="Times New Roman" w:cs="Times New Roman"/>
        </w:rPr>
        <w:t xml:space="preserve"> competition with rotifers, as indicated by significant interactions 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w:t>
      </w:r>
      <w:r>
        <w:rPr>
          <w:rFonts w:ascii="Times New Roman" w:hAnsi="Times New Roman" w:cs="Times New Roman"/>
        </w:rPr>
        <w:lastRenderedPageBreak/>
        <w:t xml:space="preserve">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w:t>
      </w:r>
      <w:r w:rsidR="00A950FA">
        <w:rPr>
          <w:rFonts w:ascii="Times New Roman" w:hAnsi="Times New Roman" w:cs="Times New Roman"/>
        </w:rPr>
        <w:t>Figure</w:t>
      </w:r>
      <w:r w:rsidR="00605A0A">
        <w:rPr>
          <w:rFonts w:ascii="Times New Roman" w:hAnsi="Times New Roman" w:cs="Times New Roman"/>
        </w:rPr>
        <w:t xml:space="preserve"> </w:t>
      </w:r>
      <w:r w:rsidR="00A950FA">
        <w:rPr>
          <w:rFonts w:ascii="Times New Roman" w:hAnsi="Times New Roman" w:cs="Times New Roman"/>
        </w:rPr>
        <w:t xml:space="preserve">9; </w:t>
      </w:r>
      <w:r w:rsidR="003E7E8F">
        <w:rPr>
          <w:rFonts w:ascii="Times New Roman" w:hAnsi="Times New Roman" w:cs="Times New Roman"/>
        </w:rPr>
        <w:t>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w:t>
      </w:r>
      <w:r w:rsidR="00B82B0E">
        <w:rPr>
          <w:rFonts w:ascii="Times New Roman" w:hAnsi="Times New Roman" w:cs="Times New Roman"/>
        </w:rPr>
        <w:t>0.2</w:t>
      </w:r>
      <w:r w:rsidRPr="00AC18B2">
        <w:rPr>
          <w:rFonts w:ascii="Times New Roman" w:hAnsi="Times New Roman" w:cs="Times New Roman"/>
        </w:rPr>
        <w:t xml:space="preserve">;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1D7F53EA" w14:textId="77777777" w:rsidR="00DA0D38" w:rsidRDefault="00DA0D38" w:rsidP="00DA0D38">
      <w:pPr>
        <w:jc w:val="center"/>
        <w:rPr>
          <w:rFonts w:ascii="Times New Roman" w:hAnsi="Times New Roman" w:cs="Times New Roman"/>
          <w:b/>
          <w:bCs/>
        </w:rPr>
      </w:pPr>
      <w:r>
        <w:rPr>
          <w:rFonts w:ascii="Times New Roman" w:hAnsi="Times New Roman" w:cs="Times New Roman"/>
          <w:b/>
          <w:bCs/>
          <w:noProof/>
        </w:rPr>
        <w:drawing>
          <wp:inline distT="0" distB="0" distL="0" distR="0" wp14:anchorId="2D852F88" wp14:editId="697D4D6B">
            <wp:extent cx="5008728" cy="3339152"/>
            <wp:effectExtent l="0" t="0" r="1905" b="0"/>
            <wp:docPr id="90030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38C30AE1" w14:textId="52EBC817"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4</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4D5685A2"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D27949F" wp14:editId="027D7115">
            <wp:extent cx="4987439" cy="3125025"/>
            <wp:effectExtent l="0" t="0" r="3810" b="0"/>
            <wp:docPr id="1841126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0B5168A1" w14:textId="123B2CBE"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5</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2A3973" w14:textId="77777777" w:rsidR="00DA0D38" w:rsidRDefault="00DA0D38" w:rsidP="00DA0D38">
      <w:pPr>
        <w:jc w:val="center"/>
        <w:rPr>
          <w:rFonts w:ascii="Times New Roman" w:hAnsi="Times New Roman" w:cs="Times New Roman"/>
        </w:rPr>
      </w:pPr>
      <w:r>
        <w:rPr>
          <w:rFonts w:ascii="Times New Roman" w:hAnsi="Times New Roman" w:cs="Times New Roman"/>
          <w:noProof/>
        </w:rPr>
        <w:drawing>
          <wp:inline distT="0" distB="0" distL="0" distR="0" wp14:anchorId="6597183D" wp14:editId="7089CF2C">
            <wp:extent cx="4776716" cy="2997468"/>
            <wp:effectExtent l="0" t="0" r="5080" b="0"/>
            <wp:docPr id="880535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11EAFF4B" w14:textId="1AC2AB2F"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6</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Realized equilibrium population (N̂ per 1 ml)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50A64D" w14:textId="77777777" w:rsidR="00DA0D38" w:rsidRDefault="00DA0D38" w:rsidP="00DA0D38">
      <w:pPr>
        <w:rPr>
          <w:rFonts w:ascii="Times New Roman" w:hAnsi="Times New Roman" w:cs="Times New Roman"/>
        </w:rPr>
      </w:pPr>
    </w:p>
    <w:p w14:paraId="5408D1CE"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1DDC437" wp14:editId="63BD6E49">
            <wp:extent cx="4503420" cy="2886501"/>
            <wp:effectExtent l="0" t="0" r="0" b="9525"/>
            <wp:docPr id="665036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7165B329" w14:textId="45849316"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7</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A194B17" w14:textId="77777777" w:rsidR="00A950FA" w:rsidRDefault="00A950FA" w:rsidP="00A950FA">
      <w:pPr>
        <w:jc w:val="center"/>
        <w:rPr>
          <w:rFonts w:ascii="Times New Roman" w:hAnsi="Times New Roman" w:cs="Times New Roman"/>
        </w:rPr>
      </w:pPr>
      <w:r>
        <w:rPr>
          <w:rFonts w:ascii="Times New Roman" w:hAnsi="Times New Roman" w:cs="Times New Roman"/>
          <w:noProof/>
        </w:rPr>
        <w:drawing>
          <wp:inline distT="0" distB="0" distL="0" distR="0" wp14:anchorId="4F459800" wp14:editId="3BE522C6">
            <wp:extent cx="4625975" cy="2954740"/>
            <wp:effectExtent l="0" t="0" r="3175" b="0"/>
            <wp:docPr id="1649233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6762AAF6" w14:textId="77777777" w:rsidR="00A950FA" w:rsidRPr="002A6419" w:rsidRDefault="00A950FA" w:rsidP="00A950FA">
      <w:pPr>
        <w:rPr>
          <w:rFonts w:ascii="Times New Roman" w:hAnsi="Times New Roman" w:cs="Times New Roman"/>
          <w:sz w:val="22"/>
          <w:szCs w:val="22"/>
        </w:rPr>
      </w:pPr>
      <w:r w:rsidRPr="002A6419">
        <w:rPr>
          <w:rFonts w:ascii="Times New Roman" w:hAnsi="Times New Roman" w:cs="Times New Roman"/>
          <w:b/>
          <w:bCs/>
          <w:sz w:val="22"/>
          <w:szCs w:val="22"/>
        </w:rPr>
        <w:t xml:space="preserve">Figure 8.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BC14DE3" w14:textId="77777777" w:rsidR="00A950FA" w:rsidRDefault="00A950FA" w:rsidP="00A950F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877460C" wp14:editId="52C6FAB9">
            <wp:extent cx="4749421" cy="3087859"/>
            <wp:effectExtent l="0" t="0" r="0" b="0"/>
            <wp:docPr id="1091687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71D5F725" w14:textId="77777777" w:rsidR="00A950FA" w:rsidRPr="00FB7E4C" w:rsidRDefault="00A950FA" w:rsidP="00A950FA">
      <w:pPr>
        <w:rPr>
          <w:rFonts w:ascii="Times New Roman" w:hAnsi="Times New Roman" w:cs="Times New Roman"/>
          <w:sz w:val="22"/>
          <w:szCs w:val="22"/>
        </w:rPr>
      </w:pPr>
      <w:r w:rsidRPr="00FB7E4C">
        <w:rPr>
          <w:rFonts w:ascii="Times New Roman" w:hAnsi="Times New Roman" w:cs="Times New Roman"/>
          <w:b/>
          <w:bCs/>
          <w:sz w:val="22"/>
          <w:szCs w:val="22"/>
        </w:rPr>
        <w:t>Figure 9.</w:t>
      </w:r>
      <w:r w:rsidRPr="00FB7E4C">
        <w:rPr>
          <w:rFonts w:ascii="Times New Roman" w:hAnsi="Times New Roman" w:cs="Times New Roman"/>
          <w:sz w:val="22"/>
          <w:szCs w:val="22"/>
        </w:rPr>
        <w:t xml:space="preserve"> Realized equilibrium population (N̂ per 1 ml) of </w:t>
      </w:r>
      <w:r w:rsidRPr="00FB7E4C">
        <w:rPr>
          <w:rFonts w:ascii="Times New Roman" w:hAnsi="Times New Roman" w:cs="Times New Roman"/>
          <w:i/>
          <w:iCs/>
          <w:sz w:val="22"/>
          <w:szCs w:val="22"/>
        </w:rPr>
        <w:t>Tetrahymena</w:t>
      </w:r>
      <w:r w:rsidRPr="00FB7E4C">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849D03A" w14:textId="2B517289" w:rsidR="00DB4D9F" w:rsidRDefault="00DB4D9F">
      <w:pPr>
        <w:rPr>
          <w:rFonts w:ascii="Times New Roman" w:hAnsi="Times New Roman" w:cs="Times New Roman"/>
        </w:rPr>
      </w:pPr>
    </w:p>
    <w:p w14:paraId="4F77CFAC" w14:textId="6D775DFC" w:rsidR="00610076"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t>Discussion</w:t>
      </w:r>
    </w:p>
    <w:p w14:paraId="4C4CB8FD" w14:textId="5D30B3B3" w:rsidR="00A167BD" w:rsidRPr="00183764" w:rsidRDefault="00A167BD" w:rsidP="00A837E5">
      <w:pPr>
        <w:spacing w:after="0" w:line="480" w:lineRule="auto"/>
        <w:ind w:firstLine="720"/>
        <w:rPr>
          <w:rFonts w:ascii="Times New Roman" w:hAnsi="Times New Roman" w:cs="Times New Roman"/>
        </w:rPr>
      </w:pPr>
      <w:commentRangeStart w:id="161"/>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w:t>
      </w:r>
      <w:r w:rsidR="00977DFA">
        <w:rPr>
          <w:rFonts w:ascii="Times New Roman" w:hAnsi="Times New Roman" w:cs="Times New Roman"/>
        </w:rPr>
        <w:t>y</w:t>
      </w:r>
      <w:r w:rsidR="00A837E5">
        <w:rPr>
          <w:rFonts w:ascii="Times New Roman" w:hAnsi="Times New Roman" w:cs="Times New Roman"/>
        </w:rPr>
        <w:t xml:space="preserve"> interact with other community members</w:t>
      </w:r>
      <w:commentRangeEnd w:id="161"/>
      <w:r w:rsidR="00357F11">
        <w:rPr>
          <w:rStyle w:val="CommentReference"/>
          <w:rFonts w:ascii="Times New Roman" w:hAnsi="Times New Roman" w:cs="Times New Roman"/>
          <w:sz w:val="24"/>
          <w:szCs w:val="24"/>
        </w:rPr>
        <w:commentReference w:id="161"/>
      </w:r>
      <w:r>
        <w:rPr>
          <w:rFonts w:ascii="Times New Roman" w:hAnsi="Times New Roman" w:cs="Times New Roman"/>
        </w:rPr>
        <w:t xml:space="preserve">. I found evidence that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w:t>
      </w:r>
      <w:commentRangeStart w:id="162"/>
      <w:r w:rsidR="00BD0ED2">
        <w:rPr>
          <w:rFonts w:ascii="Times New Roman" w:hAnsi="Times New Roman" w:cs="Times New Roman"/>
        </w:rPr>
        <w:t xml:space="preserve">and both </w:t>
      </w:r>
      <w:commentRangeEnd w:id="162"/>
      <w:r w:rsidR="001534C6">
        <w:rPr>
          <w:rStyle w:val="CommentReference"/>
          <w:rFonts w:ascii="Times New Roman" w:hAnsi="Times New Roman" w:cs="Times New Roman"/>
          <w:i/>
          <w:iCs/>
          <w:sz w:val="24"/>
          <w:szCs w:val="24"/>
        </w:rPr>
        <w:commentReference w:id="162"/>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 xml:space="preserve">were negatively affected by </w:t>
      </w:r>
      <w:r w:rsidR="00357F11">
        <w:rPr>
          <w:rFonts w:ascii="Times New Roman" w:hAnsi="Times New Roman" w:cs="Times New Roman"/>
        </w:rPr>
        <w:t>the presence of the other</w:t>
      </w:r>
      <w:r>
        <w:rPr>
          <w:rFonts w:ascii="Times New Roman" w:hAnsi="Times New Roman" w:cs="Times New Roman"/>
        </w:rPr>
        <w:t xml:space="preserve">. </w:t>
      </w:r>
      <w:commentRangeStart w:id="163"/>
      <w:r>
        <w:rPr>
          <w:rFonts w:ascii="Times New Roman" w:hAnsi="Times New Roman" w:cs="Times New Roman"/>
        </w:rPr>
        <w:t xml:space="preserve">However, </w:t>
      </w:r>
      <w:r w:rsidR="00357F11">
        <w:rPr>
          <w:rFonts w:ascii="Times New Roman" w:hAnsi="Times New Roman" w:cs="Times New Roman"/>
        </w:rPr>
        <w:t xml:space="preserve">the </w:t>
      </w:r>
      <w:r>
        <w:rPr>
          <w:rFonts w:ascii="Times New Roman" w:hAnsi="Times New Roman" w:cs="Times New Roman"/>
        </w:rPr>
        <w:t xml:space="preserve">evidence </w:t>
      </w:r>
      <w:r w:rsidR="00357F11">
        <w:rPr>
          <w:rFonts w:ascii="Times New Roman" w:hAnsi="Times New Roman" w:cs="Times New Roman"/>
        </w:rPr>
        <w:t xml:space="preserve">for evolution is </w:t>
      </w:r>
      <w:r>
        <w:rPr>
          <w:rFonts w:ascii="Times New Roman" w:hAnsi="Times New Roman" w:cs="Times New Roman"/>
        </w:rPr>
        <w:t xml:space="preserve">dependent on ecological </w:t>
      </w:r>
      <w:r w:rsidR="00357F11">
        <w:rPr>
          <w:rFonts w:ascii="Times New Roman" w:hAnsi="Times New Roman" w:cs="Times New Roman"/>
        </w:rPr>
        <w:t>context.</w:t>
      </w:r>
      <w:r w:rsidR="00095806">
        <w:rPr>
          <w:rFonts w:ascii="Times New Roman" w:hAnsi="Times New Roman" w:cs="Times New Roman"/>
        </w:rPr>
        <w:t xml:space="preserve"> </w:t>
      </w:r>
      <w:r w:rsidR="003471F7">
        <w:rPr>
          <w:rFonts w:ascii="Times New Roman" w:hAnsi="Times New Roman" w:cs="Times New Roman"/>
        </w:rPr>
        <w:t>Notably</w:t>
      </w:r>
      <w:commentRangeEnd w:id="163"/>
      <w:r w:rsidR="001534C6">
        <w:rPr>
          <w:rStyle w:val="CommentReference"/>
          <w:rFonts w:ascii="Times New Roman" w:hAnsi="Times New Roman" w:cs="Times New Roman"/>
          <w:sz w:val="24"/>
          <w:szCs w:val="24"/>
        </w:rPr>
        <w:commentReference w:id="163"/>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w:t>
      </w:r>
      <w:r w:rsidR="00357F11">
        <w:rPr>
          <w:rFonts w:ascii="Times New Roman" w:hAnsi="Times New Roman" w:cs="Times New Roman"/>
        </w:rPr>
        <w:t>less competitive</w:t>
      </w:r>
      <w:r w:rsidR="001D1974">
        <w:rPr>
          <w:rFonts w:ascii="Times New Roman" w:hAnsi="Times New Roman" w:cs="Times New Roman"/>
        </w:rPr>
        <w:t xml:space="preserve"> compared to </w:t>
      </w:r>
      <w:r w:rsidR="00357F11">
        <w:rPr>
          <w:rFonts w:ascii="Times New Roman" w:hAnsi="Times New Roman" w:cs="Times New Roman"/>
        </w:rPr>
        <w:t xml:space="preserve">lineages from </w:t>
      </w:r>
      <w:r w:rsidR="001D1974">
        <w:rPr>
          <w:rFonts w:ascii="Times New Roman" w:hAnsi="Times New Roman" w:cs="Times New Roman"/>
        </w:rPr>
        <w:t>cooler temperature</w:t>
      </w:r>
      <w:r w:rsidR="00357F11">
        <w:rPr>
          <w:rFonts w:ascii="Times New Roman" w:hAnsi="Times New Roman" w:cs="Times New Roman"/>
        </w:rPr>
        <w:t>s</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w:t>
      </w:r>
      <w:r w:rsidR="00357F11">
        <w:rPr>
          <w:rFonts w:ascii="Times New Roman" w:hAnsi="Times New Roman" w:cs="Times New Roman"/>
        </w:rPr>
        <w:t>results</w:t>
      </w:r>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164"/>
      <w:r w:rsidR="00D85CE3">
        <w:rPr>
          <w:rFonts w:ascii="Times New Roman" w:hAnsi="Times New Roman" w:cs="Times New Roman"/>
        </w:rPr>
        <w:t>evolution-mediated indirect effects</w:t>
      </w:r>
      <w:commentRangeEnd w:id="164"/>
      <w:r w:rsidR="00357F11">
        <w:rPr>
          <w:rStyle w:val="CommentReference"/>
          <w:rFonts w:ascii="Times New Roman" w:hAnsi="Times New Roman" w:cs="Times New Roman"/>
          <w:sz w:val="24"/>
          <w:szCs w:val="24"/>
        </w:rPr>
        <w:commentReference w:id="164"/>
      </w:r>
      <w:r w:rsidR="00183764">
        <w:rPr>
          <w:rFonts w:ascii="Times New Roman" w:hAnsi="Times New Roman" w:cs="Times New Roman"/>
        </w:rPr>
        <w:t xml:space="preserve">, wherein rapid evolution to temperature in </w:t>
      </w:r>
      <w:r w:rsidR="00183764">
        <w:rPr>
          <w:rFonts w:ascii="Times New Roman" w:hAnsi="Times New Roman" w:cs="Times New Roman"/>
          <w:i/>
          <w:iCs/>
        </w:rPr>
        <w:t>H. rosa</w:t>
      </w:r>
      <w:r w:rsidR="00183764">
        <w:rPr>
          <w:rFonts w:ascii="Times New Roman" w:hAnsi="Times New Roman" w:cs="Times New Roman"/>
        </w:rPr>
        <w:t xml:space="preserve"> altered the competitive dynamics between </w:t>
      </w:r>
      <w:r w:rsidR="00183764">
        <w:rPr>
          <w:rFonts w:ascii="Times New Roman" w:hAnsi="Times New Roman" w:cs="Times New Roman"/>
          <w:i/>
          <w:iCs/>
        </w:rPr>
        <w:t>H. rosa</w:t>
      </w:r>
      <w:r w:rsidR="00183764">
        <w:rPr>
          <w:rFonts w:ascii="Times New Roman" w:hAnsi="Times New Roman" w:cs="Times New Roman"/>
          <w:iCs/>
        </w:rPr>
        <w:t xml:space="preserve"> and </w:t>
      </w:r>
      <w:r w:rsidR="00183764">
        <w:rPr>
          <w:rFonts w:ascii="Times New Roman" w:hAnsi="Times New Roman" w:cs="Times New Roman"/>
          <w:i/>
        </w:rPr>
        <w:t>Tetrahymena</w:t>
      </w:r>
      <w:r w:rsidR="00183764">
        <w:rPr>
          <w:rFonts w:ascii="Times New Roman" w:hAnsi="Times New Roman" w:cs="Times New Roman"/>
          <w:iCs/>
        </w:rPr>
        <w:t xml:space="preserve">, </w:t>
      </w:r>
      <w:r w:rsidR="00183764">
        <w:rPr>
          <w:rFonts w:ascii="Times New Roman" w:hAnsi="Times New Roman" w:cs="Times New Roman"/>
          <w:iCs/>
        </w:rPr>
        <w:lastRenderedPageBreak/>
        <w:t>suggesting that evolution in one community member can reshape species interactions in ways that may have broader community-level consequences</w:t>
      </w:r>
      <w:r w:rsidR="001D1974">
        <w:rPr>
          <w:rFonts w:ascii="Times New Roman" w:hAnsi="Times New Roman" w:cs="Times New Roman"/>
        </w:rPr>
        <w:t>.</w:t>
      </w:r>
    </w:p>
    <w:p w14:paraId="3214FB3F" w14:textId="4363E02A"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B2693B" w:rsidRPr="009857A5">
        <w:rPr>
          <w:rFonts w:ascii="Times New Roman" w:hAnsi="Times New Roman" w:cs="Times New Roman"/>
          <w:i/>
          <w:iCs/>
        </w:rPr>
        <w:t>Evolutionary response to temperature</w:t>
      </w:r>
      <w:r w:rsidR="00B2693B">
        <w:rPr>
          <w:rFonts w:ascii="Times New Roman" w:hAnsi="Times New Roman" w:cs="Times New Roman"/>
        </w:rPr>
        <w:t>—</w:t>
      </w:r>
      <w:r w:rsidR="00FF438D">
        <w:rPr>
          <w:rFonts w:ascii="Times New Roman" w:hAnsi="Times New Roman" w:cs="Times New Roman"/>
        </w:rPr>
        <w:t xml:space="preserve">Two separate </w:t>
      </w:r>
      <w:commentRangeStart w:id="165"/>
      <w:r w:rsidR="00183764">
        <w:rPr>
          <w:rFonts w:ascii="Times New Roman" w:hAnsi="Times New Roman" w:cs="Times New Roman"/>
        </w:rPr>
        <w:t>lines of evidence</w:t>
      </w:r>
      <w:r w:rsidR="00FF438D">
        <w:rPr>
          <w:rFonts w:ascii="Times New Roman" w:hAnsi="Times New Roman" w:cs="Times New Roman"/>
        </w:rPr>
        <w:t xml:space="preserve"> </w:t>
      </w:r>
      <w:commentRangeEnd w:id="165"/>
      <w:r w:rsidR="00AD2486">
        <w:rPr>
          <w:rStyle w:val="CommentReference"/>
          <w:rFonts w:ascii="Times New Roman" w:hAnsi="Times New Roman" w:cs="Times New Roman"/>
          <w:sz w:val="24"/>
          <w:szCs w:val="24"/>
        </w:rPr>
        <w:commentReference w:id="165"/>
      </w:r>
      <w:del w:id="166" w:author="Casey terHorst" w:date="2026-06-18T13:56:00Z" w16du:dateUtc="2026-06-18T20:56:00Z">
        <w:r w:rsidR="00183764" w:rsidDel="001534C6">
          <w:rPr>
            <w:rFonts w:ascii="Times New Roman" w:hAnsi="Times New Roman" w:cs="Times New Roman"/>
          </w:rPr>
          <w:delText xml:space="preserve">were </w:delText>
        </w:r>
      </w:del>
      <w:ins w:id="167" w:author="Casey terHorst" w:date="2026-06-18T13:56:00Z" w16du:dateUtc="2026-06-18T20:56:00Z">
        <w:r w:rsidR="001534C6">
          <w:rPr>
            <w:rFonts w:ascii="Times New Roman" w:hAnsi="Times New Roman" w:cs="Times New Roman"/>
          </w:rPr>
          <w:t>are</w:t>
        </w:r>
        <w:r w:rsidR="001534C6">
          <w:rPr>
            <w:rFonts w:ascii="Times New Roman" w:hAnsi="Times New Roman" w:cs="Times New Roman"/>
          </w:rPr>
          <w:t xml:space="preserve"> </w:t>
        </w:r>
      </w:ins>
      <w:r w:rsidR="00183764">
        <w:rPr>
          <w:rFonts w:ascii="Times New Roman" w:hAnsi="Times New Roman" w:cs="Times New Roman"/>
        </w:rPr>
        <w:t xml:space="preserve">consistent with evolutionary change occurring </w:t>
      </w:r>
      <w:r w:rsidR="00E60941">
        <w:rPr>
          <w:rFonts w:ascii="Times New Roman" w:hAnsi="Times New Roman" w:cs="Times New Roman"/>
        </w:rPr>
        <w:t>in response to temperature</w:t>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w:t>
      </w:r>
      <w:r w:rsidR="002D06DE">
        <w:rPr>
          <w:rFonts w:ascii="Times New Roman" w:hAnsi="Times New Roman" w:cs="Times New Roman"/>
        </w:rPr>
        <w:t xml:space="preserve"> (e.g.,</w:t>
      </w:r>
      <w:r w:rsidR="00B544DD">
        <w:rPr>
          <w:rFonts w:ascii="Times New Roman" w:hAnsi="Times New Roman" w:cs="Times New Roman"/>
        </w:rPr>
        <w:t xml:space="preserve"> in a freshwater ostracod</w:t>
      </w:r>
      <w:r w:rsidR="002D06DE">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t>
      </w:r>
      <w:r w:rsidR="00AD2486">
        <w:rPr>
          <w:rFonts w:ascii="Times New Roman" w:hAnsi="Times New Roman" w:cs="Times New Roman"/>
        </w:rPr>
        <w:t xml:space="preserve">Although </w:t>
      </w:r>
      <w:r w:rsidR="00790E60">
        <w:rPr>
          <w:rFonts w:ascii="Times New Roman" w:hAnsi="Times New Roman" w:cs="Times New Roman"/>
        </w:rPr>
        <w:t>I establish</w:t>
      </w:r>
      <w:r w:rsidR="00AD2486">
        <w:rPr>
          <w:rFonts w:ascii="Times New Roman" w:hAnsi="Times New Roman" w:cs="Times New Roman"/>
        </w:rPr>
        <w:t>ed</w:t>
      </w:r>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w:t>
      </w:r>
      <w:commentRangeStart w:id="168"/>
      <w:r w:rsidR="005F2750">
        <w:rPr>
          <w:rFonts w:ascii="Times New Roman" w:hAnsi="Times New Roman" w:cs="Times New Roman"/>
        </w:rPr>
        <w:t>only 20</w:t>
      </w:r>
      <w:commentRangeEnd w:id="168"/>
      <w:r w:rsidR="00AC5219">
        <w:rPr>
          <w:rStyle w:val="CommentReference"/>
          <w:rFonts w:ascii="Times New Roman" w:hAnsi="Times New Roman" w:cs="Times New Roman"/>
          <w:sz w:val="24"/>
          <w:szCs w:val="24"/>
        </w:rPr>
        <w:commentReference w:id="168"/>
      </w:r>
      <w:r w:rsidR="005F2750">
        <w:rPr>
          <w:rFonts w:ascii="Times New Roman" w:hAnsi="Times New Roman" w:cs="Times New Roman"/>
        </w:rPr>
        <w:t>% of the individuals measured for body size hatched before the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w:t>
      </w:r>
      <w:r w:rsidR="001571D1">
        <w:rPr>
          <w:rFonts w:ascii="Times New Roman" w:hAnsi="Times New Roman" w:cs="Times New Roman"/>
        </w:rPr>
        <w:t>3</w:t>
      </w:r>
      <w:r w:rsidR="00C523F9">
        <w:rPr>
          <w:rFonts w:ascii="Times New Roman" w:hAnsi="Times New Roman" w:cs="Times New Roman"/>
        </w:rPr>
        <w:t>)</w:t>
      </w:r>
      <w:r w:rsidR="000D232F">
        <w:rPr>
          <w:rFonts w:ascii="Times New Roman" w:hAnsi="Times New Roman" w:cs="Times New Roman"/>
        </w:rPr>
        <w:t xml:space="preserve">. </w:t>
      </w:r>
      <w:del w:id="169" w:author="Casey terHorst" w:date="2026-06-18T13:57:00Z" w16du:dateUtc="2026-06-18T20:57:00Z">
        <w:r w:rsidR="00A74272" w:rsidDel="00AC5219">
          <w:rPr>
            <w:rFonts w:ascii="Times New Roman" w:hAnsi="Times New Roman" w:cs="Times New Roman"/>
          </w:rPr>
          <w:delText xml:space="preserve">While </w:delText>
        </w:r>
      </w:del>
      <w:ins w:id="170" w:author="Casey terHorst" w:date="2026-06-18T13:57:00Z" w16du:dateUtc="2026-06-18T20:57:00Z">
        <w:r w:rsidR="00AC5219">
          <w:rPr>
            <w:rFonts w:ascii="Times New Roman" w:hAnsi="Times New Roman" w:cs="Times New Roman"/>
          </w:rPr>
          <w:t>Although</w:t>
        </w:r>
        <w:r w:rsidR="00AC5219">
          <w:rPr>
            <w:rFonts w:ascii="Times New Roman" w:hAnsi="Times New Roman" w:cs="Times New Roman"/>
          </w:rPr>
          <w:t xml:space="preserve"> </w:t>
        </w:r>
      </w:ins>
      <w:r w:rsidR="00A74272">
        <w:rPr>
          <w:rFonts w:ascii="Times New Roman" w:hAnsi="Times New Roman" w:cs="Times New Roman"/>
        </w:rPr>
        <w:t>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77141DCA" w14:textId="08216064" w:rsidR="00210245" w:rsidRPr="00210245"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w:t>
      </w:r>
      <w:r w:rsidR="00F559B0">
        <w:rPr>
          <w:rFonts w:ascii="Times New Roman" w:hAnsi="Times New Roman" w:cs="Times New Roman"/>
        </w:rPr>
        <w:t>that of</w:t>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1C672E">
        <w:rPr>
          <w:rFonts w:ascii="Times New Roman" w:hAnsi="Times New Roman" w:cs="Times New Roman"/>
        </w:rPr>
        <w:t>, and</w:t>
      </w:r>
      <w:r w:rsidR="0023792A">
        <w:rPr>
          <w:rFonts w:ascii="Times New Roman" w:hAnsi="Times New Roman" w:cs="Times New Roman"/>
        </w:rPr>
        <w:t xml:space="preserve"> was </w:t>
      </w:r>
      <w:r w:rsidR="001C672E">
        <w:rPr>
          <w:rFonts w:ascii="Times New Roman" w:hAnsi="Times New Roman" w:cs="Times New Roman"/>
        </w:rPr>
        <w:t>statistically</w:t>
      </w:r>
      <w:commentRangeStart w:id="171"/>
      <w:r w:rsidR="0023792A">
        <w:rPr>
          <w:rFonts w:ascii="Times New Roman" w:hAnsi="Times New Roman" w:cs="Times New Roman"/>
        </w:rPr>
        <w:t xml:space="preserve"> </w:t>
      </w:r>
      <w:r w:rsidR="002C5C68">
        <w:rPr>
          <w:rFonts w:ascii="Times New Roman" w:hAnsi="Times New Roman" w:cs="Times New Roman"/>
        </w:rPr>
        <w:t>independent of contemporary temperature</w:t>
      </w:r>
      <w:commentRangeEnd w:id="171"/>
      <w:r w:rsidR="00AD2486">
        <w:rPr>
          <w:rStyle w:val="CommentReference"/>
          <w:rFonts w:ascii="Times New Roman" w:hAnsi="Times New Roman" w:cs="Times New Roman"/>
          <w:sz w:val="24"/>
          <w:szCs w:val="24"/>
        </w:rPr>
        <w:commentReference w:id="171"/>
      </w:r>
      <w:r w:rsidR="002C5C68">
        <w:rPr>
          <w:rFonts w:ascii="Times New Roman" w:hAnsi="Times New Roman" w:cs="Times New Roman"/>
        </w:rPr>
        <w:t>.</w:t>
      </w:r>
      <w:r w:rsidR="00C31098">
        <w:rPr>
          <w:rFonts w:ascii="Times New Roman" w:hAnsi="Times New Roman" w:cs="Times New Roman"/>
        </w:rPr>
        <w:t xml:space="preserve"> </w:t>
      </w:r>
      <w:r w:rsidR="001C672E">
        <w:rPr>
          <w:rFonts w:ascii="Times New Roman" w:hAnsi="Times New Roman" w:cs="Times New Roman"/>
        </w:rPr>
        <w:t xml:space="preserve">It </w:t>
      </w:r>
      <w:r w:rsidR="001C672E">
        <w:rPr>
          <w:rFonts w:ascii="Times New Roman" w:hAnsi="Times New Roman" w:cs="Times New Roman"/>
        </w:rPr>
        <w:lastRenderedPageBreak/>
        <w:t xml:space="preserve">is worth noting, however, that the magnitude of the difference between evolutionary histories was nearly twice as large at 25 °C as at 30 °C (Table 4). Rotifers with a warmer history may have traded competitive ability for improved thermal performance at 30 °C, such that their physiological advantage at that </w:t>
      </w:r>
      <w:r w:rsidR="005457D3">
        <w:rPr>
          <w:rFonts w:ascii="Times New Roman" w:hAnsi="Times New Roman" w:cs="Times New Roman"/>
        </w:rPr>
        <w:t xml:space="preserve">higher </w:t>
      </w:r>
      <w:r w:rsidR="001C672E">
        <w:rPr>
          <w:rFonts w:ascii="Times New Roman" w:hAnsi="Times New Roman" w:cs="Times New Roman"/>
        </w:rPr>
        <w:t>temperature partially offset their competitive disadvantage</w:t>
      </w:r>
      <w:r w:rsidR="00C86D35">
        <w:rPr>
          <w:rFonts w:ascii="Times New Roman" w:hAnsi="Times New Roman" w:cs="Times New Roman"/>
        </w:rPr>
        <w:t xml:space="preserve">. </w:t>
      </w:r>
      <w:r w:rsidR="005457D3">
        <w:rPr>
          <w:rFonts w:ascii="Times New Roman" w:hAnsi="Times New Roman" w:cs="Times New Roman"/>
        </w:rPr>
        <w:t xml:space="preserve">This explanation </w:t>
      </w:r>
      <w:r w:rsidR="000A4532">
        <w:rPr>
          <w:rFonts w:ascii="Times New Roman" w:hAnsi="Times New Roman" w:cs="Times New Roman"/>
        </w:rPr>
        <w:t xml:space="preserve">could be </w:t>
      </w:r>
      <w:r w:rsidR="005457D3">
        <w:rPr>
          <w:rFonts w:ascii="Times New Roman" w:hAnsi="Times New Roman" w:cs="Times New Roman"/>
        </w:rPr>
        <w:t>supported by the larger difference in growth rates</w:t>
      </w:r>
      <w:r w:rsidR="009B084B">
        <w:rPr>
          <w:rFonts w:ascii="Times New Roman" w:hAnsi="Times New Roman" w:cs="Times New Roman"/>
        </w:rPr>
        <w:t xml:space="preserve"> between evolutionary histories</w:t>
      </w:r>
      <w:r w:rsidR="005457D3">
        <w:rPr>
          <w:rFonts w:ascii="Times New Roman" w:hAnsi="Times New Roman" w:cs="Times New Roman"/>
        </w:rPr>
        <w:t xml:space="preserve"> at the cooler contemporary temperature, as</w:t>
      </w:r>
      <w:r w:rsidR="00C86D35">
        <w:rPr>
          <w:rFonts w:ascii="Times New Roman" w:hAnsi="Times New Roman" w:cs="Times New Roman"/>
        </w:rPr>
        <w:t xml:space="preserve"> rotifers with a cool history are better matched to contemporary conditions</w:t>
      </w:r>
      <w:r w:rsidR="00595F52">
        <w:rPr>
          <w:rFonts w:ascii="Times New Roman" w:hAnsi="Times New Roman" w:cs="Times New Roman"/>
        </w:rPr>
        <w:t xml:space="preserve"> and the tradeoff swings in the other direction</w:t>
      </w:r>
      <w:r w:rsidR="00C86D35">
        <w:rPr>
          <w:rFonts w:ascii="Times New Roman" w:hAnsi="Times New Roman" w:cs="Times New Roman"/>
        </w:rPr>
        <w:t>.</w:t>
      </w:r>
      <w:r w:rsidR="00595F52">
        <w:rPr>
          <w:rFonts w:ascii="Times New Roman" w:hAnsi="Times New Roman" w:cs="Times New Roman"/>
        </w:rPr>
        <w:t xml:space="preserve"> Although the three-way interaction between evolutionary history, contemporary temperature, and competition was not statistically significant (</w:t>
      </w:r>
      <w:r w:rsidR="00595F52">
        <w:rPr>
          <w:rFonts w:ascii="Times New Roman" w:hAnsi="Times New Roman" w:cs="Times New Roman"/>
          <w:i/>
          <w:iCs/>
        </w:rPr>
        <w:t>P</w:t>
      </w:r>
      <w:r w:rsidR="00595F52">
        <w:rPr>
          <w:rFonts w:ascii="Times New Roman" w:hAnsi="Times New Roman" w:cs="Times New Roman"/>
        </w:rPr>
        <w:t xml:space="preserve"> = 0.179), this pattern may warrant future work with greater statistical power.</w:t>
      </w:r>
      <w:r w:rsidR="004332BE">
        <w:rPr>
          <w:rFonts w:ascii="Times New Roman" w:hAnsi="Times New Roman" w:cs="Times New Roman"/>
        </w:rPr>
        <w:t xml:space="preserve"> </w:t>
      </w:r>
      <w:r w:rsidR="001B6F87">
        <w:rPr>
          <w:rFonts w:ascii="Times New Roman" w:hAnsi="Times New Roman" w:cs="Times New Roman"/>
        </w:rPr>
        <w:t xml:space="preserve">Regardless of this potential variation in </w:t>
      </w:r>
      <w:r w:rsidR="00294544">
        <w:rPr>
          <w:rFonts w:ascii="Times New Roman" w:hAnsi="Times New Roman" w:cs="Times New Roman"/>
        </w:rPr>
        <w:t xml:space="preserve">competitive response between contemporary temperatures, the broader finding remains that evolutionary history shaped intrinsic growth rate in a way that was only revealed in the presence of a competitor. </w:t>
      </w:r>
      <w:r w:rsidR="005D47F4">
        <w:rPr>
          <w:rFonts w:ascii="Times New Roman" w:hAnsi="Times New Roman" w:cs="Times New Roman"/>
        </w:rPr>
        <w:t>T</w:t>
      </w:r>
      <w:r w:rsidR="00210245">
        <w:rPr>
          <w:rFonts w:ascii="Times New Roman" w:hAnsi="Times New Roman" w:cs="Times New Roman"/>
        </w:rPr>
        <w:t>ogether</w:t>
      </w:r>
      <w:r w:rsidR="00294544">
        <w:rPr>
          <w:rFonts w:ascii="Times New Roman" w:hAnsi="Times New Roman" w:cs="Times New Roman"/>
        </w:rPr>
        <w:t xml:space="preserve"> with cross-sectional area</w:t>
      </w:r>
      <w:r w:rsidR="00210245">
        <w:rPr>
          <w:rFonts w:ascii="Times New Roman" w:hAnsi="Times New Roman" w:cs="Times New Roman"/>
        </w:rPr>
        <w:t xml:space="preserve">, these two lines of evidence suggest that thermal selection </w:t>
      </w:r>
      <w:r w:rsidR="005D47F4">
        <w:rPr>
          <w:rFonts w:ascii="Times New Roman" w:hAnsi="Times New Roman" w:cs="Times New Roman"/>
        </w:rPr>
        <w:t xml:space="preserve">produced changes in </w:t>
      </w:r>
      <w:r w:rsidR="005D47F4">
        <w:rPr>
          <w:rFonts w:ascii="Times New Roman" w:hAnsi="Times New Roman" w:cs="Times New Roman"/>
          <w:i/>
          <w:iCs/>
        </w:rPr>
        <w:t>H. rosa</w:t>
      </w:r>
      <w:r w:rsidR="005D47F4">
        <w:rPr>
          <w:rFonts w:ascii="Times New Roman" w:hAnsi="Times New Roman" w:cs="Times New Roman"/>
        </w:rPr>
        <w:t xml:space="preserve"> populations that were detectable in the outcome of species interac</w:t>
      </w:r>
      <w:commentRangeStart w:id="172"/>
      <w:r w:rsidR="005D47F4">
        <w:rPr>
          <w:rFonts w:ascii="Times New Roman" w:hAnsi="Times New Roman" w:cs="Times New Roman"/>
        </w:rPr>
        <w:t>tio</w:t>
      </w:r>
      <w:commentRangeEnd w:id="172"/>
      <w:r w:rsidR="00AC5219">
        <w:rPr>
          <w:rStyle w:val="CommentReference"/>
          <w:rFonts w:ascii="Times New Roman" w:hAnsi="Times New Roman" w:cs="Times New Roman"/>
          <w:sz w:val="24"/>
          <w:szCs w:val="24"/>
        </w:rPr>
        <w:commentReference w:id="172"/>
      </w:r>
      <w:r w:rsidR="005D47F4">
        <w:rPr>
          <w:rFonts w:ascii="Times New Roman" w:hAnsi="Times New Roman" w:cs="Times New Roman"/>
        </w:rPr>
        <w:t>ns</w:t>
      </w:r>
      <w:r w:rsidR="00210245">
        <w:rPr>
          <w:rFonts w:ascii="Times New Roman" w:hAnsi="Times New Roman" w:cs="Times New Roman"/>
        </w:rPr>
        <w:t>.</w:t>
      </w:r>
    </w:p>
    <w:p w14:paraId="6727A9AA" w14:textId="4A0A654A"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06774C" w:rsidRPr="009857A5">
        <w:rPr>
          <w:rFonts w:ascii="Times New Roman" w:hAnsi="Times New Roman" w:cs="Times New Roman"/>
          <w:i/>
          <w:iCs/>
        </w:rPr>
        <w:t xml:space="preserve">Competition between </w:t>
      </w:r>
      <w:r w:rsidR="0006774C" w:rsidRPr="009857A5">
        <w:rPr>
          <w:rFonts w:ascii="Times New Roman" w:hAnsi="Times New Roman" w:cs="Times New Roman"/>
        </w:rPr>
        <w:t>H. rosa</w:t>
      </w:r>
      <w:r w:rsidR="0006774C" w:rsidRPr="009857A5">
        <w:rPr>
          <w:rFonts w:ascii="Times New Roman" w:hAnsi="Times New Roman" w:cs="Times New Roman"/>
          <w:i/>
          <w:iCs/>
        </w:rPr>
        <w:t xml:space="preserve"> and </w:t>
      </w:r>
      <w:r w:rsidR="0006774C" w:rsidRPr="009857A5">
        <w:rPr>
          <w:rFonts w:ascii="Times New Roman" w:hAnsi="Times New Roman" w:cs="Times New Roman"/>
        </w:rPr>
        <w:t>Tetrahymena</w:t>
      </w:r>
      <w:r w:rsidR="0006774C">
        <w:rPr>
          <w:rFonts w:ascii="Times New Roman" w:hAnsi="Times New Roman" w:cs="Times New Roman"/>
        </w:rPr>
        <w:t>—</w:t>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w:t>
      </w:r>
      <w:r w:rsidR="00C50103">
        <w:rPr>
          <w:rFonts w:ascii="Times New Roman" w:hAnsi="Times New Roman" w:cs="Times New Roman"/>
        </w:rPr>
        <w:t>7</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w:t>
      </w:r>
      <w:r w:rsidR="001571D1">
        <w:rPr>
          <w:rFonts w:ascii="Times New Roman" w:hAnsi="Times New Roman" w:cs="Times New Roman"/>
        </w:rPr>
        <w:t>4</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w:t>
      </w:r>
      <w:r w:rsidR="002D09DF">
        <w:rPr>
          <w:rFonts w:ascii="Times New Roman" w:hAnsi="Times New Roman" w:cs="Times New Roman"/>
        </w:rPr>
        <w:lastRenderedPageBreak/>
        <w:t xml:space="preserve">that elevated temperature increased per-capita resource demand in both species. Each individual at 30 °C </w:t>
      </w:r>
      <w:r w:rsidR="00755B67">
        <w:rPr>
          <w:rFonts w:ascii="Times New Roman" w:hAnsi="Times New Roman" w:cs="Times New Roman"/>
        </w:rPr>
        <w:t xml:space="preserve">might </w:t>
      </w:r>
      <w:commentRangeStart w:id="173"/>
      <w:r w:rsidR="002D09DF">
        <w:rPr>
          <w:rFonts w:ascii="Times New Roman" w:hAnsi="Times New Roman" w:cs="Times New Roman"/>
        </w:rPr>
        <w:t xml:space="preserve">consume bacteria </w:t>
      </w:r>
      <w:commentRangeEnd w:id="173"/>
      <w:r w:rsidR="00F8367B">
        <w:rPr>
          <w:rStyle w:val="CommentReference"/>
          <w:rFonts w:ascii="Times New Roman" w:hAnsi="Times New Roman" w:cs="Times New Roman"/>
          <w:sz w:val="24"/>
          <w:szCs w:val="24"/>
        </w:rPr>
        <w:commentReference w:id="173"/>
      </w:r>
      <w:r w:rsidR="002D09DF">
        <w:rPr>
          <w:rFonts w:ascii="Times New Roman" w:hAnsi="Times New Roman" w:cs="Times New Roman"/>
        </w:rPr>
        <w:t xml:space="preserve">more rapidly than at 25 °C, but when a competitor is also drawing down the shared resource pool, the elevated demand at 30 °C </w:t>
      </w:r>
      <w:r w:rsidR="00755B67">
        <w:rPr>
          <w:rFonts w:ascii="Times New Roman" w:hAnsi="Times New Roman" w:cs="Times New Roman"/>
        </w:rPr>
        <w:t>may not</w:t>
      </w:r>
      <w:r w:rsidR="002D09DF">
        <w:rPr>
          <w:rFonts w:ascii="Times New Roman" w:hAnsi="Times New Roman" w:cs="Times New Roman"/>
        </w:rPr>
        <w:t xml:space="preserve">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61ECD47A" w:rsidR="00731F28" w:rsidRDefault="00CF64E9" w:rsidP="007B74FC">
      <w:pPr>
        <w:spacing w:after="0" w:line="480" w:lineRule="auto"/>
        <w:rPr>
          <w:rFonts w:ascii="Times New Roman" w:hAnsi="Times New Roman" w:cs="Times New Roman"/>
          <w:sz w:val="26"/>
          <w:szCs w:val="26"/>
        </w:rPr>
      </w:pPr>
      <w:r>
        <w:rPr>
          <w:rFonts w:ascii="Times New Roman" w:hAnsi="Times New Roman" w:cs="Times New Roman"/>
        </w:rPr>
        <w:tab/>
        <w:t xml:space="preserve">The patterns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commentRangeStart w:id="174"/>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commentRangeEnd w:id="174"/>
      <w:r w:rsidR="00AC5219">
        <w:rPr>
          <w:rStyle w:val="CommentReference"/>
          <w:rFonts w:ascii="Times New Roman" w:hAnsi="Times New Roman" w:cs="Times New Roman"/>
          <w:sz w:val="24"/>
          <w:szCs w:val="24"/>
        </w:rPr>
        <w:commentReference w:id="174"/>
      </w:r>
      <w:r w:rsidR="00054DFA">
        <w:rPr>
          <w:rFonts w:ascii="Times New Roman" w:hAnsi="Times New Roman" w:cs="Times New Roman"/>
        </w:rPr>
        <w:t>For protists</w:t>
      </w:r>
      <w:r w:rsidR="00F8367B">
        <w:rPr>
          <w:rFonts w:ascii="Times New Roman" w:hAnsi="Times New Roman" w:cs="Times New Roman"/>
        </w:rPr>
        <w:t xml:space="preserve"> in interspecific</w:t>
      </w:r>
      <w:r w:rsidR="00054DFA">
        <w:rPr>
          <w:rFonts w:ascii="Times New Roman" w:hAnsi="Times New Roman" w:cs="Times New Roman"/>
        </w:rPr>
        <w:t xml:space="preserve"> competition</w:t>
      </w:r>
      <w:r w:rsidR="00F8367B">
        <w:rPr>
          <w:rFonts w:ascii="Times New Roman" w:hAnsi="Times New Roman" w:cs="Times New Roman"/>
        </w:rPr>
        <w:t>,</w:t>
      </w:r>
      <w:r w:rsidR="00054DFA">
        <w:rPr>
          <w:rFonts w:ascii="Times New Roman" w:hAnsi="Times New Roman" w:cs="Times New Roman"/>
        </w:rPr>
        <w:t xml:space="preserve"> equilibrium densities were 36% lower at a contemporary temperature of 25 °C</w:t>
      </w:r>
      <w:r w:rsidR="00F8367B">
        <w:rPr>
          <w:rFonts w:ascii="Times New Roman" w:hAnsi="Times New Roman" w:cs="Times New Roman"/>
        </w:rPr>
        <w:t xml:space="preserve"> than without interspecific competition</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DA0D38">
        <w:rPr>
          <w:rFonts w:ascii="Times New Roman" w:hAnsi="Times New Roman" w:cs="Times New Roman"/>
        </w:rPr>
        <w:t xml:space="preserve"> (Figure </w:t>
      </w:r>
      <w:r w:rsidR="003C33FC">
        <w:rPr>
          <w:rFonts w:ascii="Times New Roman" w:hAnsi="Times New Roman" w:cs="Times New Roman"/>
        </w:rPr>
        <w:t>9</w:t>
      </w:r>
      <w:r w:rsidR="00DA0D38">
        <w:rPr>
          <w:rFonts w:ascii="Times New Roman" w:hAnsi="Times New Roman" w:cs="Times New Roman"/>
        </w:rPr>
        <w:t>)</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r w:rsidR="00F8367B">
        <w:rPr>
          <w:rFonts w:ascii="Times New Roman" w:hAnsi="Times New Roman" w:cs="Times New Roman"/>
        </w:rPr>
        <w:t>not significantly different</w:t>
      </w:r>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D9320E">
        <w:rPr>
          <w:rFonts w:ascii="Times New Roman" w:hAnsi="Times New Roman" w:cs="Times New Roman"/>
        </w:rPr>
        <w:t xml:space="preserve"> (Figure </w:t>
      </w:r>
      <w:r w:rsidR="00C50103">
        <w:rPr>
          <w:rFonts w:ascii="Times New Roman" w:hAnsi="Times New Roman" w:cs="Times New Roman"/>
        </w:rPr>
        <w:t>8</w:t>
      </w:r>
      <w:r w:rsidR="00D9320E">
        <w:rPr>
          <w:rFonts w:ascii="Times New Roman" w:hAnsi="Times New Roman" w:cs="Times New Roman"/>
        </w:rPr>
        <w:t>)</w:t>
      </w:r>
      <w:r w:rsidR="00264C74">
        <w:rPr>
          <w:rFonts w:ascii="Times New Roman" w:hAnsi="Times New Roman" w:cs="Times New Roman"/>
        </w:rPr>
        <w:t xml:space="preserve">, </w:t>
      </w:r>
      <w:r w:rsidR="00441462">
        <w:rPr>
          <w:rFonts w:ascii="Times New Roman" w:hAnsi="Times New Roman" w:cs="Times New Roman"/>
        </w:rPr>
        <w:t xml:space="preserve">leaving less </w:t>
      </w:r>
      <w:r w:rsidR="00667B92">
        <w:rPr>
          <w:rFonts w:ascii="Times New Roman" w:hAnsi="Times New Roman" w:cs="Times New Roman"/>
        </w:rPr>
        <w:t xml:space="preserve">room for additional interspecific competitive effect </w:t>
      </w:r>
      <w:r w:rsidR="00441462">
        <w:rPr>
          <w:rFonts w:ascii="Times New Roman" w:hAnsi="Times New Roman" w:cs="Times New Roman"/>
        </w:rPr>
        <w:t xml:space="preserve">at that temperature, whereas the weaker intraspecific suppression at 25 °C enables a much stronger interspecific competitive </w:t>
      </w:r>
      <w:commentRangeStart w:id="175"/>
      <w:r w:rsidR="00441462">
        <w:rPr>
          <w:rFonts w:ascii="Times New Roman" w:hAnsi="Times New Roman" w:cs="Times New Roman"/>
        </w:rPr>
        <w:t>effect</w:t>
      </w:r>
      <w:commentRangeEnd w:id="175"/>
      <w:r w:rsidR="00F8367B">
        <w:rPr>
          <w:rStyle w:val="CommentReference"/>
          <w:rFonts w:ascii="Times New Roman" w:hAnsi="Times New Roman" w:cs="Times New Roman"/>
          <w:sz w:val="24"/>
          <w:szCs w:val="24"/>
        </w:rPr>
        <w:commentReference w:id="175"/>
      </w:r>
      <w:r w:rsidR="00441462">
        <w:rPr>
          <w:rFonts w:ascii="Times New Roman" w:hAnsi="Times New Roman" w:cs="Times New Roman"/>
        </w:rPr>
        <w:t>.</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41F28">
        <w:rPr>
          <w:rFonts w:ascii="Times New Roman" w:hAnsi="Times New Roman" w:cs="Times New Roman"/>
        </w:rPr>
        <w:t xml:space="preserve"> (Figure </w:t>
      </w:r>
      <w:r w:rsidR="00C50103">
        <w:rPr>
          <w:rFonts w:ascii="Times New Roman" w:hAnsi="Times New Roman" w:cs="Times New Roman"/>
        </w:rPr>
        <w:t>6</w:t>
      </w:r>
      <w:r w:rsidR="00941F28">
        <w:rPr>
          <w:rFonts w:ascii="Times New Roman" w:hAnsi="Times New Roman" w:cs="Times New Roman"/>
        </w:rPr>
        <w:t>)</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w:t>
      </w:r>
      <w:r w:rsidR="004B6A0C">
        <w:rPr>
          <w:rFonts w:ascii="Times New Roman" w:hAnsi="Times New Roman" w:cs="Times New Roman"/>
        </w:rPr>
        <w:lastRenderedPageBreak/>
        <w:t xml:space="preserve">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p>
    <w:p w14:paraId="3341553C" w14:textId="40E9FDFB" w:rsidR="004802F8" w:rsidRPr="00A950FA" w:rsidRDefault="001A64E7" w:rsidP="00A177A1">
      <w:pPr>
        <w:spacing w:line="480" w:lineRule="auto"/>
        <w:rPr>
          <w:rFonts w:ascii="Times New Roman" w:hAnsi="Times New Roman" w:cs="Times New Roman"/>
          <w:sz w:val="26"/>
          <w:szCs w:val="26"/>
        </w:rPr>
      </w:pPr>
      <w:r>
        <w:rPr>
          <w:rFonts w:ascii="Times New Roman" w:hAnsi="Times New Roman" w:cs="Times New Roman"/>
        </w:rPr>
        <w:tab/>
      </w:r>
      <w:r w:rsidR="00B00DBF" w:rsidRPr="009857A5">
        <w:rPr>
          <w:rFonts w:ascii="Times New Roman" w:hAnsi="Times New Roman" w:cs="Times New Roman"/>
          <w:i/>
          <w:iCs/>
        </w:rPr>
        <w:t>Evolution-mediated indirect effects</w:t>
      </w:r>
      <w:r w:rsidR="00B00DBF">
        <w:rPr>
          <w:rFonts w:ascii="Times New Roman" w:hAnsi="Times New Roman" w:cs="Times New Roman"/>
        </w:rPr>
        <w:t>—</w:t>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slower</w:t>
      </w:r>
      <w:r w:rsidR="007205E9">
        <w:rPr>
          <w:rFonts w:ascii="Times New Roman" w:hAnsi="Times New Roman" w:cs="Times New Roman"/>
        </w:rPr>
        <w:t xml:space="preserve"> during competition</w:t>
      </w:r>
      <w:r w:rsidR="003F269E">
        <w:rPr>
          <w:rFonts w:ascii="Times New Roman" w:hAnsi="Times New Roman" w:cs="Times New Roman"/>
        </w:rPr>
        <w:t xml:space="preserve"> than </w:t>
      </w:r>
      <w:r w:rsidR="000F177E">
        <w:rPr>
          <w:rFonts w:ascii="Times New Roman" w:hAnsi="Times New Roman" w:cs="Times New Roman"/>
        </w:rPr>
        <w:t>rotifers</w:t>
      </w:r>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176"/>
      <w:commentRangeStart w:id="177"/>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176"/>
      <w:r w:rsidR="000F177E">
        <w:rPr>
          <w:rStyle w:val="CommentReference"/>
          <w:rFonts w:ascii="Times New Roman" w:hAnsi="Times New Roman" w:cs="Times New Roman"/>
          <w:sz w:val="24"/>
          <w:szCs w:val="24"/>
        </w:rPr>
        <w:commentReference w:id="176"/>
      </w:r>
      <w:commentRangeEnd w:id="177"/>
      <w:r w:rsidR="007205E9">
        <w:rPr>
          <w:rStyle w:val="CommentReference"/>
          <w:rFonts w:ascii="Times New Roman" w:hAnsi="Times New Roman" w:cs="Times New Roman"/>
          <w:sz w:val="24"/>
          <w:szCs w:val="24"/>
        </w:rPr>
        <w:commentReference w:id="177"/>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w:t>
      </w:r>
      <w:r w:rsidR="001571D1">
        <w:rPr>
          <w:rFonts w:ascii="Times New Roman" w:hAnsi="Times New Roman" w:cs="Times New Roman"/>
        </w:rPr>
        <w:t>4</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 xml:space="preserve">The difference in body size could explain this disparity in competitive performance, as rotifer </w:t>
      </w:r>
      <w:r w:rsidR="0083271A">
        <w:rPr>
          <w:rFonts w:ascii="Times New Roman" w:hAnsi="Times New Roman" w:cs="Times New Roman"/>
        </w:rPr>
        <w:t>body size is important for acquiring resources.</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178"/>
      <w:r w:rsidR="003C0886">
        <w:rPr>
          <w:rFonts w:ascii="Times New Roman" w:hAnsi="Times New Roman" w:cs="Times New Roman"/>
        </w:rPr>
        <w:t>The rate at which a rotifer can clear the water around them of food (clearance rate) scales with their body size</w:t>
      </w:r>
      <w:commentRangeEnd w:id="178"/>
      <w:r w:rsidR="000F177E">
        <w:rPr>
          <w:rStyle w:val="CommentReference"/>
          <w:rFonts w:ascii="Times New Roman" w:hAnsi="Times New Roman" w:cs="Times New Roman"/>
          <w:sz w:val="24"/>
          <w:szCs w:val="24"/>
        </w:rPr>
        <w:commentReference w:id="178"/>
      </w:r>
      <w:r w:rsidR="0083271A">
        <w:rPr>
          <w:rFonts w:ascii="Times New Roman" w:hAnsi="Times New Roman" w:cs="Times New Roman"/>
        </w:rPr>
        <w:t xml:space="preserve"> (Stemberger and Gilbert, 198</w:t>
      </w:r>
      <w:r w:rsidR="00A950FA">
        <w:rPr>
          <w:rFonts w:ascii="Times New Roman" w:hAnsi="Times New Roman" w:cs="Times New Roman"/>
        </w:rPr>
        <w:t>7</w:t>
      </w:r>
      <w:r w:rsidR="0083271A">
        <w:rPr>
          <w:rFonts w:ascii="Times New Roman" w:hAnsi="Times New Roman" w:cs="Times New Roman"/>
        </w:rPr>
        <w:t>; Devetter, 2009)</w:t>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179"/>
      <w:r w:rsidR="00875E48">
        <w:rPr>
          <w:rFonts w:ascii="Times New Roman" w:hAnsi="Times New Roman" w:cs="Times New Roman"/>
        </w:rPr>
        <w:t xml:space="preserve">sufficiently abundant </w:t>
      </w:r>
      <w:commentRangeEnd w:id="179"/>
      <w:r w:rsidR="000F177E">
        <w:rPr>
          <w:rStyle w:val="CommentReference"/>
          <w:rFonts w:ascii="Times New Roman" w:hAnsi="Times New Roman" w:cs="Times New Roman"/>
          <w:sz w:val="24"/>
          <w:szCs w:val="24"/>
        </w:rPr>
        <w:commentReference w:id="179"/>
      </w:r>
      <w:r w:rsidR="00875E48">
        <w:rPr>
          <w:rFonts w:ascii="Times New Roman" w:hAnsi="Times New Roman" w:cs="Times New Roman"/>
        </w:rPr>
        <w:t>early in the progression of population growth</w:t>
      </w:r>
      <w:r w:rsidR="004B2C98">
        <w:rPr>
          <w:rFonts w:ascii="Times New Roman" w:hAnsi="Times New Roman" w:cs="Times New Roman"/>
        </w:rPr>
        <w:t>, consistent with the expectation that competitive effects only manifest when shared resources become limiting (Tilman, 1982)</w:t>
      </w:r>
      <w:r w:rsidR="00875E48">
        <w:rPr>
          <w:rFonts w:ascii="Times New Roman" w:hAnsi="Times New Roman" w:cs="Times New Roman"/>
        </w:rPr>
        <w:t xml:space="preserve">.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w:t>
      </w:r>
      <w:r w:rsidRPr="00E36D34">
        <w:rPr>
          <w:rFonts w:ascii="Times New Roman" w:hAnsi="Times New Roman" w:cs="Times New Roman"/>
        </w:rPr>
        <w:lastRenderedPageBreak/>
        <w:t xml:space="preserve">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t>Tetrahymena</w:t>
      </w:r>
      <w:r w:rsidRPr="00E36D34">
        <w:rPr>
          <w:rFonts w:ascii="Times New Roman" w:hAnsi="Times New Roman" w:cs="Times New Roman"/>
        </w:rPr>
        <w:t xml:space="preserve"> growth, crowding, or realized equ</w:t>
      </w:r>
      <w:commentRangeStart w:id="180"/>
      <w:r w:rsidRPr="00E36D34">
        <w:rPr>
          <w:rFonts w:ascii="Times New Roman" w:hAnsi="Times New Roman" w:cs="Times New Roman"/>
        </w:rPr>
        <w:t>ilib</w:t>
      </w:r>
      <w:commentRangeEnd w:id="180"/>
      <w:r w:rsidR="0015113A" w:rsidRPr="00E36D34">
        <w:rPr>
          <w:rStyle w:val="CommentReference"/>
          <w:rFonts w:ascii="Times New Roman" w:hAnsi="Times New Roman" w:cs="Times New Roman"/>
          <w:sz w:val="24"/>
          <w:szCs w:val="24"/>
        </w:rPr>
        <w:commentReference w:id="180"/>
      </w:r>
      <w:r w:rsidRPr="00E36D34">
        <w:rPr>
          <w:rFonts w:ascii="Times New Roman" w:hAnsi="Times New Roman" w:cs="Times New Roman"/>
        </w:rPr>
        <w:t xml:space="preserve">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07AF81FC"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rapid evolution </w:t>
      </w:r>
      <w:r w:rsidR="00B00872">
        <w:rPr>
          <w:rFonts w:ascii="Times New Roman" w:hAnsi="Times New Roman" w:cs="Times New Roman"/>
        </w:rPr>
        <w:t xml:space="preserve">in response to temperature </w:t>
      </w:r>
      <w:r w:rsidR="009A30D9">
        <w:rPr>
          <w:rFonts w:ascii="Times New Roman" w:hAnsi="Times New Roman" w:cs="Times New Roman"/>
        </w:rPr>
        <w:t xml:space="preserve">alters the strength of a species interaction. </w:t>
      </w:r>
      <w:r w:rsidR="00B00872">
        <w:rPr>
          <w:rFonts w:ascii="Times New Roman" w:hAnsi="Times New Roman" w:cs="Times New Roman"/>
        </w:rPr>
        <w:t xml:space="preserve">Although </w:t>
      </w:r>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21B3832F" w14:textId="0B8DF452"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EB4A24" w:rsidRPr="009857A5">
        <w:rPr>
          <w:rFonts w:ascii="Times New Roman" w:hAnsi="Times New Roman" w:cs="Times New Roman"/>
          <w:i/>
          <w:iCs/>
        </w:rPr>
        <w:t>Broader implications</w:t>
      </w:r>
      <w:r w:rsidR="00EB4A24">
        <w:rPr>
          <w:rFonts w:ascii="Times New Roman" w:hAnsi="Times New Roman" w:cs="Times New Roman"/>
        </w:rPr>
        <w:t>—</w:t>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w:t>
      </w:r>
      <w:r w:rsidR="00595244">
        <w:rPr>
          <w:rFonts w:ascii="Times New Roman" w:hAnsi="Times New Roman" w:cs="Times New Roman"/>
        </w:rPr>
        <w:lastRenderedPageBreak/>
        <w:t xml:space="preserve">structure and function of the broader leaf water community in ways that feed back to the plant. </w:t>
      </w:r>
      <w:r w:rsidR="00534CC1">
        <w:rPr>
          <w:rFonts w:ascii="Times New Roman" w:hAnsi="Times New Roman" w:cs="Times New Roman"/>
        </w:rPr>
        <w:t xml:space="preserve">Although the direct physiological effects of 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w:t>
      </w:r>
      <w:r w:rsidR="00A177A1">
        <w:rPr>
          <w:rFonts w:ascii="Times New Roman" w:hAnsi="Times New Roman" w:cs="Times New Roman"/>
        </w:rPr>
        <w:t>Vucic-Pestic et al., 201</w:t>
      </w:r>
      <w:r w:rsidR="00C14966">
        <w:rPr>
          <w:rFonts w:ascii="Times New Roman" w:hAnsi="Times New Roman" w:cs="Times New Roman"/>
        </w:rPr>
        <w:t>1</w:t>
      </w:r>
      <w:r w:rsidR="00A177A1">
        <w:rPr>
          <w:rFonts w:ascii="Times New Roman" w:hAnsi="Times New Roman" w:cs="Times New Roman"/>
        </w:rPr>
        <w:t xml:space="preserve">; Sentis et al., 2012; </w:t>
      </w:r>
      <w:r w:rsidR="00595244">
        <w:rPr>
          <w:rFonts w:ascii="Times New Roman" w:hAnsi="Times New Roman" w:cs="Times New Roman"/>
        </w:rPr>
        <w:t xml:space="preserve">Barrio et al., 2017; Frances and McCauley, 2018).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5D638C4A" w14:textId="77777777" w:rsidR="009857A5" w:rsidRDefault="0041231F" w:rsidP="009857A5">
      <w:pPr>
        <w:spacing w:line="480" w:lineRule="auto"/>
        <w:ind w:left="567" w:hanging="567"/>
        <w:rPr>
          <w:rFonts w:ascii="Times New Roman" w:hAnsi="Times New Roman" w:cs="Times New Roman"/>
        </w:rPr>
      </w:pPr>
      <w:r>
        <w:rPr>
          <w:rFonts w:ascii="Times New Roman" w:hAnsi="Times New Roman" w:cs="Times New Roman"/>
        </w:rPr>
        <w:br w:type="page"/>
      </w:r>
    </w:p>
    <w:p w14:paraId="471F19F2" w14:textId="7278F2D0" w:rsidR="009857A5" w:rsidRPr="009857A5" w:rsidRDefault="009857A5" w:rsidP="009857A5">
      <w:pPr>
        <w:spacing w:line="480" w:lineRule="auto"/>
        <w:ind w:left="567" w:hanging="567"/>
        <w:jc w:val="center"/>
        <w:rPr>
          <w:rFonts w:ascii="Times New Roman" w:hAnsi="Times New Roman" w:cs="Times New Roman"/>
          <w:b/>
          <w:bCs/>
        </w:rPr>
      </w:pPr>
      <w:r>
        <w:rPr>
          <w:rFonts w:ascii="Times New Roman" w:hAnsi="Times New Roman" w:cs="Times New Roman"/>
          <w:b/>
          <w:bCs/>
        </w:rPr>
        <w:lastRenderedPageBreak/>
        <w:t>Literature Cited</w:t>
      </w:r>
    </w:p>
    <w:p w14:paraId="02E8755B" w14:textId="4F09D43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Abbott, M. J., and L. L. Battaglia. 2015. Purple Pitcher Plant (</w:t>
      </w:r>
      <w:r w:rsidRPr="00305E5D">
        <w:rPr>
          <w:rFonts w:ascii="Times New Roman" w:hAnsi="Times New Roman" w:cs="Times New Roman"/>
          <w:i/>
          <w:iCs/>
        </w:rPr>
        <w:t>Sarracenia rosea</w:t>
      </w:r>
      <w:r w:rsidRPr="00305E5D">
        <w:rPr>
          <w:rFonts w:ascii="Times New Roman" w:hAnsi="Times New Roman" w:cs="Times New Roman"/>
        </w:rPr>
        <w:t xml:space="preserve">) dieback and partial community disassembly following experimental storm surge in a coastal pitcher plant bog. </w:t>
      </w:r>
      <w:r w:rsidRPr="00305E5D">
        <w:rPr>
          <w:rFonts w:ascii="Times New Roman" w:hAnsi="Times New Roman" w:cs="Times New Roman"/>
          <w:i/>
          <w:iCs/>
        </w:rPr>
        <w:t>PLOS ONE</w:t>
      </w:r>
      <w:r w:rsidRPr="00305E5D">
        <w:rPr>
          <w:rFonts w:ascii="Times New Roman" w:hAnsi="Times New Roman" w:cs="Times New Roman"/>
        </w:rPr>
        <w:t xml:space="preserve"> 10:e0125475.</w:t>
      </w:r>
    </w:p>
    <w:p w14:paraId="2AEAD2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Åkesson, A., A. Curtsdotter, A. Eklöf, B. Ebenman, J. Norberg, and G. Barabás. 2021. The importance of species interactions in eco-evolutionary community dynamics under climate change. </w:t>
      </w:r>
      <w:r w:rsidRPr="00305E5D">
        <w:rPr>
          <w:rFonts w:ascii="Times New Roman" w:hAnsi="Times New Roman" w:cs="Times New Roman"/>
          <w:i/>
          <w:iCs/>
        </w:rPr>
        <w:t>Nature Communications</w:t>
      </w:r>
      <w:r w:rsidRPr="00305E5D">
        <w:rPr>
          <w:rFonts w:ascii="Times New Roman" w:hAnsi="Times New Roman" w:cs="Times New Roman"/>
        </w:rPr>
        <w:t xml:space="preserve"> 12:4759.</w:t>
      </w:r>
    </w:p>
    <w:p w14:paraId="0DAC1C5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Andrews, P. B. 1986. An introduction to mathematical logic and type theory: to truth through proof. Academic Press, Orlando.</w:t>
      </w:r>
    </w:p>
    <w:p w14:paraId="1EC7C81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Angilletta Jr., M. J. 2009. Thermal Adaptation. Oxford University Press.</w:t>
      </w:r>
    </w:p>
    <w:p w14:paraId="7154D53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Atkinson, D. 1994. Temperature and Organism Size—A Biological Law for Ectotherms? Pages 1–58 in Advances in Ecological Research. Elsevier.</w:t>
      </w:r>
    </w:p>
    <w:p w14:paraId="5E840F7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Atkinson, D., B. J. Ciotti, and D. J. S. Montagnes. 2003. Protists decrease in size linearly with temperature: </w:t>
      </w:r>
      <w:r w:rsidRPr="00305E5D">
        <w:rPr>
          <w:rFonts w:ascii="Times New Roman" w:hAnsi="Times New Roman" w:cs="Times New Roman"/>
          <w:i/>
          <w:iCs/>
        </w:rPr>
        <w:t>ca</w:t>
      </w:r>
      <w:r w:rsidRPr="00305E5D">
        <w:rPr>
          <w:rFonts w:ascii="Times New Roman" w:hAnsi="Times New Roman" w:cs="Times New Roman"/>
        </w:rPr>
        <w:t xml:space="preserve"> . 2.5% °C</w:t>
      </w:r>
      <w:r w:rsidRPr="00305E5D">
        <w:rPr>
          <w:rFonts w:ascii="Times New Roman" w:hAnsi="Times New Roman" w:cs="Times New Roman"/>
          <w:vertAlign w:val="superscript"/>
        </w:rPr>
        <w:t>−1</w:t>
      </w:r>
      <w:r w:rsidRPr="00305E5D">
        <w:rPr>
          <w:rFonts w:ascii="Times New Roman" w:hAnsi="Times New Roman" w:cs="Times New Roman"/>
        </w:rPr>
        <w:t xml:space="preserve">. </w:t>
      </w:r>
      <w:r w:rsidRPr="00305E5D">
        <w:rPr>
          <w:rFonts w:ascii="Times New Roman" w:hAnsi="Times New Roman" w:cs="Times New Roman"/>
          <w:i/>
          <w:iCs/>
        </w:rPr>
        <w:t>Proceedings of the Royal Society of London. Series B: Biological Sciences</w:t>
      </w:r>
      <w:r w:rsidRPr="00305E5D">
        <w:rPr>
          <w:rFonts w:ascii="Times New Roman" w:hAnsi="Times New Roman" w:cs="Times New Roman"/>
        </w:rPr>
        <w:t xml:space="preserve"> 270:2605–2611.</w:t>
      </w:r>
    </w:p>
    <w:p w14:paraId="0B5257D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Baiser, B., R. S. Ardeshiri, and A. M. Ellison. 2011. Species richness and trophic diversity increase decomposition in a co-evolved food web. </w:t>
      </w:r>
      <w:r w:rsidRPr="00305E5D">
        <w:rPr>
          <w:rFonts w:ascii="Times New Roman" w:hAnsi="Times New Roman" w:cs="Times New Roman"/>
          <w:i/>
          <w:iCs/>
        </w:rPr>
        <w:t>PLOS ONE</w:t>
      </w:r>
      <w:r w:rsidRPr="00305E5D">
        <w:rPr>
          <w:rFonts w:ascii="Times New Roman" w:hAnsi="Times New Roman" w:cs="Times New Roman"/>
        </w:rPr>
        <w:t xml:space="preserve"> 6:e20672.</w:t>
      </w:r>
    </w:p>
    <w:p w14:paraId="7101C15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Barrett, R., and D. Schluter. 2008. Adaptation from standing genetic variation.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23:38–44.</w:t>
      </w:r>
    </w:p>
    <w:p w14:paraId="6B63948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Barrio, I. C., E. Lindén, M. Te Beest, J. Olofsson, A. Rocha, E. M. Soininen, J. M. Alatalo, T. Andersson, A. Asmus, J. Boike, K. A. Bråthen, J. P. Bryant, A. Buchwal, C. G. Bueno, K. </w:t>
      </w:r>
      <w:r w:rsidRPr="00305E5D">
        <w:rPr>
          <w:rFonts w:ascii="Times New Roman" w:hAnsi="Times New Roman" w:cs="Times New Roman"/>
        </w:rPr>
        <w:lastRenderedPageBreak/>
        <w:t xml:space="preserve">S. Christie, Y. V. Denisova, D. Egelkraut, D. Ehrich, L. Fishback, B. C. Forbes, M. Gartzia, P. Grogan, M. Hallinger, M. M. P. D. Heijmans, D. S. Hik, A. Hofgaard, M. Holmgren, T. T. Høye, D. C. Huebner, I. S. Jónsdóttir, E. Kaarlejärvi, T. Kumpula, C. Y. M. J. G. Lange, J. Lange, E. Lévesque, J. Limpens, M. Macias-Fauria, I. Myers-Smith, E. J. Van Nieukerken, S. Normand, E. S. Post, N. M. Schmidt, J. Sitters, A. Skoracka, A. Sokolov, N. Sokolova, J. D. M. Speed, L. E. Street, M. K. Sundqvist, O. Suominen, N. Tananaev, J.-P. Tremblay, C. Urbanowicz, S. A. Uvarov, D. Watts, M. Wilmking, P. A. Wookey, H. H. Zimmermann, V. Zverev, and M. V. Kozlov. 2017. Background invertebrate herbivory on dwarf birch (Betula glandulosa-nana complex) increases with temperature and precipitation across the tundra biome. </w:t>
      </w:r>
      <w:r w:rsidRPr="00305E5D">
        <w:rPr>
          <w:rFonts w:ascii="Times New Roman" w:hAnsi="Times New Roman" w:cs="Times New Roman"/>
          <w:i/>
          <w:iCs/>
        </w:rPr>
        <w:t>Polar Biology</w:t>
      </w:r>
      <w:r w:rsidRPr="00305E5D">
        <w:rPr>
          <w:rFonts w:ascii="Times New Roman" w:hAnsi="Times New Roman" w:cs="Times New Roman"/>
        </w:rPr>
        <w:t xml:space="preserve"> 40:2265–2278.</w:t>
      </w:r>
    </w:p>
    <w:p w14:paraId="6644E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Berg, S., D. Kutra, T. Kroeger, C. N. Straehle, B. X. Kausler, C. Haubold, M. Schiegg, J. Ales, T. Beier, M. Rudy, K. Eren, J. I. Cervantes, B. Xu, F. Beuttenmueller, A. Wolny, C. Zhang, U. Koethe, F. A. Hamprecht, and A. Kreshuk. 2019. ilastik: interactive machine learning for (bio)image analysis. </w:t>
      </w:r>
      <w:r w:rsidRPr="00305E5D">
        <w:rPr>
          <w:rFonts w:ascii="Times New Roman" w:hAnsi="Times New Roman" w:cs="Times New Roman"/>
          <w:i/>
          <w:iCs/>
        </w:rPr>
        <w:t>Nature Methods</w:t>
      </w:r>
      <w:r w:rsidRPr="00305E5D">
        <w:rPr>
          <w:rFonts w:ascii="Times New Roman" w:hAnsi="Times New Roman" w:cs="Times New Roman"/>
        </w:rPr>
        <w:t xml:space="preserve"> 16:1226–1232.</w:t>
      </w:r>
    </w:p>
    <w:p w14:paraId="7C764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Błędzki, L. A., J. L. Bubier, A. M. Ellison, and T. R. Moore. 2018. Ecology of rotifers and their unappreciated source of nitrogen and phosphorus in temperate northeastern American bogs. </w:t>
      </w:r>
      <w:r w:rsidRPr="00305E5D">
        <w:rPr>
          <w:rFonts w:ascii="Times New Roman" w:hAnsi="Times New Roman" w:cs="Times New Roman"/>
          <w:i/>
          <w:iCs/>
        </w:rPr>
        <w:t>Fundamental and Applied Limnology</w:t>
      </w:r>
      <w:r w:rsidRPr="00305E5D">
        <w:rPr>
          <w:rFonts w:ascii="Times New Roman" w:hAnsi="Times New Roman" w:cs="Times New Roman"/>
        </w:rPr>
        <w:t xml:space="preserve"> 191:277–287.</w:t>
      </w:r>
    </w:p>
    <w:p w14:paraId="60BFA8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Błedzki, L. A., and A. M. Ellison. 1998. Population growth and production of </w:t>
      </w:r>
      <w:r w:rsidRPr="00305E5D">
        <w:rPr>
          <w:rFonts w:ascii="Times New Roman" w:hAnsi="Times New Roman" w:cs="Times New Roman"/>
          <w:i/>
          <w:iCs/>
        </w:rPr>
        <w:t>Habrotrocha rosa</w:t>
      </w:r>
      <w:r w:rsidRPr="00305E5D">
        <w:rPr>
          <w:rFonts w:ascii="Times New Roman" w:hAnsi="Times New Roman" w:cs="Times New Roman"/>
        </w:rPr>
        <w:t xml:space="preserve"> Donner (Rotifera: Bdelloidea) and its contribution to the nutrient supply of its host,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385:193–200.</w:t>
      </w:r>
    </w:p>
    <w:p w14:paraId="33A6A52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Bledzki, L. A., and A. M. Ellison. 2002. Nutrient regeneration by rotifers in New England (USA) bogs. </w:t>
      </w:r>
      <w:r w:rsidRPr="00305E5D">
        <w:rPr>
          <w:rFonts w:ascii="Times New Roman" w:hAnsi="Times New Roman" w:cs="Times New Roman"/>
          <w:i/>
          <w:iCs/>
        </w:rPr>
        <w:t>SIL Proceedings</w:t>
      </w:r>
      <w:r w:rsidRPr="00305E5D">
        <w:rPr>
          <w:rFonts w:ascii="Times New Roman" w:hAnsi="Times New Roman" w:cs="Times New Roman"/>
        </w:rPr>
        <w:t>, 1922-2010 28:1328–1331.</w:t>
      </w:r>
    </w:p>
    <w:p w14:paraId="1B1A6CF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Blois, J. L., P. L. Zarnetske, M. C. Fitzpatrick, and S. Finnegan. 2013. Climate change and the past, present, and future of biotic interactions. </w:t>
      </w:r>
      <w:r w:rsidRPr="00305E5D">
        <w:rPr>
          <w:rFonts w:ascii="Times New Roman" w:hAnsi="Times New Roman" w:cs="Times New Roman"/>
          <w:i/>
          <w:iCs/>
        </w:rPr>
        <w:t>Science</w:t>
      </w:r>
      <w:r w:rsidRPr="00305E5D">
        <w:rPr>
          <w:rFonts w:ascii="Times New Roman" w:hAnsi="Times New Roman" w:cs="Times New Roman"/>
        </w:rPr>
        <w:t xml:space="preserve"> 341:499–504.</w:t>
      </w:r>
    </w:p>
    <w:p w14:paraId="5FD3D2A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Bolnick, D. I., P. Amarasekare, M. S. Araújo, R. Bürger, J. M. Levine, M. Novak, V. H. W. Rudolf, S. J. Schreiber, M. C. Urban, and D. A. Vasseur. 2011. Why intraspecific trait variation matters in community ecology. </w:t>
      </w:r>
      <w:r w:rsidRPr="00305E5D">
        <w:rPr>
          <w:rFonts w:ascii="Times New Roman" w:hAnsi="Times New Roman" w:cs="Times New Roman"/>
          <w:i/>
          <w:iCs/>
        </w:rPr>
        <w:t>Trends in Ecology &amp; Evolution</w:t>
      </w:r>
      <w:r w:rsidRPr="00305E5D">
        <w:rPr>
          <w:rFonts w:ascii="Times New Roman" w:hAnsi="Times New Roman" w:cs="Times New Roman"/>
        </w:rPr>
        <w:t xml:space="preserve"> 26:183–192.</w:t>
      </w:r>
    </w:p>
    <w:p w14:paraId="5C44C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S. Fujiyama, and C. M. Holzapfel. 2000. Adaptation to the thermal climate of North America by the pitcher-plant mosquito, </w:t>
      </w:r>
      <w:r w:rsidRPr="00305E5D">
        <w:rPr>
          <w:rFonts w:ascii="Times New Roman" w:hAnsi="Times New Roman" w:cs="Times New Roman"/>
          <w:i/>
          <w:iCs/>
        </w:rPr>
        <w:t>Wyeomyia smithii</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81:1262.</w:t>
      </w:r>
    </w:p>
    <w:p w14:paraId="55C4187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and C. M. Holzapfel. 2017. Natural variation and genetics of photoperiodism in </w:t>
      </w:r>
      <w:r w:rsidRPr="00305E5D">
        <w:rPr>
          <w:rFonts w:ascii="Times New Roman" w:hAnsi="Times New Roman" w:cs="Times New Roman"/>
          <w:i/>
          <w:iCs/>
        </w:rPr>
        <w:t>Wyeomyia smithii</w:t>
      </w:r>
      <w:r w:rsidRPr="00305E5D">
        <w:rPr>
          <w:rFonts w:ascii="Times New Roman" w:hAnsi="Times New Roman" w:cs="Times New Roman"/>
        </w:rPr>
        <w:t>. Pages 39–71 in Advances in Gen</w:t>
      </w:r>
      <w:r w:rsidRPr="00E93F27">
        <w:rPr>
          <w:rFonts w:ascii="Times New Roman" w:hAnsi="Times New Roman" w:cs="Times New Roman"/>
        </w:rPr>
        <w:t>etics</w:t>
      </w:r>
      <w:r w:rsidRPr="00305E5D">
        <w:rPr>
          <w:rFonts w:ascii="Times New Roman" w:hAnsi="Times New Roman" w:cs="Times New Roman"/>
        </w:rPr>
        <w:t>, volume 99. Elsevier.</w:t>
      </w:r>
    </w:p>
    <w:p w14:paraId="5EEAA048" w14:textId="1C03661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P. A. Zani, and C. M. Holzapfel. 2004. Adaptation to temperate climates. </w:t>
      </w:r>
      <w:r w:rsidRPr="00305E5D">
        <w:rPr>
          <w:rFonts w:ascii="Times New Roman" w:hAnsi="Times New Roman" w:cs="Times New Roman"/>
          <w:i/>
          <w:iCs/>
        </w:rPr>
        <w:t>Evolution</w:t>
      </w:r>
      <w:r w:rsidRPr="00305E5D">
        <w:rPr>
          <w:rFonts w:ascii="Times New Roman" w:hAnsi="Times New Roman" w:cs="Times New Roman"/>
        </w:rPr>
        <w:t xml:space="preserve"> 58:1748</w:t>
      </w:r>
      <w:r w:rsidR="00D24203" w:rsidRPr="00305E5D">
        <w:rPr>
          <w:rFonts w:ascii="Times New Roman" w:hAnsi="Times New Roman" w:cs="Times New Roman"/>
        </w:rPr>
        <w:t>–</w:t>
      </w:r>
      <w:r w:rsidR="00D24203">
        <w:rPr>
          <w:rFonts w:ascii="Times New Roman" w:hAnsi="Times New Roman" w:cs="Times New Roman"/>
        </w:rPr>
        <w:t>1762</w:t>
      </w:r>
      <w:r w:rsidRPr="00305E5D">
        <w:rPr>
          <w:rFonts w:ascii="Times New Roman" w:hAnsi="Times New Roman" w:cs="Times New Roman"/>
        </w:rPr>
        <w:t>.</w:t>
      </w:r>
    </w:p>
    <w:p w14:paraId="6A13E64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Brown, C. H., B. L. Frick, and J. E. Mohan. 2025. Predicting rapid, climate-driven shifts in North American habitat suitability for the Purple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Plants</w:t>
      </w:r>
      <w:r w:rsidRPr="00305E5D">
        <w:rPr>
          <w:rFonts w:ascii="Times New Roman" w:hAnsi="Times New Roman" w:cs="Times New Roman"/>
        </w:rPr>
        <w:t xml:space="preserve"> 14:3337.</w:t>
      </w:r>
    </w:p>
    <w:p w14:paraId="19CA7A8C" w14:textId="77777777" w:rsidR="008C158D" w:rsidRPr="008C158D" w:rsidRDefault="008C158D" w:rsidP="009857A5">
      <w:pPr>
        <w:spacing w:line="480" w:lineRule="auto"/>
        <w:ind w:left="567" w:hanging="567"/>
        <w:rPr>
          <w:rFonts w:ascii="Times New Roman" w:hAnsi="Times New Roman" w:cs="Times New Roman"/>
        </w:rPr>
      </w:pPr>
      <w:r w:rsidRPr="008C158D">
        <w:rPr>
          <w:rFonts w:ascii="Times New Roman" w:hAnsi="Times New Roman" w:cs="Times New Roman"/>
        </w:rPr>
        <w:t xml:space="preserve">Brown, J. H., J. F. Gillooly, A. P. Allen, V. M. Savage, and G. B. West. 2004. Toward a metabolic theory of ecology. </w:t>
      </w:r>
      <w:r w:rsidRPr="008C158D">
        <w:rPr>
          <w:rFonts w:ascii="Times New Roman" w:hAnsi="Times New Roman" w:cs="Times New Roman"/>
          <w:i/>
          <w:iCs/>
        </w:rPr>
        <w:t>Ecology</w:t>
      </w:r>
      <w:r w:rsidRPr="008C158D">
        <w:rPr>
          <w:rFonts w:ascii="Times New Roman" w:hAnsi="Times New Roman" w:cs="Times New Roman"/>
        </w:rPr>
        <w:t xml:space="preserve"> 85:1771–1789. </w:t>
      </w:r>
    </w:p>
    <w:p w14:paraId="37472503" w14:textId="1EA7789A"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Buckley, H. L., T. E. Miller, A. M. Ellison, and N. J. Gotelli. 2010. Local‐ to continental‐scale variation in the richness and composition of an aquatic food web. </w:t>
      </w:r>
      <w:r w:rsidRPr="00305E5D">
        <w:rPr>
          <w:rFonts w:ascii="Times New Roman" w:hAnsi="Times New Roman" w:cs="Times New Roman"/>
          <w:i/>
          <w:iCs/>
        </w:rPr>
        <w:t>Global Ecology and Biogeography</w:t>
      </w:r>
      <w:r w:rsidRPr="00305E5D">
        <w:rPr>
          <w:rFonts w:ascii="Times New Roman" w:hAnsi="Times New Roman" w:cs="Times New Roman"/>
        </w:rPr>
        <w:t xml:space="preserve"> 19:711–723.</w:t>
      </w:r>
    </w:p>
    <w:p w14:paraId="3F63C47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Carlson, L. G., K. H. Beard, and P. B. Adler. 2018. Direct effects of warming increase woody plant abundance in a subarctic wetland. </w:t>
      </w:r>
      <w:r w:rsidRPr="00305E5D">
        <w:rPr>
          <w:rFonts w:ascii="Times New Roman" w:hAnsi="Times New Roman" w:cs="Times New Roman"/>
          <w:i/>
          <w:iCs/>
        </w:rPr>
        <w:t>Ecology and Evolution</w:t>
      </w:r>
      <w:r w:rsidRPr="00305E5D">
        <w:rPr>
          <w:rFonts w:ascii="Times New Roman" w:hAnsi="Times New Roman" w:cs="Times New Roman"/>
        </w:rPr>
        <w:t xml:space="preserve"> 8:2868–2879.</w:t>
      </w:r>
    </w:p>
    <w:p w14:paraId="717439E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Chevin, L.-M., R. Lande, and G. M. Mace. 2010. Adaptation, plasticity, and extinction in a changing environment: towards a predictive theory. </w:t>
      </w:r>
      <w:r w:rsidRPr="00305E5D">
        <w:rPr>
          <w:rFonts w:ascii="Times New Roman" w:hAnsi="Times New Roman" w:cs="Times New Roman"/>
          <w:i/>
          <w:iCs/>
        </w:rPr>
        <w:t>PLOS Biology</w:t>
      </w:r>
      <w:r w:rsidRPr="00305E5D">
        <w:rPr>
          <w:rFonts w:ascii="Times New Roman" w:hAnsi="Times New Roman" w:cs="Times New Roman"/>
        </w:rPr>
        <w:t xml:space="preserve"> 8:e1000357.</w:t>
      </w:r>
    </w:p>
    <w:p w14:paraId="12DD5F3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Cochran-Stafira, D. L., and C. N. Von Ende. 1998. Integrating bacteria into food webs: studies with </w:t>
      </w:r>
      <w:r w:rsidRPr="00305E5D">
        <w:rPr>
          <w:rFonts w:ascii="Times New Roman" w:hAnsi="Times New Roman" w:cs="Times New Roman"/>
          <w:i/>
          <w:iCs/>
        </w:rPr>
        <w:t>Sarracenia purpurea</w:t>
      </w:r>
      <w:r w:rsidRPr="00305E5D">
        <w:rPr>
          <w:rFonts w:ascii="Times New Roman" w:hAnsi="Times New Roman" w:cs="Times New Roman"/>
        </w:rPr>
        <w:t xml:space="preserve"> inquilines. </w:t>
      </w:r>
      <w:r w:rsidRPr="00305E5D">
        <w:rPr>
          <w:rFonts w:ascii="Times New Roman" w:hAnsi="Times New Roman" w:cs="Times New Roman"/>
          <w:i/>
          <w:iCs/>
        </w:rPr>
        <w:t>Ecology</w:t>
      </w:r>
      <w:r w:rsidRPr="00305E5D">
        <w:rPr>
          <w:rFonts w:ascii="Times New Roman" w:hAnsi="Times New Roman" w:cs="Times New Roman"/>
        </w:rPr>
        <w:t xml:space="preserve"> 79:880.</w:t>
      </w:r>
    </w:p>
    <w:p w14:paraId="519B22E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Conover, D. O., T. A. Duffy, and L. A. Hice. 2009. The covariance between genetic and environmental influences across ecological gradients: reassessing the evolutionary significance of countergradient and cogradient variation.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1168:100–129.</w:t>
      </w:r>
    </w:p>
    <w:p w14:paraId="4796511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Cuellar-Gempeler, C., C. P. terHorst, and T. E. Miller. 2026. Opposing effects of succession on bacterial diversity and function within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leaves. </w:t>
      </w:r>
      <w:r w:rsidRPr="00305E5D">
        <w:rPr>
          <w:rFonts w:ascii="Times New Roman" w:hAnsi="Times New Roman" w:cs="Times New Roman"/>
          <w:i/>
          <w:iCs/>
        </w:rPr>
        <w:t>The American Naturalist</w:t>
      </w:r>
      <w:r w:rsidRPr="00305E5D">
        <w:rPr>
          <w:rFonts w:ascii="Times New Roman" w:hAnsi="Times New Roman" w:cs="Times New Roman"/>
        </w:rPr>
        <w:t xml:space="preserve"> 207:296–312.</w:t>
      </w:r>
    </w:p>
    <w:p w14:paraId="6CB24F33" w14:textId="39281E7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Lopez‐Pascua, L.</w:t>
      </w:r>
      <w:r w:rsidR="001E4C4F">
        <w:rPr>
          <w:rFonts w:ascii="Times New Roman" w:hAnsi="Times New Roman" w:cs="Times New Roman"/>
        </w:rPr>
        <w:t xml:space="preserve"> C.</w:t>
      </w:r>
      <w:r w:rsidRPr="00305E5D">
        <w:rPr>
          <w:rFonts w:ascii="Times New Roman" w:hAnsi="Times New Roman" w:cs="Times New Roman"/>
        </w:rPr>
        <w:t xml:space="preserve">, and A. Buckling. 2008. Increasing productivity accelerates host–parasite coevolution. </w:t>
      </w:r>
      <w:r w:rsidRPr="00305E5D">
        <w:rPr>
          <w:rFonts w:ascii="Times New Roman" w:hAnsi="Times New Roman" w:cs="Times New Roman"/>
          <w:i/>
          <w:iCs/>
        </w:rPr>
        <w:t>Journal of Evolutionary Biology</w:t>
      </w:r>
      <w:r w:rsidRPr="00305E5D">
        <w:rPr>
          <w:rFonts w:ascii="Times New Roman" w:hAnsi="Times New Roman" w:cs="Times New Roman"/>
        </w:rPr>
        <w:t xml:space="preserve"> 21:853–860.</w:t>
      </w:r>
    </w:p>
    <w:p w14:paraId="0F9541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Daufresne, M., K. Lengfellner, and U. Sommer. 2009. Global warming benefits the small in aquatic ecosystems.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106:12788–12793.</w:t>
      </w:r>
    </w:p>
    <w:p w14:paraId="6C0EF83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Devetter, M. 2009. Clearance rates of the bdelloid rotifer, </w:t>
      </w:r>
      <w:r w:rsidRPr="00305E5D">
        <w:rPr>
          <w:rFonts w:ascii="Times New Roman" w:hAnsi="Times New Roman" w:cs="Times New Roman"/>
          <w:i/>
          <w:iCs/>
        </w:rPr>
        <w:t>Habrotrocha thienemanni</w:t>
      </w:r>
      <w:r w:rsidRPr="00305E5D">
        <w:rPr>
          <w:rFonts w:ascii="Times New Roman" w:hAnsi="Times New Roman" w:cs="Times New Roman"/>
        </w:rPr>
        <w:t xml:space="preserve">, a tree-hole inhabitant. </w:t>
      </w:r>
      <w:r w:rsidRPr="00305E5D">
        <w:rPr>
          <w:rFonts w:ascii="Times New Roman" w:hAnsi="Times New Roman" w:cs="Times New Roman"/>
          <w:i/>
          <w:iCs/>
        </w:rPr>
        <w:t>Aquatic Ecology</w:t>
      </w:r>
      <w:r w:rsidRPr="00305E5D">
        <w:rPr>
          <w:rFonts w:ascii="Times New Roman" w:hAnsi="Times New Roman" w:cs="Times New Roman"/>
        </w:rPr>
        <w:t xml:space="preserve"> 43:85–89.</w:t>
      </w:r>
    </w:p>
    <w:p w14:paraId="15561F8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Ellison, A. M., N. J. Gotelli, L. A. Błędzki, and J. L. Butler. 2021. Regulation by the pitcher plant </w:t>
      </w:r>
      <w:r w:rsidRPr="00305E5D">
        <w:rPr>
          <w:rFonts w:ascii="Times New Roman" w:hAnsi="Times New Roman" w:cs="Times New Roman"/>
          <w:i/>
          <w:iCs/>
        </w:rPr>
        <w:t>Sarracenia purpurea</w:t>
      </w:r>
      <w:r w:rsidRPr="00305E5D">
        <w:rPr>
          <w:rFonts w:ascii="Times New Roman" w:hAnsi="Times New Roman" w:cs="Times New Roman"/>
        </w:rPr>
        <w:t xml:space="preserve"> of the structure of its inquiline food web. </w:t>
      </w:r>
      <w:r w:rsidRPr="00305E5D">
        <w:rPr>
          <w:rFonts w:ascii="Times New Roman" w:hAnsi="Times New Roman" w:cs="Times New Roman"/>
          <w:i/>
          <w:iCs/>
        </w:rPr>
        <w:t>American Midland Naturalist</w:t>
      </w:r>
      <w:r w:rsidRPr="00305E5D">
        <w:rPr>
          <w:rFonts w:ascii="Times New Roman" w:hAnsi="Times New Roman" w:cs="Times New Roman"/>
        </w:rPr>
        <w:t xml:space="preserve"> 186:1–15.</w:t>
      </w:r>
    </w:p>
    <w:p w14:paraId="2403DF6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Fish, D., and D. W. Hall. 1978. Succession and stratification of aquatic insects inhabiting the leaves of the insectivorous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American Midland Naturalist</w:t>
      </w:r>
      <w:r w:rsidRPr="00305E5D">
        <w:rPr>
          <w:rFonts w:ascii="Times New Roman" w:hAnsi="Times New Roman" w:cs="Times New Roman"/>
        </w:rPr>
        <w:t xml:space="preserve"> 99:172.</w:t>
      </w:r>
    </w:p>
    <w:p w14:paraId="439E1AB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Fontaneto, D., G. Melone, and A. Cardini. 2004. Shape diversity in the trophi of different species of </w:t>
      </w:r>
      <w:r w:rsidRPr="00305E5D">
        <w:rPr>
          <w:rFonts w:ascii="Times New Roman" w:hAnsi="Times New Roman" w:cs="Times New Roman"/>
          <w:i/>
          <w:iCs/>
        </w:rPr>
        <w:t>Rotaria</w:t>
      </w:r>
      <w:r w:rsidRPr="00305E5D">
        <w:rPr>
          <w:rFonts w:ascii="Times New Roman" w:hAnsi="Times New Roman" w:cs="Times New Roman"/>
        </w:rPr>
        <w:t xml:space="preserve"> (Rotifera, Bdelloidea): A geometric morphometric study. </w:t>
      </w:r>
      <w:r w:rsidRPr="00305E5D">
        <w:rPr>
          <w:rFonts w:ascii="Times New Roman" w:hAnsi="Times New Roman" w:cs="Times New Roman"/>
          <w:i/>
          <w:iCs/>
        </w:rPr>
        <w:t>Italian Journal of Zoology</w:t>
      </w:r>
      <w:r w:rsidRPr="00305E5D">
        <w:rPr>
          <w:rFonts w:ascii="Times New Roman" w:hAnsi="Times New Roman" w:cs="Times New Roman"/>
        </w:rPr>
        <w:t xml:space="preserve"> 71:63–72.</w:t>
      </w:r>
    </w:p>
    <w:p w14:paraId="2374472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Forster, J., A. G. Hirst, and D. Atkinson. 2012. Warming-induced reductions in body size are greater in aquatic than terrestrial species.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109:19310–19314.</w:t>
      </w:r>
    </w:p>
    <w:p w14:paraId="3ED9BC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Frances, D. N., and S. J. McCauley. 2018. Warming drives higher rates of prey consumption and increases rates of intraguild predation. </w:t>
      </w:r>
      <w:r w:rsidRPr="00305E5D">
        <w:rPr>
          <w:rFonts w:ascii="Times New Roman" w:hAnsi="Times New Roman" w:cs="Times New Roman"/>
          <w:i/>
          <w:iCs/>
        </w:rPr>
        <w:t>Oecologia</w:t>
      </w:r>
      <w:r w:rsidRPr="00305E5D">
        <w:rPr>
          <w:rFonts w:ascii="Times New Roman" w:hAnsi="Times New Roman" w:cs="Times New Roman"/>
        </w:rPr>
        <w:t xml:space="preserve"> 187:585–596.</w:t>
      </w:r>
    </w:p>
    <w:p w14:paraId="423332D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Fussmann, K. E., F. Schwarzmüller, U. Brose, A. Jousset, and B. C. Rall. 2014. Ecological stability in response to warming. </w:t>
      </w:r>
      <w:r w:rsidRPr="00305E5D">
        <w:rPr>
          <w:rFonts w:ascii="Times New Roman" w:hAnsi="Times New Roman" w:cs="Times New Roman"/>
          <w:i/>
          <w:iCs/>
        </w:rPr>
        <w:t>Nature Climate Change</w:t>
      </w:r>
      <w:r w:rsidRPr="00305E5D">
        <w:rPr>
          <w:rFonts w:ascii="Times New Roman" w:hAnsi="Times New Roman" w:cs="Times New Roman"/>
        </w:rPr>
        <w:t xml:space="preserve"> 4:206–210.</w:t>
      </w:r>
    </w:p>
    <w:p w14:paraId="413307A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Gallie, D. R., and S. C. Chang. 1997. Signal transduction in the carnivorous plant </w:t>
      </w:r>
      <w:r w:rsidRPr="00305E5D">
        <w:rPr>
          <w:rFonts w:ascii="Times New Roman" w:hAnsi="Times New Roman" w:cs="Times New Roman"/>
          <w:i/>
          <w:iCs/>
        </w:rPr>
        <w:t>Sarracenia purpurea</w:t>
      </w:r>
      <w:r w:rsidRPr="00305E5D">
        <w:rPr>
          <w:rFonts w:ascii="Times New Roman" w:hAnsi="Times New Roman" w:cs="Times New Roman"/>
        </w:rPr>
        <w:t xml:space="preserve"> (regulation of secretory hydrolase expression during development and in response to resources). </w:t>
      </w:r>
      <w:r w:rsidRPr="00305E5D">
        <w:rPr>
          <w:rFonts w:ascii="Times New Roman" w:hAnsi="Times New Roman" w:cs="Times New Roman"/>
          <w:i/>
          <w:iCs/>
        </w:rPr>
        <w:t>Plant Physiology</w:t>
      </w:r>
      <w:r w:rsidRPr="00305E5D">
        <w:rPr>
          <w:rFonts w:ascii="Times New Roman" w:hAnsi="Times New Roman" w:cs="Times New Roman"/>
        </w:rPr>
        <w:t xml:space="preserve"> 115:1461–1471.</w:t>
      </w:r>
    </w:p>
    <w:p w14:paraId="5DBA44F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Geerts, A. N., J. Vanoverbeke, B. Vanschoenwinkel, W. Van Doorslaer, H. Feuchtmayr, D. Atkinson, B. Moss, T. A. Davidson, C. D. Sayer, and L. De Meester. 2015. Rapid evolution of thermal tolerance in the water flea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Nature Climate Change</w:t>
      </w:r>
      <w:r w:rsidRPr="00305E5D">
        <w:rPr>
          <w:rFonts w:ascii="Times New Roman" w:hAnsi="Times New Roman" w:cs="Times New Roman"/>
        </w:rPr>
        <w:t xml:space="preserve"> 5:665–668.</w:t>
      </w:r>
    </w:p>
    <w:p w14:paraId="4DF3F49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Gilman, S. E., M. C. Urban, J. Tewksbury, G. W. Gilchrist, and R. D. Holt. 2010. A framework for community interactions under climate change. </w:t>
      </w:r>
      <w:r w:rsidRPr="00305E5D">
        <w:rPr>
          <w:rFonts w:ascii="Times New Roman" w:hAnsi="Times New Roman" w:cs="Times New Roman"/>
          <w:i/>
          <w:iCs/>
        </w:rPr>
        <w:t>Trends in Ecology &amp; Evolution</w:t>
      </w:r>
      <w:r w:rsidRPr="00305E5D">
        <w:rPr>
          <w:rFonts w:ascii="Times New Roman" w:hAnsi="Times New Roman" w:cs="Times New Roman"/>
        </w:rPr>
        <w:t xml:space="preserve"> 25:325–331.</w:t>
      </w:r>
    </w:p>
    <w:p w14:paraId="22FB4EA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Gotelli, N. J., and A. M. Ellison. 2002. Nitrogen deposition and extinction risk in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83:2758–2765.</w:t>
      </w:r>
    </w:p>
    <w:p w14:paraId="1E05119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Hairston, N. G., S. P. Ellner, M. A. Geber, T. Yoshida, and J. A. Fox. 2005. Rapid evolution and the convergence of ecological and evolutionary time. </w:t>
      </w:r>
      <w:r w:rsidRPr="00305E5D">
        <w:rPr>
          <w:rFonts w:ascii="Times New Roman" w:hAnsi="Times New Roman" w:cs="Times New Roman"/>
          <w:i/>
          <w:iCs/>
        </w:rPr>
        <w:t>Ecology Letters</w:t>
      </w:r>
      <w:r w:rsidRPr="00305E5D">
        <w:rPr>
          <w:rFonts w:ascii="Times New Roman" w:hAnsi="Times New Roman" w:cs="Times New Roman"/>
        </w:rPr>
        <w:t xml:space="preserve"> 8:1114–1127.</w:t>
      </w:r>
    </w:p>
    <w:p w14:paraId="437FCAA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Hendry, A. P., and M. T. Kinnison. 1999. The pace of modern life: measuring rates of contemporary microevolution. </w:t>
      </w:r>
      <w:r w:rsidRPr="00305E5D">
        <w:rPr>
          <w:rFonts w:ascii="Times New Roman" w:hAnsi="Times New Roman" w:cs="Times New Roman"/>
          <w:i/>
          <w:iCs/>
        </w:rPr>
        <w:t>Evolution</w:t>
      </w:r>
      <w:r w:rsidRPr="00305E5D">
        <w:rPr>
          <w:rFonts w:ascii="Times New Roman" w:hAnsi="Times New Roman" w:cs="Times New Roman"/>
        </w:rPr>
        <w:t xml:space="preserve"> 53:1637–1653.</w:t>
      </w:r>
    </w:p>
    <w:p w14:paraId="188E66D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Hoffmann, A. A., and C. M. Sgrò. 2011. Climate change and evolutionary adaptation. </w:t>
      </w:r>
      <w:r w:rsidRPr="00305E5D">
        <w:rPr>
          <w:rFonts w:ascii="Times New Roman" w:hAnsi="Times New Roman" w:cs="Times New Roman"/>
          <w:i/>
          <w:iCs/>
        </w:rPr>
        <w:t>Nature</w:t>
      </w:r>
      <w:r w:rsidRPr="00305E5D">
        <w:rPr>
          <w:rFonts w:ascii="Times New Roman" w:hAnsi="Times New Roman" w:cs="Times New Roman"/>
        </w:rPr>
        <w:t xml:space="preserve"> 470:479–485.</w:t>
      </w:r>
    </w:p>
    <w:p w14:paraId="2A0C682D" w14:textId="7DDDACC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Horne, C. R., A. G. Hirst, and D. Atkinson. 2015. Temperature‐size responses match latitudinal‐size clines in arthropods, revealing critical differences between aquatic and terrestrial species. </w:t>
      </w:r>
      <w:r w:rsidRPr="00305E5D">
        <w:rPr>
          <w:rFonts w:ascii="Times New Roman" w:hAnsi="Times New Roman" w:cs="Times New Roman"/>
          <w:i/>
          <w:iCs/>
        </w:rPr>
        <w:t>Ecology Letters</w:t>
      </w:r>
      <w:r w:rsidRPr="00305E5D">
        <w:rPr>
          <w:rFonts w:ascii="Times New Roman" w:hAnsi="Times New Roman" w:cs="Times New Roman"/>
        </w:rPr>
        <w:t xml:space="preserve"> 18:327–335.</w:t>
      </w:r>
    </w:p>
    <w:p w14:paraId="39055BE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Jocher, G., J. Qiu, M. Liu, S. Lyu, F. C. Akyon, and M. E. Kalfaoglu. 2026. Ultralytics YOLO26: Unified real-time end-to-end vision models. arXiv:2606.03748.</w:t>
      </w:r>
    </w:p>
    <w:p w14:paraId="1DA40A7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Kharouba, H. M., J. Ehrlén, A. Gelman, K. Bolmgren, J. M. Allen, S. E. Travers, and E. M. Wolkovich. 2018. Global shifts in the phenological synchrony of species interactions over recent decades.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115:5211–5216.</w:t>
      </w:r>
    </w:p>
    <w:p w14:paraId="3932EECB" w14:textId="0543AFB1" w:rsidR="009857A5" w:rsidRPr="00D457C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 </w:t>
      </w:r>
      <w:r w:rsidR="00D457CD">
        <w:rPr>
          <w:rFonts w:ascii="Times New Roman" w:hAnsi="Times New Roman" w:cs="Times New Roman"/>
        </w:rPr>
        <w:t xml:space="preserve">J. G., and J. D. Hadfield. 2019. The evolution of phenotypic plasticity when environments fluctuate in time and space. </w:t>
      </w:r>
      <w:r w:rsidR="00D457CD">
        <w:rPr>
          <w:rFonts w:ascii="Times New Roman" w:hAnsi="Times New Roman" w:cs="Times New Roman"/>
          <w:i/>
          <w:iCs/>
        </w:rPr>
        <w:t>Evolution Letters</w:t>
      </w:r>
      <w:r w:rsidR="00D457CD">
        <w:rPr>
          <w:rFonts w:ascii="Times New Roman" w:hAnsi="Times New Roman" w:cs="Times New Roman"/>
        </w:rPr>
        <w:t xml:space="preserve"> 3:15</w:t>
      </w:r>
      <w:r w:rsidR="00D457CD" w:rsidRPr="00305E5D">
        <w:rPr>
          <w:rFonts w:ascii="Times New Roman" w:hAnsi="Times New Roman" w:cs="Times New Roman"/>
        </w:rPr>
        <w:t>–</w:t>
      </w:r>
      <w:r w:rsidR="00D457CD">
        <w:rPr>
          <w:rFonts w:ascii="Times New Roman" w:hAnsi="Times New Roman" w:cs="Times New Roman"/>
        </w:rPr>
        <w:t>27</w:t>
      </w:r>
      <w:r w:rsidR="00E93F27">
        <w:rPr>
          <w:rFonts w:ascii="Times New Roman" w:hAnsi="Times New Roman" w:cs="Times New Roman"/>
        </w:rPr>
        <w:t>.</w:t>
      </w:r>
    </w:p>
    <w:p w14:paraId="71FFC0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Kingsolver, J. G., and L. B. Buckley. 2017. Evolution of plasticity and adaptive responses to climate change along climate gradients. </w:t>
      </w:r>
      <w:r w:rsidRPr="00305E5D">
        <w:rPr>
          <w:rFonts w:ascii="Times New Roman" w:hAnsi="Times New Roman" w:cs="Times New Roman"/>
          <w:i/>
          <w:iCs/>
        </w:rPr>
        <w:t>Proceedings of the Royal Society B: Biological Sciences</w:t>
      </w:r>
      <w:r w:rsidRPr="00305E5D">
        <w:rPr>
          <w:rFonts w:ascii="Times New Roman" w:hAnsi="Times New Roman" w:cs="Times New Roman"/>
        </w:rPr>
        <w:t xml:space="preserve"> 284:20170386.</w:t>
      </w:r>
    </w:p>
    <w:p w14:paraId="7B9B31D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Koller-Peroutka, M., S. Krammer, A. Pavlik, M. Edlinger, I. Lang, and W. Adlassnig. 2019. Endocytosis and digestion in carnivorous pitcher plants of the family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Plants</w:t>
      </w:r>
      <w:r w:rsidRPr="00305E5D">
        <w:rPr>
          <w:rFonts w:ascii="Times New Roman" w:hAnsi="Times New Roman" w:cs="Times New Roman"/>
        </w:rPr>
        <w:t xml:space="preserve"> 8:367.</w:t>
      </w:r>
    </w:p>
    <w:p w14:paraId="0BD45B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Kordas, R. L., C. D. G. Harley, and M. I. O’Connor. 2011. Community ecology in a warming world: the influence of temperature on interspecific interactions in marine systems. </w:t>
      </w:r>
      <w:r w:rsidRPr="00305E5D">
        <w:rPr>
          <w:rFonts w:ascii="Times New Roman" w:hAnsi="Times New Roman" w:cs="Times New Roman"/>
          <w:i/>
          <w:iCs/>
        </w:rPr>
        <w:t>Journal of Experimental Marine Biology and Ecology</w:t>
      </w:r>
      <w:r w:rsidRPr="00305E5D">
        <w:rPr>
          <w:rFonts w:ascii="Times New Roman" w:hAnsi="Times New Roman" w:cs="Times New Roman"/>
        </w:rPr>
        <w:t xml:space="preserve"> 400:218–226.</w:t>
      </w:r>
    </w:p>
    <w:p w14:paraId="6CD763F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R. G. Shaw, P. B. Reich, and P. Tiffin. 2014. Indirect effects drive evolutionary responses to global change. </w:t>
      </w:r>
      <w:r w:rsidRPr="00305E5D">
        <w:rPr>
          <w:rFonts w:ascii="Times New Roman" w:hAnsi="Times New Roman" w:cs="Times New Roman"/>
          <w:i/>
          <w:iCs/>
        </w:rPr>
        <w:t>New Phytologist</w:t>
      </w:r>
      <w:r w:rsidRPr="00305E5D">
        <w:rPr>
          <w:rFonts w:ascii="Times New Roman" w:hAnsi="Times New Roman" w:cs="Times New Roman"/>
        </w:rPr>
        <w:t xml:space="preserve"> 201:335–343.</w:t>
      </w:r>
    </w:p>
    <w:p w14:paraId="1E22146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and C. P. terHorst. 2020. Evolutionary responses to global change in species‐rich communities.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1476:43–58.</w:t>
      </w:r>
    </w:p>
    <w:p w14:paraId="1C74A2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Lawlor, J. A., L. Comte, G. Grenouillet, J. Lenoir, J. A. Baecher, R. M. W. J. Bandara, R. Bertrand, I.-C. Chen, S. E. Diamond, L. T. Lancaster, N. Moore, J. Murienne, B. F. Oliveira, G. T. Pecl, M. L. Pinsky, J. Rolland, M. Rubenstein, B. R. Scheffers, L. M. </w:t>
      </w:r>
      <w:r w:rsidRPr="00305E5D">
        <w:rPr>
          <w:rFonts w:ascii="Times New Roman" w:hAnsi="Times New Roman" w:cs="Times New Roman"/>
        </w:rPr>
        <w:lastRenderedPageBreak/>
        <w:t xml:space="preserve">Thompson, B. Van Amerom, F. Villalobos, S. R. Weiskopf, and J. Sunday. 2024. Mechanisms, detection and impacts of species redistributions under climate change. </w:t>
      </w:r>
      <w:r w:rsidRPr="00305E5D">
        <w:rPr>
          <w:rFonts w:ascii="Times New Roman" w:hAnsi="Times New Roman" w:cs="Times New Roman"/>
          <w:i/>
          <w:iCs/>
        </w:rPr>
        <w:t>Nature Reviews Earth &amp; Environment</w:t>
      </w:r>
      <w:r w:rsidRPr="00305E5D">
        <w:rPr>
          <w:rFonts w:ascii="Times New Roman" w:hAnsi="Times New Roman" w:cs="Times New Roman"/>
        </w:rPr>
        <w:t xml:space="preserve"> 5:351–368.</w:t>
      </w:r>
    </w:p>
    <w:p w14:paraId="418E03B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Lenormand, T. 2002. Gene flow and the limits to natural selection.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17:183–189.</w:t>
      </w:r>
    </w:p>
    <w:p w14:paraId="0030AE2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Loarie, S. R., P. B. Duffy, H. Hamilton, G. P. Asner, C. B. Field, and D. D. Ackerly. 2009. The velocity of climate change. </w:t>
      </w:r>
      <w:r w:rsidRPr="00305E5D">
        <w:rPr>
          <w:rFonts w:ascii="Times New Roman" w:hAnsi="Times New Roman" w:cs="Times New Roman"/>
          <w:i/>
          <w:iCs/>
        </w:rPr>
        <w:t>Nature</w:t>
      </w:r>
      <w:r w:rsidRPr="00305E5D">
        <w:rPr>
          <w:rFonts w:ascii="Times New Roman" w:hAnsi="Times New Roman" w:cs="Times New Roman"/>
        </w:rPr>
        <w:t xml:space="preserve"> 462:1052–1055.</w:t>
      </w:r>
    </w:p>
    <w:p w14:paraId="669552D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Luciano, C. S., and S. J. Newell. 2017. Effects of prey, pitcher age, and microbes on acid phosphatase activity in fluid from pitchers of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PLOS ONE</w:t>
      </w:r>
      <w:r w:rsidRPr="00305E5D">
        <w:rPr>
          <w:rFonts w:ascii="Times New Roman" w:hAnsi="Times New Roman" w:cs="Times New Roman"/>
        </w:rPr>
        <w:t xml:space="preserve"> 12:e0181252.</w:t>
      </w:r>
    </w:p>
    <w:p w14:paraId="099747E4" w14:textId="3E873FB9"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Mallet, J. 2012. The struggle for existence. How the notion of carrying capacity, K, obscures the links between demography, Darwinian evolution and speciation. </w:t>
      </w:r>
      <w:r w:rsidRPr="00305E5D">
        <w:rPr>
          <w:rFonts w:ascii="Times New Roman" w:hAnsi="Times New Roman" w:cs="Times New Roman"/>
          <w:i/>
          <w:iCs/>
        </w:rPr>
        <w:t>Evolutionary Ecology Research</w:t>
      </w:r>
      <w:r w:rsidRPr="00305E5D">
        <w:rPr>
          <w:rFonts w:ascii="Times New Roman" w:hAnsi="Times New Roman" w:cs="Times New Roman"/>
        </w:rPr>
        <w:t xml:space="preserve"> 14:627–665.</w:t>
      </w:r>
    </w:p>
    <w:p w14:paraId="0BADB28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Melone, G., C. Ricci, H. Segers, and R. L. Wallace. 1998. Phylogenetic relationships of phylum </w:t>
      </w:r>
      <w:r w:rsidRPr="00305E5D">
        <w:rPr>
          <w:rFonts w:ascii="Times New Roman" w:hAnsi="Times New Roman" w:cs="Times New Roman"/>
          <w:i/>
          <w:iCs/>
        </w:rPr>
        <w:t>Rotifera</w:t>
      </w:r>
      <w:r w:rsidRPr="00305E5D">
        <w:rPr>
          <w:rFonts w:ascii="Times New Roman" w:hAnsi="Times New Roman" w:cs="Times New Roman"/>
        </w:rPr>
        <w:t xml:space="preserve"> with emphasis on the families of </w:t>
      </w:r>
      <w:r w:rsidRPr="00305E5D">
        <w:rPr>
          <w:rFonts w:ascii="Times New Roman" w:hAnsi="Times New Roman" w:cs="Times New Roman"/>
          <w:i/>
          <w:iCs/>
        </w:rPr>
        <w:t>Bdelloidea</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387–388:101–107.</w:t>
      </w:r>
    </w:p>
    <w:p w14:paraId="21A6771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Messier, J., B. J. McGill, and M. J. Lechowicz. 2010. How do traits vary across ecological scales? A case for trait‐based ecology. </w:t>
      </w:r>
      <w:r w:rsidRPr="00305E5D">
        <w:rPr>
          <w:rFonts w:ascii="Times New Roman" w:hAnsi="Times New Roman" w:cs="Times New Roman"/>
          <w:i/>
          <w:iCs/>
        </w:rPr>
        <w:t>Ecology Letters</w:t>
      </w:r>
      <w:r w:rsidRPr="00305E5D">
        <w:rPr>
          <w:rFonts w:ascii="Times New Roman" w:hAnsi="Times New Roman" w:cs="Times New Roman"/>
        </w:rPr>
        <w:t xml:space="preserve"> 13:838–848.</w:t>
      </w:r>
    </w:p>
    <w:p w14:paraId="0A33F1A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Miller, T. E., W. E. Bradshaw, and C. M. Holzapfel. 2018. Pitcher-plant communities as model systems for addressing fundamental questions in ecology and evolution. Pages 333–348 </w:t>
      </w:r>
      <w:r w:rsidRPr="00305E5D">
        <w:rPr>
          <w:rFonts w:ascii="Times New Roman" w:hAnsi="Times New Roman" w:cs="Times New Roman"/>
          <w:i/>
          <w:iCs/>
        </w:rPr>
        <w:t>in</w:t>
      </w:r>
      <w:r w:rsidRPr="00305E5D">
        <w:rPr>
          <w:rFonts w:ascii="Times New Roman" w:hAnsi="Times New Roman" w:cs="Times New Roman"/>
        </w:rPr>
        <w:t xml:space="preserve"> A.M. Ellison and L. Adamec, editors. Carnivorous plants: physiology, ecology, and evolution. Oxford University Press.</w:t>
      </w:r>
    </w:p>
    <w:p w14:paraId="05CB031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Miller, T. E., and C. P. terHorst. 2012. Testing successional hypotheses of stability, heterogeneity, and diversity in pitcher-plant inquiline communities. </w:t>
      </w:r>
      <w:r w:rsidRPr="00305E5D">
        <w:rPr>
          <w:rFonts w:ascii="Times New Roman" w:hAnsi="Times New Roman" w:cs="Times New Roman"/>
          <w:i/>
          <w:iCs/>
        </w:rPr>
        <w:t>Oecologia</w:t>
      </w:r>
      <w:r w:rsidRPr="00305E5D">
        <w:rPr>
          <w:rFonts w:ascii="Times New Roman" w:hAnsi="Times New Roman" w:cs="Times New Roman"/>
        </w:rPr>
        <w:t xml:space="preserve"> 170:243–251.</w:t>
      </w:r>
    </w:p>
    <w:p w14:paraId="584163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NatureServe. 2026. NatureServe Explorer [web application]. NatureServe, Arlington, Virginia. https://explorer.natureserve.org/pro/. Accessed 12 June 2026.</w:t>
      </w:r>
    </w:p>
    <w:p w14:paraId="5F9D1FB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NOAA National Centers for Environmental Information (NCEI). 2021. U.S. Climate Normals 2020: 1991-2020. Technical Report, NOAA/NCEI.</w:t>
      </w:r>
    </w:p>
    <w:p w14:paraId="29D643D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Nomoto, H., P. Fernández‐Conradi, N. Kjelsberg, E. Defossez, Z. Münzbergová, G. Glauser, and S. Rasmann. 2025. Elevation drives intraspecific metabolomic differentiation in natural and experimental populations. </w:t>
      </w:r>
      <w:r w:rsidRPr="00305E5D">
        <w:rPr>
          <w:rFonts w:ascii="Times New Roman" w:hAnsi="Times New Roman" w:cs="Times New Roman"/>
          <w:i/>
          <w:iCs/>
        </w:rPr>
        <w:t>Plant Biology</w:t>
      </w:r>
      <w:r w:rsidRPr="00305E5D">
        <w:rPr>
          <w:rFonts w:ascii="Times New Roman" w:hAnsi="Times New Roman" w:cs="Times New Roman"/>
        </w:rPr>
        <w:t xml:space="preserve"> 27:773–784.</w:t>
      </w:r>
    </w:p>
    <w:p w14:paraId="1BF6385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Northfield, T. D., and A. R. Ives. 2013. Coevolution and the effects of climate change on interacting species. </w:t>
      </w:r>
      <w:r w:rsidRPr="00305E5D">
        <w:rPr>
          <w:rFonts w:ascii="Times New Roman" w:hAnsi="Times New Roman" w:cs="Times New Roman"/>
          <w:i/>
          <w:iCs/>
        </w:rPr>
        <w:t>PLOS Biology</w:t>
      </w:r>
      <w:r w:rsidRPr="00305E5D">
        <w:rPr>
          <w:rFonts w:ascii="Times New Roman" w:hAnsi="Times New Roman" w:cs="Times New Roman"/>
        </w:rPr>
        <w:t xml:space="preserve"> 11:e1001685.</w:t>
      </w:r>
    </w:p>
    <w:p w14:paraId="4FDC7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Parmesan, C., and G. Yohe. 2003. A globally coherent fingerprint of climate change impacts across natural systems. </w:t>
      </w:r>
      <w:r w:rsidRPr="00305E5D">
        <w:rPr>
          <w:rFonts w:ascii="Times New Roman" w:hAnsi="Times New Roman" w:cs="Times New Roman"/>
          <w:i/>
          <w:iCs/>
        </w:rPr>
        <w:t>Nature</w:t>
      </w:r>
      <w:r w:rsidRPr="00305E5D">
        <w:rPr>
          <w:rFonts w:ascii="Times New Roman" w:hAnsi="Times New Roman" w:cs="Times New Roman"/>
        </w:rPr>
        <w:t xml:space="preserve"> 421:37–42.</w:t>
      </w:r>
    </w:p>
    <w:p w14:paraId="57E58E3C" w14:textId="74F2EE9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Peters, R. H. 198</w:t>
      </w:r>
      <w:r w:rsidR="00E93F27">
        <w:rPr>
          <w:rFonts w:ascii="Times New Roman" w:hAnsi="Times New Roman" w:cs="Times New Roman"/>
        </w:rPr>
        <w:t>3</w:t>
      </w:r>
      <w:r w:rsidRPr="00305E5D">
        <w:rPr>
          <w:rFonts w:ascii="Times New Roman" w:hAnsi="Times New Roman" w:cs="Times New Roman"/>
        </w:rPr>
        <w:t xml:space="preserve">. The ecological implications of body size. Cambridge </w:t>
      </w:r>
      <w:r w:rsidR="001E4C4F" w:rsidRPr="00305E5D">
        <w:rPr>
          <w:rFonts w:ascii="Times New Roman" w:hAnsi="Times New Roman" w:cs="Times New Roman"/>
        </w:rPr>
        <w:t>University Press</w:t>
      </w:r>
      <w:r w:rsidRPr="00305E5D">
        <w:rPr>
          <w:rFonts w:ascii="Times New Roman" w:hAnsi="Times New Roman" w:cs="Times New Roman"/>
        </w:rPr>
        <w:t>, Cambridge.</w:t>
      </w:r>
    </w:p>
    <w:p w14:paraId="1C8E89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Petzoldt, T. 2019. Estimation of growth rates with package </w:t>
      </w:r>
      <w:r w:rsidRPr="00305E5D">
        <w:rPr>
          <w:rFonts w:ascii="Times New Roman" w:hAnsi="Times New Roman" w:cs="Times New Roman"/>
          <w:i/>
          <w:iCs/>
        </w:rPr>
        <w:t>growthrates</w:t>
      </w:r>
      <w:r w:rsidRPr="00305E5D">
        <w:rPr>
          <w:rFonts w:ascii="Times New Roman" w:hAnsi="Times New Roman" w:cs="Times New Roman"/>
        </w:rPr>
        <w:t>. R package version 0.8.4. https://CRAN.R-project.org/package=growthrates.</w:t>
      </w:r>
    </w:p>
    <w:p w14:paraId="234107A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Plasota, K., M. Plasota, and W. J. H. Kunicki-Goldfinger. 1980. Methods for obtaining an axenic culture of </w:t>
      </w:r>
      <w:r w:rsidRPr="00305E5D">
        <w:rPr>
          <w:rFonts w:ascii="Times New Roman" w:hAnsi="Times New Roman" w:cs="Times New Roman"/>
          <w:i/>
          <w:iCs/>
        </w:rPr>
        <w:t>Habrotrocha rosa</w:t>
      </w:r>
      <w:r w:rsidRPr="00305E5D">
        <w:rPr>
          <w:rFonts w:ascii="Times New Roman" w:hAnsi="Times New Roman" w:cs="Times New Roman"/>
        </w:rPr>
        <w:t xml:space="preserve"> Donner 1949. </w:t>
      </w:r>
      <w:r w:rsidRPr="00305E5D">
        <w:rPr>
          <w:rFonts w:ascii="Times New Roman" w:hAnsi="Times New Roman" w:cs="Times New Roman"/>
          <w:i/>
          <w:iCs/>
        </w:rPr>
        <w:t>Hydrobiologia</w:t>
      </w:r>
      <w:r w:rsidRPr="00305E5D">
        <w:rPr>
          <w:rFonts w:ascii="Times New Roman" w:hAnsi="Times New Roman" w:cs="Times New Roman"/>
        </w:rPr>
        <w:t xml:space="preserve"> 73:37–38.</w:t>
      </w:r>
    </w:p>
    <w:p w14:paraId="10CF42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Plummer, G. L., and J. B. Kethley. 1964. Foliar absorption of amino acids, peptides, and other nutrients by the pitcher plant, </w:t>
      </w:r>
      <w:r w:rsidRPr="00305E5D">
        <w:rPr>
          <w:rFonts w:ascii="Times New Roman" w:hAnsi="Times New Roman" w:cs="Times New Roman"/>
          <w:i/>
          <w:iCs/>
        </w:rPr>
        <w:t>Sarracenia flava</w:t>
      </w:r>
      <w:r w:rsidRPr="00305E5D">
        <w:rPr>
          <w:rFonts w:ascii="Times New Roman" w:hAnsi="Times New Roman" w:cs="Times New Roman"/>
        </w:rPr>
        <w:t xml:space="preserve">. </w:t>
      </w:r>
      <w:r w:rsidRPr="00305E5D">
        <w:rPr>
          <w:rFonts w:ascii="Times New Roman" w:hAnsi="Times New Roman" w:cs="Times New Roman"/>
          <w:i/>
          <w:iCs/>
        </w:rPr>
        <w:t>Botanical Gazette</w:t>
      </w:r>
      <w:r w:rsidRPr="00305E5D">
        <w:rPr>
          <w:rFonts w:ascii="Times New Roman" w:hAnsi="Times New Roman" w:cs="Times New Roman"/>
        </w:rPr>
        <w:t xml:space="preserve"> 125:245–260.</w:t>
      </w:r>
    </w:p>
    <w:p w14:paraId="7A26936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Runkle, J., K. Kunkel, R. Frankson, B. Stewart, W. Sweet, and S. Rayne. 2022. Florida State Climate Summary 2022. NOAA Technical Report NESDIS 150-FL. NOAA/NESDIS, Silver Spring, MD.</w:t>
      </w:r>
    </w:p>
    <w:p w14:paraId="34F23269" w14:textId="4743D261"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Schaum, C.E., B244 Student Research </w:t>
      </w:r>
      <w:r w:rsidR="001E4C4F">
        <w:rPr>
          <w:rFonts w:ascii="Times New Roman" w:hAnsi="Times New Roman" w:cs="Times New Roman"/>
        </w:rPr>
        <w:t>T</w:t>
      </w:r>
      <w:r w:rsidRPr="00305E5D">
        <w:rPr>
          <w:rFonts w:ascii="Times New Roman" w:hAnsi="Times New Roman" w:cs="Times New Roman"/>
        </w:rPr>
        <w:t xml:space="preserve">eam, R. ffrench-Constant, C. Lowe, J. S. Ólafsson, D. Padfield, and G. Yvon-Durocher. 2018. Temperature-driven selection on metabolic traits increases the strength of an algal-grazer interaction in naturally warmed streams. </w:t>
      </w:r>
      <w:r w:rsidRPr="00305E5D">
        <w:rPr>
          <w:rFonts w:ascii="Times New Roman" w:hAnsi="Times New Roman" w:cs="Times New Roman"/>
          <w:i/>
          <w:iCs/>
        </w:rPr>
        <w:t>Global Change Biology</w:t>
      </w:r>
      <w:r w:rsidRPr="00305E5D">
        <w:rPr>
          <w:rFonts w:ascii="Times New Roman" w:hAnsi="Times New Roman" w:cs="Times New Roman"/>
        </w:rPr>
        <w:t xml:space="preserve"> 24:1793–1803.</w:t>
      </w:r>
    </w:p>
    <w:p w14:paraId="4A84A50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Scheihing, R., P. Labarca, L. Cardenas, and R. F. Nespolo. 2011. Viability selection on body size in a non-marine ostracod. </w:t>
      </w:r>
      <w:r w:rsidRPr="00305E5D">
        <w:rPr>
          <w:rFonts w:ascii="Times New Roman" w:hAnsi="Times New Roman" w:cs="Times New Roman"/>
          <w:i/>
          <w:iCs/>
        </w:rPr>
        <w:t>Hydrobiologia</w:t>
      </w:r>
      <w:r w:rsidRPr="00305E5D">
        <w:rPr>
          <w:rFonts w:ascii="Times New Roman" w:hAnsi="Times New Roman" w:cs="Times New Roman"/>
        </w:rPr>
        <w:t xml:space="preserve"> 671:193–203.</w:t>
      </w:r>
    </w:p>
    <w:p w14:paraId="5DBB26C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Scheiner, S. M. 2013. The genetics of phenotypic plasticity. XII. Temporal and spatial heterogeneity. </w:t>
      </w:r>
      <w:r w:rsidRPr="00305E5D">
        <w:rPr>
          <w:rFonts w:ascii="Times New Roman" w:hAnsi="Times New Roman" w:cs="Times New Roman"/>
          <w:i/>
          <w:iCs/>
        </w:rPr>
        <w:t>Ecology and Evolution</w:t>
      </w:r>
      <w:r w:rsidRPr="00305E5D">
        <w:rPr>
          <w:rFonts w:ascii="Times New Roman" w:hAnsi="Times New Roman" w:cs="Times New Roman"/>
        </w:rPr>
        <w:t xml:space="preserve"> 3:4596–4609.</w:t>
      </w:r>
    </w:p>
    <w:p w14:paraId="6FCB6D1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Schmidt-Nielsen, K. 1984. Scaling: why is animal size so important? First edition. Cambridge University Press.</w:t>
      </w:r>
    </w:p>
    <w:p w14:paraId="6A25128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Sentis, A., J.-L. Hemptinne, and J. Brodeur. 2012. Using functional response modeling to investigate the effect of temperature on predator feeding rate and energetic efficiency. </w:t>
      </w:r>
      <w:r w:rsidRPr="00305E5D">
        <w:rPr>
          <w:rFonts w:ascii="Times New Roman" w:hAnsi="Times New Roman" w:cs="Times New Roman"/>
          <w:i/>
          <w:iCs/>
        </w:rPr>
        <w:t>Oecologia</w:t>
      </w:r>
      <w:r w:rsidRPr="00305E5D">
        <w:rPr>
          <w:rFonts w:ascii="Times New Roman" w:hAnsi="Times New Roman" w:cs="Times New Roman"/>
        </w:rPr>
        <w:t xml:space="preserve"> 169:1117–1125.</w:t>
      </w:r>
    </w:p>
    <w:p w14:paraId="2B44929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Serra, M., and M. R. Miracle. 1987. Biometric variation in three strains of </w:t>
      </w:r>
      <w:r w:rsidRPr="00305E5D">
        <w:rPr>
          <w:rFonts w:ascii="Times New Roman" w:hAnsi="Times New Roman" w:cs="Times New Roman"/>
          <w:i/>
          <w:iCs/>
        </w:rPr>
        <w:t>Brachionus plicatilis</w:t>
      </w:r>
      <w:r w:rsidRPr="00305E5D">
        <w:rPr>
          <w:rFonts w:ascii="Times New Roman" w:hAnsi="Times New Roman" w:cs="Times New Roman"/>
        </w:rPr>
        <w:t xml:space="preserve"> as a direct response to abiotic variables. Pages 83–89 </w:t>
      </w:r>
      <w:r w:rsidRPr="00305E5D">
        <w:rPr>
          <w:rFonts w:ascii="Times New Roman" w:hAnsi="Times New Roman" w:cs="Times New Roman"/>
          <w:i/>
          <w:iCs/>
        </w:rPr>
        <w:t>in</w:t>
      </w:r>
      <w:r w:rsidRPr="00305E5D">
        <w:rPr>
          <w:rFonts w:ascii="Times New Roman" w:hAnsi="Times New Roman" w:cs="Times New Roman"/>
        </w:rPr>
        <w:t xml:space="preserve"> L. May, R. Wallace, and A. Herzig, editors. Rotifer Symposium IV. Springer Netherlands, Dordrecht.</w:t>
      </w:r>
    </w:p>
    <w:p w14:paraId="00B8AAF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Siefert, A., C. Violle, L. Chalmandrier, C. H. Albert, A. Taudiere, A. Fajardo, L. W. Aarssen, C. Baraloto, M. B. Carlucci, M. V. Cianciaruso, V. De L. Dantas, F. De Bello, L. D. S. Duarte, </w:t>
      </w:r>
      <w:r w:rsidRPr="00305E5D">
        <w:rPr>
          <w:rFonts w:ascii="Times New Roman" w:hAnsi="Times New Roman" w:cs="Times New Roman"/>
        </w:rPr>
        <w:lastRenderedPageBreak/>
        <w:t xml:space="preserve">C. R. Fonseca, G. T. Freschet, S. Gaucherand, N. Gross, K. Hikosaka, B. Jackson, V. Jung, C. Kamiyama, M. Katabuchi, S. W. Kembel, E. Kichenin, N. J. B. Kraft, A. Lagerström, Y. L. Bagousse‐Pinguet, Y. Li, N. Mason, J. Messier, T. Nakashizuka, J. McC. Overton, D. A. Peltzer, I. M. Pérez‐Ramos, V. D. Pillar, H. C. Prentice, S. Richardson, T. Sasaki, B. S. Schamp, C. Schöb, B. Shipley, M. Sundqvist, M. T. Sykes, M. Vandewalle, and D. A. Wardle. 2015. A global meta‐analysis of the relative extent of intraspecific trait variation in plant communities. </w:t>
      </w:r>
      <w:r w:rsidRPr="00305E5D">
        <w:rPr>
          <w:rFonts w:ascii="Times New Roman" w:hAnsi="Times New Roman" w:cs="Times New Roman"/>
          <w:i/>
          <w:iCs/>
        </w:rPr>
        <w:t>Ecology Letters</w:t>
      </w:r>
      <w:r w:rsidRPr="00305E5D">
        <w:rPr>
          <w:rFonts w:ascii="Times New Roman" w:hAnsi="Times New Roman" w:cs="Times New Roman"/>
        </w:rPr>
        <w:t xml:space="preserve"> 18:1406–1419.</w:t>
      </w:r>
    </w:p>
    <w:p w14:paraId="4784504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Stemberger, R. S., and J. J. Gilbert. 1987. Rotifer threshold food concentrations and the size‐efficiency hypothesis. </w:t>
      </w:r>
      <w:r w:rsidRPr="00305E5D">
        <w:rPr>
          <w:rFonts w:ascii="Times New Roman" w:hAnsi="Times New Roman" w:cs="Times New Roman"/>
          <w:i/>
          <w:iCs/>
        </w:rPr>
        <w:t>Ecology</w:t>
      </w:r>
      <w:r w:rsidRPr="00305E5D">
        <w:rPr>
          <w:rFonts w:ascii="Times New Roman" w:hAnsi="Times New Roman" w:cs="Times New Roman"/>
        </w:rPr>
        <w:t xml:space="preserve"> 68:181–187.</w:t>
      </w:r>
    </w:p>
    <w:p w14:paraId="3A0784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Thierry, M., N. A. Pardikes, C.H. Lue, O. T. Lewis, and J. Hrček. 2021. Experimental warming influences species abundances in a </w:t>
      </w:r>
      <w:r w:rsidRPr="00305E5D">
        <w:rPr>
          <w:rFonts w:ascii="Times New Roman" w:hAnsi="Times New Roman" w:cs="Times New Roman"/>
          <w:i/>
          <w:iCs/>
        </w:rPr>
        <w:t>Drosophila</w:t>
      </w:r>
      <w:r w:rsidRPr="00305E5D">
        <w:rPr>
          <w:rFonts w:ascii="Times New Roman" w:hAnsi="Times New Roman" w:cs="Times New Roman"/>
        </w:rPr>
        <w:t xml:space="preserve"> host community through direct effects on species performance rather than altered competition and parasitism. </w:t>
      </w:r>
      <w:r w:rsidRPr="00305E5D">
        <w:rPr>
          <w:rFonts w:ascii="Times New Roman" w:hAnsi="Times New Roman" w:cs="Times New Roman"/>
          <w:i/>
          <w:iCs/>
        </w:rPr>
        <w:t>PLOS ONE</w:t>
      </w:r>
      <w:r w:rsidRPr="00305E5D">
        <w:rPr>
          <w:rFonts w:ascii="Times New Roman" w:hAnsi="Times New Roman" w:cs="Times New Roman"/>
        </w:rPr>
        <w:t xml:space="preserve"> 16:e0245029.</w:t>
      </w:r>
    </w:p>
    <w:p w14:paraId="4D7D062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Thompson, J. N. 1999. Specific hypotheses on the geographic mosaic of coevolution. </w:t>
      </w:r>
      <w:r w:rsidRPr="00305E5D">
        <w:rPr>
          <w:rFonts w:ascii="Times New Roman" w:hAnsi="Times New Roman" w:cs="Times New Roman"/>
          <w:i/>
          <w:iCs/>
        </w:rPr>
        <w:t>The American Naturalist</w:t>
      </w:r>
      <w:r w:rsidRPr="00305E5D">
        <w:rPr>
          <w:rFonts w:ascii="Times New Roman" w:hAnsi="Times New Roman" w:cs="Times New Roman"/>
        </w:rPr>
        <w:t xml:space="preserve"> 153:S1–S14.</w:t>
      </w:r>
    </w:p>
    <w:p w14:paraId="5061F3C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Tilman, D. 1982. Resource competition and community structure. Princeton University Press, Princeton, New Jersey.</w:t>
      </w:r>
    </w:p>
    <w:p w14:paraId="58D25C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Tseng, M., J. R. Bernhardt, and A. E. Chila. 2019. Species interactions mediate thermal evolution. </w:t>
      </w:r>
      <w:r w:rsidRPr="00305E5D">
        <w:rPr>
          <w:rFonts w:ascii="Times New Roman" w:hAnsi="Times New Roman" w:cs="Times New Roman"/>
          <w:i/>
          <w:iCs/>
        </w:rPr>
        <w:t>Evolutionary Applications</w:t>
      </w:r>
      <w:r w:rsidRPr="00305E5D">
        <w:rPr>
          <w:rFonts w:ascii="Times New Roman" w:hAnsi="Times New Roman" w:cs="Times New Roman"/>
        </w:rPr>
        <w:t xml:space="preserve"> 12:1463–1474.</w:t>
      </w:r>
    </w:p>
    <w:p w14:paraId="192A1B9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Tseng, M., and M. I. O’Connor. 2015. Predators modify the evolutionary response of prey to temperature change. </w:t>
      </w:r>
      <w:r w:rsidRPr="00305E5D">
        <w:rPr>
          <w:rFonts w:ascii="Times New Roman" w:hAnsi="Times New Roman" w:cs="Times New Roman"/>
          <w:i/>
          <w:iCs/>
        </w:rPr>
        <w:t>Biology Letters</w:t>
      </w:r>
      <w:r w:rsidRPr="00305E5D">
        <w:rPr>
          <w:rFonts w:ascii="Times New Roman" w:hAnsi="Times New Roman" w:cs="Times New Roman"/>
        </w:rPr>
        <w:t xml:space="preserve"> 11:20150798.</w:t>
      </w:r>
    </w:p>
    <w:p w14:paraId="7F70E12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Tylianakis, J. M., R. K. Didham, J. Bascompte, and D. A. Wardle. 2008. Global change and species interactions in terrestrial ecosystems. </w:t>
      </w:r>
      <w:r w:rsidRPr="00305E5D">
        <w:rPr>
          <w:rFonts w:ascii="Times New Roman" w:hAnsi="Times New Roman" w:cs="Times New Roman"/>
          <w:i/>
          <w:iCs/>
        </w:rPr>
        <w:t>Ecology Letters</w:t>
      </w:r>
      <w:r w:rsidRPr="00305E5D">
        <w:rPr>
          <w:rFonts w:ascii="Times New Roman" w:hAnsi="Times New Roman" w:cs="Times New Roman"/>
        </w:rPr>
        <w:t xml:space="preserve"> 11:1351–1363.</w:t>
      </w:r>
    </w:p>
    <w:p w14:paraId="287B17B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U.S. Environmental Protection Agency. 2002. Methods for measuring the acute toxicity of effluents and receiving waters to freshwater and marine organisms. 5th edition. EPA-821-R-02-012. U.S. EPA, Washington, DC.</w:t>
      </w:r>
    </w:p>
    <w:p w14:paraId="154ACE3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Van Doorslaer, W., R. Stoks, C. Duvivier, A. Bednarska, and L. De Meester. 2009. Population dynamics determine genetic adaptation to temperature in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Evolution</w:t>
      </w:r>
      <w:r w:rsidRPr="00305E5D">
        <w:rPr>
          <w:rFonts w:ascii="Times New Roman" w:hAnsi="Times New Roman" w:cs="Times New Roman"/>
        </w:rPr>
        <w:t xml:space="preserve"> 63:1867–1878.</w:t>
      </w:r>
    </w:p>
    <w:p w14:paraId="71D6911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Verhulst, P. 1838. Notice sur la loi que la population poursuit dans son accroissement. </w:t>
      </w:r>
      <w:r w:rsidRPr="00305E5D">
        <w:rPr>
          <w:rFonts w:ascii="Times New Roman" w:hAnsi="Times New Roman" w:cs="Times New Roman"/>
          <w:i/>
          <w:iCs/>
        </w:rPr>
        <w:t>Correspondence Mathematique et Physique</w:t>
      </w:r>
      <w:r w:rsidRPr="00305E5D">
        <w:rPr>
          <w:rFonts w:ascii="Times New Roman" w:hAnsi="Times New Roman" w:cs="Times New Roman"/>
        </w:rPr>
        <w:t xml:space="preserve"> 10:113–121.</w:t>
      </w:r>
    </w:p>
    <w:p w14:paraId="4F88E92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Violle, C., B. J. Enquist, B. J. McGill, L. Jiang, C. H. Albert, C. Hulshof, V. Jung, and J. Messier. 2012. The return of the variance: intraspecific variability in community ecology. </w:t>
      </w:r>
      <w:r w:rsidRPr="00305E5D">
        <w:rPr>
          <w:rFonts w:ascii="Times New Roman" w:hAnsi="Times New Roman" w:cs="Times New Roman"/>
          <w:i/>
          <w:iCs/>
        </w:rPr>
        <w:t xml:space="preserve">Trends in Ecology &amp; Evolution </w:t>
      </w:r>
      <w:r w:rsidRPr="00305E5D">
        <w:rPr>
          <w:rFonts w:ascii="Times New Roman" w:hAnsi="Times New Roman" w:cs="Times New Roman"/>
        </w:rPr>
        <w:t>27:244–252.</w:t>
      </w:r>
    </w:p>
    <w:p w14:paraId="5265A0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Vucic-Pestic, O., R. B. Ehnes, B. C. Rall, and U. Brose. 2011. Warming up the system: higher predator feeding rates but lower energetic efficiencies: warming and functional responses. </w:t>
      </w:r>
      <w:r w:rsidRPr="00305E5D">
        <w:rPr>
          <w:rFonts w:ascii="Times New Roman" w:hAnsi="Times New Roman" w:cs="Times New Roman"/>
          <w:i/>
          <w:iCs/>
        </w:rPr>
        <w:t>Global Change Biology</w:t>
      </w:r>
      <w:r w:rsidRPr="00305E5D">
        <w:rPr>
          <w:rFonts w:ascii="Times New Roman" w:hAnsi="Times New Roman" w:cs="Times New Roman"/>
        </w:rPr>
        <w:t xml:space="preserve"> 17:1301–1310.</w:t>
      </w:r>
    </w:p>
    <w:p w14:paraId="1FCE7A6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Wallace, R. L., T. Nogrady, C. Ricci, and T. W. Snell. 2006. </w:t>
      </w:r>
      <w:r w:rsidRPr="00305E5D">
        <w:rPr>
          <w:rFonts w:ascii="Times New Roman" w:hAnsi="Times New Roman" w:cs="Times New Roman"/>
          <w:i/>
          <w:iCs/>
        </w:rPr>
        <w:t>Rotifera</w:t>
      </w:r>
      <w:r w:rsidRPr="00305E5D">
        <w:rPr>
          <w:rFonts w:ascii="Times New Roman" w:hAnsi="Times New Roman" w:cs="Times New Roman"/>
        </w:rPr>
        <w:t>. Vol. 1, Biology, ecology and systematics. 2nd ed. Backhuys, Leiden.</w:t>
      </w:r>
    </w:p>
    <w:p w14:paraId="4F3A88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Wootton, J. T. 1994. The nature and consequences of indirect effects in ecological communities. </w:t>
      </w:r>
      <w:r w:rsidRPr="00305E5D">
        <w:rPr>
          <w:rFonts w:ascii="Times New Roman" w:hAnsi="Times New Roman" w:cs="Times New Roman"/>
          <w:i/>
          <w:iCs/>
        </w:rPr>
        <w:t>Annual Review of Ecology and Systematics</w:t>
      </w:r>
      <w:r w:rsidRPr="00305E5D">
        <w:rPr>
          <w:rFonts w:ascii="Times New Roman" w:hAnsi="Times New Roman" w:cs="Times New Roman"/>
        </w:rPr>
        <w:t xml:space="preserve"> 25:443–466.</w:t>
      </w:r>
    </w:p>
    <w:p w14:paraId="138325C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Zander, A., L. Bersier, and S. M. Gray. 2017. Effects of temperature variability on community structure in a natural microbial food web. </w:t>
      </w:r>
      <w:r w:rsidRPr="00305E5D">
        <w:rPr>
          <w:rFonts w:ascii="Times New Roman" w:hAnsi="Times New Roman" w:cs="Times New Roman"/>
          <w:i/>
          <w:iCs/>
        </w:rPr>
        <w:t>Global Change Biology</w:t>
      </w:r>
      <w:r w:rsidRPr="00305E5D">
        <w:rPr>
          <w:rFonts w:ascii="Times New Roman" w:hAnsi="Times New Roman" w:cs="Times New Roman"/>
        </w:rPr>
        <w:t xml:space="preserve"> 23:56–67.</w:t>
      </w:r>
    </w:p>
    <w:p w14:paraId="294C49B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Zhao, Q., Y. X. G. Wang, C. Xu, G. Sugihara, and F. De Laender. 2026. Warming and species richness weaken eco‐phenotypic feedback loop in long‐term natural ecosystems. </w:t>
      </w:r>
      <w:r w:rsidRPr="00305E5D">
        <w:rPr>
          <w:rFonts w:ascii="Times New Roman" w:hAnsi="Times New Roman" w:cs="Times New Roman"/>
          <w:i/>
          <w:iCs/>
        </w:rPr>
        <w:t>Ecology Letters</w:t>
      </w:r>
      <w:r w:rsidRPr="00305E5D">
        <w:rPr>
          <w:rFonts w:ascii="Times New Roman" w:hAnsi="Times New Roman" w:cs="Times New Roman"/>
        </w:rPr>
        <w:t xml:space="preserve"> 29:e70372.</w:t>
      </w:r>
    </w:p>
    <w:p w14:paraId="6EB39F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Żygadło, A., A. Burzawa, K. Potera, F. Sierpowski, and A. Walczyńska. 2025. The body size and fitness match and its variability in plastic response to temperature. </w:t>
      </w:r>
      <w:r w:rsidRPr="00305E5D">
        <w:rPr>
          <w:rFonts w:ascii="Times New Roman" w:hAnsi="Times New Roman" w:cs="Times New Roman"/>
          <w:i/>
          <w:iCs/>
        </w:rPr>
        <w:t>Evolution &amp; Development</w:t>
      </w:r>
      <w:r w:rsidRPr="00305E5D">
        <w:rPr>
          <w:rFonts w:ascii="Times New Roman" w:hAnsi="Times New Roman" w:cs="Times New Roman"/>
        </w:rPr>
        <w:t xml:space="preserve"> 27:e70012.</w:t>
      </w:r>
    </w:p>
    <w:p w14:paraId="396C182E" w14:textId="4843A4E5" w:rsidR="00F610D4" w:rsidRDefault="009857A5" w:rsidP="0041231F">
      <w:pPr>
        <w:rPr>
          <w:rFonts w:ascii="Times New Roman" w:hAnsi="Times New Roman" w:cs="Times New Roman"/>
        </w:rPr>
      </w:pPr>
      <w:r>
        <w:rPr>
          <w:rFonts w:ascii="Times New Roman" w:hAnsi="Times New Roman" w:cs="Times New Roman"/>
        </w:rPr>
        <w:br w:type="page"/>
      </w:r>
    </w:p>
    <w:p w14:paraId="7CB0F2E5" w14:textId="77777777" w:rsidR="00C559FD" w:rsidRDefault="00C559FD" w:rsidP="00C559FD">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Pr>
          <w:rFonts w:ascii="Times New Roman" w:hAnsi="Times New Roman" w:cs="Times New Roman"/>
          <w:b/>
          <w:bCs/>
        </w:rPr>
        <w:t>A</w:t>
      </w:r>
      <w:r w:rsidRPr="00F610D4">
        <w:rPr>
          <w:rFonts w:ascii="Times New Roman" w:hAnsi="Times New Roman" w:cs="Times New Roman"/>
          <w:b/>
          <w:bCs/>
        </w:rPr>
        <w:t>: Tables</w:t>
      </w:r>
    </w:p>
    <w:p w14:paraId="2B633866" w14:textId="77777777" w:rsidR="00C559FD" w:rsidRPr="009B1EF5" w:rsidRDefault="00C559FD" w:rsidP="00C559FD">
      <w:pPr>
        <w:spacing w:after="0" w:line="240" w:lineRule="auto"/>
        <w:rPr>
          <w:rFonts w:ascii="Times New Roman" w:hAnsi="Times New Roman" w:cs="Times New Roman"/>
          <w:i/>
          <w:iCs/>
        </w:rPr>
      </w:pPr>
      <w:r>
        <w:rPr>
          <w:rFonts w:ascii="Times New Roman" w:hAnsi="Times New Roman" w:cs="Times New Roman"/>
          <w:b/>
          <w:bCs/>
        </w:rPr>
        <w:t xml:space="preserve">Table 1. </w:t>
      </w:r>
      <w:r>
        <w:rPr>
          <w:rFonts w:ascii="Times New Roman" w:hAnsi="Times New Roman" w:cs="Times New Roman"/>
        </w:rPr>
        <w:t xml:space="preserve">Initial parameters and bounds used to fit logistic growth models for </w:t>
      </w:r>
      <w:r>
        <w:rPr>
          <w:rFonts w:ascii="Times New Roman" w:hAnsi="Times New Roman" w:cs="Times New Roman"/>
          <w:i/>
          <w:iCs/>
        </w:rPr>
        <w:t>H. rosa</w:t>
      </w:r>
      <w:r>
        <w:rPr>
          <w:rFonts w:ascii="Times New Roman" w:hAnsi="Times New Roman" w:cs="Times New Roman"/>
        </w:rPr>
        <w:t xml:space="preserve"> and </w:t>
      </w:r>
      <w:r>
        <w:rPr>
          <w:rFonts w:ascii="Times New Roman" w:hAnsi="Times New Roman" w:cs="Times New Roman"/>
          <w:i/>
          <w:iCs/>
        </w:rPr>
        <w:t>Tetrahymena.</w:t>
      </w:r>
    </w:p>
    <w:p w14:paraId="1877689D"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C559FD" w14:paraId="2889F2EC" w14:textId="77777777" w:rsidTr="002369E3">
        <w:tc>
          <w:tcPr>
            <w:tcW w:w="1560" w:type="dxa"/>
            <w:tcBorders>
              <w:top w:val="single" w:sz="4" w:space="0" w:color="auto"/>
              <w:left w:val="nil"/>
              <w:bottom w:val="single" w:sz="4" w:space="0" w:color="auto"/>
              <w:right w:val="nil"/>
            </w:tcBorders>
          </w:tcPr>
          <w:p w14:paraId="37F5146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01D2E5A" w14:textId="77777777" w:rsidR="00C559FD" w:rsidRDefault="00C559FD" w:rsidP="002369E3">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0A8818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222480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6D6721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Upper bound</w:t>
            </w:r>
          </w:p>
        </w:tc>
      </w:tr>
      <w:tr w:rsidR="00C559FD" w14:paraId="550E342C" w14:textId="77777777" w:rsidTr="002369E3">
        <w:tc>
          <w:tcPr>
            <w:tcW w:w="1560" w:type="dxa"/>
            <w:tcBorders>
              <w:top w:val="single" w:sz="4" w:space="0" w:color="auto"/>
              <w:left w:val="nil"/>
              <w:bottom w:val="nil"/>
              <w:right w:val="nil"/>
            </w:tcBorders>
          </w:tcPr>
          <w:p w14:paraId="4F391C07" w14:textId="77777777" w:rsidR="00C559FD" w:rsidRPr="005E661B" w:rsidRDefault="00C559FD" w:rsidP="002369E3">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5CF51FA5" w14:textId="77777777" w:rsidR="00C559FD" w:rsidRPr="005E661B" w:rsidRDefault="00C559FD" w:rsidP="002369E3">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42CBD4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209F8C78" w14:textId="77777777" w:rsidR="00C559FD" w:rsidRPr="00292237" w:rsidRDefault="00C559FD" w:rsidP="002369E3">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23DC9B68"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6142A7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7</w:t>
            </w:r>
          </w:p>
        </w:tc>
      </w:tr>
      <w:tr w:rsidR="00C559FD" w14:paraId="75D30C1A" w14:textId="77777777" w:rsidTr="002369E3">
        <w:tc>
          <w:tcPr>
            <w:tcW w:w="1560" w:type="dxa"/>
            <w:tcBorders>
              <w:top w:val="nil"/>
              <w:left w:val="nil"/>
              <w:bottom w:val="nil"/>
              <w:right w:val="nil"/>
            </w:tcBorders>
          </w:tcPr>
          <w:p w14:paraId="1CF44F28"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638D7CD5" w14:textId="77777777" w:rsidR="00C559FD" w:rsidRPr="005E661B" w:rsidRDefault="00C559FD" w:rsidP="002369E3">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45FAE64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4560DE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304B651F"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57731A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8</w:t>
            </w:r>
          </w:p>
        </w:tc>
      </w:tr>
      <w:tr w:rsidR="00C559FD" w14:paraId="7BFFE764" w14:textId="77777777" w:rsidTr="002369E3">
        <w:tc>
          <w:tcPr>
            <w:tcW w:w="1560" w:type="dxa"/>
            <w:tcBorders>
              <w:top w:val="nil"/>
              <w:left w:val="nil"/>
              <w:bottom w:val="nil"/>
              <w:right w:val="nil"/>
            </w:tcBorders>
          </w:tcPr>
          <w:p w14:paraId="3C84368F"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372DE231" w14:textId="77777777" w:rsidR="00C559FD" w:rsidRPr="005E661B"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764B4E4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42063FB9"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04C77EE4"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745BAC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w:t>
            </w:r>
          </w:p>
        </w:tc>
      </w:tr>
      <w:tr w:rsidR="00C559FD" w14:paraId="03E95BB3" w14:textId="77777777" w:rsidTr="002369E3">
        <w:tc>
          <w:tcPr>
            <w:tcW w:w="1560" w:type="dxa"/>
            <w:tcBorders>
              <w:top w:val="nil"/>
              <w:left w:val="nil"/>
              <w:bottom w:val="nil"/>
              <w:right w:val="nil"/>
            </w:tcBorders>
          </w:tcPr>
          <w:p w14:paraId="235CE1D7" w14:textId="77777777" w:rsidR="00C559FD" w:rsidRPr="005E661B" w:rsidRDefault="00C559FD" w:rsidP="002369E3">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3D50A7FB"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5A492ED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44969BB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60E16CE3"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431B286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15</w:t>
            </w:r>
          </w:p>
        </w:tc>
      </w:tr>
      <w:tr w:rsidR="00C559FD" w14:paraId="582BB567" w14:textId="77777777" w:rsidTr="002369E3">
        <w:tc>
          <w:tcPr>
            <w:tcW w:w="1560" w:type="dxa"/>
            <w:tcBorders>
              <w:top w:val="nil"/>
              <w:left w:val="nil"/>
              <w:bottom w:val="nil"/>
              <w:right w:val="nil"/>
            </w:tcBorders>
          </w:tcPr>
          <w:p w14:paraId="2A6F8D90"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1496953F"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6FE853BF"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3EE1B9A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749B170C"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CD025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5</w:t>
            </w:r>
          </w:p>
        </w:tc>
      </w:tr>
      <w:tr w:rsidR="00C559FD" w14:paraId="2CA28088" w14:textId="77777777" w:rsidTr="002369E3">
        <w:tc>
          <w:tcPr>
            <w:tcW w:w="1560" w:type="dxa"/>
            <w:tcBorders>
              <w:top w:val="nil"/>
              <w:left w:val="nil"/>
              <w:bottom w:val="single" w:sz="4" w:space="0" w:color="auto"/>
              <w:right w:val="nil"/>
            </w:tcBorders>
          </w:tcPr>
          <w:p w14:paraId="1FDB065D"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308FDE60"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1A52D2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65DB458"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03DC7D66"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3CC3550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0.02</w:t>
            </w:r>
          </w:p>
        </w:tc>
      </w:tr>
    </w:tbl>
    <w:p w14:paraId="7129ACB5" w14:textId="77777777" w:rsidR="00C559FD" w:rsidRDefault="00C559FD" w:rsidP="00C559FD">
      <w:pPr>
        <w:spacing w:after="0" w:line="240" w:lineRule="auto"/>
        <w:rPr>
          <w:rFonts w:ascii="Times New Roman" w:hAnsi="Times New Roman" w:cs="Times New Roman"/>
          <w:b/>
          <w:bCs/>
        </w:rPr>
      </w:pPr>
    </w:p>
    <w:p w14:paraId="66D38AA5" w14:textId="77777777" w:rsidR="00C559FD" w:rsidRDefault="00C559FD" w:rsidP="00C559FD">
      <w:pPr>
        <w:spacing w:after="0" w:line="240" w:lineRule="auto"/>
        <w:rPr>
          <w:rFonts w:ascii="Times New Roman" w:hAnsi="Times New Roman" w:cs="Times New Roman"/>
          <w:b/>
          <w:bCs/>
        </w:rPr>
      </w:pPr>
    </w:p>
    <w:p w14:paraId="5C7AD58C"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F5F547E" w14:textId="77777777" w:rsidR="00C559FD" w:rsidRPr="00555CE0"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C559FD" w14:paraId="2D62B465" w14:textId="77777777" w:rsidTr="002369E3">
        <w:tc>
          <w:tcPr>
            <w:tcW w:w="1843" w:type="dxa"/>
            <w:tcBorders>
              <w:top w:val="single" w:sz="4" w:space="0" w:color="auto"/>
              <w:left w:val="nil"/>
              <w:bottom w:val="single" w:sz="4" w:space="0" w:color="auto"/>
              <w:right w:val="nil"/>
            </w:tcBorders>
          </w:tcPr>
          <w:p w14:paraId="3739508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2CD3DE8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70DC34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60A5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613DA7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2B10D94" w14:textId="77777777" w:rsidR="00C559FD" w:rsidRDefault="00C559FD" w:rsidP="002369E3">
            <w:pPr>
              <w:spacing w:line="276" w:lineRule="auto"/>
              <w:rPr>
                <w:rFonts w:ascii="Times New Roman" w:hAnsi="Times New Roman" w:cs="Times New Roman"/>
              </w:rPr>
            </w:pPr>
          </w:p>
        </w:tc>
      </w:tr>
      <w:tr w:rsidR="00C559FD" w14:paraId="61FEB4A7" w14:textId="77777777" w:rsidTr="002369E3">
        <w:tc>
          <w:tcPr>
            <w:tcW w:w="1843" w:type="dxa"/>
            <w:tcBorders>
              <w:top w:val="single" w:sz="4" w:space="0" w:color="auto"/>
              <w:left w:val="nil"/>
              <w:bottom w:val="nil"/>
              <w:right w:val="nil"/>
            </w:tcBorders>
          </w:tcPr>
          <w:p w14:paraId="3EAF411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45FC965"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49BE059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19E8C919" w14:textId="77777777" w:rsidR="00C559FD" w:rsidRPr="000A3E01" w:rsidRDefault="00C559FD" w:rsidP="002369E3">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12777EC1"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0D466E3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39424B24" w14:textId="77777777" w:rsidTr="002369E3">
        <w:tc>
          <w:tcPr>
            <w:tcW w:w="1843" w:type="dxa"/>
            <w:tcBorders>
              <w:top w:val="nil"/>
              <w:left w:val="nil"/>
              <w:bottom w:val="nil"/>
              <w:right w:val="nil"/>
            </w:tcBorders>
          </w:tcPr>
          <w:p w14:paraId="03655CD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62A836DE"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6A4DBF6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43B4F40A" w14:textId="77777777" w:rsidR="00C559FD" w:rsidRPr="000A3E01" w:rsidRDefault="00C559FD" w:rsidP="002369E3">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1002F5C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5C9AC9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BE3FBFE" w14:textId="77777777" w:rsidTr="002369E3">
        <w:tc>
          <w:tcPr>
            <w:tcW w:w="1843" w:type="dxa"/>
            <w:tcBorders>
              <w:top w:val="nil"/>
              <w:left w:val="nil"/>
              <w:bottom w:val="single" w:sz="4" w:space="0" w:color="auto"/>
              <w:right w:val="nil"/>
            </w:tcBorders>
          </w:tcPr>
          <w:p w14:paraId="3F49721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7FAA4679"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425E8EA9" w14:textId="77777777" w:rsidR="00C559FD" w:rsidRPr="000A3E01" w:rsidRDefault="00C559FD" w:rsidP="002369E3">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4093C93A"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009B9C2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6CC13A3C" w14:textId="77777777" w:rsidR="00C559FD" w:rsidRDefault="00C559FD" w:rsidP="002369E3">
            <w:pPr>
              <w:spacing w:line="276" w:lineRule="auto"/>
              <w:rPr>
                <w:rFonts w:ascii="Times New Roman" w:hAnsi="Times New Roman" w:cs="Times New Roman"/>
              </w:rPr>
            </w:pPr>
          </w:p>
        </w:tc>
      </w:tr>
    </w:tbl>
    <w:p w14:paraId="04472FBF" w14:textId="77777777" w:rsidR="00C559FD" w:rsidRDefault="00C559FD" w:rsidP="00C559FD">
      <w:pPr>
        <w:spacing w:after="0" w:line="240" w:lineRule="auto"/>
        <w:rPr>
          <w:rFonts w:ascii="Times New Roman" w:hAnsi="Times New Roman" w:cs="Times New Roman"/>
          <w:b/>
          <w:bCs/>
        </w:rPr>
      </w:pPr>
    </w:p>
    <w:p w14:paraId="39FF5827" w14:textId="77777777" w:rsidR="00C559FD" w:rsidRDefault="00C559FD" w:rsidP="00C559FD">
      <w:pPr>
        <w:spacing w:after="0" w:line="240" w:lineRule="auto"/>
        <w:rPr>
          <w:rFonts w:ascii="Times New Roman" w:hAnsi="Times New Roman" w:cs="Times New Roman"/>
          <w:b/>
          <w:bCs/>
        </w:rPr>
      </w:pPr>
    </w:p>
    <w:p w14:paraId="13E598A0" w14:textId="77777777" w:rsidR="00C559FD" w:rsidRDefault="00C559FD" w:rsidP="00C559FD">
      <w:pPr>
        <w:spacing w:after="0" w:line="240" w:lineRule="auto"/>
        <w:rPr>
          <w:rFonts w:ascii="Times New Roman" w:hAnsi="Times New Roman" w:cs="Times New Roman"/>
        </w:rPr>
      </w:pPr>
      <w:r w:rsidRPr="002D7B83">
        <w:rPr>
          <w:rFonts w:ascii="Times New Roman" w:hAnsi="Times New Roman" w:cs="Times New Roman"/>
          <w:b/>
          <w:bCs/>
        </w:rPr>
        <w:t xml:space="preserve">Table </w:t>
      </w:r>
      <w:r>
        <w:rPr>
          <w:rFonts w:ascii="Times New Roman" w:hAnsi="Times New Roman" w:cs="Times New Roman"/>
          <w:b/>
          <w:bCs/>
        </w:rPr>
        <w:t>3</w:t>
      </w:r>
      <w:r w:rsidRPr="002D7B83">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A1CFE66"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D6E1E95" w14:textId="77777777" w:rsidTr="002369E3">
        <w:tc>
          <w:tcPr>
            <w:tcW w:w="1934" w:type="dxa"/>
            <w:tcBorders>
              <w:top w:val="single" w:sz="4" w:space="0" w:color="auto"/>
              <w:left w:val="nil"/>
              <w:bottom w:val="single" w:sz="4" w:space="0" w:color="auto"/>
              <w:right w:val="nil"/>
            </w:tcBorders>
          </w:tcPr>
          <w:p w14:paraId="75588BC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60F86E9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35B7BAB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4832E8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79E1E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28090769" w14:textId="77777777" w:rsidR="00C559FD" w:rsidRDefault="00C559FD" w:rsidP="002369E3">
            <w:pPr>
              <w:spacing w:line="276" w:lineRule="auto"/>
              <w:rPr>
                <w:rFonts w:ascii="Times New Roman" w:hAnsi="Times New Roman" w:cs="Times New Roman"/>
              </w:rPr>
            </w:pPr>
          </w:p>
        </w:tc>
      </w:tr>
      <w:tr w:rsidR="00C559FD" w14:paraId="28FD8E5A" w14:textId="77777777" w:rsidTr="002369E3">
        <w:tc>
          <w:tcPr>
            <w:tcW w:w="1934" w:type="dxa"/>
            <w:tcBorders>
              <w:top w:val="single" w:sz="4" w:space="0" w:color="auto"/>
              <w:left w:val="nil"/>
              <w:bottom w:val="nil"/>
              <w:right w:val="nil"/>
            </w:tcBorders>
          </w:tcPr>
          <w:p w14:paraId="0498395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5EDD426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694879C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1C748868"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3DA1D1B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3F6AAA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F6ECBB4" w14:textId="77777777" w:rsidTr="002369E3">
        <w:tc>
          <w:tcPr>
            <w:tcW w:w="1934" w:type="dxa"/>
            <w:tcBorders>
              <w:top w:val="nil"/>
              <w:left w:val="nil"/>
              <w:bottom w:val="nil"/>
              <w:right w:val="nil"/>
            </w:tcBorders>
          </w:tcPr>
          <w:p w14:paraId="224AE9B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2EF3DA5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5C0CB19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E05FA91"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766A918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715D9D77" w14:textId="77777777" w:rsidR="00C559FD" w:rsidRDefault="00C559FD" w:rsidP="002369E3">
            <w:pPr>
              <w:spacing w:line="276" w:lineRule="auto"/>
              <w:rPr>
                <w:rFonts w:ascii="Times New Roman" w:hAnsi="Times New Roman" w:cs="Times New Roman"/>
              </w:rPr>
            </w:pPr>
          </w:p>
        </w:tc>
      </w:tr>
      <w:tr w:rsidR="00C559FD" w14:paraId="20F56EC3" w14:textId="77777777" w:rsidTr="002369E3">
        <w:tc>
          <w:tcPr>
            <w:tcW w:w="1934" w:type="dxa"/>
            <w:tcBorders>
              <w:top w:val="nil"/>
              <w:left w:val="nil"/>
              <w:bottom w:val="nil"/>
              <w:right w:val="nil"/>
            </w:tcBorders>
          </w:tcPr>
          <w:p w14:paraId="48897A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D299C3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205B62F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CF08E4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638EE686"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7C2E8D7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1C1B58A1" w14:textId="77777777" w:rsidTr="002369E3">
        <w:tc>
          <w:tcPr>
            <w:tcW w:w="1934" w:type="dxa"/>
            <w:tcBorders>
              <w:top w:val="nil"/>
              <w:left w:val="nil"/>
              <w:bottom w:val="nil"/>
              <w:right w:val="nil"/>
            </w:tcBorders>
          </w:tcPr>
          <w:p w14:paraId="02A6FD9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5B5B600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5B7F9BA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49840FFE"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6A665C70"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73F5145E" w14:textId="77777777" w:rsidR="00C559FD" w:rsidRDefault="00C559FD" w:rsidP="002369E3">
            <w:pPr>
              <w:spacing w:line="276" w:lineRule="auto"/>
              <w:rPr>
                <w:rFonts w:ascii="Times New Roman" w:hAnsi="Times New Roman" w:cs="Times New Roman"/>
              </w:rPr>
            </w:pPr>
          </w:p>
        </w:tc>
      </w:tr>
      <w:tr w:rsidR="00C559FD" w14:paraId="71A7D38E" w14:textId="77777777" w:rsidTr="002369E3">
        <w:tc>
          <w:tcPr>
            <w:tcW w:w="1934" w:type="dxa"/>
            <w:tcBorders>
              <w:top w:val="nil"/>
              <w:left w:val="nil"/>
              <w:bottom w:val="nil"/>
              <w:right w:val="nil"/>
            </w:tcBorders>
          </w:tcPr>
          <w:p w14:paraId="6023E35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5BD56C0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259F1AB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3CFEEB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B04AF7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3DCCB77C" w14:textId="77777777" w:rsidR="00C559FD" w:rsidRDefault="00C559FD" w:rsidP="002369E3">
            <w:pPr>
              <w:spacing w:line="276" w:lineRule="auto"/>
              <w:rPr>
                <w:rFonts w:ascii="Times New Roman" w:hAnsi="Times New Roman" w:cs="Times New Roman"/>
              </w:rPr>
            </w:pPr>
          </w:p>
        </w:tc>
      </w:tr>
      <w:tr w:rsidR="00C559FD" w14:paraId="6A241EF1" w14:textId="77777777" w:rsidTr="002369E3">
        <w:tc>
          <w:tcPr>
            <w:tcW w:w="1934" w:type="dxa"/>
            <w:tcBorders>
              <w:top w:val="nil"/>
              <w:left w:val="nil"/>
              <w:bottom w:val="nil"/>
              <w:right w:val="nil"/>
            </w:tcBorders>
          </w:tcPr>
          <w:p w14:paraId="4E6BE1A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1BBD83B0"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071C89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829E21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39D24E0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5408A1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F677587" w14:textId="77777777" w:rsidTr="002369E3">
        <w:tc>
          <w:tcPr>
            <w:tcW w:w="1934" w:type="dxa"/>
            <w:tcBorders>
              <w:top w:val="nil"/>
              <w:left w:val="nil"/>
              <w:bottom w:val="nil"/>
              <w:right w:val="nil"/>
            </w:tcBorders>
          </w:tcPr>
          <w:p w14:paraId="06C3E4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241F4AD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5F87161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5C68219D"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21DE5E07"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6AC9E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627D45C" w14:textId="77777777" w:rsidTr="002369E3">
        <w:tc>
          <w:tcPr>
            <w:tcW w:w="1934" w:type="dxa"/>
            <w:tcBorders>
              <w:top w:val="nil"/>
              <w:left w:val="nil"/>
              <w:bottom w:val="nil"/>
              <w:right w:val="nil"/>
            </w:tcBorders>
          </w:tcPr>
          <w:p w14:paraId="1F14B17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77E8A12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327C4D1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5A603B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2CE911DE"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045F46B2" w14:textId="77777777" w:rsidR="00C559FD" w:rsidRDefault="00C559FD" w:rsidP="002369E3">
            <w:pPr>
              <w:spacing w:line="276" w:lineRule="auto"/>
              <w:rPr>
                <w:rFonts w:ascii="Times New Roman" w:hAnsi="Times New Roman" w:cs="Times New Roman"/>
              </w:rPr>
            </w:pPr>
          </w:p>
        </w:tc>
      </w:tr>
      <w:tr w:rsidR="00C559FD" w14:paraId="5FE642FA" w14:textId="77777777" w:rsidTr="002369E3">
        <w:tc>
          <w:tcPr>
            <w:tcW w:w="1934" w:type="dxa"/>
            <w:tcBorders>
              <w:top w:val="nil"/>
              <w:left w:val="nil"/>
              <w:bottom w:val="single" w:sz="4" w:space="0" w:color="auto"/>
              <w:right w:val="nil"/>
            </w:tcBorders>
          </w:tcPr>
          <w:p w14:paraId="510AA2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1FF6501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476A632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5769E9B7"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537ED92"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A1B695" w14:textId="77777777" w:rsidR="00C559FD" w:rsidRDefault="00C559FD" w:rsidP="002369E3">
            <w:pPr>
              <w:spacing w:line="276" w:lineRule="auto"/>
              <w:rPr>
                <w:rFonts w:ascii="Times New Roman" w:hAnsi="Times New Roman" w:cs="Times New Roman"/>
              </w:rPr>
            </w:pPr>
          </w:p>
        </w:tc>
      </w:tr>
    </w:tbl>
    <w:p w14:paraId="1FA44A49" w14:textId="77777777" w:rsidR="00C559FD" w:rsidRDefault="00C559FD" w:rsidP="00C559FD">
      <w:pPr>
        <w:spacing w:after="0" w:line="240" w:lineRule="auto"/>
        <w:rPr>
          <w:rFonts w:ascii="Times New Roman" w:hAnsi="Times New Roman" w:cs="Times New Roman"/>
        </w:rPr>
      </w:pPr>
    </w:p>
    <w:p w14:paraId="7CC2A7B6" w14:textId="77777777" w:rsidR="00C559FD" w:rsidRDefault="00C559FD" w:rsidP="00C559FD">
      <w:pPr>
        <w:rPr>
          <w:rFonts w:ascii="Times New Roman" w:hAnsi="Times New Roman" w:cs="Times New Roman"/>
        </w:rPr>
      </w:pPr>
      <w:r>
        <w:rPr>
          <w:rFonts w:ascii="Times New Roman" w:hAnsi="Times New Roman" w:cs="Times New Roman"/>
        </w:rPr>
        <w:br w:type="page"/>
      </w:r>
    </w:p>
    <w:p w14:paraId="52A8DF1C" w14:textId="77777777" w:rsidR="00C559FD" w:rsidRDefault="00C559FD" w:rsidP="00C559FD">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Post-hoc contrasts comparing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p>
    <w:p w14:paraId="338427E3" w14:textId="77777777" w:rsidR="00C559FD" w:rsidRDefault="00C559FD" w:rsidP="00C559FD">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C559FD" w14:paraId="4D065F22" w14:textId="77777777" w:rsidTr="002369E3">
        <w:tc>
          <w:tcPr>
            <w:tcW w:w="1701" w:type="dxa"/>
            <w:tcBorders>
              <w:top w:val="single" w:sz="4" w:space="0" w:color="auto"/>
              <w:bottom w:val="single" w:sz="4" w:space="0" w:color="auto"/>
            </w:tcBorders>
          </w:tcPr>
          <w:p w14:paraId="6FFB0CD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Competition</w:t>
            </w:r>
          </w:p>
        </w:tc>
        <w:tc>
          <w:tcPr>
            <w:tcW w:w="1560" w:type="dxa"/>
            <w:tcBorders>
              <w:top w:val="single" w:sz="4" w:space="0" w:color="auto"/>
              <w:bottom w:val="single" w:sz="4" w:space="0" w:color="auto"/>
            </w:tcBorders>
          </w:tcPr>
          <w:p w14:paraId="0D27E0E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Temperature</w:t>
            </w:r>
          </w:p>
        </w:tc>
        <w:tc>
          <w:tcPr>
            <w:tcW w:w="1275" w:type="dxa"/>
            <w:tcBorders>
              <w:top w:val="single" w:sz="4" w:space="0" w:color="auto"/>
              <w:bottom w:val="single" w:sz="4" w:space="0" w:color="auto"/>
            </w:tcBorders>
          </w:tcPr>
          <w:p w14:paraId="4DECE20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3A8F38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3933D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52AF730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2FDC6F7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36AE0519" w14:textId="77777777" w:rsidR="00C559FD" w:rsidRDefault="00C559FD" w:rsidP="002369E3">
            <w:pPr>
              <w:spacing w:line="276" w:lineRule="auto"/>
              <w:rPr>
                <w:rFonts w:ascii="Times New Roman" w:hAnsi="Times New Roman" w:cs="Times New Roman"/>
              </w:rPr>
            </w:pPr>
          </w:p>
        </w:tc>
      </w:tr>
      <w:tr w:rsidR="00C559FD" w14:paraId="77A52873" w14:textId="77777777" w:rsidTr="002369E3">
        <w:tc>
          <w:tcPr>
            <w:tcW w:w="1701" w:type="dxa"/>
            <w:tcBorders>
              <w:top w:val="single" w:sz="4" w:space="0" w:color="auto"/>
            </w:tcBorders>
          </w:tcPr>
          <w:p w14:paraId="087C670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278962E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5CA49002"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3035973C"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12F7B1F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43730A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2F556CD7"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7B3D3EF5"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41C1BFC1" w14:textId="77777777" w:rsidTr="002369E3">
        <w:tc>
          <w:tcPr>
            <w:tcW w:w="1701" w:type="dxa"/>
          </w:tcPr>
          <w:p w14:paraId="160DAFE7" w14:textId="77777777" w:rsidR="00C559FD" w:rsidRDefault="00C559FD" w:rsidP="002369E3">
            <w:pPr>
              <w:spacing w:line="276" w:lineRule="auto"/>
              <w:rPr>
                <w:rFonts w:ascii="Times New Roman" w:hAnsi="Times New Roman" w:cs="Times New Roman"/>
              </w:rPr>
            </w:pPr>
          </w:p>
        </w:tc>
        <w:tc>
          <w:tcPr>
            <w:tcW w:w="1560" w:type="dxa"/>
          </w:tcPr>
          <w:p w14:paraId="2621E89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7DE4C11E"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4BD19B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4336250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0F3664B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34C19F29"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0303BEF7"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6F13B71C" w14:textId="77777777" w:rsidTr="002369E3">
        <w:tc>
          <w:tcPr>
            <w:tcW w:w="1701" w:type="dxa"/>
          </w:tcPr>
          <w:p w14:paraId="40E627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Present</w:t>
            </w:r>
          </w:p>
        </w:tc>
        <w:tc>
          <w:tcPr>
            <w:tcW w:w="1560" w:type="dxa"/>
          </w:tcPr>
          <w:p w14:paraId="588763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5D0B74D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1B8DB0F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25CA1C2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55A65DF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A6F416A"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92D6F4D"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BC8A3FE" w14:textId="77777777" w:rsidTr="002369E3">
        <w:tc>
          <w:tcPr>
            <w:tcW w:w="1701" w:type="dxa"/>
            <w:tcBorders>
              <w:bottom w:val="single" w:sz="4" w:space="0" w:color="auto"/>
            </w:tcBorders>
          </w:tcPr>
          <w:p w14:paraId="62649AB7" w14:textId="77777777" w:rsidR="00C559FD" w:rsidRDefault="00C559FD" w:rsidP="002369E3">
            <w:pPr>
              <w:spacing w:line="276" w:lineRule="auto"/>
              <w:rPr>
                <w:rFonts w:ascii="Times New Roman" w:hAnsi="Times New Roman" w:cs="Times New Roman"/>
              </w:rPr>
            </w:pPr>
          </w:p>
        </w:tc>
        <w:tc>
          <w:tcPr>
            <w:tcW w:w="1560" w:type="dxa"/>
            <w:tcBorders>
              <w:bottom w:val="single" w:sz="4" w:space="0" w:color="auto"/>
            </w:tcBorders>
          </w:tcPr>
          <w:p w14:paraId="48904D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63094E3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770A6FC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666E9F99"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3CED91EA"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010395FA"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019D54B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2B47F145" w14:textId="77777777" w:rsidR="00C559FD" w:rsidRDefault="00C559FD" w:rsidP="00C559FD">
      <w:pPr>
        <w:spacing w:after="0" w:line="240" w:lineRule="auto"/>
        <w:rPr>
          <w:rFonts w:ascii="Times New Roman" w:hAnsi="Times New Roman" w:cs="Times New Roman"/>
        </w:rPr>
      </w:pPr>
    </w:p>
    <w:p w14:paraId="01FFB2CB" w14:textId="77777777" w:rsidR="00C559FD" w:rsidRDefault="00C559FD" w:rsidP="00C559FD">
      <w:pPr>
        <w:spacing w:after="0" w:line="240" w:lineRule="auto"/>
        <w:rPr>
          <w:rFonts w:ascii="Times New Roman" w:hAnsi="Times New Roman" w:cs="Times New Roman"/>
        </w:rPr>
      </w:pPr>
      <w:r w:rsidRPr="00605D60">
        <w:rPr>
          <w:rFonts w:ascii="Times New Roman" w:hAnsi="Times New Roman" w:cs="Times New Roman"/>
          <w:b/>
          <w:bCs/>
        </w:rPr>
        <w:t xml:space="preserve">Table </w:t>
      </w:r>
      <w:r>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497ABE22"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02D89BD" w14:textId="77777777" w:rsidTr="002369E3">
        <w:tc>
          <w:tcPr>
            <w:tcW w:w="1934" w:type="dxa"/>
            <w:tcBorders>
              <w:top w:val="single" w:sz="4" w:space="0" w:color="auto"/>
              <w:left w:val="nil"/>
              <w:bottom w:val="single" w:sz="4" w:space="0" w:color="auto"/>
              <w:right w:val="nil"/>
            </w:tcBorders>
          </w:tcPr>
          <w:p w14:paraId="04DCF48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2B9D7E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16CC0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99CFF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6F19AD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DCF2E3C" w14:textId="77777777" w:rsidR="00C559FD" w:rsidRDefault="00C559FD" w:rsidP="002369E3">
            <w:pPr>
              <w:spacing w:line="276" w:lineRule="auto"/>
              <w:rPr>
                <w:rFonts w:ascii="Times New Roman" w:hAnsi="Times New Roman" w:cs="Times New Roman"/>
              </w:rPr>
            </w:pPr>
          </w:p>
        </w:tc>
      </w:tr>
      <w:tr w:rsidR="00C559FD" w14:paraId="4294C7DC" w14:textId="77777777" w:rsidTr="002369E3">
        <w:tc>
          <w:tcPr>
            <w:tcW w:w="1934" w:type="dxa"/>
            <w:tcBorders>
              <w:top w:val="single" w:sz="4" w:space="0" w:color="auto"/>
              <w:left w:val="nil"/>
              <w:bottom w:val="nil"/>
              <w:right w:val="nil"/>
            </w:tcBorders>
          </w:tcPr>
          <w:p w14:paraId="1E09FE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07996B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5396CCF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5B429A5E"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2528DDA5"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2BCBC0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21591A4" w14:textId="77777777" w:rsidTr="002369E3">
        <w:tc>
          <w:tcPr>
            <w:tcW w:w="1934" w:type="dxa"/>
            <w:tcBorders>
              <w:top w:val="nil"/>
              <w:left w:val="nil"/>
              <w:bottom w:val="nil"/>
              <w:right w:val="nil"/>
            </w:tcBorders>
          </w:tcPr>
          <w:p w14:paraId="60C421C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F50CDD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39F5CFA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62C20F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5FA9CA0"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7A574C43" w14:textId="77777777" w:rsidR="00C559FD" w:rsidRDefault="00C559FD" w:rsidP="002369E3">
            <w:pPr>
              <w:spacing w:line="276" w:lineRule="auto"/>
              <w:rPr>
                <w:rFonts w:ascii="Times New Roman" w:hAnsi="Times New Roman" w:cs="Times New Roman"/>
              </w:rPr>
            </w:pPr>
          </w:p>
        </w:tc>
      </w:tr>
      <w:tr w:rsidR="00C559FD" w14:paraId="4FB1D64E" w14:textId="77777777" w:rsidTr="002369E3">
        <w:tc>
          <w:tcPr>
            <w:tcW w:w="1934" w:type="dxa"/>
            <w:tcBorders>
              <w:top w:val="nil"/>
              <w:left w:val="nil"/>
              <w:bottom w:val="nil"/>
              <w:right w:val="nil"/>
            </w:tcBorders>
          </w:tcPr>
          <w:p w14:paraId="1080F84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3EC0878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B1BC2B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30AF386"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062D494E"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1261DEE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A773D64" w14:textId="77777777" w:rsidTr="002369E3">
        <w:tc>
          <w:tcPr>
            <w:tcW w:w="1934" w:type="dxa"/>
            <w:tcBorders>
              <w:top w:val="nil"/>
              <w:left w:val="nil"/>
              <w:bottom w:val="nil"/>
              <w:right w:val="nil"/>
            </w:tcBorders>
          </w:tcPr>
          <w:p w14:paraId="74774E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200FECE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1E0003C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19EBDEC"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41E8B02C"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16BB4C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4C109C7" w14:textId="77777777" w:rsidTr="002369E3">
        <w:tc>
          <w:tcPr>
            <w:tcW w:w="1934" w:type="dxa"/>
            <w:tcBorders>
              <w:top w:val="nil"/>
              <w:left w:val="nil"/>
              <w:bottom w:val="nil"/>
              <w:right w:val="nil"/>
            </w:tcBorders>
          </w:tcPr>
          <w:p w14:paraId="3B7ADFB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73E49C9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2458EA8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22B3A5B"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4F6A76B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42586900" w14:textId="77777777" w:rsidR="00C559FD" w:rsidRDefault="00C559FD" w:rsidP="002369E3">
            <w:pPr>
              <w:spacing w:line="276" w:lineRule="auto"/>
              <w:rPr>
                <w:rFonts w:ascii="Times New Roman" w:hAnsi="Times New Roman" w:cs="Times New Roman"/>
              </w:rPr>
            </w:pPr>
          </w:p>
        </w:tc>
      </w:tr>
      <w:tr w:rsidR="00C559FD" w14:paraId="05DA0CD2" w14:textId="77777777" w:rsidTr="002369E3">
        <w:tc>
          <w:tcPr>
            <w:tcW w:w="1934" w:type="dxa"/>
            <w:tcBorders>
              <w:top w:val="nil"/>
              <w:left w:val="nil"/>
              <w:bottom w:val="nil"/>
              <w:right w:val="nil"/>
            </w:tcBorders>
          </w:tcPr>
          <w:p w14:paraId="0CA0FC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1712C2B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45C4EB67"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E87B11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26A1EE64"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2D4331CB" w14:textId="77777777" w:rsidR="00C559FD" w:rsidRDefault="00C559FD" w:rsidP="002369E3">
            <w:pPr>
              <w:spacing w:line="276" w:lineRule="auto"/>
              <w:rPr>
                <w:rFonts w:ascii="Times New Roman" w:hAnsi="Times New Roman" w:cs="Times New Roman"/>
              </w:rPr>
            </w:pPr>
          </w:p>
        </w:tc>
      </w:tr>
      <w:tr w:rsidR="00C559FD" w14:paraId="5DD8FAA1" w14:textId="77777777" w:rsidTr="002369E3">
        <w:tc>
          <w:tcPr>
            <w:tcW w:w="1934" w:type="dxa"/>
            <w:tcBorders>
              <w:top w:val="nil"/>
              <w:left w:val="nil"/>
              <w:bottom w:val="nil"/>
              <w:right w:val="nil"/>
            </w:tcBorders>
          </w:tcPr>
          <w:p w14:paraId="192A802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0E82091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DA2A8E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4370DB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5F173213"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7E8ED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88AB20B" w14:textId="77777777" w:rsidTr="002369E3">
        <w:tc>
          <w:tcPr>
            <w:tcW w:w="1934" w:type="dxa"/>
            <w:tcBorders>
              <w:top w:val="nil"/>
              <w:left w:val="nil"/>
              <w:bottom w:val="nil"/>
              <w:right w:val="nil"/>
            </w:tcBorders>
          </w:tcPr>
          <w:p w14:paraId="6813E65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E77F74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3B5786E3"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DE8F9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2037D85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9727F4F" w14:textId="77777777" w:rsidR="00C559FD" w:rsidRDefault="00C559FD" w:rsidP="002369E3">
            <w:pPr>
              <w:spacing w:line="276" w:lineRule="auto"/>
              <w:rPr>
                <w:rFonts w:ascii="Times New Roman" w:hAnsi="Times New Roman" w:cs="Times New Roman"/>
              </w:rPr>
            </w:pPr>
          </w:p>
        </w:tc>
      </w:tr>
      <w:tr w:rsidR="00C559FD" w14:paraId="433C2D19" w14:textId="77777777" w:rsidTr="002369E3">
        <w:tc>
          <w:tcPr>
            <w:tcW w:w="1934" w:type="dxa"/>
            <w:tcBorders>
              <w:top w:val="nil"/>
              <w:left w:val="nil"/>
              <w:bottom w:val="single" w:sz="4" w:space="0" w:color="auto"/>
              <w:right w:val="nil"/>
            </w:tcBorders>
          </w:tcPr>
          <w:p w14:paraId="5BDD4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204A11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16A522A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582F7A6B"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30785096"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2B84BAF" w14:textId="77777777" w:rsidR="00C559FD" w:rsidRDefault="00C559FD" w:rsidP="002369E3">
            <w:pPr>
              <w:spacing w:line="276" w:lineRule="auto"/>
              <w:rPr>
                <w:rFonts w:ascii="Times New Roman" w:hAnsi="Times New Roman" w:cs="Times New Roman"/>
              </w:rPr>
            </w:pPr>
          </w:p>
        </w:tc>
      </w:tr>
    </w:tbl>
    <w:p w14:paraId="769AFE95" w14:textId="77777777" w:rsidR="00C559FD" w:rsidRDefault="00C559FD" w:rsidP="00C559FD">
      <w:pPr>
        <w:spacing w:after="0" w:line="240" w:lineRule="auto"/>
        <w:rPr>
          <w:rFonts w:ascii="Times New Roman" w:hAnsi="Times New Roman" w:cs="Times New Roman"/>
          <w:b/>
          <w:bCs/>
        </w:rPr>
      </w:pPr>
    </w:p>
    <w:p w14:paraId="3325868D" w14:textId="77777777" w:rsidR="00C559FD" w:rsidRDefault="00C559FD" w:rsidP="00C559FD">
      <w:pPr>
        <w:spacing w:after="0" w:line="240" w:lineRule="auto"/>
        <w:rPr>
          <w:rFonts w:ascii="Times New Roman" w:hAnsi="Times New Roman" w:cs="Times New Roman"/>
          <w:b/>
          <w:bCs/>
        </w:rPr>
      </w:pPr>
    </w:p>
    <w:p w14:paraId="41A7A2C5"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71C2759"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67391057" w14:textId="77777777" w:rsidTr="002369E3">
        <w:tc>
          <w:tcPr>
            <w:tcW w:w="1934" w:type="dxa"/>
            <w:tcBorders>
              <w:top w:val="single" w:sz="4" w:space="0" w:color="auto"/>
              <w:left w:val="nil"/>
              <w:bottom w:val="single" w:sz="4" w:space="0" w:color="auto"/>
              <w:right w:val="nil"/>
            </w:tcBorders>
          </w:tcPr>
          <w:p w14:paraId="6E1E5B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1DADB7E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C7419C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D0D44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01107D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0B83E40" w14:textId="77777777" w:rsidR="00C559FD" w:rsidRDefault="00C559FD" w:rsidP="002369E3">
            <w:pPr>
              <w:spacing w:line="276" w:lineRule="auto"/>
              <w:rPr>
                <w:rFonts w:ascii="Times New Roman" w:hAnsi="Times New Roman" w:cs="Times New Roman"/>
              </w:rPr>
            </w:pPr>
          </w:p>
        </w:tc>
      </w:tr>
      <w:tr w:rsidR="00C559FD" w14:paraId="7A7AC629" w14:textId="77777777" w:rsidTr="002369E3">
        <w:tc>
          <w:tcPr>
            <w:tcW w:w="1934" w:type="dxa"/>
            <w:tcBorders>
              <w:top w:val="single" w:sz="4" w:space="0" w:color="auto"/>
              <w:left w:val="nil"/>
              <w:bottom w:val="nil"/>
              <w:right w:val="nil"/>
            </w:tcBorders>
          </w:tcPr>
          <w:p w14:paraId="1334BEF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698F9A2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451A4E8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D440C0E"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568F3B98"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FEE0D2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12C09A1" w14:textId="77777777" w:rsidTr="002369E3">
        <w:tc>
          <w:tcPr>
            <w:tcW w:w="1934" w:type="dxa"/>
            <w:tcBorders>
              <w:top w:val="nil"/>
              <w:left w:val="nil"/>
              <w:bottom w:val="nil"/>
              <w:right w:val="nil"/>
            </w:tcBorders>
          </w:tcPr>
          <w:p w14:paraId="531119E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21C0C2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190A644C"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EB67952"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79592417"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Pr>
                <w:rFonts w:ascii="Times New Roman" w:eastAsia="Times New Roman" w:hAnsi="Times New Roman" w:cs="Times New Roman"/>
              </w:rPr>
              <w:t>8</w:t>
            </w:r>
          </w:p>
        </w:tc>
        <w:tc>
          <w:tcPr>
            <w:tcW w:w="718" w:type="dxa"/>
            <w:tcBorders>
              <w:top w:val="nil"/>
              <w:left w:val="nil"/>
              <w:bottom w:val="nil"/>
              <w:right w:val="nil"/>
            </w:tcBorders>
          </w:tcPr>
          <w:p w14:paraId="6BCA765F" w14:textId="77777777" w:rsidR="00C559FD" w:rsidRDefault="00C559FD" w:rsidP="002369E3">
            <w:pPr>
              <w:spacing w:line="276" w:lineRule="auto"/>
              <w:rPr>
                <w:rFonts w:ascii="Times New Roman" w:hAnsi="Times New Roman" w:cs="Times New Roman"/>
              </w:rPr>
            </w:pPr>
          </w:p>
        </w:tc>
      </w:tr>
      <w:tr w:rsidR="00C559FD" w14:paraId="5BFE4F32" w14:textId="77777777" w:rsidTr="002369E3">
        <w:tc>
          <w:tcPr>
            <w:tcW w:w="1934" w:type="dxa"/>
            <w:tcBorders>
              <w:top w:val="nil"/>
              <w:left w:val="nil"/>
              <w:bottom w:val="nil"/>
              <w:right w:val="nil"/>
            </w:tcBorders>
          </w:tcPr>
          <w:p w14:paraId="217A4DB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6C04325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780CB4D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A823F40"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11C13512"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3C1DBD9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3401ED3" w14:textId="77777777" w:rsidTr="002369E3">
        <w:tc>
          <w:tcPr>
            <w:tcW w:w="1934" w:type="dxa"/>
            <w:tcBorders>
              <w:top w:val="nil"/>
              <w:left w:val="nil"/>
              <w:bottom w:val="nil"/>
              <w:right w:val="nil"/>
            </w:tcBorders>
          </w:tcPr>
          <w:p w14:paraId="4631241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642EBB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30597F0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46B2E8B"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4EE58621"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56576EB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DF82F3" w14:textId="77777777" w:rsidTr="002369E3">
        <w:tc>
          <w:tcPr>
            <w:tcW w:w="1934" w:type="dxa"/>
            <w:tcBorders>
              <w:top w:val="nil"/>
              <w:left w:val="nil"/>
              <w:bottom w:val="nil"/>
              <w:right w:val="nil"/>
            </w:tcBorders>
          </w:tcPr>
          <w:p w14:paraId="7DEB808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4EADDECE"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7F496E1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F1209E1"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3211D12F"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Pr>
                <w:rFonts w:ascii="Times New Roman" w:eastAsia="Times New Roman" w:hAnsi="Times New Roman" w:cs="Times New Roman"/>
              </w:rPr>
              <w:t>5</w:t>
            </w:r>
          </w:p>
        </w:tc>
        <w:tc>
          <w:tcPr>
            <w:tcW w:w="718" w:type="dxa"/>
            <w:tcBorders>
              <w:top w:val="nil"/>
              <w:left w:val="nil"/>
              <w:bottom w:val="nil"/>
              <w:right w:val="nil"/>
            </w:tcBorders>
          </w:tcPr>
          <w:p w14:paraId="7092C6BF" w14:textId="77777777" w:rsidR="00C559FD" w:rsidRDefault="00C559FD" w:rsidP="002369E3">
            <w:pPr>
              <w:spacing w:line="276" w:lineRule="auto"/>
              <w:rPr>
                <w:rFonts w:ascii="Times New Roman" w:hAnsi="Times New Roman" w:cs="Times New Roman"/>
              </w:rPr>
            </w:pPr>
          </w:p>
        </w:tc>
      </w:tr>
      <w:tr w:rsidR="00C559FD" w14:paraId="38DB38DE" w14:textId="77777777" w:rsidTr="002369E3">
        <w:tc>
          <w:tcPr>
            <w:tcW w:w="1934" w:type="dxa"/>
            <w:tcBorders>
              <w:top w:val="nil"/>
              <w:left w:val="nil"/>
              <w:bottom w:val="nil"/>
              <w:right w:val="nil"/>
            </w:tcBorders>
          </w:tcPr>
          <w:p w14:paraId="1EAF7DF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4D8056D4"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4F8FE4A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E4381C7"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5ED6A873"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6C0938F6" w14:textId="77777777" w:rsidR="00C559FD" w:rsidRDefault="00C559FD" w:rsidP="002369E3">
            <w:pPr>
              <w:spacing w:line="276" w:lineRule="auto"/>
              <w:rPr>
                <w:rFonts w:ascii="Times New Roman" w:hAnsi="Times New Roman" w:cs="Times New Roman"/>
              </w:rPr>
            </w:pPr>
          </w:p>
        </w:tc>
      </w:tr>
      <w:tr w:rsidR="00C559FD" w14:paraId="363A194E" w14:textId="77777777" w:rsidTr="002369E3">
        <w:tc>
          <w:tcPr>
            <w:tcW w:w="1934" w:type="dxa"/>
            <w:tcBorders>
              <w:top w:val="nil"/>
              <w:left w:val="nil"/>
              <w:bottom w:val="nil"/>
              <w:right w:val="nil"/>
            </w:tcBorders>
          </w:tcPr>
          <w:p w14:paraId="4D216E1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1689799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33098A4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00A1D56"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6F141C6B"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1932D34" w14:textId="77777777" w:rsidR="00C559FD" w:rsidRDefault="00C559FD" w:rsidP="002369E3">
            <w:pPr>
              <w:spacing w:line="276" w:lineRule="auto"/>
              <w:rPr>
                <w:rFonts w:ascii="Times New Roman" w:hAnsi="Times New Roman" w:cs="Times New Roman"/>
              </w:rPr>
            </w:pPr>
          </w:p>
        </w:tc>
      </w:tr>
      <w:tr w:rsidR="00C559FD" w14:paraId="715DB556" w14:textId="77777777" w:rsidTr="002369E3">
        <w:tc>
          <w:tcPr>
            <w:tcW w:w="1934" w:type="dxa"/>
            <w:tcBorders>
              <w:top w:val="nil"/>
              <w:left w:val="nil"/>
              <w:bottom w:val="nil"/>
              <w:right w:val="nil"/>
            </w:tcBorders>
          </w:tcPr>
          <w:p w14:paraId="6DE991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346FEB5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44A3FCE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2A5919"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0DA907DA"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289EDBA9" w14:textId="77777777" w:rsidR="00C559FD" w:rsidRDefault="00C559FD" w:rsidP="002369E3">
            <w:pPr>
              <w:spacing w:line="276" w:lineRule="auto"/>
              <w:rPr>
                <w:rFonts w:ascii="Times New Roman" w:hAnsi="Times New Roman" w:cs="Times New Roman"/>
              </w:rPr>
            </w:pPr>
          </w:p>
        </w:tc>
      </w:tr>
      <w:tr w:rsidR="00C559FD" w14:paraId="64E18337" w14:textId="77777777" w:rsidTr="002369E3">
        <w:tc>
          <w:tcPr>
            <w:tcW w:w="1934" w:type="dxa"/>
            <w:tcBorders>
              <w:top w:val="nil"/>
              <w:left w:val="nil"/>
              <w:bottom w:val="single" w:sz="4" w:space="0" w:color="auto"/>
              <w:right w:val="nil"/>
            </w:tcBorders>
          </w:tcPr>
          <w:p w14:paraId="3302A75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07DB963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0E1DB5DD"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24D68D85"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55FFDD9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3E3CAA2" w14:textId="77777777" w:rsidR="00C559FD" w:rsidRDefault="00C559FD" w:rsidP="002369E3">
            <w:pPr>
              <w:spacing w:line="276" w:lineRule="auto"/>
              <w:rPr>
                <w:rFonts w:ascii="Times New Roman" w:hAnsi="Times New Roman" w:cs="Times New Roman"/>
              </w:rPr>
            </w:pPr>
          </w:p>
        </w:tc>
      </w:tr>
    </w:tbl>
    <w:p w14:paraId="3A73B111" w14:textId="77777777" w:rsidR="00C559FD" w:rsidRPr="00220B13" w:rsidRDefault="00C559FD" w:rsidP="00C559FD">
      <w:pPr>
        <w:spacing w:after="0" w:line="240" w:lineRule="auto"/>
        <w:rPr>
          <w:rFonts w:ascii="Times New Roman" w:hAnsi="Times New Roman" w:cs="Times New Roman"/>
        </w:rPr>
      </w:pPr>
    </w:p>
    <w:p w14:paraId="035CBC16"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lastRenderedPageBreak/>
        <w:t>Table 7.</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17A8427B"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EB51737" w14:textId="77777777" w:rsidTr="002369E3">
        <w:tc>
          <w:tcPr>
            <w:tcW w:w="1843" w:type="dxa"/>
            <w:tcBorders>
              <w:top w:val="single" w:sz="4" w:space="0" w:color="auto"/>
              <w:left w:val="nil"/>
              <w:bottom w:val="single" w:sz="4" w:space="0" w:color="auto"/>
              <w:right w:val="nil"/>
            </w:tcBorders>
          </w:tcPr>
          <w:p w14:paraId="2D0B1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E35C33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0F8EDC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B23F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F36965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C31D494" w14:textId="77777777" w:rsidR="00C559FD" w:rsidRDefault="00C559FD" w:rsidP="002369E3">
            <w:pPr>
              <w:spacing w:line="276" w:lineRule="auto"/>
              <w:rPr>
                <w:rFonts w:ascii="Times New Roman" w:hAnsi="Times New Roman" w:cs="Times New Roman"/>
              </w:rPr>
            </w:pPr>
          </w:p>
        </w:tc>
      </w:tr>
      <w:tr w:rsidR="00C559FD" w14:paraId="78C2EC1B" w14:textId="77777777" w:rsidTr="002369E3">
        <w:tc>
          <w:tcPr>
            <w:tcW w:w="1843" w:type="dxa"/>
            <w:tcBorders>
              <w:top w:val="single" w:sz="4" w:space="0" w:color="auto"/>
              <w:left w:val="nil"/>
              <w:bottom w:val="nil"/>
              <w:right w:val="nil"/>
            </w:tcBorders>
          </w:tcPr>
          <w:p w14:paraId="044896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6FD335B3"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14BFFCE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456F554"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370E5A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CA749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BB2A30" w14:textId="77777777" w:rsidTr="002369E3">
        <w:tc>
          <w:tcPr>
            <w:tcW w:w="1843" w:type="dxa"/>
            <w:tcBorders>
              <w:top w:val="nil"/>
              <w:left w:val="nil"/>
              <w:bottom w:val="nil"/>
              <w:right w:val="nil"/>
            </w:tcBorders>
          </w:tcPr>
          <w:p w14:paraId="68E8BBB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4376820C"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3467D80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D7844D"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7CFB25D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078</w:t>
            </w:r>
          </w:p>
        </w:tc>
        <w:tc>
          <w:tcPr>
            <w:tcW w:w="718" w:type="dxa"/>
            <w:tcBorders>
              <w:top w:val="nil"/>
              <w:left w:val="nil"/>
              <w:bottom w:val="nil"/>
              <w:right w:val="nil"/>
            </w:tcBorders>
          </w:tcPr>
          <w:p w14:paraId="49E74E7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04DA110" w14:textId="77777777" w:rsidTr="002369E3">
        <w:tc>
          <w:tcPr>
            <w:tcW w:w="1843" w:type="dxa"/>
            <w:tcBorders>
              <w:top w:val="nil"/>
              <w:left w:val="nil"/>
              <w:bottom w:val="nil"/>
              <w:right w:val="nil"/>
            </w:tcBorders>
          </w:tcPr>
          <w:p w14:paraId="2C4E5B4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510F648"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6C4FE2E"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57CBE7"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193648AB"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528E833D" w14:textId="77777777" w:rsidR="00C559FD" w:rsidRDefault="00C559FD" w:rsidP="002369E3">
            <w:pPr>
              <w:spacing w:line="276" w:lineRule="auto"/>
              <w:rPr>
                <w:rFonts w:ascii="Times New Roman" w:hAnsi="Times New Roman" w:cs="Times New Roman"/>
              </w:rPr>
            </w:pPr>
          </w:p>
        </w:tc>
      </w:tr>
      <w:tr w:rsidR="00C559FD" w14:paraId="5365D5C3" w14:textId="77777777" w:rsidTr="002369E3">
        <w:tc>
          <w:tcPr>
            <w:tcW w:w="1843" w:type="dxa"/>
            <w:tcBorders>
              <w:top w:val="nil"/>
              <w:left w:val="nil"/>
              <w:bottom w:val="nil"/>
              <w:right w:val="nil"/>
            </w:tcBorders>
          </w:tcPr>
          <w:p w14:paraId="7D28BDD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1F082246"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1617956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1CB25DA"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0977CDB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015</w:t>
            </w:r>
          </w:p>
        </w:tc>
        <w:tc>
          <w:tcPr>
            <w:tcW w:w="718" w:type="dxa"/>
            <w:tcBorders>
              <w:top w:val="nil"/>
              <w:left w:val="nil"/>
              <w:bottom w:val="nil"/>
              <w:right w:val="nil"/>
            </w:tcBorders>
          </w:tcPr>
          <w:p w14:paraId="541C0E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5FE174D" w14:textId="77777777" w:rsidTr="002369E3">
        <w:tc>
          <w:tcPr>
            <w:tcW w:w="1843" w:type="dxa"/>
            <w:tcBorders>
              <w:top w:val="nil"/>
              <w:left w:val="nil"/>
              <w:bottom w:val="single" w:sz="4" w:space="0" w:color="auto"/>
              <w:right w:val="nil"/>
            </w:tcBorders>
          </w:tcPr>
          <w:p w14:paraId="04C684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4EDD2E86" w14:textId="77777777" w:rsidR="00C559FD" w:rsidRPr="00292237" w:rsidRDefault="00C559FD" w:rsidP="002369E3">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164EBB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5828C06"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C42BA83"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06FA28DB" w14:textId="77777777" w:rsidR="00C559FD" w:rsidRDefault="00C559FD" w:rsidP="002369E3">
            <w:pPr>
              <w:spacing w:line="276" w:lineRule="auto"/>
              <w:rPr>
                <w:rFonts w:ascii="Times New Roman" w:hAnsi="Times New Roman" w:cs="Times New Roman"/>
              </w:rPr>
            </w:pPr>
          </w:p>
        </w:tc>
      </w:tr>
    </w:tbl>
    <w:p w14:paraId="3FD0B239" w14:textId="77777777" w:rsidR="00C559FD" w:rsidRDefault="00C559FD" w:rsidP="00C559FD">
      <w:pPr>
        <w:spacing w:after="0" w:line="240" w:lineRule="auto"/>
        <w:rPr>
          <w:rFonts w:ascii="Times New Roman" w:hAnsi="Times New Roman" w:cs="Times New Roman"/>
          <w:b/>
          <w:bCs/>
        </w:rPr>
      </w:pPr>
    </w:p>
    <w:p w14:paraId="445218F6" w14:textId="77777777" w:rsidR="00C559FD" w:rsidRDefault="00C559FD" w:rsidP="00C559FD">
      <w:pPr>
        <w:spacing w:after="0" w:line="240" w:lineRule="auto"/>
        <w:rPr>
          <w:rFonts w:ascii="Times New Roman" w:hAnsi="Times New Roman" w:cs="Times New Roman"/>
          <w:b/>
          <w:bCs/>
        </w:rPr>
      </w:pPr>
    </w:p>
    <w:p w14:paraId="1C94708F"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05AED39A"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03174FC" w14:textId="77777777" w:rsidTr="002369E3">
        <w:tc>
          <w:tcPr>
            <w:tcW w:w="1843" w:type="dxa"/>
            <w:tcBorders>
              <w:top w:val="single" w:sz="4" w:space="0" w:color="auto"/>
              <w:left w:val="nil"/>
              <w:bottom w:val="single" w:sz="4" w:space="0" w:color="auto"/>
              <w:right w:val="nil"/>
            </w:tcBorders>
          </w:tcPr>
          <w:p w14:paraId="1EF870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C01734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1EB09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A88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3AAB773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F08D071" w14:textId="77777777" w:rsidR="00C559FD" w:rsidRDefault="00C559FD" w:rsidP="002369E3">
            <w:pPr>
              <w:spacing w:line="276" w:lineRule="auto"/>
              <w:rPr>
                <w:rFonts w:ascii="Times New Roman" w:hAnsi="Times New Roman" w:cs="Times New Roman"/>
              </w:rPr>
            </w:pPr>
          </w:p>
        </w:tc>
      </w:tr>
      <w:tr w:rsidR="00C559FD" w14:paraId="7AC7652D" w14:textId="77777777" w:rsidTr="002369E3">
        <w:tc>
          <w:tcPr>
            <w:tcW w:w="1843" w:type="dxa"/>
            <w:tcBorders>
              <w:top w:val="single" w:sz="4" w:space="0" w:color="auto"/>
              <w:left w:val="nil"/>
              <w:bottom w:val="nil"/>
              <w:right w:val="nil"/>
            </w:tcBorders>
          </w:tcPr>
          <w:p w14:paraId="3461E4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A74C8F7"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5D4E73F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5C3821B" w14:textId="77777777" w:rsidR="00C559FD" w:rsidRPr="00292237" w:rsidRDefault="00C559FD" w:rsidP="002369E3">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Pr>
                <w:rFonts w:ascii="Times New Roman" w:hAnsi="Times New Roman" w:cs="Times New Roman"/>
              </w:rPr>
              <w:t>8</w:t>
            </w:r>
          </w:p>
        </w:tc>
        <w:tc>
          <w:tcPr>
            <w:tcW w:w="992" w:type="dxa"/>
            <w:tcBorders>
              <w:top w:val="single" w:sz="4" w:space="0" w:color="auto"/>
              <w:left w:val="nil"/>
              <w:bottom w:val="nil"/>
              <w:right w:val="nil"/>
            </w:tcBorders>
          </w:tcPr>
          <w:p w14:paraId="58630233"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95847C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E123FF4" w14:textId="77777777" w:rsidTr="002369E3">
        <w:tc>
          <w:tcPr>
            <w:tcW w:w="1843" w:type="dxa"/>
            <w:tcBorders>
              <w:top w:val="nil"/>
              <w:left w:val="nil"/>
              <w:bottom w:val="nil"/>
              <w:right w:val="nil"/>
            </w:tcBorders>
          </w:tcPr>
          <w:p w14:paraId="4E816A2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5D24F48"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0038535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BE16CA6"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211D97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61CFDB05" w14:textId="77777777" w:rsidR="00C559FD" w:rsidRDefault="00C559FD" w:rsidP="002369E3">
            <w:pPr>
              <w:spacing w:line="276" w:lineRule="auto"/>
              <w:rPr>
                <w:rFonts w:ascii="Times New Roman" w:hAnsi="Times New Roman" w:cs="Times New Roman"/>
              </w:rPr>
            </w:pPr>
          </w:p>
        </w:tc>
      </w:tr>
      <w:tr w:rsidR="00C559FD" w14:paraId="006ABF92" w14:textId="77777777" w:rsidTr="002369E3">
        <w:tc>
          <w:tcPr>
            <w:tcW w:w="1843" w:type="dxa"/>
            <w:tcBorders>
              <w:top w:val="nil"/>
              <w:left w:val="nil"/>
              <w:bottom w:val="nil"/>
              <w:right w:val="nil"/>
            </w:tcBorders>
          </w:tcPr>
          <w:p w14:paraId="1D2C7E7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4EFD24DA"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607B95D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02F2582"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2BBE90A5"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48BFC8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006A0A3" w14:textId="77777777" w:rsidTr="002369E3">
        <w:tc>
          <w:tcPr>
            <w:tcW w:w="1843" w:type="dxa"/>
            <w:tcBorders>
              <w:top w:val="nil"/>
              <w:left w:val="nil"/>
              <w:bottom w:val="nil"/>
              <w:right w:val="nil"/>
            </w:tcBorders>
          </w:tcPr>
          <w:p w14:paraId="1A43E8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3A3C6E7E"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3B67A8E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2C6C4D0"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6E7929D0"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94610F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09ABAEF" w14:textId="77777777" w:rsidTr="002369E3">
        <w:tc>
          <w:tcPr>
            <w:tcW w:w="1843" w:type="dxa"/>
            <w:tcBorders>
              <w:top w:val="nil"/>
              <w:left w:val="nil"/>
              <w:bottom w:val="single" w:sz="4" w:space="0" w:color="auto"/>
              <w:right w:val="nil"/>
            </w:tcBorders>
          </w:tcPr>
          <w:p w14:paraId="294D682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9A273D2" w14:textId="77777777" w:rsidR="00C559FD" w:rsidRPr="00292237" w:rsidRDefault="00C559FD" w:rsidP="002369E3">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0842013B"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735E1EA"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928B1AA"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49090" w14:textId="77777777" w:rsidR="00C559FD" w:rsidRDefault="00C559FD" w:rsidP="002369E3">
            <w:pPr>
              <w:spacing w:line="276" w:lineRule="auto"/>
              <w:rPr>
                <w:rFonts w:ascii="Times New Roman" w:hAnsi="Times New Roman" w:cs="Times New Roman"/>
              </w:rPr>
            </w:pPr>
          </w:p>
        </w:tc>
      </w:tr>
    </w:tbl>
    <w:p w14:paraId="4B021567" w14:textId="77777777" w:rsidR="00C559FD" w:rsidRDefault="00C559FD" w:rsidP="00C559FD">
      <w:pPr>
        <w:spacing w:after="0" w:line="240" w:lineRule="auto"/>
        <w:rPr>
          <w:rFonts w:ascii="Times New Roman" w:hAnsi="Times New Roman" w:cs="Times New Roman"/>
          <w:b/>
          <w:bCs/>
        </w:rPr>
      </w:pPr>
    </w:p>
    <w:p w14:paraId="29FBDB33" w14:textId="77777777" w:rsidR="00C559FD" w:rsidRDefault="00C559FD" w:rsidP="00C559FD">
      <w:pPr>
        <w:spacing w:after="0" w:line="240" w:lineRule="auto"/>
        <w:rPr>
          <w:rFonts w:ascii="Times New Roman" w:hAnsi="Times New Roman" w:cs="Times New Roman"/>
          <w:b/>
          <w:bCs/>
        </w:rPr>
      </w:pPr>
    </w:p>
    <w:p w14:paraId="3E14FD1B"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 xml:space="preserve">Table 9.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463EDCE2" w14:textId="77777777" w:rsidR="00C559FD" w:rsidRDefault="00C559FD" w:rsidP="00C559FD">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241F89C9" w14:textId="77777777" w:rsidTr="002369E3">
        <w:tc>
          <w:tcPr>
            <w:tcW w:w="1843" w:type="dxa"/>
            <w:tcBorders>
              <w:top w:val="single" w:sz="4" w:space="0" w:color="auto"/>
              <w:left w:val="nil"/>
              <w:bottom w:val="single" w:sz="4" w:space="0" w:color="auto"/>
              <w:right w:val="nil"/>
            </w:tcBorders>
          </w:tcPr>
          <w:p w14:paraId="74ACAF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FD1F2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4E7B7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1E2863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4A433EC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0CD0402" w14:textId="77777777" w:rsidR="00C559FD" w:rsidRDefault="00C559FD" w:rsidP="002369E3">
            <w:pPr>
              <w:spacing w:line="276" w:lineRule="auto"/>
              <w:rPr>
                <w:rFonts w:ascii="Times New Roman" w:hAnsi="Times New Roman" w:cs="Times New Roman"/>
              </w:rPr>
            </w:pPr>
          </w:p>
        </w:tc>
      </w:tr>
      <w:tr w:rsidR="00C559FD" w14:paraId="65034B86" w14:textId="77777777" w:rsidTr="002369E3">
        <w:tc>
          <w:tcPr>
            <w:tcW w:w="1843" w:type="dxa"/>
            <w:tcBorders>
              <w:top w:val="single" w:sz="4" w:space="0" w:color="auto"/>
              <w:left w:val="nil"/>
              <w:bottom w:val="nil"/>
              <w:right w:val="nil"/>
            </w:tcBorders>
          </w:tcPr>
          <w:p w14:paraId="68F59B5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31544E37"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0A495B0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B35636C"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0A33FE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7ABCD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327AE38" w14:textId="77777777" w:rsidTr="002369E3">
        <w:tc>
          <w:tcPr>
            <w:tcW w:w="1843" w:type="dxa"/>
            <w:tcBorders>
              <w:top w:val="nil"/>
              <w:left w:val="nil"/>
              <w:bottom w:val="nil"/>
              <w:right w:val="nil"/>
            </w:tcBorders>
          </w:tcPr>
          <w:p w14:paraId="4A753EE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0EFAFAFD"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4D7B71EF"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3CEB63E"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7C3228E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B57676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502BC4B" w14:textId="77777777" w:rsidTr="002369E3">
        <w:tc>
          <w:tcPr>
            <w:tcW w:w="1843" w:type="dxa"/>
            <w:tcBorders>
              <w:top w:val="nil"/>
              <w:left w:val="nil"/>
              <w:bottom w:val="nil"/>
              <w:right w:val="nil"/>
            </w:tcBorders>
          </w:tcPr>
          <w:p w14:paraId="34536A3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7F1EB1F1"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79D7551"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AA8D8D"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00052DFF"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61C245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7FBD472" w14:textId="77777777" w:rsidTr="002369E3">
        <w:tc>
          <w:tcPr>
            <w:tcW w:w="1843" w:type="dxa"/>
            <w:tcBorders>
              <w:top w:val="nil"/>
              <w:left w:val="nil"/>
              <w:bottom w:val="nil"/>
              <w:right w:val="nil"/>
            </w:tcBorders>
          </w:tcPr>
          <w:p w14:paraId="04FE6D5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2FB5E2F3"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6FD0422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38746D0"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17B44F4A"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B52866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32EC73A" w14:textId="77777777" w:rsidTr="002369E3">
        <w:tc>
          <w:tcPr>
            <w:tcW w:w="1843" w:type="dxa"/>
            <w:tcBorders>
              <w:top w:val="nil"/>
              <w:left w:val="nil"/>
              <w:bottom w:val="single" w:sz="4" w:space="0" w:color="auto"/>
              <w:right w:val="nil"/>
            </w:tcBorders>
          </w:tcPr>
          <w:p w14:paraId="0311F2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62A256CD" w14:textId="77777777" w:rsidR="00C559FD" w:rsidRPr="00292237" w:rsidRDefault="00C559FD" w:rsidP="002369E3">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08E8E05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8F39A0F"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646A2895"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7A3D4FD" w14:textId="77777777" w:rsidR="00C559FD" w:rsidRDefault="00C559FD" w:rsidP="002369E3">
            <w:pPr>
              <w:spacing w:line="276" w:lineRule="auto"/>
              <w:rPr>
                <w:rFonts w:ascii="Times New Roman" w:hAnsi="Times New Roman" w:cs="Times New Roman"/>
              </w:rPr>
            </w:pPr>
          </w:p>
        </w:tc>
      </w:tr>
    </w:tbl>
    <w:p w14:paraId="749DC353" w14:textId="77777777" w:rsidR="00C559FD" w:rsidRDefault="00C559FD" w:rsidP="00C559FD">
      <w:pPr>
        <w:spacing w:line="240" w:lineRule="auto"/>
        <w:rPr>
          <w:rFonts w:ascii="Times New Roman" w:hAnsi="Times New Roman" w:cs="Times New Roman"/>
          <w:b/>
          <w:bCs/>
        </w:rPr>
      </w:pPr>
    </w:p>
    <w:p w14:paraId="635B3D63" w14:textId="77777777" w:rsidR="00C559FD" w:rsidRDefault="00C559FD" w:rsidP="00C559FD">
      <w:pPr>
        <w:rPr>
          <w:rFonts w:ascii="Times New Roman" w:hAnsi="Times New Roman" w:cs="Times New Roman"/>
          <w:b/>
          <w:bCs/>
        </w:rPr>
      </w:pPr>
      <w:r>
        <w:rPr>
          <w:rFonts w:ascii="Times New Roman" w:hAnsi="Times New Roman" w:cs="Times New Roman"/>
          <w:b/>
          <w:bCs/>
        </w:rPr>
        <w:br w:type="page"/>
      </w:r>
    </w:p>
    <w:p w14:paraId="3E4EF115" w14:textId="77777777" w:rsidR="00C559FD" w:rsidRDefault="00C559FD" w:rsidP="00C559FD">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C559FD" w14:paraId="36CA1AA1" w14:textId="77777777" w:rsidTr="002369E3">
        <w:tc>
          <w:tcPr>
            <w:tcW w:w="851" w:type="dxa"/>
            <w:tcBorders>
              <w:top w:val="single" w:sz="4" w:space="0" w:color="auto"/>
              <w:bottom w:val="single" w:sz="4" w:space="0" w:color="auto"/>
            </w:tcBorders>
          </w:tcPr>
          <w:p w14:paraId="75837E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509CE13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2D77E96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6C41A44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2D490B4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64316AF" w14:textId="77777777" w:rsidR="00C559FD" w:rsidRDefault="00C559FD" w:rsidP="002369E3">
            <w:pPr>
              <w:spacing w:line="276" w:lineRule="auto"/>
              <w:rPr>
                <w:rFonts w:ascii="Times New Roman" w:hAnsi="Times New Roman" w:cs="Times New Roman"/>
              </w:rPr>
            </w:pPr>
          </w:p>
        </w:tc>
      </w:tr>
      <w:tr w:rsidR="00C559FD" w14:paraId="67EF94E4" w14:textId="77777777" w:rsidTr="002369E3">
        <w:tc>
          <w:tcPr>
            <w:tcW w:w="851" w:type="dxa"/>
            <w:tcBorders>
              <w:top w:val="single" w:sz="4" w:space="0" w:color="auto"/>
            </w:tcBorders>
          </w:tcPr>
          <w:p w14:paraId="026C714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15425BA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2DC2EB9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29D5BDA1"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07D889EE"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19302B08"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5F6C2F87" w14:textId="77777777" w:rsidTr="002369E3">
        <w:tc>
          <w:tcPr>
            <w:tcW w:w="851" w:type="dxa"/>
          </w:tcPr>
          <w:p w14:paraId="6D2FD780" w14:textId="77777777" w:rsidR="00C559FD" w:rsidRDefault="00C559FD" w:rsidP="002369E3">
            <w:pPr>
              <w:spacing w:line="276" w:lineRule="auto"/>
              <w:rPr>
                <w:rFonts w:ascii="Times New Roman" w:hAnsi="Times New Roman" w:cs="Times New Roman"/>
              </w:rPr>
            </w:pPr>
          </w:p>
        </w:tc>
        <w:tc>
          <w:tcPr>
            <w:tcW w:w="3402" w:type="dxa"/>
          </w:tcPr>
          <w:p w14:paraId="5F6B402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8A407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42D8C716"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115A825E"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8480ECA"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715CBEE" w14:textId="77777777" w:rsidTr="002369E3">
        <w:tc>
          <w:tcPr>
            <w:tcW w:w="851" w:type="dxa"/>
          </w:tcPr>
          <w:p w14:paraId="54682735" w14:textId="77777777" w:rsidR="00C559FD" w:rsidRDefault="00C559FD" w:rsidP="002369E3">
            <w:pPr>
              <w:spacing w:line="276" w:lineRule="auto"/>
              <w:rPr>
                <w:rFonts w:ascii="Times New Roman" w:hAnsi="Times New Roman" w:cs="Times New Roman"/>
              </w:rPr>
            </w:pPr>
          </w:p>
        </w:tc>
        <w:tc>
          <w:tcPr>
            <w:tcW w:w="3402" w:type="dxa"/>
          </w:tcPr>
          <w:p w14:paraId="3AB4FB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4C31FE4E"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34F5C131"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530139E2"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71167F12"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FAADB38" w14:textId="77777777" w:rsidTr="002369E3">
        <w:tc>
          <w:tcPr>
            <w:tcW w:w="851" w:type="dxa"/>
          </w:tcPr>
          <w:p w14:paraId="6A3D1CA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3402" w:type="dxa"/>
          </w:tcPr>
          <w:p w14:paraId="4580756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6C23CDBF"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34990B7A"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6E5A2128"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12B6F392"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673379F" w14:textId="77777777" w:rsidTr="002369E3">
        <w:tc>
          <w:tcPr>
            <w:tcW w:w="851" w:type="dxa"/>
          </w:tcPr>
          <w:p w14:paraId="28A8A925" w14:textId="77777777" w:rsidR="00C559FD" w:rsidRDefault="00C559FD" w:rsidP="002369E3">
            <w:pPr>
              <w:spacing w:line="276" w:lineRule="auto"/>
              <w:rPr>
                <w:rFonts w:ascii="Times New Roman" w:hAnsi="Times New Roman" w:cs="Times New Roman"/>
              </w:rPr>
            </w:pPr>
          </w:p>
        </w:tc>
        <w:tc>
          <w:tcPr>
            <w:tcW w:w="3402" w:type="dxa"/>
          </w:tcPr>
          <w:p w14:paraId="696DB3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9D645E"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212043F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6DDD1294"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551EB784"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7B00188" w14:textId="77777777" w:rsidTr="002369E3">
        <w:tc>
          <w:tcPr>
            <w:tcW w:w="851" w:type="dxa"/>
            <w:tcBorders>
              <w:bottom w:val="single" w:sz="4" w:space="0" w:color="auto"/>
            </w:tcBorders>
          </w:tcPr>
          <w:p w14:paraId="5D297B1E" w14:textId="77777777" w:rsidR="00C559FD" w:rsidRDefault="00C559FD" w:rsidP="002369E3">
            <w:pPr>
              <w:spacing w:line="276" w:lineRule="auto"/>
              <w:rPr>
                <w:rFonts w:ascii="Times New Roman" w:hAnsi="Times New Roman" w:cs="Times New Roman"/>
              </w:rPr>
            </w:pPr>
          </w:p>
        </w:tc>
        <w:tc>
          <w:tcPr>
            <w:tcW w:w="3402" w:type="dxa"/>
            <w:tcBorders>
              <w:bottom w:val="single" w:sz="4" w:space="0" w:color="auto"/>
            </w:tcBorders>
          </w:tcPr>
          <w:p w14:paraId="1B651C1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10F48C29"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10B1AB88"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0B0E4173"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3CF17F5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563783B7" w14:textId="77777777" w:rsidR="00C559FD" w:rsidRDefault="00C559FD" w:rsidP="00C559FD">
      <w:pPr>
        <w:spacing w:line="240" w:lineRule="auto"/>
        <w:rPr>
          <w:rFonts w:ascii="Times New Roman" w:hAnsi="Times New Roman" w:cs="Times New Roman"/>
          <w:b/>
          <w:bCs/>
        </w:rPr>
      </w:pPr>
    </w:p>
    <w:p w14:paraId="3305B301" w14:textId="77777777" w:rsidR="00C559FD" w:rsidRDefault="00C559FD">
      <w:pPr>
        <w:rPr>
          <w:rFonts w:ascii="Times New Roman" w:hAnsi="Times New Roman" w:cs="Times New Roman"/>
          <w:b/>
          <w:bCs/>
        </w:rPr>
      </w:pPr>
      <w:r>
        <w:rPr>
          <w:rFonts w:ascii="Times New Roman" w:hAnsi="Times New Roman" w:cs="Times New Roman"/>
          <w:b/>
          <w:bCs/>
        </w:rPr>
        <w:br w:type="page"/>
      </w:r>
    </w:p>
    <w:p w14:paraId="11CD5BCF" w14:textId="00009FF9"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 xml:space="preserve">Appendix </w:t>
      </w:r>
      <w:r w:rsidR="00363704">
        <w:rPr>
          <w:rFonts w:ascii="Times New Roman" w:hAnsi="Times New Roman" w:cs="Times New Roman"/>
          <w:b/>
          <w:bCs/>
        </w:rPr>
        <w:t>B</w:t>
      </w:r>
      <w:r w:rsidRPr="0001252B">
        <w:rPr>
          <w:rFonts w:ascii="Times New Roman" w:hAnsi="Times New Roman" w:cs="Times New Roman"/>
          <w:b/>
          <w:bCs/>
        </w:rPr>
        <w:t xml:space="preserve">: </w:t>
      </w:r>
      <w:r w:rsidR="005820F8">
        <w:rPr>
          <w:rFonts w:ascii="Times New Roman" w:hAnsi="Times New Roman" w:cs="Times New Roman"/>
          <w:b/>
          <w:bCs/>
        </w:rPr>
        <w:t xml:space="preserve">Supplemental </w:t>
      </w:r>
      <w:r w:rsidRPr="0001252B">
        <w:rPr>
          <w:rFonts w:ascii="Times New Roman" w:hAnsi="Times New Roman" w:cs="Times New Roman"/>
          <w:b/>
          <w:bCs/>
        </w:rPr>
        <w:t>Figures</w:t>
      </w:r>
    </w:p>
    <w:p w14:paraId="37093CDB" w14:textId="77777777" w:rsidR="00363704" w:rsidRPr="00F84475" w:rsidRDefault="00363704" w:rsidP="00363704">
      <w:pPr>
        <w:rPr>
          <w:rFonts w:ascii="Times New Roman" w:hAnsi="Times New Roman" w:cs="Times New Roman"/>
        </w:rPr>
      </w:pPr>
      <w:r>
        <w:rPr>
          <w:rFonts w:ascii="Times New Roman" w:hAnsi="Times New Roman" w:cs="Times New Roman"/>
          <w:b/>
          <w:bCs/>
        </w:rPr>
        <w:t>Figure S1.</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culture </w:t>
      </w:r>
      <w:r w:rsidRPr="00CF28F9">
        <w:rPr>
          <w:rFonts w:ascii="Times New Roman" w:hAnsi="Times New Roman" w:cs="Times New Roman"/>
        </w:rPr>
        <w:t>growth</w:t>
      </w:r>
      <w:r>
        <w:rPr>
          <w:rFonts w:ascii="Times New Roman" w:hAnsi="Times New Roman" w:cs="Times New Roman"/>
        </w:rPr>
        <w:t xml:space="preserve"> curves and smoothing-spline fits for 17 clonal lines (numbers in upper left of each panel). Points show observed counts over time (days). Solid lines are smoothing-spline fits (described by </w:t>
      </w:r>
      <w:r w:rsidRPr="005C7D1F">
        <w:rPr>
          <w:rFonts w:ascii="Times New Roman" w:hAnsi="Times New Roman" w:cs="Times New Roman"/>
          <w:i/>
          <w:iCs/>
        </w:rPr>
        <w:t>R</w:t>
      </w:r>
      <w:r>
        <w:rPr>
          <w:rFonts w:ascii="Times New Roman" w:hAnsi="Times New Roman" w:cs="Times New Roman"/>
          <w:vertAlign w:val="superscript"/>
        </w:rPr>
        <w:t>2</w:t>
      </w:r>
      <w:r>
        <w:rPr>
          <w:rFonts w:ascii="Times New Roman" w:hAnsi="Times New Roman" w:cs="Times New Roman"/>
        </w:rPr>
        <w:t>). Dashed lines indicate the maximum slope of each spline on the log scale, corresponding to the maximum per-capita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of that replicate. Colors and panel letters distinguish the two temperature treatments (25 °C: a, b, c; 30 °C: d, e, f).</w:t>
      </w:r>
    </w:p>
    <w:p w14:paraId="6251602B" w14:textId="77777777" w:rsidR="00CA6A21" w:rsidRDefault="00CA6A21" w:rsidP="0001252B">
      <w:pPr>
        <w:rPr>
          <w:rFonts w:ascii="Times New Roman" w:hAnsi="Times New Roman" w:cs="Times New Roman"/>
        </w:rPr>
      </w:pPr>
    </w:p>
    <w:p w14:paraId="4252952F" w14:textId="77777777" w:rsidR="00363704" w:rsidRDefault="00363704" w:rsidP="0001252B">
      <w:pPr>
        <w:rPr>
          <w:rFonts w:ascii="Times New Roman" w:hAnsi="Times New Roman" w:cs="Times New Roman"/>
        </w:rPr>
      </w:pPr>
    </w:p>
    <w:p w14:paraId="7531F401" w14:textId="77777777" w:rsidR="00363704" w:rsidRDefault="00363704" w:rsidP="00363704">
      <w:pPr>
        <w:rPr>
          <w:rFonts w:ascii="Times New Roman" w:hAnsi="Times New Roman" w:cs="Times New Roman"/>
        </w:rPr>
      </w:pPr>
      <w:r>
        <w:rPr>
          <w:rFonts w:ascii="Times New Roman" w:hAnsi="Times New Roman" w:cs="Times New Roman"/>
          <w:b/>
          <w:bCs/>
        </w:rPr>
        <w:t>Figure S2.</w:t>
      </w:r>
      <w:r>
        <w:rPr>
          <w:rFonts w:ascii="Times New Roman" w:hAnsi="Times New Roman" w:cs="Times New Roman"/>
        </w:rPr>
        <w:t xml:space="preserve"> </w:t>
      </w:r>
      <w:r w:rsidRPr="00673F73">
        <w:rPr>
          <w:rFonts w:ascii="Times New Roman" w:hAnsi="Times New Roman" w:cs="Times New Roman"/>
        </w:rPr>
        <w:t xml:space="preserve">Logistic growth model fits for </w:t>
      </w:r>
      <w:r>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Pr>
          <w:rFonts w:ascii="Times New Roman" w:hAnsi="Times New Roman" w:cs="Times New Roman"/>
        </w:rPr>
        <w:t>x</w:t>
      </w:r>
      <w:r w:rsidRPr="00673F73">
        <w:rPr>
          <w:rFonts w:ascii="Times New Roman" w:hAnsi="Times New Roman" w:cs="Times New Roman"/>
        </w:rPr>
        <w:t xml:space="preserve"> current temperature </w:t>
      </w:r>
      <w:r>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53E68EEB" w14:textId="77777777" w:rsidR="00363704" w:rsidRDefault="00363704" w:rsidP="0001252B">
      <w:pPr>
        <w:rPr>
          <w:rFonts w:ascii="Times New Roman" w:hAnsi="Times New Roman" w:cs="Times New Roman"/>
        </w:rPr>
      </w:pPr>
    </w:p>
    <w:p w14:paraId="1AE88724" w14:textId="77777777" w:rsidR="00AD459C" w:rsidRDefault="00AD459C" w:rsidP="0001252B">
      <w:pPr>
        <w:rPr>
          <w:rFonts w:ascii="Times New Roman" w:hAnsi="Times New Roman" w:cs="Times New Roman"/>
        </w:rPr>
      </w:pPr>
    </w:p>
    <w:p w14:paraId="781B4BE2" w14:textId="678846EA" w:rsidR="00AD459C" w:rsidRDefault="00AD459C" w:rsidP="0001252B">
      <w:pPr>
        <w:rPr>
          <w:rFonts w:ascii="Times New Roman" w:hAnsi="Times New Roman" w:cs="Times New Roman"/>
        </w:rPr>
        <w:sectPr w:rsidR="00AD459C" w:rsidSect="00B10701">
          <w:footerReference w:type="default" r:id="rId22"/>
          <w:pgSz w:w="12240" w:h="15840"/>
          <w:pgMar w:top="1440" w:right="1440" w:bottom="1440" w:left="1440" w:header="720" w:footer="720" w:gutter="0"/>
          <w:pgNumType w:start="1"/>
          <w:cols w:space="720"/>
          <w:docGrid w:linePitch="360"/>
        </w:sectPr>
      </w:pPr>
      <w:r w:rsidRPr="00AD459C">
        <w:rPr>
          <w:rFonts w:ascii="Times New Roman" w:hAnsi="Times New Roman" w:cs="Times New Roman"/>
          <w:b/>
          <w:bCs/>
        </w:rPr>
        <w:t>Figure S3.</w:t>
      </w:r>
      <w:r w:rsidRPr="00AD459C">
        <w:rPr>
          <w:rFonts w:ascii="Times New Roman" w:hAnsi="Times New Roman" w:cs="Times New Roman"/>
        </w:rPr>
        <w:t xml:space="preserve"> Logistic growth model fits for </w:t>
      </w:r>
      <w:r w:rsidRPr="00AD459C">
        <w:rPr>
          <w:rFonts w:ascii="Times New Roman" w:hAnsi="Times New Roman" w:cs="Times New Roman"/>
          <w:i/>
          <w:iCs/>
        </w:rPr>
        <w:t>Tetrahymena</w:t>
      </w:r>
      <w:r w:rsidRPr="00AD459C">
        <w:rPr>
          <w:rFonts w:ascii="Times New Roman" w:hAnsi="Times New Roman" w:cs="Times New Roman"/>
        </w:rPr>
        <w:t xml:space="preserve"> populations across all treatments and replicates. Each panel shows observed counts (points) and the fitted logistic curve (lines) for a single replicate. Panels are arranged by treatment combination (competition x current temperature) in rows, with the ten replicates per treatment shown across columns. </w:t>
      </w:r>
      <w:r w:rsidRPr="0015093E">
        <w:rPr>
          <w:rFonts w:ascii="Times New Roman" w:hAnsi="Times New Roman" w:cs="Times New Roman"/>
          <w:i/>
          <w:iCs/>
        </w:rPr>
        <w:t>R</w:t>
      </w:r>
      <w:r w:rsidRPr="00AD459C">
        <w:rPr>
          <w:rFonts w:ascii="Times New Roman" w:hAnsi="Times New Roman" w:cs="Times New Roman"/>
        </w:rPr>
        <w:t>² (calculated on log-transformed data) are reported in the top-right of each panel</w:t>
      </w:r>
    </w:p>
    <w:p w14:paraId="28C7DB00" w14:textId="42883399" w:rsidR="00CA6A21" w:rsidRDefault="008B0441" w:rsidP="0001252B">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20DAC6BA" wp14:editId="77E569F2">
                <wp:simplePos x="0" y="0"/>
                <wp:positionH relativeFrom="column">
                  <wp:posOffset>8260288</wp:posOffset>
                </wp:positionH>
                <wp:positionV relativeFrom="margin">
                  <wp:posOffset>2810193</wp:posOffset>
                </wp:positionV>
                <wp:extent cx="357809" cy="318053"/>
                <wp:effectExtent l="953" t="0" r="5397" b="5398"/>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DAC6BA" id="_x0000_t202" coordsize="21600,21600" o:spt="202" path="m,l,21600r21600,l21600,xe">
                <v:stroke joinstyle="miter"/>
                <v:path gradientshapeok="t" o:connecttype="rect"/>
              </v:shapetype>
              <v:shape id="Text Box 2" o:spid="_x0000_s1026" type="#_x0000_t202" style="position:absolute;margin-left:650.4pt;margin-top:221.3pt;width:28.15pt;height:25.05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" stroked="f">
                <v:textbo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v:textbox>
                <w10:wrap anchory="margin"/>
              </v:shape>
            </w:pict>
          </mc:Fallback>
        </mc:AlternateContent>
      </w:r>
      <w:r w:rsidR="00CA6A21">
        <w:rPr>
          <w:rFonts w:ascii="Times New Roman" w:hAnsi="Times New Roman" w:cs="Times New Roman"/>
          <w:noProof/>
        </w:rPr>
        <w:drawing>
          <wp:inline distT="0" distB="0" distL="0" distR="0" wp14:anchorId="1A248F7F" wp14:editId="06CD2B43">
            <wp:extent cx="8329015" cy="4513478"/>
            <wp:effectExtent l="0" t="0" r="0" b="1905"/>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40172" cy="4519524"/>
                    </a:xfrm>
                    <a:prstGeom prst="rect">
                      <a:avLst/>
                    </a:prstGeom>
                    <a:noFill/>
                    <a:ln>
                      <a:noFill/>
                    </a:ln>
                  </pic:spPr>
                </pic:pic>
              </a:graphicData>
            </a:graphic>
          </wp:inline>
        </w:drawing>
      </w:r>
    </w:p>
    <w:p w14:paraId="4DE42F10" w14:textId="6B544012"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S1</w:t>
      </w:r>
      <w:r>
        <w:rPr>
          <w:rFonts w:ascii="Times New Roman" w:hAnsi="Times New Roman" w:cs="Times New Roman"/>
          <w:b/>
          <w:bCs/>
        </w:rPr>
        <w:t>.</w:t>
      </w:r>
    </w:p>
    <w:p w14:paraId="595E2032" w14:textId="43E6B390" w:rsidR="00CA6A21" w:rsidRDefault="00CA6A21" w:rsidP="0001252B">
      <w:pPr>
        <w:rPr>
          <w:rFonts w:ascii="Times New Roman" w:hAnsi="Times New Roman" w:cs="Times New Roman"/>
        </w:rPr>
      </w:pPr>
    </w:p>
    <w:p w14:paraId="3437CAFF" w14:textId="4FEC4184" w:rsidR="00CA6A21" w:rsidRDefault="00CA6A21" w:rsidP="0001252B">
      <w:pPr>
        <w:rPr>
          <w:rFonts w:ascii="Times New Roman" w:hAnsi="Times New Roman" w:cs="Times New Roman"/>
        </w:rPr>
        <w:sectPr w:rsidR="00CA6A21" w:rsidSect="00CA6A21">
          <w:footerReference w:type="default" r:id="rId24"/>
          <w:pgSz w:w="15840" w:h="12240" w:orient="landscape"/>
          <w:pgMar w:top="1440" w:right="1440" w:bottom="1440" w:left="1440" w:header="720" w:footer="720" w:gutter="0"/>
          <w:cols w:space="720"/>
          <w:docGrid w:linePitch="360"/>
        </w:sectPr>
      </w:pPr>
    </w:p>
    <w:p w14:paraId="68026DB8" w14:textId="5A08E61F" w:rsidR="00E17786" w:rsidRDefault="00134E49">
      <w:pPr>
        <w:rPr>
          <w:rFonts w:ascii="Times New Roman" w:hAnsi="Times New Roman" w:cs="Times New Roman"/>
          <w:b/>
          <w:bCs/>
        </w:rPr>
      </w:pPr>
      <w:r w:rsidRPr="008B0441">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15C70124" wp14:editId="19A5E2E9">
                <wp:simplePos x="0" y="0"/>
                <wp:positionH relativeFrom="column">
                  <wp:posOffset>8372792</wp:posOffset>
                </wp:positionH>
                <wp:positionV relativeFrom="margin">
                  <wp:align>center</wp:align>
                </wp:positionV>
                <wp:extent cx="357809" cy="318053"/>
                <wp:effectExtent l="953" t="0" r="5397" b="5398"/>
                <wp:wrapNone/>
                <wp:docPr id="1247280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70124" id="_x0000_s1027" type="#_x0000_t202" style="position:absolute;margin-left:659.25pt;margin-top:0;width:28.15pt;height:25.05pt;rotation:-90;z-index:251661312;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" stroked="f">
                <v:textbo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v:textbox>
                <w10:wrap anchory="margin"/>
              </v:shape>
            </w:pict>
          </mc:Fallback>
        </mc:AlternateContent>
      </w:r>
      <w:r w:rsidR="00673F73">
        <w:rPr>
          <w:rFonts w:ascii="Times New Roman" w:hAnsi="Times New Roman" w:cs="Times New Roman"/>
          <w:b/>
          <w:bCs/>
          <w:noProof/>
        </w:rPr>
        <w:drawing>
          <wp:inline distT="0" distB="0" distL="0" distR="0" wp14:anchorId="42C5893A" wp14:editId="1C410E45">
            <wp:extent cx="8237551" cy="4465185"/>
            <wp:effectExtent l="0" t="0" r="0" b="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47191" cy="4470411"/>
                    </a:xfrm>
                    <a:prstGeom prst="rect">
                      <a:avLst/>
                    </a:prstGeom>
                    <a:noFill/>
                    <a:ln>
                      <a:noFill/>
                    </a:ln>
                  </pic:spPr>
                </pic:pic>
              </a:graphicData>
            </a:graphic>
          </wp:inline>
        </w:drawing>
      </w:r>
    </w:p>
    <w:p w14:paraId="56703EB4" w14:textId="45F131C4"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S2</w:t>
      </w:r>
      <w:r>
        <w:rPr>
          <w:rFonts w:ascii="Times New Roman" w:hAnsi="Times New Roman" w:cs="Times New Roman"/>
          <w:b/>
          <w:bCs/>
        </w:rPr>
        <w:t>.</w:t>
      </w:r>
      <w:r>
        <w:rPr>
          <w:rFonts w:ascii="Times New Roman" w:hAnsi="Times New Roman" w:cs="Times New Roman"/>
        </w:rPr>
        <w:t xml:space="preserve"> </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67ED3575" w:rsidR="00673F73" w:rsidRDefault="00134E49" w:rsidP="00673F73">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24935552" wp14:editId="5DF866B3">
                <wp:simplePos x="0" y="0"/>
                <wp:positionH relativeFrom="column">
                  <wp:posOffset>8324532</wp:posOffset>
                </wp:positionH>
                <wp:positionV relativeFrom="margin">
                  <wp:align>center</wp:align>
                </wp:positionV>
                <wp:extent cx="357809" cy="318053"/>
                <wp:effectExtent l="953" t="0" r="5397" b="5398"/>
                <wp:wrapNone/>
                <wp:docPr id="35881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35552" id="_x0000_s1028" type="#_x0000_t202" style="position:absolute;margin-left:655.45pt;margin-top:0;width:28.15pt;height:25.05pt;rotation:-90;z-index:251663360;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" stroked="f">
                <v:textbo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v:textbox>
                <w10:wrap anchory="margin"/>
              </v:shape>
            </w:pict>
          </mc:Fallback>
        </mc:AlternateContent>
      </w:r>
      <w:r w:rsidR="004B61AC">
        <w:rPr>
          <w:rFonts w:ascii="Times New Roman" w:hAnsi="Times New Roman" w:cs="Times New Roman"/>
          <w:noProof/>
        </w:rPr>
        <w:drawing>
          <wp:inline distT="0" distB="0" distL="0" distR="0" wp14:anchorId="0CD37013" wp14:editId="3C3D71BC">
            <wp:extent cx="8014915" cy="4344504"/>
            <wp:effectExtent l="0" t="0" r="5715"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17967" cy="4346158"/>
                    </a:xfrm>
                    <a:prstGeom prst="rect">
                      <a:avLst/>
                    </a:prstGeom>
                    <a:noFill/>
                    <a:ln>
                      <a:noFill/>
                    </a:ln>
                  </pic:spPr>
                </pic:pic>
              </a:graphicData>
            </a:graphic>
          </wp:inline>
        </w:drawing>
      </w:r>
    </w:p>
    <w:p w14:paraId="7EB310A5" w14:textId="0503A8AA" w:rsidR="00C559FD" w:rsidRPr="00C559FD" w:rsidRDefault="00C559FD" w:rsidP="00673F73">
      <w:pPr>
        <w:rPr>
          <w:rFonts w:ascii="Times New Roman" w:hAnsi="Times New Roman" w:cs="Times New Roman"/>
          <w:b/>
          <w:bCs/>
        </w:rPr>
      </w:pPr>
      <w:r w:rsidRPr="00C559FD">
        <w:rPr>
          <w:rFonts w:ascii="Times New Roman" w:hAnsi="Times New Roman" w:cs="Times New Roman"/>
          <w:b/>
          <w:bCs/>
        </w:rPr>
        <w:t>Figure S3.</w:t>
      </w:r>
    </w:p>
    <w:p w14:paraId="43A894AF" w14:textId="49589583" w:rsidR="00D5656F" w:rsidRDefault="00D5656F">
      <w:pPr>
        <w:rPr>
          <w:rFonts w:ascii="Times New Roman" w:hAnsi="Times New Roman" w:cs="Times New Roman"/>
          <w:b/>
          <w:bCs/>
        </w:rPr>
        <w:sectPr w:rsidR="00D5656F" w:rsidSect="00D5656F">
          <w:footerReference w:type="default" r:id="rId27"/>
          <w:pgSz w:w="15840" w:h="12240" w:orient="landscape"/>
          <w:pgMar w:top="1440" w:right="1440" w:bottom="1440" w:left="1440" w:header="720" w:footer="720" w:gutter="0"/>
          <w:cols w:space="720"/>
          <w:docGrid w:linePitch="360"/>
        </w:sectPr>
      </w:pPr>
    </w:p>
    <w:p w14:paraId="022F9834" w14:textId="4DE332BB" w:rsidR="00C559FD" w:rsidRPr="00C559FD" w:rsidRDefault="00C559FD" w:rsidP="00C559FD"/>
    <w:sectPr w:rsidR="00C559FD" w:rsidRPr="00C559FD"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asey terHorst" w:date="2026-06-17T14:37:00Z" w:initials="CPT">
    <w:p w14:paraId="3FD1E483" w14:textId="3568080B" w:rsidR="005F1689" w:rsidRDefault="005F1689">
      <w:pPr>
        <w:pStyle w:val="CommentText"/>
      </w:pPr>
      <w:r>
        <w:rPr>
          <w:rStyle w:val="CommentReference"/>
        </w:rPr>
        <w:annotationRef/>
      </w:r>
      <w:r>
        <w:t>Oh sure, but not MY cats…</w:t>
      </w:r>
    </w:p>
  </w:comment>
  <w:comment w:id="2" w:author="Casey terHorst" w:date="2026-06-17T14:39:00Z" w:initials="CPT">
    <w:p w14:paraId="730966DC" w14:textId="38F7F780" w:rsidR="005F1689" w:rsidRDefault="005F1689">
      <w:pPr>
        <w:pStyle w:val="CommentText"/>
      </w:pPr>
      <w:r>
        <w:rPr>
          <w:rStyle w:val="CommentReference"/>
        </w:rPr>
        <w:annotationRef/>
      </w:r>
      <w:r>
        <w:t>Awkward wording. Mean and variance??</w:t>
      </w:r>
    </w:p>
  </w:comment>
  <w:comment w:id="3" w:author="Casey terHorst" w:date="2026-06-17T14:43:00Z" w:initials="CPT">
    <w:p w14:paraId="1BDEB182" w14:textId="760D8C24" w:rsidR="005F1689" w:rsidRDefault="005F1689">
      <w:pPr>
        <w:pStyle w:val="CommentText"/>
      </w:pPr>
      <w:r>
        <w:rPr>
          <w:rStyle w:val="CommentReference"/>
        </w:rPr>
        <w:annotationRef/>
      </w:r>
      <w:r>
        <w:t>Which traits</w:t>
      </w:r>
    </w:p>
  </w:comment>
  <w:comment w:id="4" w:author="Casey terHorst" w:date="2026-06-17T14:44:00Z" w:initials="CPT">
    <w:p w14:paraId="00C62C74" w14:textId="1B377291" w:rsidR="005F1689" w:rsidRDefault="005F1689">
      <w:pPr>
        <w:pStyle w:val="CommentText"/>
      </w:pPr>
      <w:r>
        <w:rPr>
          <w:rStyle w:val="CommentReference"/>
        </w:rPr>
        <w:annotationRef/>
      </w:r>
      <w:r>
        <w:t>I wasn’t sure what you’re getting at here with the single dimension</w:t>
      </w:r>
    </w:p>
  </w:comment>
  <w:comment w:id="5" w:author="Casey terHorst" w:date="2026-06-17T14:46:00Z" w:initials="CPT">
    <w:p w14:paraId="4A3BB9A0" w14:textId="6C5769E8" w:rsidR="000373D4" w:rsidRDefault="000373D4">
      <w:pPr>
        <w:pStyle w:val="CommentText"/>
      </w:pPr>
      <w:r>
        <w:rPr>
          <w:rStyle w:val="CommentReference"/>
        </w:rPr>
        <w:annotationRef/>
      </w:r>
      <w:r>
        <w:t>There’s a higher level argument to be made as well in that more tolerance of temperature might decrease selection in response to temperature. In other words, selection might have the strongest effects on populations of individuals with no plasticity. Maybe this is beyond the scope of this though</w:t>
      </w:r>
    </w:p>
  </w:comment>
  <w:comment w:id="6"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7"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8"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9"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10"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11" w:author="Mendelson, Alex" w:date="2026-06-08T10:31:00Z" w:initials="AM">
    <w:p w14:paraId="74EF5B77" w14:textId="77777777" w:rsidR="00807342" w:rsidRDefault="00807342" w:rsidP="00807342">
      <w:pPr>
        <w:pStyle w:val="CommentText"/>
      </w:pPr>
      <w:r>
        <w:rPr>
          <w:rStyle w:val="CommentReference"/>
        </w:rPr>
        <w:annotationRef/>
      </w:r>
      <w:r>
        <w:t>Added to graf 3 of discussion</w:t>
      </w:r>
    </w:p>
  </w:comment>
  <w:comment w:id="12" w:author="terHorst, Casey  P" w:date="2026-06-01T13:05:00Z" w:initials="Ct">
    <w:p w14:paraId="669C2FCE" w14:textId="77777777" w:rsidR="0061680A" w:rsidRDefault="0061680A" w:rsidP="0071469B">
      <w:r>
        <w:rPr>
          <w:rStyle w:val="CommentReference"/>
        </w:rPr>
        <w:annotationRef/>
      </w:r>
      <w:r>
        <w:rPr>
          <w:sz w:val="20"/>
          <w:szCs w:val="20"/>
        </w:rPr>
        <w:t>List references in ascending chronological order (oldest first)</w:t>
      </w:r>
    </w:p>
  </w:comment>
  <w:comment w:id="13" w:author="Casey terHorst" w:date="2026-06-17T14:50:00Z" w:initials="CPT">
    <w:p w14:paraId="7086D819" w14:textId="1130F9FC" w:rsidR="000373D4" w:rsidRDefault="000373D4">
      <w:pPr>
        <w:pStyle w:val="CommentText"/>
      </w:pPr>
      <w:r>
        <w:rPr>
          <w:rStyle w:val="CommentReference"/>
        </w:rPr>
        <w:annotationRef/>
      </w:r>
      <w:r>
        <w:t>Are they??</w:t>
      </w:r>
    </w:p>
  </w:comment>
  <w:comment w:id="14" w:author="terHorst, Casey  P" w:date="2026-06-01T13:15:00Z" w:initials="Ct">
    <w:p w14:paraId="6898CD14" w14:textId="77777777" w:rsidR="004C2048" w:rsidRDefault="004C2048" w:rsidP="004C2048">
      <w:r>
        <w:rPr>
          <w:rStyle w:val="CommentReference"/>
        </w:rPr>
        <w:annotationRef/>
      </w:r>
      <w:r>
        <w:rPr>
          <w:sz w:val="20"/>
          <w:szCs w:val="20"/>
        </w:rPr>
        <w:t>none?? Just making sure cuz otherwise somebody will take exception at having done the one study...</w:t>
      </w:r>
    </w:p>
  </w:comment>
  <w:comment w:id="15" w:author="Mendelson, Alex" w:date="2026-06-08T10:38:00Z" w:initials="AM">
    <w:p w14:paraId="55DFF0F5" w14:textId="77777777" w:rsidR="00807342" w:rsidRDefault="00807342" w:rsidP="00807342">
      <w:pPr>
        <w:pStyle w:val="CommentText"/>
      </w:pPr>
      <w:r>
        <w:rPr>
          <w:rStyle w:val="CommentReference"/>
        </w:rPr>
        <w:annotationRef/>
      </w:r>
      <w:r>
        <w:t>Did a deeper search sesh and found one that looked at community structure under variable temperatures in the invasive range of S purp (Zander 2017); softened the claim but kept the “none” for evolvability</w:t>
      </w:r>
    </w:p>
  </w:comment>
  <w:comment w:id="17" w:author="terHorst, Casey  P" w:date="2026-06-01T13:19:00Z" w:initials="Ct">
    <w:p w14:paraId="42CFE31E" w14:textId="77777777" w:rsidR="00170C23" w:rsidRDefault="00170C23" w:rsidP="00170C23">
      <w:r>
        <w:rPr>
          <w:rStyle w:val="CommentReference"/>
        </w:rPr>
        <w:annotationRef/>
      </w:r>
      <w:r>
        <w:rPr>
          <w:sz w:val="20"/>
          <w:szCs w:val="20"/>
        </w:rPr>
        <w:t>I wonder if one reason is that the community is remarkably consistent across the range of the plant (Buckley and Miller paper that I don't remember the year of), but the temperature range is extreme, with plants in Florida and Maine experiencing vastly different seasonal fluctuations, as well as high variance in within year and within day temps in any given location. These things should be SUPER plastic</w:t>
      </w:r>
    </w:p>
  </w:comment>
  <w:comment w:id="18" w:author="Mendelson, Alex" w:date="2026-06-08T10:57:00Z" w:initials="AM">
    <w:p w14:paraId="230CAC11" w14:textId="77777777" w:rsidR="00C01A60" w:rsidRDefault="00C01A60" w:rsidP="00C01A60">
      <w:pPr>
        <w:pStyle w:val="CommentText"/>
      </w:pPr>
      <w:r>
        <w:rPr>
          <w:rStyle w:val="CommentReference"/>
        </w:rPr>
        <w:annotationRef/>
      </w:r>
      <w:r>
        <w:t>Added a few sentences to address this in the previous graf</w:t>
      </w:r>
    </w:p>
  </w:comment>
  <w:comment w:id="16" w:author="Casey terHorst" w:date="2026-06-17T14:52:00Z" w:initials="CPT">
    <w:p w14:paraId="586E2A50" w14:textId="0D1BF65D" w:rsidR="000373D4" w:rsidRDefault="000373D4">
      <w:pPr>
        <w:pStyle w:val="CommentText"/>
      </w:pPr>
      <w:r>
        <w:rPr>
          <w:rStyle w:val="CommentReference"/>
        </w:rPr>
        <w:annotationRef/>
      </w:r>
      <w:r>
        <w:t>I mean, meh, is it all that surprising that somebody hasn’t tested this exact question on the microbes inside of this one particular plant spedies??</w:t>
      </w:r>
    </w:p>
  </w:comment>
  <w:comment w:id="19" w:author="terHorst, Casey  P" w:date="2026-06-01T13:20:00Z" w:initials="Ct">
    <w:p w14:paraId="079585F2" w14:textId="77777777" w:rsidR="00170C23" w:rsidRDefault="00170C23" w:rsidP="00170C23">
      <w:r>
        <w:rPr>
          <w:rStyle w:val="CommentReference"/>
        </w:rPr>
        <w:annotationRef/>
      </w:r>
      <w:r>
        <w:rPr>
          <w:sz w:val="20"/>
          <w:szCs w:val="20"/>
        </w:rPr>
        <w:t>Be sure to look at Cochran-Stafira's (sp?) work on rotifers. She's one of the only people who ever works on them</w:t>
      </w:r>
    </w:p>
  </w:comment>
  <w:comment w:id="20" w:author="Mendelson, Alex" w:date="2026-06-08T11:02:00Z" w:initials="AM">
    <w:p w14:paraId="38F605DD" w14:textId="77777777" w:rsidR="00AF3019" w:rsidRDefault="00AF3019" w:rsidP="00AF3019">
      <w:pPr>
        <w:pStyle w:val="CommentText"/>
      </w:pPr>
      <w:r>
        <w:rPr>
          <w:rStyle w:val="CommentReference"/>
        </w:rPr>
        <w:annotationRef/>
      </w:r>
      <w:r>
        <w:t xml:space="preserve">I’ve come across her work, and have been unable to fine anything peer-reviewed that is about H rosa specifically. There are a few undergrad ESA posters from the early ‘00s, but I can only find fragments of their abstracts. Best I could find is this poster from ESA 2009 </w:t>
      </w:r>
      <w:hyperlink r:id="rId1" w:history="1">
        <w:r w:rsidRPr="00665EA7">
          <w:rPr>
            <w:rStyle w:val="Hyperlink"/>
          </w:rPr>
          <w:t>https://programarchives.z20.web.core.windows.net/2009/Paper21085.html</w:t>
        </w:r>
      </w:hyperlink>
    </w:p>
    <w:p w14:paraId="514BC587" w14:textId="77777777" w:rsidR="00AF3019" w:rsidRDefault="00AF3019" w:rsidP="00AF3019">
      <w:pPr>
        <w:pStyle w:val="CommentText"/>
      </w:pPr>
    </w:p>
    <w:p w14:paraId="19528509" w14:textId="77777777" w:rsidR="00AF3019" w:rsidRDefault="00AF3019" w:rsidP="00AF3019">
      <w:pPr>
        <w:pStyle w:val="CommentText"/>
      </w:pPr>
      <w:r>
        <w:t>But these aren’t really citable in a thesis, right?</w:t>
      </w:r>
    </w:p>
  </w:comment>
  <w:comment w:id="23" w:author="terHorst, Casey  P" w:date="2026-06-01T13:48:00Z" w:initials="Ct">
    <w:p w14:paraId="01E095F4" w14:textId="77777777" w:rsidR="007652AD" w:rsidRDefault="007652AD" w:rsidP="007652AD">
      <w:r>
        <w:rPr>
          <w:rStyle w:val="CommentReference"/>
        </w:rPr>
        <w:annotationRef/>
      </w:r>
      <w:r>
        <w:rPr>
          <w:sz w:val="20"/>
          <w:szCs w:val="20"/>
        </w:rPr>
        <w:t>My recollection is that we got the mosquitoes out immediately back at FSU. So within 4 hours?</w:t>
      </w:r>
    </w:p>
  </w:comment>
  <w:comment w:id="24"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25"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26"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27"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31" w:author="Casey terHorst" w:date="2026-06-17T15:19:00Z" w:initials="CPT">
    <w:p w14:paraId="61A71D2B" w14:textId="229FA42D" w:rsidR="009664A2" w:rsidRDefault="009664A2">
      <w:pPr>
        <w:pStyle w:val="CommentText"/>
      </w:pPr>
      <w:r>
        <w:rPr>
          <w:rStyle w:val="CommentReference"/>
        </w:rPr>
        <w:annotationRef/>
      </w:r>
      <w:r>
        <w:t>Could you just say “both sites”?</w:t>
      </w:r>
    </w:p>
  </w:comment>
  <w:comment w:id="35" w:author="Mendelson, Alex" w:date="2026-06-04T10:26:00Z" w:initials="AM">
    <w:p w14:paraId="439E7A71" w14:textId="77777777" w:rsidR="00736499" w:rsidRDefault="00736499" w:rsidP="00736499">
      <w:pPr>
        <w:pStyle w:val="CommentText"/>
      </w:pPr>
      <w:r>
        <w:rPr>
          <w:rStyle w:val="CommentReference"/>
        </w:rPr>
        <w:annotationRef/>
      </w:r>
      <w:r>
        <w:t>To self: review Schmell rule on single-digit numbers</w:t>
      </w:r>
    </w:p>
  </w:comment>
  <w:comment w:id="36" w:author="Mendelson, Alex" w:date="2026-06-08T11:15:00Z" w:initials="AM">
    <w:p w14:paraId="3390C33C" w14:textId="77777777" w:rsidR="00DA0918" w:rsidRDefault="00DA0918" w:rsidP="00DA0918">
      <w:pPr>
        <w:pStyle w:val="CommentText"/>
      </w:pPr>
      <w:r>
        <w:rPr>
          <w:rStyle w:val="CommentReference"/>
        </w:rPr>
        <w:annotationRef/>
      </w:r>
      <w:r>
        <w:t>I think this is right? Since clones are experimental units, it should be numerals? Still not sure</w:t>
      </w:r>
    </w:p>
  </w:comment>
  <w:comment w:id="44" w:author="terHorst, Casey  P" w:date="2026-06-01T14:03:00Z" w:initials="Ct">
    <w:p w14:paraId="4A195EA2" w14:textId="77777777" w:rsidR="00FC5818" w:rsidRDefault="00FC5818" w:rsidP="00FC5818">
      <w:r>
        <w:rPr>
          <w:rStyle w:val="CommentReference"/>
        </w:rPr>
        <w:annotationRef/>
      </w:r>
      <w:r>
        <w:rPr>
          <w:sz w:val="20"/>
          <w:szCs w:val="20"/>
        </w:rPr>
        <w:t>There's probably also a citation for the growthrates package</w:t>
      </w:r>
    </w:p>
  </w:comment>
  <w:comment w:id="45"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46" w:author="terHorst, Casey  P" w:date="2026-06-01T14:06:00Z" w:initials="Ct">
    <w:p w14:paraId="4D6A376C" w14:textId="77777777" w:rsidR="00FC5818" w:rsidRDefault="00FC5818" w:rsidP="00FC5818">
      <w:r>
        <w:rPr>
          <w:rStyle w:val="CommentReference"/>
        </w:rPr>
        <w:annotationRef/>
      </w:r>
      <w:r>
        <w:rPr>
          <w:sz w:val="20"/>
          <w:szCs w:val="20"/>
        </w:rPr>
        <w:t>This whole graf is SO nerdy, in a wonderful way. Don't change anything</w:t>
      </w:r>
    </w:p>
  </w:comment>
  <w:comment w:id="48" w:author="terHorst, Casey  P" w:date="2026-06-01T14:26:00Z" w:initials="Ct">
    <w:p w14:paraId="25EEE597" w14:textId="77777777" w:rsidR="002A4E9B" w:rsidRDefault="002A4E9B" w:rsidP="002A4E9B">
      <w:r>
        <w:rPr>
          <w:rStyle w:val="CommentReference"/>
        </w:rPr>
        <w:annotationRef/>
      </w:r>
      <w:r>
        <w:rPr>
          <w:sz w:val="20"/>
          <w:szCs w:val="20"/>
        </w:rPr>
        <w:t>Is this truly zero to like six decimal points or whatever R shows? Or is 0.01%? If the latter, report that</w:t>
      </w:r>
    </w:p>
  </w:comment>
  <w:comment w:id="49" w:author="Mendelson, Alex" w:date="2026-06-04T10:44:00Z" w:initials="AM">
    <w:p w14:paraId="3A99CA68" w14:textId="77777777" w:rsidR="00F553CF" w:rsidRDefault="00F553CF" w:rsidP="00F553CF">
      <w:pPr>
        <w:pStyle w:val="CommentText"/>
      </w:pPr>
      <w:r>
        <w:rPr>
          <w:rStyle w:val="CommentReference"/>
        </w:rPr>
        <w:annotationRef/>
      </w:r>
      <w:r>
        <w:t>Surprisingly yes, 0.000000 for both site and leaf</w:t>
      </w:r>
    </w:p>
  </w:comment>
  <w:comment w:id="50" w:author="Casey terHorst" w:date="2026-06-17T15:29:00Z" w:initials="CPT">
    <w:p w14:paraId="6D6B7A8B" w14:textId="7420BC9E" w:rsidR="00CD6431" w:rsidRDefault="00CD6431">
      <w:pPr>
        <w:pStyle w:val="CommentText"/>
      </w:pPr>
      <w:r>
        <w:rPr>
          <w:rStyle w:val="CommentReference"/>
        </w:rPr>
        <w:annotationRef/>
      </w:r>
      <w:r>
        <w:t>Perhaps I’m just misunderstanding variance components, but it doesn’t make sense to me that this could be nothing at all. To me, that means that both sites are exactly the same and all leaves are exactly the same. Though I can easily imagine that they’re not significantly different, it’s hard to imagine that they’re exactly the same either</w:t>
      </w:r>
    </w:p>
  </w:comment>
  <w:comment w:id="51"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52"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57" w:author="Casey terHorst" w:date="2026-06-17T15:38:00Z" w:initials="CPT">
    <w:p w14:paraId="5E35B164" w14:textId="4F3AF647" w:rsidR="00CD6431" w:rsidRDefault="00CD6431">
      <w:pPr>
        <w:pStyle w:val="CommentText"/>
      </w:pPr>
      <w:r>
        <w:rPr>
          <w:rStyle w:val="CommentReference"/>
        </w:rPr>
        <w:annotationRef/>
      </w:r>
      <w:r>
        <w:t>Instead of the legend on the right side, I wonder if you just put the leaf number as text in the upper left of each box?</w:t>
      </w:r>
      <w:r w:rsidR="00F67144">
        <w:t xml:space="preserve"> You could still keep the colors different</w:t>
      </w:r>
    </w:p>
  </w:comment>
  <w:comment w:id="58"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59"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60"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61"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62"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65"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66" w:author="Mendelson, Alex" w:date="2026-06-08T11:44:00Z" w:initials="AM">
    <w:p w14:paraId="0E28C882" w14:textId="77777777" w:rsidR="00EE6724" w:rsidRDefault="00EE6724" w:rsidP="00EE6724">
      <w:pPr>
        <w:pStyle w:val="CommentText"/>
      </w:pPr>
      <w:r>
        <w:rPr>
          <w:rStyle w:val="CommentReference"/>
        </w:rPr>
        <w:annotationRef/>
      </w:r>
      <w:r>
        <w:t>Answered below</w:t>
      </w:r>
    </w:p>
  </w:comment>
  <w:comment w:id="67" w:author="terHorst, Casey  P" w:date="2026-06-01T14:32:00Z" w:initials="Ct">
    <w:p w14:paraId="0DBBE0ED" w14:textId="77777777" w:rsidR="00336F95" w:rsidRDefault="00336F95" w:rsidP="00336F95">
      <w:r>
        <w:rPr>
          <w:rStyle w:val="CommentReference"/>
        </w:rPr>
        <w:annotationRef/>
      </w:r>
      <w:r>
        <w:rPr>
          <w:sz w:val="20"/>
          <w:szCs w:val="20"/>
        </w:rPr>
        <w:t>Seems like you're referring to some previous work in this graf, so be sure to reference it</w:t>
      </w:r>
    </w:p>
  </w:comment>
  <w:comment w:id="73"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77" w:author="Casey terHorst" w:date="2026-06-18T12:15:00Z" w:initials="CPT">
    <w:p w14:paraId="1D408F78" w14:textId="7CB32038" w:rsidR="000D4EEA" w:rsidRDefault="000D4EEA">
      <w:pPr>
        <w:pStyle w:val="CommentText"/>
      </w:pPr>
      <w:r>
        <w:rPr>
          <w:rStyle w:val="CommentReference"/>
        </w:rPr>
        <w:annotationRef/>
      </w:r>
      <w:r>
        <w:rPr>
          <w:noProof/>
        </w:rPr>
        <w:drawing>
          <wp:inline distT="0" distB="0" distL="0" distR="0" wp14:anchorId="7EE806B7" wp14:editId="63C979B3">
            <wp:extent cx="2019300" cy="1003300"/>
            <wp:effectExtent l="0" t="0" r="0" b="0"/>
            <wp:docPr id="2135859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9654" name="Picture 2135859654"/>
                    <pic:cNvPicPr/>
                  </pic:nvPicPr>
                  <pic:blipFill>
                    <a:blip r:embed="rId2">
                      <a:extLst>
                        <a:ext uri="{28A0092B-C50C-407E-A947-70E740481C1C}">
                          <a14:useLocalDpi xmlns:a14="http://schemas.microsoft.com/office/drawing/2010/main" val="0"/>
                        </a:ext>
                      </a:extLst>
                    </a:blip>
                    <a:stretch>
                      <a:fillRect/>
                    </a:stretch>
                  </pic:blipFill>
                  <pic:spPr>
                    <a:xfrm>
                      <a:off x="0" y="0"/>
                      <a:ext cx="2019300" cy="1003300"/>
                    </a:xfrm>
                    <a:prstGeom prst="rect">
                      <a:avLst/>
                    </a:prstGeom>
                  </pic:spPr>
                </pic:pic>
              </a:graphicData>
            </a:graphic>
          </wp:inline>
        </w:drawing>
      </w:r>
    </w:p>
  </w:comment>
  <w:comment w:id="79" w:author="Casey terHorst" w:date="2026-06-18T12:10:00Z" w:initials="CPT">
    <w:p w14:paraId="7FA3A764" w14:textId="14DB1CC6" w:rsidR="00097F97" w:rsidRDefault="00097F97">
      <w:pPr>
        <w:pStyle w:val="CommentText"/>
      </w:pPr>
      <w:r>
        <w:rPr>
          <w:rStyle w:val="CommentReference"/>
        </w:rPr>
        <w:annotationRef/>
      </w:r>
      <w:r>
        <w:t>Latitudinal?</w:t>
      </w:r>
    </w:p>
  </w:comment>
  <w:comment w:id="87" w:author="Casey terHorst" w:date="2026-06-18T12:20:00Z" w:initials="CPT">
    <w:p w14:paraId="766C073B" w14:textId="79B64D47" w:rsidR="000D4EEA" w:rsidRDefault="000D4EEA">
      <w:pPr>
        <w:pStyle w:val="CommentText"/>
      </w:pPr>
      <w:r>
        <w:rPr>
          <w:rStyle w:val="CommentReference"/>
        </w:rPr>
        <w:annotationRef/>
      </w:r>
      <w:r>
        <w:t>I spent a lot of time trying to figure out whether this should be ability or capability, and I think ability? But do what you think is best</w:t>
      </w:r>
    </w:p>
  </w:comment>
  <w:comment w:id="88" w:author="Casey terHorst" w:date="2026-06-18T12:27:00Z" w:initials="CPT">
    <w:p w14:paraId="41CE7174" w14:textId="6F03168E" w:rsidR="00962E0F" w:rsidRDefault="00962E0F">
      <w:pPr>
        <w:pStyle w:val="CommentText"/>
      </w:pPr>
      <w:r>
        <w:rPr>
          <w:rStyle w:val="CommentReference"/>
        </w:rPr>
        <w:annotationRef/>
      </w:r>
      <w:r>
        <w:t>There’s a Bruce Menge paper that I haven’t read in a while…maybe 1994?...it’s a review that if I remember shows that indirect effects are just as important as direct effects</w:t>
      </w:r>
    </w:p>
  </w:comment>
  <w:comment w:id="95" w:author="Casey terHorst" w:date="2026-06-18T12:31:00Z" w:initials="CPT">
    <w:p w14:paraId="03A79CC8" w14:textId="541980D0" w:rsidR="00962E0F" w:rsidRDefault="00962E0F">
      <w:pPr>
        <w:pStyle w:val="CommentText"/>
      </w:pPr>
      <w:r>
        <w:rPr>
          <w:rStyle w:val="CommentReference"/>
        </w:rPr>
        <w:annotationRef/>
      </w:r>
      <w:r>
        <w:t>Maybe put this general sentence prior to the two previous specific examples?</w:t>
      </w:r>
    </w:p>
  </w:comment>
  <w:comment w:id="96" w:author="terHorst, Casey P" w:date="2026-06-02T10:59:00Z" w:initials="tCP">
    <w:p w14:paraId="50FA5B8C" w14:textId="77777777" w:rsidR="006E1EFE" w:rsidRDefault="006E1EFE">
      <w:pPr>
        <w:pStyle w:val="CommentText"/>
      </w:pPr>
      <w:r>
        <w:rPr>
          <w:rStyle w:val="CommentReference"/>
        </w:rPr>
        <w:annotationRef/>
      </w:r>
      <w:r>
        <w:t>There are a lot of ideas in this one graf:</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Basically, this graf just needs some more focus, as it feels like we jumping in DEEP by the end of page 1</w:t>
      </w:r>
    </w:p>
  </w:comment>
  <w:comment w:id="99" w:author="terHorst, Casey P" w:date="2026-06-02T11:12:00Z" w:initials="tCP">
    <w:p w14:paraId="784676FB" w14:textId="0C5A69CA" w:rsidR="006E3EA5" w:rsidRDefault="006E3EA5">
      <w:pPr>
        <w:pStyle w:val="CommentText"/>
      </w:pPr>
      <w:r>
        <w:rPr>
          <w:rStyle w:val="CommentReference"/>
        </w:rPr>
        <w:annotationRef/>
      </w:r>
      <w:r>
        <w:t>I don’t think you necessarily need to justify the system as ideal for testing the question, cuz in reality, there are probably a lot of them. I think you can just pivot to the system</w:t>
      </w:r>
    </w:p>
  </w:comment>
  <w:comment w:id="100" w:author="terHorst, Casey P" w:date="2026-06-02T11:13:00Z" w:initials="tCP">
    <w:p w14:paraId="30C6AF8A" w14:textId="2B1108CC" w:rsidR="006E3EA5" w:rsidRDefault="006E3EA5">
      <w:pPr>
        <w:pStyle w:val="CommentText"/>
      </w:pPr>
      <w:r>
        <w:rPr>
          <w:rStyle w:val="CommentReference"/>
        </w:rPr>
        <w:annotationRef/>
      </w:r>
      <w:r>
        <w:t>Awkward to repeat back to back. Reword somehow?</w:t>
      </w:r>
    </w:p>
  </w:comment>
  <w:comment w:id="101" w:author="terHorst, Casey  P" w:date="2026-06-01T13:48:00Z" w:initials="Ct">
    <w:p w14:paraId="047E05E8" w14:textId="77777777" w:rsidR="0051464C" w:rsidRDefault="0051464C" w:rsidP="007652AD">
      <w:r>
        <w:rPr>
          <w:rStyle w:val="CommentReference"/>
        </w:rPr>
        <w:annotationRef/>
      </w:r>
      <w:r>
        <w:rPr>
          <w:sz w:val="20"/>
          <w:szCs w:val="20"/>
        </w:rPr>
        <w:t>My recollection is that we got the mosquitoes out immediately back at FSU. So within 4 hours?</w:t>
      </w:r>
    </w:p>
  </w:comment>
  <w:comment w:id="102" w:author="terHorst, Casey  P" w:date="2026-06-01T13:50:00Z" w:initials="Ct">
    <w:p w14:paraId="1EBD117C" w14:textId="77777777" w:rsidR="00F233B6" w:rsidRDefault="00F233B6" w:rsidP="007652AD">
      <w:r>
        <w:rPr>
          <w:rStyle w:val="CommentReference"/>
        </w:rPr>
        <w:annotationRef/>
      </w:r>
      <w:r>
        <w:rPr>
          <w:sz w:val="20"/>
          <w:szCs w:val="20"/>
        </w:rPr>
        <w:t>I don't really know why, but convention is to spell out single digit numbers and use numerals for &gt;10</w:t>
      </w:r>
    </w:p>
  </w:comment>
  <w:comment w:id="103" w:author="terHorst, Casey  P" w:date="2026-06-01T13:52:00Z" w:initials="Ct">
    <w:p w14:paraId="56547692" w14:textId="77777777" w:rsidR="00F233B6" w:rsidRDefault="00F233B6" w:rsidP="007652AD">
      <w:r>
        <w:rPr>
          <w:rStyle w:val="CommentReference"/>
        </w:rPr>
        <w:annotationRef/>
      </w:r>
      <w:r>
        <w:rPr>
          <w:sz w:val="20"/>
          <w:szCs w:val="20"/>
        </w:rPr>
        <w:t>Trying to reconcile 20-50 stated above with this more specific number. Are they referring to different things?</w:t>
      </w:r>
    </w:p>
  </w:comment>
  <w:comment w:id="104" w:author="terHorst, Casey  P" w:date="2026-06-01T13:54:00Z" w:initials="Ct">
    <w:p w14:paraId="0155A58C" w14:textId="77777777" w:rsidR="00F233B6" w:rsidRDefault="00F233B6" w:rsidP="007652AD">
      <w:r>
        <w:rPr>
          <w:rStyle w:val="CommentReference"/>
        </w:rPr>
        <w:annotationRef/>
      </w:r>
      <w:r>
        <w:rPr>
          <w:sz w:val="20"/>
          <w:szCs w:val="20"/>
        </w:rPr>
        <w:t>I think you have a ref for where you got this recipe?</w:t>
      </w:r>
    </w:p>
  </w:comment>
  <w:comment w:id="105" w:author="terHorst, Casey  P" w:date="2026-06-01T13:54:00Z" w:initials="Ct">
    <w:p w14:paraId="4DBC8B8E" w14:textId="77777777" w:rsidR="00F233B6" w:rsidRDefault="00F233B6" w:rsidP="007652AD">
      <w:r>
        <w:rPr>
          <w:rStyle w:val="CommentReference"/>
        </w:rPr>
        <w:annotationRef/>
      </w:r>
      <w:r>
        <w:rPr>
          <w:sz w:val="20"/>
          <w:szCs w:val="20"/>
        </w:rPr>
        <w:t>Just state the actual number of leaves for each site, respectively</w:t>
      </w:r>
    </w:p>
  </w:comment>
  <w:comment w:id="116" w:author="Casey terHorst" w:date="2026-06-18T13:02:00Z" w:initials="CPT">
    <w:p w14:paraId="1F2D7526" w14:textId="35127918" w:rsidR="00C3212B" w:rsidRDefault="00C3212B">
      <w:pPr>
        <w:pStyle w:val="CommentText"/>
      </w:pPr>
      <w:r>
        <w:rPr>
          <w:rStyle w:val="CommentReference"/>
        </w:rPr>
        <w:annotationRef/>
      </w:r>
      <w:r>
        <w:t>Not adaptation, cuz they could have evolved maladaptively</w:t>
      </w:r>
    </w:p>
  </w:comment>
  <w:comment w:id="122"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123" w:author="Mendelson, Alex" w:date="2026-06-04T11:17:00Z" w:initials="AM">
    <w:p w14:paraId="121DDF6B" w14:textId="77777777" w:rsidR="008C542F" w:rsidRDefault="008C542F" w:rsidP="008C542F">
      <w:pPr>
        <w:pStyle w:val="CommentText"/>
      </w:pPr>
      <w:r>
        <w:rPr>
          <w:rStyle w:val="CommentReference"/>
        </w:rPr>
        <w:annotationRef/>
      </w:r>
      <w:r>
        <w:t>I don’t have initial size data for these mixed cultures, because they’re essentially an equal mix of all 17 clones and I have data for those clones. I think at the time we decided I could compare the previously-measured average size of all clones to the final size data from this. Not sure if that would be a fair comparison though.</w:t>
      </w:r>
    </w:p>
  </w:comment>
  <w:comment w:id="124" w:author="Casey terHorst" w:date="2026-06-18T12:58:00Z" w:initials="CPT">
    <w:p w14:paraId="21095445" w14:textId="6F842B4D" w:rsidR="00A26A0F" w:rsidRDefault="00A26A0F">
      <w:pPr>
        <w:pStyle w:val="CommentText"/>
      </w:pPr>
      <w:r>
        <w:rPr>
          <w:rStyle w:val="CommentReference"/>
        </w:rPr>
        <w:annotationRef/>
      </w:r>
      <w:r>
        <w:t>I think that would still be somewhat useful…Cuz then instead of just saying that diff treatments evolved differently, you could say, oh this treatment grew faster/slower than before</w:t>
      </w:r>
    </w:p>
  </w:comment>
  <w:comment w:id="132"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143"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144"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150" w:author="Casey terHorst" w:date="2026-06-18T13:36:00Z" w:initials="CPT">
    <w:p w14:paraId="5B764D1D" w14:textId="7280B7E7" w:rsidR="00FF42FA" w:rsidRDefault="00FF42FA">
      <w:pPr>
        <w:pStyle w:val="CommentText"/>
      </w:pPr>
      <w:r>
        <w:rPr>
          <w:rStyle w:val="CommentReference"/>
        </w:rPr>
        <w:annotationRef/>
      </w:r>
      <w:r>
        <w:t>Compare to average size of clones before experiment. Did they all get smaller and these got smaller faster? Or did treatments go in different directions?</w:t>
      </w:r>
    </w:p>
  </w:comment>
  <w:comment w:id="147" w:author="terHorst, Casey P" w:date="2026-06-02T11:47:00Z" w:initials="tCP">
    <w:p w14:paraId="6AE0F266" w14:textId="7E1FDEC1" w:rsidR="000639DC" w:rsidRDefault="000639DC">
      <w:pPr>
        <w:pStyle w:val="CommentText"/>
      </w:pPr>
      <w:r>
        <w:rPr>
          <w:rStyle w:val="CommentReference"/>
        </w:rPr>
        <w:annotationRef/>
      </w:r>
      <w:r>
        <w:t>Make this into a separate graf, cuz I need to know about all of the non-sig effects and interactions, etc</w:t>
      </w:r>
    </w:p>
  </w:comment>
  <w:comment w:id="148" w:author="Mendelson, Alex" w:date="2026-06-14T09:15:00Z" w:initials="AM">
    <w:p w14:paraId="6E48998E" w14:textId="77777777" w:rsidR="004B026B" w:rsidRDefault="004B026B" w:rsidP="004B026B">
      <w:pPr>
        <w:pStyle w:val="CommentText"/>
      </w:pPr>
      <w:r>
        <w:rPr>
          <w:rStyle w:val="CommentReference"/>
        </w:rPr>
        <w:annotationRef/>
      </w:r>
      <w:r>
        <w:t>This was just a 1-way ANOVA, so no other effects to report. The size measurements were taken at the end of the evolution period on the day the competition experiment was established. I really wish I would have imaged the replicates at the end of the experiment, definitely an oversight. I think I was being lazy since at that point I had the n.s. size results for the Ch. 1 experiment, and found it unlikely that there would be a size difference here (but, alas).</w:t>
      </w:r>
    </w:p>
  </w:comment>
  <w:comment w:id="149" w:author="Casey terHorst" w:date="2026-06-18T13:17:00Z" w:initials="CPT">
    <w:p w14:paraId="61FDF60E" w14:textId="755CC3CA" w:rsidR="00AB29B8" w:rsidRDefault="00AB29B8">
      <w:pPr>
        <w:pStyle w:val="CommentText"/>
      </w:pPr>
      <w:r>
        <w:rPr>
          <w:rStyle w:val="CommentReference"/>
        </w:rPr>
        <w:annotationRef/>
      </w:r>
      <w:r>
        <w:t>Ok, but then adjust the stats in the methods, cuz it says you did a 3-way anova</w:t>
      </w:r>
    </w:p>
  </w:comment>
  <w:comment w:id="151" w:author="Casey terHorst" w:date="2026-06-18T13:50:00Z" w:initials="CPT">
    <w:p w14:paraId="415E3116" w14:textId="583C6211" w:rsidR="001534C6" w:rsidRDefault="001534C6">
      <w:pPr>
        <w:pStyle w:val="CommentText"/>
      </w:pPr>
      <w:r>
        <w:rPr>
          <w:rStyle w:val="CommentReference"/>
        </w:rPr>
        <w:annotationRef/>
      </w:r>
      <w:r>
        <w:t>I wonder if your restated this, but from the other perspective. Cuz the point you want to make is that evolution changes comp interactions, which I think is what this is, although you have a wrap your mind around it to understand that</w:t>
      </w:r>
    </w:p>
  </w:comment>
  <w:comment w:id="152" w:author="Casey terHorst" w:date="2026-06-18T13:38:00Z" w:initials="CPT">
    <w:p w14:paraId="765F3CDE" w14:textId="3444D239" w:rsidR="00FF42FA" w:rsidRDefault="00FF42FA">
      <w:pPr>
        <w:pStyle w:val="CommentText"/>
      </w:pPr>
      <w:r>
        <w:rPr>
          <w:rStyle w:val="CommentReference"/>
        </w:rPr>
        <w:annotationRef/>
      </w:r>
      <w:r>
        <w:t>Compare thee to average data from before too?</w:t>
      </w:r>
    </w:p>
  </w:comment>
  <w:comment w:id="155" w:author="Casey terHorst" w:date="2026-06-18T13:40:00Z" w:initials="CPT">
    <w:p w14:paraId="6B82379A" w14:textId="18096B20" w:rsidR="00FF42FA" w:rsidRDefault="00FF42FA">
      <w:pPr>
        <w:pStyle w:val="CommentText"/>
      </w:pPr>
      <w:r>
        <w:rPr>
          <w:rStyle w:val="CommentReference"/>
        </w:rPr>
        <w:annotationRef/>
      </w:r>
      <w:r>
        <w:t>I don’t think you can interpret this main effect given that it’s involved in the interaction above</w:t>
      </w:r>
    </w:p>
  </w:comment>
  <w:comment w:id="156" w:author="Casey terHorst" w:date="2026-06-18T13:40:00Z" w:initials="CPT">
    <w:p w14:paraId="10E5AF76" w14:textId="77777777" w:rsidR="00FF42FA" w:rsidRDefault="00FF42FA">
      <w:pPr>
        <w:pStyle w:val="CommentText"/>
      </w:pPr>
      <w:r>
        <w:rPr>
          <w:rStyle w:val="CommentReference"/>
        </w:rPr>
        <w:annotationRef/>
      </w:r>
      <w:r>
        <w:t>Are you saying competition had a stronger effect? Isn’t this the same result as he previous graf, just stated in a different way? But maybe I’m confused cuz the stats are different</w:t>
      </w:r>
    </w:p>
    <w:p w14:paraId="44114E9F" w14:textId="651E6961" w:rsidR="00FF42FA" w:rsidRDefault="00FF42FA">
      <w:pPr>
        <w:pStyle w:val="CommentText"/>
      </w:pPr>
      <w:r>
        <w:t>Oh wait, this is comp temp, but above is historical temp? I think? Make that clearer here</w:t>
      </w:r>
    </w:p>
  </w:comment>
  <w:comment w:id="157"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158" w:author="Mendelson, Alex" w:date="2026-06-14T09:18:00Z" w:initials="AM">
    <w:p w14:paraId="2D06FB15" w14:textId="77777777" w:rsidR="004B026B" w:rsidRDefault="004B026B" w:rsidP="004B026B">
      <w:pPr>
        <w:pStyle w:val="CommentText"/>
      </w:pPr>
      <w:r>
        <w:rPr>
          <w:rStyle w:val="CommentReference"/>
        </w:rPr>
        <w:annotationRef/>
      </w:r>
      <w:r>
        <w:t>1</w:t>
      </w:r>
      <w:r>
        <w:rPr>
          <w:vertAlign w:val="superscript"/>
        </w:rPr>
        <w:t>st</w:t>
      </w:r>
      <w:r>
        <w:t xml:space="preserve"> paragraph under discussion heading “Competition between H. rosa and Tetrahymena”</w:t>
      </w:r>
    </w:p>
  </w:comment>
  <w:comment w:id="161"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162" w:author="Casey terHorst" w:date="2026-06-18T13:52:00Z" w:initials="CPT">
    <w:p w14:paraId="4929ACA1" w14:textId="63FFC1B0" w:rsidR="001534C6" w:rsidRDefault="001534C6">
      <w:pPr>
        <w:pStyle w:val="CommentText"/>
      </w:pPr>
      <w:r>
        <w:rPr>
          <w:rStyle w:val="CommentReference"/>
        </w:rPr>
        <w:annotationRef/>
      </w:r>
      <w:r>
        <w:t>But don’t you also want to say that this evolution affects their comp ability with protists?</w:t>
      </w:r>
    </w:p>
  </w:comment>
  <w:comment w:id="163" w:author="Casey terHorst" w:date="2026-06-18T13:53:00Z" w:initials="CPT">
    <w:p w14:paraId="2B0FDFA7" w14:textId="3394DF9A" w:rsidR="001534C6" w:rsidRDefault="001534C6">
      <w:pPr>
        <w:pStyle w:val="CommentText"/>
      </w:pPr>
      <w:r>
        <w:rPr>
          <w:rStyle w:val="CommentReference"/>
        </w:rPr>
        <w:annotationRef/>
      </w:r>
      <w:r>
        <w:t>I feel like these two sentences are making different points?</w:t>
      </w:r>
    </w:p>
  </w:comment>
  <w:comment w:id="164"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165"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168" w:author="Casey terHorst" w:date="2026-06-18T13:57:00Z" w:initials="CPT">
    <w:p w14:paraId="4BD8783A" w14:textId="388CDC4B" w:rsidR="00AC5219" w:rsidRDefault="00AC5219">
      <w:pPr>
        <w:pStyle w:val="CommentText"/>
      </w:pPr>
      <w:r>
        <w:rPr>
          <w:rStyle w:val="CommentReference"/>
        </w:rPr>
        <w:annotationRef/>
      </w:r>
      <w:r>
        <w:t>Maybe rephrase to say 80% hatched during this period</w:t>
      </w:r>
    </w:p>
  </w:comment>
  <w:comment w:id="171"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172" w:author="Casey terHorst" w:date="2026-06-18T13:58:00Z" w:initials="CPT">
    <w:p w14:paraId="61219172" w14:textId="6A0AD14D" w:rsidR="00AC5219" w:rsidRDefault="00AC5219">
      <w:pPr>
        <w:pStyle w:val="CommentText"/>
      </w:pPr>
      <w:r>
        <w:rPr>
          <w:rStyle w:val="CommentReference"/>
        </w:rPr>
        <w:annotationRef/>
      </w:r>
      <w:r>
        <w:t>Could it be that smaller size and faster growth rates are related? For example, rotifers could be reproducing at early ages, which would result in faster growth and smaller size overall?</w:t>
      </w:r>
    </w:p>
  </w:comment>
  <w:comment w:id="173"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174" w:author="Casey terHorst" w:date="2026-06-18T14:04:00Z" w:initials="CPT">
    <w:p w14:paraId="3BC46E0E" w14:textId="6DC924A7" w:rsidR="00AC5219" w:rsidRDefault="00AC5219">
      <w:pPr>
        <w:pStyle w:val="CommentText"/>
      </w:pPr>
      <w:r>
        <w:rPr>
          <w:rStyle w:val="CommentReference"/>
        </w:rPr>
        <w:annotationRef/>
      </w:r>
      <w:r>
        <w:t>Move this to the Methods with the other equation</w:t>
      </w:r>
    </w:p>
  </w:comment>
  <w:comment w:id="175"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176"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177" w:author="Mendelson, Alex" w:date="2026-06-04T11:31:00Z" w:initials="AM">
    <w:p w14:paraId="3BBE0F6B" w14:textId="77777777" w:rsidR="007205E9" w:rsidRDefault="007205E9" w:rsidP="007205E9">
      <w:pPr>
        <w:pStyle w:val="CommentText"/>
      </w:pPr>
      <w:r>
        <w:rPr>
          <w:rStyle w:val="CommentReference"/>
        </w:rPr>
        <w:annotationRef/>
      </w:r>
      <w:r>
        <w:t>Was missing “during competition”</w:t>
      </w:r>
    </w:p>
  </w:comment>
  <w:comment w:id="178"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179"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 w:id="180" w:author="Casey terHorst" w:date="2026-06-18T14:08:00Z" w:initials="CPT">
    <w:p w14:paraId="0ABD2FE5" w14:textId="6B7BB7CC" w:rsidR="0015113A" w:rsidRDefault="0015113A">
      <w:pPr>
        <w:pStyle w:val="CommentText"/>
      </w:pPr>
      <w:r>
        <w:rPr>
          <w:rStyle w:val="CommentReference"/>
        </w:rPr>
        <w:annotationRef/>
      </w:r>
      <w:r>
        <w:t>But also can indicate that there is a change in comp response, but not comp effect (which CAN be related, but not necessarily if they are determined by independent traits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D1E483" w15:done="0"/>
  <w15:commentEx w15:paraId="730966DC" w15:done="0"/>
  <w15:commentEx w15:paraId="1BDEB182" w15:done="0"/>
  <w15:commentEx w15:paraId="00C62C74" w15:done="0"/>
  <w15:commentEx w15:paraId="4A3BB9A0" w15:done="0"/>
  <w15:commentEx w15:paraId="7978B91F" w15:done="1"/>
  <w15:commentEx w15:paraId="153115BD" w15:done="1"/>
  <w15:commentEx w15:paraId="55CD4D2C" w15:done="1"/>
  <w15:commentEx w15:paraId="591BAFFE" w15:done="1"/>
  <w15:commentEx w15:paraId="0E07AFBA" w15:done="1"/>
  <w15:commentEx w15:paraId="74EF5B77" w15:paraIdParent="0E07AFBA" w15:done="1"/>
  <w15:commentEx w15:paraId="669C2FCE" w15:done="1"/>
  <w15:commentEx w15:paraId="7086D819" w15:done="0"/>
  <w15:commentEx w15:paraId="6898CD14" w15:done="1"/>
  <w15:commentEx w15:paraId="55DFF0F5" w15:paraIdParent="6898CD14" w15:done="1"/>
  <w15:commentEx w15:paraId="42CFE31E" w15:done="1"/>
  <w15:commentEx w15:paraId="230CAC11" w15:paraIdParent="42CFE31E" w15:done="1"/>
  <w15:commentEx w15:paraId="586E2A50" w15:done="0"/>
  <w15:commentEx w15:paraId="079585F2" w15:done="1"/>
  <w15:commentEx w15:paraId="19528509" w15:paraIdParent="079585F2" w15:done="1"/>
  <w15:commentEx w15:paraId="01E095F4" w15:done="1"/>
  <w15:commentEx w15:paraId="037670EC" w15:done="1"/>
  <w15:commentEx w15:paraId="7EDCFB11" w15:done="1"/>
  <w15:commentEx w15:paraId="0EF234AC" w15:done="1"/>
  <w15:commentEx w15:paraId="5CD115FB" w15:done="1"/>
  <w15:commentEx w15:paraId="61A71D2B" w15:done="0"/>
  <w15:commentEx w15:paraId="439E7A71" w15:done="0"/>
  <w15:commentEx w15:paraId="3390C33C" w15:paraIdParent="439E7A71" w15:done="0"/>
  <w15:commentEx w15:paraId="4A195EA2" w15:done="1"/>
  <w15:commentEx w15:paraId="5624C690" w15:done="1"/>
  <w15:commentEx w15:paraId="4D6A376C" w15:done="1"/>
  <w15:commentEx w15:paraId="25EEE597" w15:done="0"/>
  <w15:commentEx w15:paraId="3A99CA68" w15:paraIdParent="25EEE597" w15:done="0"/>
  <w15:commentEx w15:paraId="6D6B7A8B" w15:paraIdParent="25EEE597" w15:done="0"/>
  <w15:commentEx w15:paraId="7EFB8C96" w15:done="1"/>
  <w15:commentEx w15:paraId="6869C97F" w15:done="1"/>
  <w15:commentEx w15:paraId="5E35B164" w15:done="0"/>
  <w15:commentEx w15:paraId="1AB59605" w15:done="1"/>
  <w15:commentEx w15:paraId="3A7277F7" w15:done="1"/>
  <w15:commentEx w15:paraId="63E5D99F" w15:done="1"/>
  <w15:commentEx w15:paraId="7B48636A" w15:done="1"/>
  <w15:commentEx w15:paraId="34C55172" w15:done="1"/>
  <w15:commentEx w15:paraId="10285ED0" w15:done="1"/>
  <w15:commentEx w15:paraId="0E28C882" w15:paraIdParent="10285ED0" w15:done="1"/>
  <w15:commentEx w15:paraId="0DBBE0ED" w15:done="1"/>
  <w15:commentEx w15:paraId="7B5B7E5B" w15:done="1"/>
  <w15:commentEx w15:paraId="1D408F78" w15:done="0"/>
  <w15:commentEx w15:paraId="7FA3A764" w15:done="0"/>
  <w15:commentEx w15:paraId="766C073B" w15:done="0"/>
  <w15:commentEx w15:paraId="41CE7174" w15:done="0"/>
  <w15:commentEx w15:paraId="03A79CC8" w15:done="0"/>
  <w15:commentEx w15:paraId="1CD92D24" w15:done="1"/>
  <w15:commentEx w15:paraId="784676FB" w15:done="1"/>
  <w15:commentEx w15:paraId="30C6AF8A" w15:done="1"/>
  <w15:commentEx w15:paraId="047E05E8" w15:done="1"/>
  <w15:commentEx w15:paraId="1EBD117C" w15:done="1"/>
  <w15:commentEx w15:paraId="56547692" w15:done="1"/>
  <w15:commentEx w15:paraId="0155A58C" w15:done="1"/>
  <w15:commentEx w15:paraId="4DBC8B8E" w15:done="1"/>
  <w15:commentEx w15:paraId="1F2D7526" w15:done="0"/>
  <w15:commentEx w15:paraId="78244169" w15:done="0"/>
  <w15:commentEx w15:paraId="121DDF6B" w15:paraIdParent="78244169" w15:done="0"/>
  <w15:commentEx w15:paraId="21095445" w15:paraIdParent="78244169" w15:done="0"/>
  <w15:commentEx w15:paraId="659B6880" w15:done="1"/>
  <w15:commentEx w15:paraId="0B4A1752" w15:done="1"/>
  <w15:commentEx w15:paraId="343294DF" w15:done="1"/>
  <w15:commentEx w15:paraId="5B764D1D" w15:done="0"/>
  <w15:commentEx w15:paraId="6AE0F266" w15:done="0"/>
  <w15:commentEx w15:paraId="6E48998E" w15:paraIdParent="6AE0F266" w15:done="0"/>
  <w15:commentEx w15:paraId="61FDF60E" w15:paraIdParent="6AE0F266" w15:done="0"/>
  <w15:commentEx w15:paraId="415E3116" w15:done="0"/>
  <w15:commentEx w15:paraId="765F3CDE" w15:done="0"/>
  <w15:commentEx w15:paraId="6B82379A" w15:done="0"/>
  <w15:commentEx w15:paraId="44114E9F" w15:done="0"/>
  <w15:commentEx w15:paraId="756B1CF8" w15:done="1"/>
  <w15:commentEx w15:paraId="2D06FB15" w15:paraIdParent="756B1CF8" w15:done="1"/>
  <w15:commentEx w15:paraId="49E45581" w15:done="1"/>
  <w15:commentEx w15:paraId="4929ACA1" w15:done="0"/>
  <w15:commentEx w15:paraId="2B0FDFA7" w15:done="0"/>
  <w15:commentEx w15:paraId="7B2C35C4" w15:done="1"/>
  <w15:commentEx w15:paraId="4F7DA0B2" w15:done="1"/>
  <w15:commentEx w15:paraId="4BD8783A" w15:done="0"/>
  <w15:commentEx w15:paraId="6BA7FA61" w15:done="1"/>
  <w15:commentEx w15:paraId="61219172" w15:done="0"/>
  <w15:commentEx w15:paraId="38AF0648" w15:done="1"/>
  <w15:commentEx w15:paraId="3BC46E0E" w15:done="0"/>
  <w15:commentEx w15:paraId="03D4E73E" w15:done="1"/>
  <w15:commentEx w15:paraId="0041D6A8" w15:done="1"/>
  <w15:commentEx w15:paraId="3BBE0F6B" w15:paraIdParent="0041D6A8" w15:done="1"/>
  <w15:commentEx w15:paraId="28872DF9" w15:done="1"/>
  <w15:commentEx w15:paraId="23AF3BEF" w15:done="1"/>
  <w15:commentEx w15:paraId="0ABD2F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7D21501" w16cex:dateUtc="2026-06-17T21:37:00Z"/>
  <w16cex:commentExtensible w16cex:durableId="1201DFAC" w16cex:dateUtc="2026-06-17T21:39:00Z"/>
  <w16cex:commentExtensible w16cex:durableId="68BAC7C9" w16cex:dateUtc="2026-06-17T21:43:00Z"/>
  <w16cex:commentExtensible w16cex:durableId="12B781F6" w16cex:dateUtc="2026-06-17T21:44:00Z"/>
  <w16cex:commentExtensible w16cex:durableId="4FE15FBD" w16cex:dateUtc="2026-06-17T21:46:00Z"/>
  <w16cex:commentExtensible w16cex:durableId="7DE76688" w16cex:dateUtc="2026-06-01T19:55:00Z"/>
  <w16cex:commentExtensible w16cex:durableId="214A9819" w16cex:dateUtc="2026-06-01T20:03:00Z"/>
  <w16cex:commentExtensible w16cex:durableId="621962BE" w16cex:dateUtc="2026-06-01T19:58:00Z"/>
  <w16cex:commentExtensible w16cex:durableId="6A72773D" w16cex:dateUtc="2026-06-01T19:59:00Z"/>
  <w16cex:commentExtensible w16cex:durableId="072C6814" w16cex:dateUtc="2026-06-01T20:03:00Z"/>
  <w16cex:commentExtensible w16cex:durableId="451EBF45" w16cex:dateUtc="2026-06-08T17:31:00Z"/>
  <w16cex:commentExtensible w16cex:durableId="45DFAA7A" w16cex:dateUtc="2026-06-01T20:05:00Z"/>
  <w16cex:commentExtensible w16cex:durableId="4AB881AF" w16cex:dateUtc="2026-06-17T21:50:00Z"/>
  <w16cex:commentExtensible w16cex:durableId="4D002771" w16cex:dateUtc="2026-06-01T20:15:00Z"/>
  <w16cex:commentExtensible w16cex:durableId="5FB571B0" w16cex:dateUtc="2026-06-08T17:38:00Z"/>
  <w16cex:commentExtensible w16cex:durableId="31B3AE4E" w16cex:dateUtc="2026-06-01T20:19:00Z"/>
  <w16cex:commentExtensible w16cex:durableId="1C2DDC3A" w16cex:dateUtc="2026-06-08T17:57:00Z"/>
  <w16cex:commentExtensible w16cex:durableId="62A8F9D9" w16cex:dateUtc="2026-06-17T21:52:00Z"/>
  <w16cex:commentExtensible w16cex:durableId="0C638357" w16cex:dateUtc="2026-06-01T20:20:00Z"/>
  <w16cex:commentExtensible w16cex:durableId="1B3A373F" w16cex:dateUtc="2026-06-08T18:02: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7B809ED8" w16cex:dateUtc="2026-06-17T22:19:00Z"/>
  <w16cex:commentExtensible w16cex:durableId="504A5975" w16cex:dateUtc="2026-06-04T17:26:00Z"/>
  <w16cex:commentExtensible w16cex:durableId="36B09F8F" w16cex:dateUtc="2026-06-08T18:15:00Z"/>
  <w16cex:commentExtensible w16cex:durableId="0954BE17" w16cex:dateUtc="2026-06-01T21:03:00Z"/>
  <w16cex:commentExtensible w16cex:durableId="397FBF35" w16cex:dateUtc="2026-06-01T21:04:00Z"/>
  <w16cex:commentExtensible w16cex:durableId="2A19DE37" w16cex:dateUtc="2026-06-01T21:06:00Z"/>
  <w16cex:commentExtensible w16cex:durableId="3CF00720" w16cex:dateUtc="2026-06-01T21:26:00Z"/>
  <w16cex:commentExtensible w16cex:durableId="4F7F8D58" w16cex:dateUtc="2026-06-04T17:44:00Z"/>
  <w16cex:commentExtensible w16cex:durableId="7247EEB9" w16cex:dateUtc="2026-06-17T22:29:00Z"/>
  <w16cex:commentExtensible w16cex:durableId="27EE7E04" w16cex:dateUtc="2026-06-01T21:23:00Z"/>
  <w16cex:commentExtensible w16cex:durableId="1D45C43D" w16cex:dateUtc="2026-06-01T21:24:00Z"/>
  <w16cex:commentExtensible w16cex:durableId="25B0940F" w16cex:dateUtc="2026-06-17T22:38: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04FA35C9" w16cex:dateUtc="2026-06-08T18:44:00Z"/>
  <w16cex:commentExtensible w16cex:durableId="3CEE0A1B" w16cex:dateUtc="2026-06-01T21:32:00Z"/>
  <w16cex:commentExtensible w16cex:durableId="678762C6" w16cex:dateUtc="2026-06-01T21:36:00Z"/>
  <w16cex:commentExtensible w16cex:durableId="3DE121D7" w16cex:dateUtc="2026-06-18T19:15:00Z"/>
  <w16cex:commentExtensible w16cex:durableId="5726DDC9" w16cex:dateUtc="2026-06-18T19:10:00Z"/>
  <w16cex:commentExtensible w16cex:durableId="32F7474A" w16cex:dateUtc="2026-06-18T19:20:00Z"/>
  <w16cex:commentExtensible w16cex:durableId="3533A734" w16cex:dateUtc="2026-06-18T19:27:00Z"/>
  <w16cex:commentExtensible w16cex:durableId="71878713" w16cex:dateUtc="2026-06-18T19:31:00Z"/>
  <w16cex:commentExtensible w16cex:durableId="4F525F49" w16cex:dateUtc="2026-06-02T17:59:00Z"/>
  <w16cex:commentExtensible w16cex:durableId="09B175C0" w16cex:dateUtc="2026-06-02T18:12:00Z"/>
  <w16cex:commentExtensible w16cex:durableId="50D9A261" w16cex:dateUtc="2026-06-02T18:13:00Z"/>
  <w16cex:commentExtensible w16cex:durableId="20E96DFB" w16cex:dateUtc="2026-06-01T20:48:00Z"/>
  <w16cex:commentExtensible w16cex:durableId="22CCDE01" w16cex:dateUtc="2026-06-01T20:50:00Z"/>
  <w16cex:commentExtensible w16cex:durableId="7064B121" w16cex:dateUtc="2026-06-01T20:52:00Z"/>
  <w16cex:commentExtensible w16cex:durableId="5E05418B" w16cex:dateUtc="2026-06-01T20:54:00Z"/>
  <w16cex:commentExtensible w16cex:durableId="30B449B2" w16cex:dateUtc="2026-06-01T20:54:00Z"/>
  <w16cex:commentExtensible w16cex:durableId="6063C193" w16cex:dateUtc="2026-06-18T20:02:00Z"/>
  <w16cex:commentExtensible w16cex:durableId="389A53BB" w16cex:dateUtc="2026-06-02T18:26:00Z"/>
  <w16cex:commentExtensible w16cex:durableId="0E0F1ABE" w16cex:dateUtc="2026-06-04T18:17:00Z"/>
  <w16cex:commentExtensible w16cex:durableId="7DB42984" w16cex:dateUtc="2026-06-18T19:58:00Z"/>
  <w16cex:commentExtensible w16cex:durableId="3A502C05" w16cex:dateUtc="2026-06-02T18:52:00Z"/>
  <w16cex:commentExtensible w16cex:durableId="79966FE6" w16cex:dateUtc="2026-06-02T18:30:00Z"/>
  <w16cex:commentExtensible w16cex:durableId="4E029363" w16cex:dateUtc="2026-06-02T18:32:00Z"/>
  <w16cex:commentExtensible w16cex:durableId="47E6189C" w16cex:dateUtc="2026-06-18T20:36:00Z"/>
  <w16cex:commentExtensible w16cex:durableId="2E9EBED7" w16cex:dateUtc="2026-06-02T18:47:00Z"/>
  <w16cex:commentExtensible w16cex:durableId="51E096CC" w16cex:dateUtc="2026-06-14T16:15:00Z"/>
  <w16cex:commentExtensible w16cex:durableId="17E62C76" w16cex:dateUtc="2026-06-18T20:17:00Z"/>
  <w16cex:commentExtensible w16cex:durableId="0C1E0C4C" w16cex:dateUtc="2026-06-18T20:50:00Z"/>
  <w16cex:commentExtensible w16cex:durableId="1E349E01" w16cex:dateUtc="2026-06-18T20:38:00Z"/>
  <w16cex:commentExtensible w16cex:durableId="2D113BC4" w16cex:dateUtc="2026-06-18T20:40:00Z"/>
  <w16cex:commentExtensible w16cex:durableId="3A3ABDC4" w16cex:dateUtc="2026-06-18T20:40:00Z"/>
  <w16cex:commentExtensible w16cex:durableId="5023C7C8" w16cex:dateUtc="2026-06-02T18:58:00Z"/>
  <w16cex:commentExtensible w16cex:durableId="334802F9" w16cex:dateUtc="2026-06-14T16:18:00Z"/>
  <w16cex:commentExtensible w16cex:durableId="0AC520E8" w16cex:dateUtc="2026-06-02T19:02:00Z"/>
  <w16cex:commentExtensible w16cex:durableId="4840D995" w16cex:dateUtc="2026-06-18T20:52:00Z"/>
  <w16cex:commentExtensible w16cex:durableId="1C6EB605" w16cex:dateUtc="2026-06-18T20:53:00Z"/>
  <w16cex:commentExtensible w16cex:durableId="7B6BC56E" w16cex:dateUtc="2026-06-02T19:06:00Z"/>
  <w16cex:commentExtensible w16cex:durableId="7A00E09C" w16cex:dateUtc="2026-06-02T19:06:00Z"/>
  <w16cex:commentExtensible w16cex:durableId="53EC6AA8" w16cex:dateUtc="2026-06-18T20:57:00Z"/>
  <w16cex:commentExtensible w16cex:durableId="5939D572" w16cex:dateUtc="2026-06-02T19:14:00Z"/>
  <w16cex:commentExtensible w16cex:durableId="65EB3564" w16cex:dateUtc="2026-06-18T20:58:00Z"/>
  <w16cex:commentExtensible w16cex:durableId="237DF651" w16cex:dateUtc="2026-06-02T19:18:00Z"/>
  <w16cex:commentExtensible w16cex:durableId="0ACE4496" w16cex:dateUtc="2026-06-18T21:04:00Z"/>
  <w16cex:commentExtensible w16cex:durableId="5720E4F0" w16cex:dateUtc="2026-06-02T19:22:00Z"/>
  <w16cex:commentExtensible w16cex:durableId="29B31367" w16cex:dateUtc="2026-06-02T19:28:00Z"/>
  <w16cex:commentExtensible w16cex:durableId="4EA20EC9" w16cex:dateUtc="2026-06-04T18:31:00Z"/>
  <w16cex:commentExtensible w16cex:durableId="4778BA17" w16cex:dateUtc="2026-06-02T19:29:00Z"/>
  <w16cex:commentExtensible w16cex:durableId="29EF68FB" w16cex:dateUtc="2026-06-02T19:30:00Z"/>
  <w16cex:commentExtensible w16cex:durableId="7657E15B" w16cex:dateUtc="2026-06-18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D1E483" w16cid:durableId="67D21501"/>
  <w16cid:commentId w16cid:paraId="730966DC" w16cid:durableId="1201DFAC"/>
  <w16cid:commentId w16cid:paraId="1BDEB182" w16cid:durableId="68BAC7C9"/>
  <w16cid:commentId w16cid:paraId="00C62C74" w16cid:durableId="12B781F6"/>
  <w16cid:commentId w16cid:paraId="4A3BB9A0" w16cid:durableId="4FE15FBD"/>
  <w16cid:commentId w16cid:paraId="7978B91F" w16cid:durableId="7DE76688"/>
  <w16cid:commentId w16cid:paraId="153115BD" w16cid:durableId="214A9819"/>
  <w16cid:commentId w16cid:paraId="55CD4D2C" w16cid:durableId="621962BE"/>
  <w16cid:commentId w16cid:paraId="591BAFFE" w16cid:durableId="6A72773D"/>
  <w16cid:commentId w16cid:paraId="0E07AFBA" w16cid:durableId="072C6814"/>
  <w16cid:commentId w16cid:paraId="74EF5B77" w16cid:durableId="451EBF45"/>
  <w16cid:commentId w16cid:paraId="669C2FCE" w16cid:durableId="45DFAA7A"/>
  <w16cid:commentId w16cid:paraId="7086D819" w16cid:durableId="4AB881AF"/>
  <w16cid:commentId w16cid:paraId="6898CD14" w16cid:durableId="4D002771"/>
  <w16cid:commentId w16cid:paraId="55DFF0F5" w16cid:durableId="5FB571B0"/>
  <w16cid:commentId w16cid:paraId="42CFE31E" w16cid:durableId="31B3AE4E"/>
  <w16cid:commentId w16cid:paraId="230CAC11" w16cid:durableId="1C2DDC3A"/>
  <w16cid:commentId w16cid:paraId="586E2A50" w16cid:durableId="62A8F9D9"/>
  <w16cid:commentId w16cid:paraId="079585F2" w16cid:durableId="0C638357"/>
  <w16cid:commentId w16cid:paraId="19528509" w16cid:durableId="1B3A373F"/>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61A71D2B" w16cid:durableId="7B809ED8"/>
  <w16cid:commentId w16cid:paraId="439E7A71" w16cid:durableId="504A5975"/>
  <w16cid:commentId w16cid:paraId="3390C33C" w16cid:durableId="36B09F8F"/>
  <w16cid:commentId w16cid:paraId="4A195EA2" w16cid:durableId="0954BE17"/>
  <w16cid:commentId w16cid:paraId="5624C690" w16cid:durableId="397FBF35"/>
  <w16cid:commentId w16cid:paraId="4D6A376C" w16cid:durableId="2A19DE37"/>
  <w16cid:commentId w16cid:paraId="25EEE597" w16cid:durableId="3CF00720"/>
  <w16cid:commentId w16cid:paraId="3A99CA68" w16cid:durableId="4F7F8D58"/>
  <w16cid:commentId w16cid:paraId="6D6B7A8B" w16cid:durableId="7247EEB9"/>
  <w16cid:commentId w16cid:paraId="7EFB8C96" w16cid:durableId="27EE7E04"/>
  <w16cid:commentId w16cid:paraId="6869C97F" w16cid:durableId="1D45C43D"/>
  <w16cid:commentId w16cid:paraId="5E35B164" w16cid:durableId="25B0940F"/>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E28C882" w16cid:durableId="04FA35C9"/>
  <w16cid:commentId w16cid:paraId="0DBBE0ED" w16cid:durableId="3CEE0A1B"/>
  <w16cid:commentId w16cid:paraId="7B5B7E5B" w16cid:durableId="678762C6"/>
  <w16cid:commentId w16cid:paraId="1D408F78" w16cid:durableId="3DE121D7"/>
  <w16cid:commentId w16cid:paraId="7FA3A764" w16cid:durableId="5726DDC9"/>
  <w16cid:commentId w16cid:paraId="766C073B" w16cid:durableId="32F7474A"/>
  <w16cid:commentId w16cid:paraId="41CE7174" w16cid:durableId="3533A734"/>
  <w16cid:commentId w16cid:paraId="03A79CC8" w16cid:durableId="71878713"/>
  <w16cid:commentId w16cid:paraId="1CD92D24" w16cid:durableId="4F525F49"/>
  <w16cid:commentId w16cid:paraId="784676FB" w16cid:durableId="09B175C0"/>
  <w16cid:commentId w16cid:paraId="30C6AF8A" w16cid:durableId="50D9A261"/>
  <w16cid:commentId w16cid:paraId="047E05E8" w16cid:durableId="20E96DFB"/>
  <w16cid:commentId w16cid:paraId="1EBD117C" w16cid:durableId="22CCDE01"/>
  <w16cid:commentId w16cid:paraId="56547692" w16cid:durableId="7064B121"/>
  <w16cid:commentId w16cid:paraId="0155A58C" w16cid:durableId="5E05418B"/>
  <w16cid:commentId w16cid:paraId="4DBC8B8E" w16cid:durableId="30B449B2"/>
  <w16cid:commentId w16cid:paraId="1F2D7526" w16cid:durableId="6063C193"/>
  <w16cid:commentId w16cid:paraId="78244169" w16cid:durableId="389A53BB"/>
  <w16cid:commentId w16cid:paraId="121DDF6B" w16cid:durableId="0E0F1ABE"/>
  <w16cid:commentId w16cid:paraId="21095445" w16cid:durableId="7DB42984"/>
  <w16cid:commentId w16cid:paraId="659B6880" w16cid:durableId="3A502C05"/>
  <w16cid:commentId w16cid:paraId="0B4A1752" w16cid:durableId="79966FE6"/>
  <w16cid:commentId w16cid:paraId="343294DF" w16cid:durableId="4E029363"/>
  <w16cid:commentId w16cid:paraId="5B764D1D" w16cid:durableId="47E6189C"/>
  <w16cid:commentId w16cid:paraId="6AE0F266" w16cid:durableId="2E9EBED7"/>
  <w16cid:commentId w16cid:paraId="6E48998E" w16cid:durableId="51E096CC"/>
  <w16cid:commentId w16cid:paraId="61FDF60E" w16cid:durableId="17E62C76"/>
  <w16cid:commentId w16cid:paraId="415E3116" w16cid:durableId="0C1E0C4C"/>
  <w16cid:commentId w16cid:paraId="765F3CDE" w16cid:durableId="1E349E01"/>
  <w16cid:commentId w16cid:paraId="6B82379A" w16cid:durableId="2D113BC4"/>
  <w16cid:commentId w16cid:paraId="44114E9F" w16cid:durableId="3A3ABDC4"/>
  <w16cid:commentId w16cid:paraId="756B1CF8" w16cid:durableId="5023C7C8"/>
  <w16cid:commentId w16cid:paraId="2D06FB15" w16cid:durableId="334802F9"/>
  <w16cid:commentId w16cid:paraId="49E45581" w16cid:durableId="0AC520E8"/>
  <w16cid:commentId w16cid:paraId="4929ACA1" w16cid:durableId="4840D995"/>
  <w16cid:commentId w16cid:paraId="2B0FDFA7" w16cid:durableId="1C6EB605"/>
  <w16cid:commentId w16cid:paraId="7B2C35C4" w16cid:durableId="7B6BC56E"/>
  <w16cid:commentId w16cid:paraId="4F7DA0B2" w16cid:durableId="7A00E09C"/>
  <w16cid:commentId w16cid:paraId="4BD8783A" w16cid:durableId="53EC6AA8"/>
  <w16cid:commentId w16cid:paraId="6BA7FA61" w16cid:durableId="5939D572"/>
  <w16cid:commentId w16cid:paraId="61219172" w16cid:durableId="65EB3564"/>
  <w16cid:commentId w16cid:paraId="38AF0648" w16cid:durableId="237DF651"/>
  <w16cid:commentId w16cid:paraId="3BC46E0E" w16cid:durableId="0ACE4496"/>
  <w16cid:commentId w16cid:paraId="03D4E73E" w16cid:durableId="5720E4F0"/>
  <w16cid:commentId w16cid:paraId="0041D6A8" w16cid:durableId="29B31367"/>
  <w16cid:commentId w16cid:paraId="3BBE0F6B" w16cid:durableId="4EA20EC9"/>
  <w16cid:commentId w16cid:paraId="28872DF9" w16cid:durableId="4778BA17"/>
  <w16cid:commentId w16cid:paraId="23AF3BEF" w16cid:durableId="29EF68FB"/>
  <w16cid:commentId w16cid:paraId="0ABD2FE5" w16cid:durableId="7657E1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C0CEA" w14:textId="77777777" w:rsidR="00AC7BEF" w:rsidRDefault="00AC7BEF" w:rsidP="00B9074C">
      <w:pPr>
        <w:spacing w:after="0" w:line="240" w:lineRule="auto"/>
      </w:pPr>
      <w:r>
        <w:separator/>
      </w:r>
    </w:p>
  </w:endnote>
  <w:endnote w:type="continuationSeparator" w:id="0">
    <w:p w14:paraId="639E548A" w14:textId="77777777" w:rsidR="00AC7BEF" w:rsidRDefault="00AC7BEF"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18409477"/>
      <w:docPartObj>
        <w:docPartGallery w:val="Page Numbers (Bottom of Page)"/>
        <w:docPartUnique/>
      </w:docPartObj>
    </w:sdtPr>
    <w:sdtEndPr>
      <w:rPr>
        <w:rFonts w:ascii="Times New Roman" w:hAnsi="Times New Roman" w:cs="Times New Roman"/>
        <w:noProof/>
      </w:rPr>
    </w:sdtEndPr>
    <w:sdtContent>
      <w:p w14:paraId="15C40D16" w14:textId="54E354DE" w:rsidR="00B10701" w:rsidRPr="008116FF" w:rsidRDefault="00B10701">
        <w:pPr>
          <w:pStyle w:val="Footer"/>
          <w:jc w:val="center"/>
          <w:rPr>
            <w:rFonts w:ascii="Times New Roman" w:hAnsi="Times New Roman" w:cs="Times New Roman"/>
          </w:rPr>
        </w:pPr>
        <w:r w:rsidRPr="008116FF">
          <w:rPr>
            <w:rFonts w:ascii="Times New Roman" w:hAnsi="Times New Roman" w:cs="Times New Roman"/>
          </w:rPr>
          <w:fldChar w:fldCharType="begin"/>
        </w:r>
        <w:r w:rsidRPr="008116FF">
          <w:rPr>
            <w:rFonts w:ascii="Times New Roman" w:hAnsi="Times New Roman" w:cs="Times New Roman"/>
          </w:rPr>
          <w:instrText xml:space="preserve"> PAGE   \* MERGEFORMAT </w:instrText>
        </w:r>
        <w:r w:rsidRPr="008116FF">
          <w:rPr>
            <w:rFonts w:ascii="Times New Roman" w:hAnsi="Times New Roman" w:cs="Times New Roman"/>
          </w:rPr>
          <w:fldChar w:fldCharType="separate"/>
        </w:r>
        <w:r w:rsidRPr="008116FF">
          <w:rPr>
            <w:rFonts w:ascii="Times New Roman" w:hAnsi="Times New Roman" w:cs="Times New Roman"/>
            <w:noProof/>
          </w:rPr>
          <w:t>2</w:t>
        </w:r>
        <w:r w:rsidRPr="008116FF">
          <w:rPr>
            <w:rFonts w:ascii="Times New Roman" w:hAnsi="Times New Roman" w:cs="Times New Roman"/>
            <w:noProof/>
          </w:rPr>
          <w:fldChar w:fldCharType="end"/>
        </w:r>
      </w:p>
    </w:sdtContent>
  </w:sdt>
  <w:p w14:paraId="242A7036" w14:textId="77777777" w:rsidR="00B10701" w:rsidRDefault="00B10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14367087"/>
      <w:docPartObj>
        <w:docPartGallery w:val="Page Numbers (Bottom of Page)"/>
        <w:docPartUnique/>
      </w:docPartObj>
    </w:sdtPr>
    <w:sdtEndPr>
      <w:rPr>
        <w:rFonts w:ascii="Times New Roman" w:hAnsi="Times New Roman" w:cs="Times New Roman"/>
        <w:noProof/>
      </w:rPr>
    </w:sdtEndPr>
    <w:sdtContent>
      <w:p w14:paraId="51E63C47" w14:textId="77777777" w:rsidR="00B10701" w:rsidRPr="00B10701" w:rsidRDefault="00B10701">
        <w:pPr>
          <w:pStyle w:val="Footer"/>
          <w:jc w:val="center"/>
          <w:rPr>
            <w:rFonts w:ascii="Times New Roman" w:hAnsi="Times New Roman" w:cs="Times New Roman"/>
          </w:rPr>
        </w:pPr>
        <w:r w:rsidRPr="00B10701">
          <w:rPr>
            <w:rFonts w:ascii="Times New Roman" w:hAnsi="Times New Roman" w:cs="Times New Roman"/>
          </w:rPr>
          <w:fldChar w:fldCharType="begin"/>
        </w:r>
        <w:r w:rsidRPr="00B10701">
          <w:rPr>
            <w:rFonts w:ascii="Times New Roman" w:hAnsi="Times New Roman" w:cs="Times New Roman"/>
          </w:rPr>
          <w:instrText xml:space="preserve"> PAGE   \* MERGEFORMAT </w:instrText>
        </w:r>
        <w:r w:rsidRPr="00B10701">
          <w:rPr>
            <w:rFonts w:ascii="Times New Roman" w:hAnsi="Times New Roman" w:cs="Times New Roman"/>
          </w:rPr>
          <w:fldChar w:fldCharType="separate"/>
        </w:r>
        <w:r w:rsidRPr="00B10701">
          <w:rPr>
            <w:rFonts w:ascii="Times New Roman" w:hAnsi="Times New Roman" w:cs="Times New Roman"/>
            <w:noProof/>
          </w:rPr>
          <w:t>2</w:t>
        </w:r>
        <w:r w:rsidRPr="00B10701">
          <w:rPr>
            <w:rFonts w:ascii="Times New Roman" w:hAnsi="Times New Roman" w:cs="Times New Roman"/>
            <w:noProof/>
          </w:rPr>
          <w:fldChar w:fldCharType="end"/>
        </w:r>
      </w:p>
    </w:sdtContent>
  </w:sdt>
  <w:p w14:paraId="08A350AE" w14:textId="77777777" w:rsidR="00B10701" w:rsidRDefault="00B107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87133233"/>
      <w:docPartObj>
        <w:docPartGallery w:val="Page Numbers (Bottom of Page)"/>
        <w:docPartUnique/>
      </w:docPartObj>
    </w:sdtPr>
    <w:sdtEndPr>
      <w:rPr>
        <w:rFonts w:ascii="Times New Roman" w:hAnsi="Times New Roman" w:cs="Times New Roman"/>
        <w:noProof/>
      </w:rPr>
    </w:sdtEndPr>
    <w:sdtContent>
      <w:p w14:paraId="13C6D1A1" w14:textId="68C51367" w:rsidR="00134E49" w:rsidRPr="00134E49" w:rsidRDefault="00134E49">
        <w:pPr>
          <w:pStyle w:val="Footer"/>
          <w:jc w:val="center"/>
          <w:rPr>
            <w:rFonts w:ascii="Times New Roman" w:hAnsi="Times New Roman" w:cs="Times New Roman"/>
          </w:rPr>
        </w:pPr>
        <w:r w:rsidRPr="00134E49">
          <w:rPr>
            <w:rFonts w:ascii="Times New Roman" w:hAnsi="Times New Roman" w:cs="Times New Roman"/>
          </w:rPr>
          <w:fldChar w:fldCharType="begin"/>
        </w:r>
        <w:r w:rsidRPr="00134E49">
          <w:rPr>
            <w:rFonts w:ascii="Times New Roman" w:hAnsi="Times New Roman" w:cs="Times New Roman"/>
          </w:rPr>
          <w:instrText xml:space="preserve"> PAGE   \* MERGEFORMAT </w:instrText>
        </w:r>
        <w:r w:rsidRPr="00134E49">
          <w:rPr>
            <w:rFonts w:ascii="Times New Roman" w:hAnsi="Times New Roman" w:cs="Times New Roman"/>
          </w:rPr>
          <w:fldChar w:fldCharType="separate"/>
        </w:r>
        <w:r w:rsidRPr="00134E49">
          <w:rPr>
            <w:rFonts w:ascii="Times New Roman" w:hAnsi="Times New Roman" w:cs="Times New Roman"/>
            <w:noProof/>
          </w:rPr>
          <w:t>2</w:t>
        </w:r>
        <w:r w:rsidRPr="00134E49">
          <w:rPr>
            <w:rFonts w:ascii="Times New Roman" w:hAnsi="Times New Roman" w:cs="Times New Roman"/>
            <w:noProof/>
          </w:rPr>
          <w:fldChar w:fldCharType="end"/>
        </w:r>
      </w:p>
    </w:sdtContent>
  </w:sdt>
  <w:p w14:paraId="426B448F" w14:textId="59086EA2" w:rsidR="008B0441" w:rsidRDefault="008B04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80090262"/>
      <w:docPartObj>
        <w:docPartGallery w:val="Page Numbers (Bottom of Page)"/>
        <w:docPartUnique/>
      </w:docPartObj>
    </w:sdtPr>
    <w:sdtEndPr>
      <w:rPr>
        <w:rFonts w:ascii="Times New Roman" w:hAnsi="Times New Roman" w:cs="Times New Roman"/>
        <w:noProof/>
      </w:rPr>
    </w:sdtEndPr>
    <w:sdtContent>
      <w:p w14:paraId="3B0A92AB" w14:textId="77777777" w:rsidR="008B0441" w:rsidRPr="00B36F68" w:rsidRDefault="008B0441">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1FA97DE5" w14:textId="77777777" w:rsidR="008B0441" w:rsidRDefault="008B0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FEB4B3" w14:textId="77777777" w:rsidR="00AC7BEF" w:rsidRDefault="00AC7BEF" w:rsidP="00B9074C">
      <w:pPr>
        <w:spacing w:after="0" w:line="240" w:lineRule="auto"/>
      </w:pPr>
      <w:r>
        <w:separator/>
      </w:r>
    </w:p>
  </w:footnote>
  <w:footnote w:type="continuationSeparator" w:id="0">
    <w:p w14:paraId="15B6DE0C" w14:textId="77777777" w:rsidR="00AC7BEF" w:rsidRDefault="00AC7BEF"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sey terHorst">
    <w15:presenceInfo w15:providerId="None" w15:userId="Casey terHorst"/>
  </w15:person>
  <w15:person w15:author="terHorst, Casey  P">
    <w15:presenceInfo w15:providerId="AD" w15:userId="S::casey.terhorst@csun.edu::0f4892ff-ae08-40cb-9306-8c5afca50a1d"/>
  </w15:person>
  <w15:person w15:author="Mendelson, Alex">
    <w15:presenceInfo w15:providerId="AD" w15:userId="S::alex.mendelson.698@my.csun.edu::b5197b80-85c3-4871-be06-fccfde9bb34f"/>
  </w15:person>
  <w15:person w15:author="terHorst, Casey P">
    <w15:presenceInfo w15:providerId="None" w15:userId="terHorst, Casey P"/>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2DED"/>
    <w:rsid w:val="00025B13"/>
    <w:rsid w:val="0002624F"/>
    <w:rsid w:val="00026EE5"/>
    <w:rsid w:val="00030145"/>
    <w:rsid w:val="00031319"/>
    <w:rsid w:val="0003285E"/>
    <w:rsid w:val="000329DC"/>
    <w:rsid w:val="00033483"/>
    <w:rsid w:val="00033A4C"/>
    <w:rsid w:val="00033B5E"/>
    <w:rsid w:val="000341A4"/>
    <w:rsid w:val="00034703"/>
    <w:rsid w:val="00034A55"/>
    <w:rsid w:val="000359E8"/>
    <w:rsid w:val="000362CA"/>
    <w:rsid w:val="00036482"/>
    <w:rsid w:val="00036B9F"/>
    <w:rsid w:val="000373D4"/>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57A0F"/>
    <w:rsid w:val="000608FF"/>
    <w:rsid w:val="00060FC8"/>
    <w:rsid w:val="0006126D"/>
    <w:rsid w:val="0006169B"/>
    <w:rsid w:val="0006200E"/>
    <w:rsid w:val="000623D7"/>
    <w:rsid w:val="000639DC"/>
    <w:rsid w:val="0006404D"/>
    <w:rsid w:val="0006614B"/>
    <w:rsid w:val="00067467"/>
    <w:rsid w:val="0006774C"/>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1C63"/>
    <w:rsid w:val="00092288"/>
    <w:rsid w:val="000934A8"/>
    <w:rsid w:val="00093BEA"/>
    <w:rsid w:val="000953CC"/>
    <w:rsid w:val="000955F9"/>
    <w:rsid w:val="00095806"/>
    <w:rsid w:val="00095A3D"/>
    <w:rsid w:val="00095A4B"/>
    <w:rsid w:val="000966AB"/>
    <w:rsid w:val="00097099"/>
    <w:rsid w:val="0009717F"/>
    <w:rsid w:val="00097398"/>
    <w:rsid w:val="00097753"/>
    <w:rsid w:val="00097CFE"/>
    <w:rsid w:val="00097F03"/>
    <w:rsid w:val="00097F97"/>
    <w:rsid w:val="000A0329"/>
    <w:rsid w:val="000A127C"/>
    <w:rsid w:val="000A163D"/>
    <w:rsid w:val="000A2509"/>
    <w:rsid w:val="000A2E6B"/>
    <w:rsid w:val="000A3055"/>
    <w:rsid w:val="000A35D7"/>
    <w:rsid w:val="000A39A1"/>
    <w:rsid w:val="000A3E01"/>
    <w:rsid w:val="000A3FD4"/>
    <w:rsid w:val="000A4093"/>
    <w:rsid w:val="000A4532"/>
    <w:rsid w:val="000A530D"/>
    <w:rsid w:val="000A5EE5"/>
    <w:rsid w:val="000A6CBA"/>
    <w:rsid w:val="000A7F88"/>
    <w:rsid w:val="000B049D"/>
    <w:rsid w:val="000B1063"/>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0CC"/>
    <w:rsid w:val="000C7784"/>
    <w:rsid w:val="000D04D9"/>
    <w:rsid w:val="000D0CFB"/>
    <w:rsid w:val="000D2115"/>
    <w:rsid w:val="000D232F"/>
    <w:rsid w:val="000D234F"/>
    <w:rsid w:val="000D2AC2"/>
    <w:rsid w:val="000D2F64"/>
    <w:rsid w:val="000D2FED"/>
    <w:rsid w:val="000D33FF"/>
    <w:rsid w:val="000D3B44"/>
    <w:rsid w:val="000D4ED2"/>
    <w:rsid w:val="000D4EEA"/>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A78"/>
    <w:rsid w:val="000F0C82"/>
    <w:rsid w:val="000F177E"/>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2AC"/>
    <w:rsid w:val="001036A9"/>
    <w:rsid w:val="00104514"/>
    <w:rsid w:val="00104553"/>
    <w:rsid w:val="0010490E"/>
    <w:rsid w:val="00104983"/>
    <w:rsid w:val="00106E5B"/>
    <w:rsid w:val="00107964"/>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4C85"/>
    <w:rsid w:val="00134E49"/>
    <w:rsid w:val="001355C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093E"/>
    <w:rsid w:val="0015113A"/>
    <w:rsid w:val="00151DFB"/>
    <w:rsid w:val="0015202A"/>
    <w:rsid w:val="001527DA"/>
    <w:rsid w:val="001534C6"/>
    <w:rsid w:val="0015370E"/>
    <w:rsid w:val="00153780"/>
    <w:rsid w:val="00153E5A"/>
    <w:rsid w:val="001541C6"/>
    <w:rsid w:val="0015476F"/>
    <w:rsid w:val="001549C7"/>
    <w:rsid w:val="001549F8"/>
    <w:rsid w:val="00154E05"/>
    <w:rsid w:val="00154FEF"/>
    <w:rsid w:val="001571D1"/>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1F5"/>
    <w:rsid w:val="00170AE5"/>
    <w:rsid w:val="00170C23"/>
    <w:rsid w:val="001710A7"/>
    <w:rsid w:val="00171103"/>
    <w:rsid w:val="0017182F"/>
    <w:rsid w:val="0017190C"/>
    <w:rsid w:val="00171B92"/>
    <w:rsid w:val="00172CB2"/>
    <w:rsid w:val="00175420"/>
    <w:rsid w:val="00175F16"/>
    <w:rsid w:val="001763DD"/>
    <w:rsid w:val="001765D7"/>
    <w:rsid w:val="001769E6"/>
    <w:rsid w:val="00176A20"/>
    <w:rsid w:val="00176BF3"/>
    <w:rsid w:val="00177053"/>
    <w:rsid w:val="0017764D"/>
    <w:rsid w:val="001776E3"/>
    <w:rsid w:val="001778DC"/>
    <w:rsid w:val="00177DAE"/>
    <w:rsid w:val="00180014"/>
    <w:rsid w:val="00180AF2"/>
    <w:rsid w:val="00181147"/>
    <w:rsid w:val="00181B0E"/>
    <w:rsid w:val="00181CEC"/>
    <w:rsid w:val="00181EC3"/>
    <w:rsid w:val="00182006"/>
    <w:rsid w:val="0018360C"/>
    <w:rsid w:val="00183764"/>
    <w:rsid w:val="00183B10"/>
    <w:rsid w:val="00183F36"/>
    <w:rsid w:val="001846EF"/>
    <w:rsid w:val="001849C1"/>
    <w:rsid w:val="001858D0"/>
    <w:rsid w:val="001859B8"/>
    <w:rsid w:val="00185DE3"/>
    <w:rsid w:val="00186ACB"/>
    <w:rsid w:val="00186EF4"/>
    <w:rsid w:val="0018784C"/>
    <w:rsid w:val="001900E3"/>
    <w:rsid w:val="00190479"/>
    <w:rsid w:val="001904D6"/>
    <w:rsid w:val="001910D2"/>
    <w:rsid w:val="00191A6C"/>
    <w:rsid w:val="00191F8D"/>
    <w:rsid w:val="001928A1"/>
    <w:rsid w:val="00192A90"/>
    <w:rsid w:val="00192B51"/>
    <w:rsid w:val="00194239"/>
    <w:rsid w:val="00194F25"/>
    <w:rsid w:val="00196553"/>
    <w:rsid w:val="001974DB"/>
    <w:rsid w:val="001974E3"/>
    <w:rsid w:val="001A0029"/>
    <w:rsid w:val="001A11F2"/>
    <w:rsid w:val="001A14BD"/>
    <w:rsid w:val="001A2A6F"/>
    <w:rsid w:val="001A2BA2"/>
    <w:rsid w:val="001A349F"/>
    <w:rsid w:val="001A3E09"/>
    <w:rsid w:val="001A3EBF"/>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B6F87"/>
    <w:rsid w:val="001B73FB"/>
    <w:rsid w:val="001C1036"/>
    <w:rsid w:val="001C1098"/>
    <w:rsid w:val="001C1113"/>
    <w:rsid w:val="001C1EE3"/>
    <w:rsid w:val="001C2A11"/>
    <w:rsid w:val="001C2C7A"/>
    <w:rsid w:val="001C4483"/>
    <w:rsid w:val="001C530E"/>
    <w:rsid w:val="001C5464"/>
    <w:rsid w:val="001C5AC9"/>
    <w:rsid w:val="001C63D2"/>
    <w:rsid w:val="001C6700"/>
    <w:rsid w:val="001C672E"/>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C4F"/>
    <w:rsid w:val="001E4E5C"/>
    <w:rsid w:val="001E5580"/>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0245"/>
    <w:rsid w:val="002110DA"/>
    <w:rsid w:val="002114D3"/>
    <w:rsid w:val="00212A1F"/>
    <w:rsid w:val="00212F52"/>
    <w:rsid w:val="00213BE0"/>
    <w:rsid w:val="0021474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2D8C"/>
    <w:rsid w:val="00253EF9"/>
    <w:rsid w:val="00254806"/>
    <w:rsid w:val="002564C7"/>
    <w:rsid w:val="00257361"/>
    <w:rsid w:val="0025742B"/>
    <w:rsid w:val="00260500"/>
    <w:rsid w:val="00261099"/>
    <w:rsid w:val="002617A5"/>
    <w:rsid w:val="0026230D"/>
    <w:rsid w:val="0026339A"/>
    <w:rsid w:val="0026368D"/>
    <w:rsid w:val="002636F3"/>
    <w:rsid w:val="00263718"/>
    <w:rsid w:val="00263A6E"/>
    <w:rsid w:val="00263BF0"/>
    <w:rsid w:val="00264C74"/>
    <w:rsid w:val="00264F0C"/>
    <w:rsid w:val="0026520E"/>
    <w:rsid w:val="0026541B"/>
    <w:rsid w:val="0026546F"/>
    <w:rsid w:val="00265527"/>
    <w:rsid w:val="002665B5"/>
    <w:rsid w:val="00266C3B"/>
    <w:rsid w:val="002671F5"/>
    <w:rsid w:val="0026728C"/>
    <w:rsid w:val="002706FE"/>
    <w:rsid w:val="00271483"/>
    <w:rsid w:val="00271895"/>
    <w:rsid w:val="002718D5"/>
    <w:rsid w:val="002721F6"/>
    <w:rsid w:val="002723D0"/>
    <w:rsid w:val="002725B2"/>
    <w:rsid w:val="00272C97"/>
    <w:rsid w:val="00273E46"/>
    <w:rsid w:val="00275226"/>
    <w:rsid w:val="00275EA4"/>
    <w:rsid w:val="0027655A"/>
    <w:rsid w:val="00276710"/>
    <w:rsid w:val="00276E8B"/>
    <w:rsid w:val="0027727D"/>
    <w:rsid w:val="00277B95"/>
    <w:rsid w:val="002809D2"/>
    <w:rsid w:val="00280DD2"/>
    <w:rsid w:val="0028304C"/>
    <w:rsid w:val="00283563"/>
    <w:rsid w:val="002838E1"/>
    <w:rsid w:val="00284319"/>
    <w:rsid w:val="00284442"/>
    <w:rsid w:val="00284499"/>
    <w:rsid w:val="002846FD"/>
    <w:rsid w:val="002858CF"/>
    <w:rsid w:val="00285D17"/>
    <w:rsid w:val="002865E1"/>
    <w:rsid w:val="00286748"/>
    <w:rsid w:val="00286E5F"/>
    <w:rsid w:val="00287EC3"/>
    <w:rsid w:val="00290C1B"/>
    <w:rsid w:val="00291035"/>
    <w:rsid w:val="0029128A"/>
    <w:rsid w:val="00291598"/>
    <w:rsid w:val="00291DFE"/>
    <w:rsid w:val="00292237"/>
    <w:rsid w:val="002938FE"/>
    <w:rsid w:val="00293A07"/>
    <w:rsid w:val="00293ABA"/>
    <w:rsid w:val="00293BE6"/>
    <w:rsid w:val="00294544"/>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7AC"/>
    <w:rsid w:val="002A5A62"/>
    <w:rsid w:val="002A6419"/>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6DE"/>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D7F35"/>
    <w:rsid w:val="002E0586"/>
    <w:rsid w:val="002E0FC7"/>
    <w:rsid w:val="002E23D8"/>
    <w:rsid w:val="002E2A43"/>
    <w:rsid w:val="002E3449"/>
    <w:rsid w:val="002E380C"/>
    <w:rsid w:val="002E38B4"/>
    <w:rsid w:val="002E3A13"/>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2966"/>
    <w:rsid w:val="00313483"/>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241"/>
    <w:rsid w:val="00331591"/>
    <w:rsid w:val="00331687"/>
    <w:rsid w:val="003317B5"/>
    <w:rsid w:val="003317EC"/>
    <w:rsid w:val="00332204"/>
    <w:rsid w:val="00333078"/>
    <w:rsid w:val="00333922"/>
    <w:rsid w:val="00334980"/>
    <w:rsid w:val="00334FE5"/>
    <w:rsid w:val="003362A4"/>
    <w:rsid w:val="003362D8"/>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704"/>
    <w:rsid w:val="0036386F"/>
    <w:rsid w:val="003646E8"/>
    <w:rsid w:val="00364748"/>
    <w:rsid w:val="003647B6"/>
    <w:rsid w:val="00364C84"/>
    <w:rsid w:val="00364F4C"/>
    <w:rsid w:val="00365151"/>
    <w:rsid w:val="00365462"/>
    <w:rsid w:val="00366A4D"/>
    <w:rsid w:val="00367204"/>
    <w:rsid w:val="0037061F"/>
    <w:rsid w:val="00371CD8"/>
    <w:rsid w:val="00371DAC"/>
    <w:rsid w:val="003723F1"/>
    <w:rsid w:val="00372456"/>
    <w:rsid w:val="00372D18"/>
    <w:rsid w:val="0037309C"/>
    <w:rsid w:val="00374AFB"/>
    <w:rsid w:val="003802AA"/>
    <w:rsid w:val="003804B0"/>
    <w:rsid w:val="003807E3"/>
    <w:rsid w:val="00380E52"/>
    <w:rsid w:val="0038106F"/>
    <w:rsid w:val="003810FC"/>
    <w:rsid w:val="003813E7"/>
    <w:rsid w:val="00381902"/>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6B55"/>
    <w:rsid w:val="00397B1C"/>
    <w:rsid w:val="003A1BB9"/>
    <w:rsid w:val="003A1C0A"/>
    <w:rsid w:val="003A1EBC"/>
    <w:rsid w:val="003A2503"/>
    <w:rsid w:val="003A2B86"/>
    <w:rsid w:val="003A2BA9"/>
    <w:rsid w:val="003A36C8"/>
    <w:rsid w:val="003A6715"/>
    <w:rsid w:val="003A694D"/>
    <w:rsid w:val="003A6BF9"/>
    <w:rsid w:val="003A7D67"/>
    <w:rsid w:val="003B08C5"/>
    <w:rsid w:val="003B0E57"/>
    <w:rsid w:val="003B1002"/>
    <w:rsid w:val="003B15B8"/>
    <w:rsid w:val="003B1876"/>
    <w:rsid w:val="003B2EBA"/>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9D7"/>
    <w:rsid w:val="003C2C12"/>
    <w:rsid w:val="003C2FB6"/>
    <w:rsid w:val="003C33FC"/>
    <w:rsid w:val="003C389D"/>
    <w:rsid w:val="003C5CBD"/>
    <w:rsid w:val="003C5EDD"/>
    <w:rsid w:val="003C654F"/>
    <w:rsid w:val="003C6AAD"/>
    <w:rsid w:val="003C7F52"/>
    <w:rsid w:val="003D047A"/>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B6F"/>
    <w:rsid w:val="003F7D45"/>
    <w:rsid w:val="00400741"/>
    <w:rsid w:val="004007A7"/>
    <w:rsid w:val="00400907"/>
    <w:rsid w:val="00400D74"/>
    <w:rsid w:val="00401A70"/>
    <w:rsid w:val="004022EA"/>
    <w:rsid w:val="004037D0"/>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1462"/>
    <w:rsid w:val="004422A6"/>
    <w:rsid w:val="004430D0"/>
    <w:rsid w:val="004436FE"/>
    <w:rsid w:val="0044370C"/>
    <w:rsid w:val="0044500A"/>
    <w:rsid w:val="00445A77"/>
    <w:rsid w:val="00446B0D"/>
    <w:rsid w:val="004477C3"/>
    <w:rsid w:val="00447819"/>
    <w:rsid w:val="00447AF5"/>
    <w:rsid w:val="00450038"/>
    <w:rsid w:val="004509C3"/>
    <w:rsid w:val="00450C77"/>
    <w:rsid w:val="0045151E"/>
    <w:rsid w:val="00451CE1"/>
    <w:rsid w:val="004533B5"/>
    <w:rsid w:val="0045504A"/>
    <w:rsid w:val="00455180"/>
    <w:rsid w:val="004553DB"/>
    <w:rsid w:val="00455A80"/>
    <w:rsid w:val="00455FDE"/>
    <w:rsid w:val="00457039"/>
    <w:rsid w:val="0045791A"/>
    <w:rsid w:val="0046024A"/>
    <w:rsid w:val="0046041E"/>
    <w:rsid w:val="00460455"/>
    <w:rsid w:val="00460BFC"/>
    <w:rsid w:val="004613D8"/>
    <w:rsid w:val="00461774"/>
    <w:rsid w:val="004624A4"/>
    <w:rsid w:val="00463DD9"/>
    <w:rsid w:val="004656AE"/>
    <w:rsid w:val="00466A72"/>
    <w:rsid w:val="00466C87"/>
    <w:rsid w:val="00467071"/>
    <w:rsid w:val="0046765B"/>
    <w:rsid w:val="00467972"/>
    <w:rsid w:val="00470F66"/>
    <w:rsid w:val="004713B4"/>
    <w:rsid w:val="0047152D"/>
    <w:rsid w:val="004730E1"/>
    <w:rsid w:val="00474F08"/>
    <w:rsid w:val="00474F5F"/>
    <w:rsid w:val="00475C50"/>
    <w:rsid w:val="00475FD3"/>
    <w:rsid w:val="00476D20"/>
    <w:rsid w:val="004773FB"/>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DA5"/>
    <w:rsid w:val="00487E86"/>
    <w:rsid w:val="004900C0"/>
    <w:rsid w:val="004903B1"/>
    <w:rsid w:val="00492A85"/>
    <w:rsid w:val="00492A9D"/>
    <w:rsid w:val="00492E95"/>
    <w:rsid w:val="00492FBF"/>
    <w:rsid w:val="004932A7"/>
    <w:rsid w:val="004938FB"/>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A6F00"/>
    <w:rsid w:val="004B026B"/>
    <w:rsid w:val="004B12A3"/>
    <w:rsid w:val="004B2C98"/>
    <w:rsid w:val="004B391F"/>
    <w:rsid w:val="004B463D"/>
    <w:rsid w:val="004B50EA"/>
    <w:rsid w:val="004B57F2"/>
    <w:rsid w:val="004B5E56"/>
    <w:rsid w:val="004B61AC"/>
    <w:rsid w:val="004B63D4"/>
    <w:rsid w:val="004B63F0"/>
    <w:rsid w:val="004B6A0C"/>
    <w:rsid w:val="004B6B3E"/>
    <w:rsid w:val="004B6C68"/>
    <w:rsid w:val="004B6CB0"/>
    <w:rsid w:val="004B7155"/>
    <w:rsid w:val="004B717D"/>
    <w:rsid w:val="004B7286"/>
    <w:rsid w:val="004B7698"/>
    <w:rsid w:val="004C055A"/>
    <w:rsid w:val="004C2048"/>
    <w:rsid w:val="004C2125"/>
    <w:rsid w:val="004C32C9"/>
    <w:rsid w:val="004C483A"/>
    <w:rsid w:val="004C51F3"/>
    <w:rsid w:val="004C550F"/>
    <w:rsid w:val="004C5D3D"/>
    <w:rsid w:val="004C61BE"/>
    <w:rsid w:val="004C644E"/>
    <w:rsid w:val="004C70F7"/>
    <w:rsid w:val="004C76ED"/>
    <w:rsid w:val="004C7704"/>
    <w:rsid w:val="004C7BB7"/>
    <w:rsid w:val="004D1638"/>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4A0F"/>
    <w:rsid w:val="004E5B58"/>
    <w:rsid w:val="004E5BDE"/>
    <w:rsid w:val="004E649F"/>
    <w:rsid w:val="004E6893"/>
    <w:rsid w:val="004E6ED5"/>
    <w:rsid w:val="004E6F81"/>
    <w:rsid w:val="004E7209"/>
    <w:rsid w:val="004E735A"/>
    <w:rsid w:val="004F09B0"/>
    <w:rsid w:val="004F0A74"/>
    <w:rsid w:val="004F0E21"/>
    <w:rsid w:val="004F0F42"/>
    <w:rsid w:val="004F0F7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70A"/>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378B"/>
    <w:rsid w:val="005142D2"/>
    <w:rsid w:val="0051464C"/>
    <w:rsid w:val="005147DF"/>
    <w:rsid w:val="00514883"/>
    <w:rsid w:val="005154C5"/>
    <w:rsid w:val="005160D0"/>
    <w:rsid w:val="00516A09"/>
    <w:rsid w:val="00516E8E"/>
    <w:rsid w:val="00516F5B"/>
    <w:rsid w:val="00517130"/>
    <w:rsid w:val="005174DF"/>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3BB0"/>
    <w:rsid w:val="0054522F"/>
    <w:rsid w:val="005457D3"/>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1C5"/>
    <w:rsid w:val="005554D7"/>
    <w:rsid w:val="00555CE0"/>
    <w:rsid w:val="005573F2"/>
    <w:rsid w:val="005576B5"/>
    <w:rsid w:val="005600E0"/>
    <w:rsid w:val="00561120"/>
    <w:rsid w:val="005615C3"/>
    <w:rsid w:val="00562464"/>
    <w:rsid w:val="00562844"/>
    <w:rsid w:val="00562935"/>
    <w:rsid w:val="00562F84"/>
    <w:rsid w:val="005637C1"/>
    <w:rsid w:val="00563EB7"/>
    <w:rsid w:val="00566421"/>
    <w:rsid w:val="005669B8"/>
    <w:rsid w:val="00567E84"/>
    <w:rsid w:val="00570160"/>
    <w:rsid w:val="00572D7B"/>
    <w:rsid w:val="005735BF"/>
    <w:rsid w:val="005746FC"/>
    <w:rsid w:val="00574CF1"/>
    <w:rsid w:val="00575953"/>
    <w:rsid w:val="0057596B"/>
    <w:rsid w:val="00575DC9"/>
    <w:rsid w:val="00577382"/>
    <w:rsid w:val="005800CC"/>
    <w:rsid w:val="00580546"/>
    <w:rsid w:val="00581436"/>
    <w:rsid w:val="00581801"/>
    <w:rsid w:val="005820F8"/>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5F52"/>
    <w:rsid w:val="005969D8"/>
    <w:rsid w:val="00596B26"/>
    <w:rsid w:val="00596C74"/>
    <w:rsid w:val="005974E4"/>
    <w:rsid w:val="005977C4"/>
    <w:rsid w:val="005A01E3"/>
    <w:rsid w:val="005A0978"/>
    <w:rsid w:val="005A106A"/>
    <w:rsid w:val="005A259F"/>
    <w:rsid w:val="005A3202"/>
    <w:rsid w:val="005A3622"/>
    <w:rsid w:val="005A3E42"/>
    <w:rsid w:val="005A4549"/>
    <w:rsid w:val="005A49B5"/>
    <w:rsid w:val="005A4FFE"/>
    <w:rsid w:val="005A5716"/>
    <w:rsid w:val="005A681A"/>
    <w:rsid w:val="005B0714"/>
    <w:rsid w:val="005B0998"/>
    <w:rsid w:val="005B108E"/>
    <w:rsid w:val="005B1E21"/>
    <w:rsid w:val="005B2017"/>
    <w:rsid w:val="005B3537"/>
    <w:rsid w:val="005B36F7"/>
    <w:rsid w:val="005B3984"/>
    <w:rsid w:val="005B3B16"/>
    <w:rsid w:val="005B3D13"/>
    <w:rsid w:val="005B4C22"/>
    <w:rsid w:val="005B4EB1"/>
    <w:rsid w:val="005B5DB5"/>
    <w:rsid w:val="005B5E20"/>
    <w:rsid w:val="005B611D"/>
    <w:rsid w:val="005B6141"/>
    <w:rsid w:val="005B68F9"/>
    <w:rsid w:val="005B736A"/>
    <w:rsid w:val="005C06A1"/>
    <w:rsid w:val="005C0E9E"/>
    <w:rsid w:val="005C12E7"/>
    <w:rsid w:val="005C2C45"/>
    <w:rsid w:val="005C40AF"/>
    <w:rsid w:val="005C492C"/>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47F4"/>
    <w:rsid w:val="005D5242"/>
    <w:rsid w:val="005D5BE7"/>
    <w:rsid w:val="005D673C"/>
    <w:rsid w:val="005D6B83"/>
    <w:rsid w:val="005D6BF8"/>
    <w:rsid w:val="005D6F09"/>
    <w:rsid w:val="005D7062"/>
    <w:rsid w:val="005D7BED"/>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689"/>
    <w:rsid w:val="005F1EC7"/>
    <w:rsid w:val="005F219F"/>
    <w:rsid w:val="005F2750"/>
    <w:rsid w:val="005F38F3"/>
    <w:rsid w:val="005F4096"/>
    <w:rsid w:val="005F4325"/>
    <w:rsid w:val="005F439D"/>
    <w:rsid w:val="005F4BCE"/>
    <w:rsid w:val="005F62AB"/>
    <w:rsid w:val="005F65B6"/>
    <w:rsid w:val="005F6693"/>
    <w:rsid w:val="005F694B"/>
    <w:rsid w:val="005F7B8C"/>
    <w:rsid w:val="005F7DC6"/>
    <w:rsid w:val="005F7EFF"/>
    <w:rsid w:val="00600714"/>
    <w:rsid w:val="00600939"/>
    <w:rsid w:val="0060106F"/>
    <w:rsid w:val="00601F4F"/>
    <w:rsid w:val="00602370"/>
    <w:rsid w:val="00602B7D"/>
    <w:rsid w:val="00602D41"/>
    <w:rsid w:val="00603017"/>
    <w:rsid w:val="00603703"/>
    <w:rsid w:val="0060465E"/>
    <w:rsid w:val="00605429"/>
    <w:rsid w:val="00605A0A"/>
    <w:rsid w:val="00605B3D"/>
    <w:rsid w:val="00605D60"/>
    <w:rsid w:val="00605D8A"/>
    <w:rsid w:val="0060682C"/>
    <w:rsid w:val="00606DD9"/>
    <w:rsid w:val="00606F03"/>
    <w:rsid w:val="00607A6E"/>
    <w:rsid w:val="00610076"/>
    <w:rsid w:val="00610992"/>
    <w:rsid w:val="00610C86"/>
    <w:rsid w:val="006119D6"/>
    <w:rsid w:val="00613450"/>
    <w:rsid w:val="006136F0"/>
    <w:rsid w:val="00613B51"/>
    <w:rsid w:val="0061423E"/>
    <w:rsid w:val="00614EE8"/>
    <w:rsid w:val="006150C2"/>
    <w:rsid w:val="0061580E"/>
    <w:rsid w:val="00615E67"/>
    <w:rsid w:val="0061680A"/>
    <w:rsid w:val="0061754B"/>
    <w:rsid w:val="00617F82"/>
    <w:rsid w:val="006205A3"/>
    <w:rsid w:val="00620AC6"/>
    <w:rsid w:val="00621700"/>
    <w:rsid w:val="0062190C"/>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39E4"/>
    <w:rsid w:val="006356CC"/>
    <w:rsid w:val="00635932"/>
    <w:rsid w:val="00635970"/>
    <w:rsid w:val="0063601C"/>
    <w:rsid w:val="006370CE"/>
    <w:rsid w:val="006372EB"/>
    <w:rsid w:val="00637723"/>
    <w:rsid w:val="0063793C"/>
    <w:rsid w:val="00637CB7"/>
    <w:rsid w:val="00637D50"/>
    <w:rsid w:val="00640B4D"/>
    <w:rsid w:val="00640E14"/>
    <w:rsid w:val="00640F57"/>
    <w:rsid w:val="00641163"/>
    <w:rsid w:val="0064205E"/>
    <w:rsid w:val="00642201"/>
    <w:rsid w:val="006425EE"/>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4596"/>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239"/>
    <w:rsid w:val="00664536"/>
    <w:rsid w:val="00664E2C"/>
    <w:rsid w:val="00665659"/>
    <w:rsid w:val="00665E52"/>
    <w:rsid w:val="006661CC"/>
    <w:rsid w:val="006663C0"/>
    <w:rsid w:val="00666441"/>
    <w:rsid w:val="006673E0"/>
    <w:rsid w:val="006674F5"/>
    <w:rsid w:val="0066790C"/>
    <w:rsid w:val="006679E8"/>
    <w:rsid w:val="00667B92"/>
    <w:rsid w:val="00667DEA"/>
    <w:rsid w:val="00667E8E"/>
    <w:rsid w:val="00671670"/>
    <w:rsid w:val="00671897"/>
    <w:rsid w:val="00671C4D"/>
    <w:rsid w:val="006721DC"/>
    <w:rsid w:val="00672409"/>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4E00"/>
    <w:rsid w:val="00684EAC"/>
    <w:rsid w:val="00685F75"/>
    <w:rsid w:val="0068654B"/>
    <w:rsid w:val="00686598"/>
    <w:rsid w:val="006868E4"/>
    <w:rsid w:val="006871A1"/>
    <w:rsid w:val="006874AA"/>
    <w:rsid w:val="006877FB"/>
    <w:rsid w:val="0069090C"/>
    <w:rsid w:val="00692996"/>
    <w:rsid w:val="00692BF7"/>
    <w:rsid w:val="00692F5E"/>
    <w:rsid w:val="0069306F"/>
    <w:rsid w:val="00694D57"/>
    <w:rsid w:val="00695F54"/>
    <w:rsid w:val="006968B9"/>
    <w:rsid w:val="00696F5F"/>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95A"/>
    <w:rsid w:val="006F0078"/>
    <w:rsid w:val="006F140F"/>
    <w:rsid w:val="006F1922"/>
    <w:rsid w:val="006F275B"/>
    <w:rsid w:val="006F3681"/>
    <w:rsid w:val="006F37CD"/>
    <w:rsid w:val="006F4720"/>
    <w:rsid w:val="006F4761"/>
    <w:rsid w:val="006F4E92"/>
    <w:rsid w:val="006F57A4"/>
    <w:rsid w:val="006F5C83"/>
    <w:rsid w:val="006F70F9"/>
    <w:rsid w:val="006F7CD3"/>
    <w:rsid w:val="00700351"/>
    <w:rsid w:val="0070093C"/>
    <w:rsid w:val="00702323"/>
    <w:rsid w:val="007036A2"/>
    <w:rsid w:val="00704136"/>
    <w:rsid w:val="007042C7"/>
    <w:rsid w:val="00704EB6"/>
    <w:rsid w:val="00705272"/>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BFC"/>
    <w:rsid w:val="00716C32"/>
    <w:rsid w:val="0071706F"/>
    <w:rsid w:val="007174C0"/>
    <w:rsid w:val="007205E9"/>
    <w:rsid w:val="00722517"/>
    <w:rsid w:val="0072300E"/>
    <w:rsid w:val="00723512"/>
    <w:rsid w:val="00723E25"/>
    <w:rsid w:val="00723F5B"/>
    <w:rsid w:val="0072405F"/>
    <w:rsid w:val="0072456B"/>
    <w:rsid w:val="007245D7"/>
    <w:rsid w:val="00724629"/>
    <w:rsid w:val="00724FCB"/>
    <w:rsid w:val="00725B90"/>
    <w:rsid w:val="00725C2F"/>
    <w:rsid w:val="00725EDF"/>
    <w:rsid w:val="00726DDD"/>
    <w:rsid w:val="00730102"/>
    <w:rsid w:val="00730143"/>
    <w:rsid w:val="00730A56"/>
    <w:rsid w:val="00731F28"/>
    <w:rsid w:val="00731F5F"/>
    <w:rsid w:val="007324D3"/>
    <w:rsid w:val="00732879"/>
    <w:rsid w:val="00732EB8"/>
    <w:rsid w:val="007336F1"/>
    <w:rsid w:val="00733912"/>
    <w:rsid w:val="00733D52"/>
    <w:rsid w:val="007344D4"/>
    <w:rsid w:val="00735ECC"/>
    <w:rsid w:val="00736499"/>
    <w:rsid w:val="00737E32"/>
    <w:rsid w:val="00740620"/>
    <w:rsid w:val="00740ABC"/>
    <w:rsid w:val="007414C2"/>
    <w:rsid w:val="007415BB"/>
    <w:rsid w:val="00743CE3"/>
    <w:rsid w:val="00745323"/>
    <w:rsid w:val="00745352"/>
    <w:rsid w:val="00745D8D"/>
    <w:rsid w:val="00745E35"/>
    <w:rsid w:val="0074781E"/>
    <w:rsid w:val="00750075"/>
    <w:rsid w:val="00750082"/>
    <w:rsid w:val="007501FA"/>
    <w:rsid w:val="00750DF2"/>
    <w:rsid w:val="00751217"/>
    <w:rsid w:val="0075217F"/>
    <w:rsid w:val="00752630"/>
    <w:rsid w:val="007528E1"/>
    <w:rsid w:val="007547F7"/>
    <w:rsid w:val="00754A7B"/>
    <w:rsid w:val="00754D07"/>
    <w:rsid w:val="00755169"/>
    <w:rsid w:val="0075575B"/>
    <w:rsid w:val="00755781"/>
    <w:rsid w:val="00755B67"/>
    <w:rsid w:val="007563EB"/>
    <w:rsid w:val="00757B57"/>
    <w:rsid w:val="00757DE4"/>
    <w:rsid w:val="007607DF"/>
    <w:rsid w:val="0076144C"/>
    <w:rsid w:val="00761D8A"/>
    <w:rsid w:val="00761E8A"/>
    <w:rsid w:val="00762F33"/>
    <w:rsid w:val="007630FD"/>
    <w:rsid w:val="007636D3"/>
    <w:rsid w:val="007639A6"/>
    <w:rsid w:val="00763D1D"/>
    <w:rsid w:val="00764585"/>
    <w:rsid w:val="00764EF5"/>
    <w:rsid w:val="00764FF5"/>
    <w:rsid w:val="007652AD"/>
    <w:rsid w:val="00767D37"/>
    <w:rsid w:val="0077006B"/>
    <w:rsid w:val="00770743"/>
    <w:rsid w:val="00771C9F"/>
    <w:rsid w:val="00771F71"/>
    <w:rsid w:val="0077267E"/>
    <w:rsid w:val="00772E3F"/>
    <w:rsid w:val="00773FE7"/>
    <w:rsid w:val="007744AE"/>
    <w:rsid w:val="00774EF5"/>
    <w:rsid w:val="007778B0"/>
    <w:rsid w:val="00777B2B"/>
    <w:rsid w:val="00780817"/>
    <w:rsid w:val="007808B7"/>
    <w:rsid w:val="00781099"/>
    <w:rsid w:val="007812C8"/>
    <w:rsid w:val="00781781"/>
    <w:rsid w:val="00781F96"/>
    <w:rsid w:val="00782103"/>
    <w:rsid w:val="00783655"/>
    <w:rsid w:val="007836BD"/>
    <w:rsid w:val="00784420"/>
    <w:rsid w:val="0078455B"/>
    <w:rsid w:val="0078574F"/>
    <w:rsid w:val="00786475"/>
    <w:rsid w:val="00786570"/>
    <w:rsid w:val="00786D3C"/>
    <w:rsid w:val="007870A6"/>
    <w:rsid w:val="00787E6E"/>
    <w:rsid w:val="00790E60"/>
    <w:rsid w:val="0079163C"/>
    <w:rsid w:val="0079335A"/>
    <w:rsid w:val="0079344D"/>
    <w:rsid w:val="00793685"/>
    <w:rsid w:val="00794501"/>
    <w:rsid w:val="00796270"/>
    <w:rsid w:val="00797ECD"/>
    <w:rsid w:val="00797FA2"/>
    <w:rsid w:val="007A0246"/>
    <w:rsid w:val="007A12F0"/>
    <w:rsid w:val="007A21E0"/>
    <w:rsid w:val="007A2280"/>
    <w:rsid w:val="007A3FFA"/>
    <w:rsid w:val="007A402D"/>
    <w:rsid w:val="007A44D5"/>
    <w:rsid w:val="007A4832"/>
    <w:rsid w:val="007A4DE9"/>
    <w:rsid w:val="007A51B4"/>
    <w:rsid w:val="007A5AB8"/>
    <w:rsid w:val="007A64D1"/>
    <w:rsid w:val="007A6B9A"/>
    <w:rsid w:val="007A765E"/>
    <w:rsid w:val="007A7822"/>
    <w:rsid w:val="007A7E47"/>
    <w:rsid w:val="007B191D"/>
    <w:rsid w:val="007B1FDE"/>
    <w:rsid w:val="007B214D"/>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0E84"/>
    <w:rsid w:val="007C15A7"/>
    <w:rsid w:val="007C2193"/>
    <w:rsid w:val="007C221D"/>
    <w:rsid w:val="007C2245"/>
    <w:rsid w:val="007C22AA"/>
    <w:rsid w:val="007C274A"/>
    <w:rsid w:val="007C2F70"/>
    <w:rsid w:val="007C3739"/>
    <w:rsid w:val="007C42E2"/>
    <w:rsid w:val="007C43B5"/>
    <w:rsid w:val="007C4F4A"/>
    <w:rsid w:val="007C560B"/>
    <w:rsid w:val="007C7295"/>
    <w:rsid w:val="007C74CF"/>
    <w:rsid w:val="007C77E5"/>
    <w:rsid w:val="007D0590"/>
    <w:rsid w:val="007D1BBC"/>
    <w:rsid w:val="007D2074"/>
    <w:rsid w:val="007D3F7D"/>
    <w:rsid w:val="007D44FE"/>
    <w:rsid w:val="007D4B29"/>
    <w:rsid w:val="007D5E0F"/>
    <w:rsid w:val="007D5ECF"/>
    <w:rsid w:val="007D5EE3"/>
    <w:rsid w:val="007D6C2A"/>
    <w:rsid w:val="007D6F5B"/>
    <w:rsid w:val="007D7E64"/>
    <w:rsid w:val="007E137B"/>
    <w:rsid w:val="007E1994"/>
    <w:rsid w:val="007E1E06"/>
    <w:rsid w:val="007E24D7"/>
    <w:rsid w:val="007E348A"/>
    <w:rsid w:val="007E4081"/>
    <w:rsid w:val="007E4E62"/>
    <w:rsid w:val="007E5516"/>
    <w:rsid w:val="007E5D4F"/>
    <w:rsid w:val="007E604D"/>
    <w:rsid w:val="007E63BA"/>
    <w:rsid w:val="007F0639"/>
    <w:rsid w:val="007F076E"/>
    <w:rsid w:val="007F1166"/>
    <w:rsid w:val="007F1C6F"/>
    <w:rsid w:val="007F3C36"/>
    <w:rsid w:val="007F3CE5"/>
    <w:rsid w:val="007F401A"/>
    <w:rsid w:val="007F42ED"/>
    <w:rsid w:val="007F464B"/>
    <w:rsid w:val="007F4B19"/>
    <w:rsid w:val="007F5103"/>
    <w:rsid w:val="007F5E79"/>
    <w:rsid w:val="007F6D03"/>
    <w:rsid w:val="00801D58"/>
    <w:rsid w:val="0080205C"/>
    <w:rsid w:val="008026B4"/>
    <w:rsid w:val="00802872"/>
    <w:rsid w:val="0080344F"/>
    <w:rsid w:val="0080368F"/>
    <w:rsid w:val="00803FD0"/>
    <w:rsid w:val="0080403E"/>
    <w:rsid w:val="00804730"/>
    <w:rsid w:val="00805038"/>
    <w:rsid w:val="00806358"/>
    <w:rsid w:val="00806D40"/>
    <w:rsid w:val="00807342"/>
    <w:rsid w:val="00807530"/>
    <w:rsid w:val="008077D4"/>
    <w:rsid w:val="008079F4"/>
    <w:rsid w:val="00807E70"/>
    <w:rsid w:val="00810C16"/>
    <w:rsid w:val="00811103"/>
    <w:rsid w:val="0081169B"/>
    <w:rsid w:val="008116FF"/>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0AB7"/>
    <w:rsid w:val="00831225"/>
    <w:rsid w:val="00831AEF"/>
    <w:rsid w:val="0083271A"/>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1FF6"/>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4B9A"/>
    <w:rsid w:val="00875C99"/>
    <w:rsid w:val="00875E48"/>
    <w:rsid w:val="0087655F"/>
    <w:rsid w:val="008765AB"/>
    <w:rsid w:val="00876B32"/>
    <w:rsid w:val="008770C5"/>
    <w:rsid w:val="008779EC"/>
    <w:rsid w:val="00877AA5"/>
    <w:rsid w:val="00880BF5"/>
    <w:rsid w:val="00880D72"/>
    <w:rsid w:val="00882044"/>
    <w:rsid w:val="00882FE2"/>
    <w:rsid w:val="008837C5"/>
    <w:rsid w:val="0088406D"/>
    <w:rsid w:val="008852EC"/>
    <w:rsid w:val="00885812"/>
    <w:rsid w:val="00885CEC"/>
    <w:rsid w:val="0088672B"/>
    <w:rsid w:val="00886F4A"/>
    <w:rsid w:val="008873A7"/>
    <w:rsid w:val="00887A7D"/>
    <w:rsid w:val="008908F2"/>
    <w:rsid w:val="00890AE8"/>
    <w:rsid w:val="008916FA"/>
    <w:rsid w:val="008919EF"/>
    <w:rsid w:val="00891BEC"/>
    <w:rsid w:val="0089208E"/>
    <w:rsid w:val="008927F1"/>
    <w:rsid w:val="0089301B"/>
    <w:rsid w:val="0089321F"/>
    <w:rsid w:val="00895139"/>
    <w:rsid w:val="00895E87"/>
    <w:rsid w:val="0089635F"/>
    <w:rsid w:val="00896492"/>
    <w:rsid w:val="00897268"/>
    <w:rsid w:val="00897BA3"/>
    <w:rsid w:val="008A03B8"/>
    <w:rsid w:val="008A1A32"/>
    <w:rsid w:val="008A2D63"/>
    <w:rsid w:val="008A2DC5"/>
    <w:rsid w:val="008A48DB"/>
    <w:rsid w:val="008A5C15"/>
    <w:rsid w:val="008A5C4B"/>
    <w:rsid w:val="008A7A82"/>
    <w:rsid w:val="008A7A8C"/>
    <w:rsid w:val="008B01E4"/>
    <w:rsid w:val="008B0441"/>
    <w:rsid w:val="008B08DA"/>
    <w:rsid w:val="008B186E"/>
    <w:rsid w:val="008B289E"/>
    <w:rsid w:val="008B3419"/>
    <w:rsid w:val="008B4242"/>
    <w:rsid w:val="008B4D36"/>
    <w:rsid w:val="008B4E5C"/>
    <w:rsid w:val="008B591F"/>
    <w:rsid w:val="008B5D63"/>
    <w:rsid w:val="008B78B6"/>
    <w:rsid w:val="008B7BBD"/>
    <w:rsid w:val="008C0197"/>
    <w:rsid w:val="008C0A18"/>
    <w:rsid w:val="008C158D"/>
    <w:rsid w:val="008C1AD7"/>
    <w:rsid w:val="008C2582"/>
    <w:rsid w:val="008C3179"/>
    <w:rsid w:val="008C327F"/>
    <w:rsid w:val="008C3667"/>
    <w:rsid w:val="008C37D7"/>
    <w:rsid w:val="008C389C"/>
    <w:rsid w:val="008C3C00"/>
    <w:rsid w:val="008C3D9C"/>
    <w:rsid w:val="008C4096"/>
    <w:rsid w:val="008C4EAC"/>
    <w:rsid w:val="008C5091"/>
    <w:rsid w:val="008C542F"/>
    <w:rsid w:val="008C7DA7"/>
    <w:rsid w:val="008D1068"/>
    <w:rsid w:val="008D14F4"/>
    <w:rsid w:val="008D1D2B"/>
    <w:rsid w:val="008D284A"/>
    <w:rsid w:val="008D2E37"/>
    <w:rsid w:val="008D4FC7"/>
    <w:rsid w:val="008D52D0"/>
    <w:rsid w:val="008D5BD3"/>
    <w:rsid w:val="008D5D32"/>
    <w:rsid w:val="008D5FA5"/>
    <w:rsid w:val="008D6456"/>
    <w:rsid w:val="008D68AF"/>
    <w:rsid w:val="008D6E23"/>
    <w:rsid w:val="008E0155"/>
    <w:rsid w:val="008E083D"/>
    <w:rsid w:val="008E11C6"/>
    <w:rsid w:val="008E197C"/>
    <w:rsid w:val="008E1CBE"/>
    <w:rsid w:val="008E1EFC"/>
    <w:rsid w:val="008E2D68"/>
    <w:rsid w:val="008E306C"/>
    <w:rsid w:val="008E311B"/>
    <w:rsid w:val="008E3690"/>
    <w:rsid w:val="008E396A"/>
    <w:rsid w:val="008E3A38"/>
    <w:rsid w:val="008F00CE"/>
    <w:rsid w:val="008F0C85"/>
    <w:rsid w:val="008F1669"/>
    <w:rsid w:val="008F1B52"/>
    <w:rsid w:val="008F2252"/>
    <w:rsid w:val="008F3809"/>
    <w:rsid w:val="008F3EF1"/>
    <w:rsid w:val="008F466E"/>
    <w:rsid w:val="008F4D3E"/>
    <w:rsid w:val="008F5967"/>
    <w:rsid w:val="008F5A03"/>
    <w:rsid w:val="008F7672"/>
    <w:rsid w:val="008F7C9B"/>
    <w:rsid w:val="0090155B"/>
    <w:rsid w:val="00901B26"/>
    <w:rsid w:val="00901DD7"/>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875"/>
    <w:rsid w:val="00920C46"/>
    <w:rsid w:val="00920DC4"/>
    <w:rsid w:val="00920E84"/>
    <w:rsid w:val="00921361"/>
    <w:rsid w:val="0092244C"/>
    <w:rsid w:val="009234E8"/>
    <w:rsid w:val="009234E9"/>
    <w:rsid w:val="0092385C"/>
    <w:rsid w:val="0092396C"/>
    <w:rsid w:val="00923C22"/>
    <w:rsid w:val="00924901"/>
    <w:rsid w:val="00926D0F"/>
    <w:rsid w:val="00926E0B"/>
    <w:rsid w:val="009270AA"/>
    <w:rsid w:val="0092791A"/>
    <w:rsid w:val="00927B8D"/>
    <w:rsid w:val="0093010C"/>
    <w:rsid w:val="009308A9"/>
    <w:rsid w:val="0093144C"/>
    <w:rsid w:val="00931C0E"/>
    <w:rsid w:val="00931F2B"/>
    <w:rsid w:val="0093251A"/>
    <w:rsid w:val="00932B1A"/>
    <w:rsid w:val="009330F7"/>
    <w:rsid w:val="00933C36"/>
    <w:rsid w:val="00934E87"/>
    <w:rsid w:val="00936042"/>
    <w:rsid w:val="00936962"/>
    <w:rsid w:val="00936A0C"/>
    <w:rsid w:val="009371BB"/>
    <w:rsid w:val="0094127C"/>
    <w:rsid w:val="009413CA"/>
    <w:rsid w:val="0094150C"/>
    <w:rsid w:val="00941635"/>
    <w:rsid w:val="0094173D"/>
    <w:rsid w:val="00941F28"/>
    <w:rsid w:val="00942799"/>
    <w:rsid w:val="009429E5"/>
    <w:rsid w:val="00943A53"/>
    <w:rsid w:val="00943D81"/>
    <w:rsid w:val="00943F75"/>
    <w:rsid w:val="00944B69"/>
    <w:rsid w:val="00945765"/>
    <w:rsid w:val="00946A74"/>
    <w:rsid w:val="00946B9D"/>
    <w:rsid w:val="00947173"/>
    <w:rsid w:val="00951063"/>
    <w:rsid w:val="00951A28"/>
    <w:rsid w:val="00951BC5"/>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0F"/>
    <w:rsid w:val="00962EDF"/>
    <w:rsid w:val="00963777"/>
    <w:rsid w:val="00964637"/>
    <w:rsid w:val="00964721"/>
    <w:rsid w:val="0096519B"/>
    <w:rsid w:val="009664A2"/>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77DFA"/>
    <w:rsid w:val="009806D1"/>
    <w:rsid w:val="00980990"/>
    <w:rsid w:val="00980C20"/>
    <w:rsid w:val="0098145D"/>
    <w:rsid w:val="009821FA"/>
    <w:rsid w:val="00982B59"/>
    <w:rsid w:val="0098344A"/>
    <w:rsid w:val="00983618"/>
    <w:rsid w:val="0098377B"/>
    <w:rsid w:val="0098410F"/>
    <w:rsid w:val="00984908"/>
    <w:rsid w:val="0098565E"/>
    <w:rsid w:val="009857A5"/>
    <w:rsid w:val="00985866"/>
    <w:rsid w:val="009860D4"/>
    <w:rsid w:val="0098632D"/>
    <w:rsid w:val="00986DC4"/>
    <w:rsid w:val="009875A8"/>
    <w:rsid w:val="00987F45"/>
    <w:rsid w:val="00990276"/>
    <w:rsid w:val="009905FC"/>
    <w:rsid w:val="009928DF"/>
    <w:rsid w:val="00992F46"/>
    <w:rsid w:val="00993B82"/>
    <w:rsid w:val="00994E56"/>
    <w:rsid w:val="0099531D"/>
    <w:rsid w:val="00996D3C"/>
    <w:rsid w:val="009975B6"/>
    <w:rsid w:val="00997944"/>
    <w:rsid w:val="00997FD6"/>
    <w:rsid w:val="009A0730"/>
    <w:rsid w:val="009A086A"/>
    <w:rsid w:val="009A1087"/>
    <w:rsid w:val="009A2302"/>
    <w:rsid w:val="009A2B41"/>
    <w:rsid w:val="009A30D9"/>
    <w:rsid w:val="009A31DC"/>
    <w:rsid w:val="009A3313"/>
    <w:rsid w:val="009A3548"/>
    <w:rsid w:val="009A37B4"/>
    <w:rsid w:val="009A48D7"/>
    <w:rsid w:val="009A5943"/>
    <w:rsid w:val="009A5F47"/>
    <w:rsid w:val="009A6221"/>
    <w:rsid w:val="009A6310"/>
    <w:rsid w:val="009A7B93"/>
    <w:rsid w:val="009A7C58"/>
    <w:rsid w:val="009B084B"/>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304B"/>
    <w:rsid w:val="009D3720"/>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4AE6"/>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B7A"/>
    <w:rsid w:val="009F4F89"/>
    <w:rsid w:val="009F69A8"/>
    <w:rsid w:val="009F6BAB"/>
    <w:rsid w:val="009F76B7"/>
    <w:rsid w:val="009F7E82"/>
    <w:rsid w:val="00A0011D"/>
    <w:rsid w:val="00A00377"/>
    <w:rsid w:val="00A00D8A"/>
    <w:rsid w:val="00A02145"/>
    <w:rsid w:val="00A0222E"/>
    <w:rsid w:val="00A02685"/>
    <w:rsid w:val="00A026E2"/>
    <w:rsid w:val="00A047EF"/>
    <w:rsid w:val="00A05150"/>
    <w:rsid w:val="00A05B37"/>
    <w:rsid w:val="00A06A15"/>
    <w:rsid w:val="00A06A9C"/>
    <w:rsid w:val="00A06F58"/>
    <w:rsid w:val="00A07435"/>
    <w:rsid w:val="00A07A21"/>
    <w:rsid w:val="00A07B14"/>
    <w:rsid w:val="00A10313"/>
    <w:rsid w:val="00A1070F"/>
    <w:rsid w:val="00A10A5B"/>
    <w:rsid w:val="00A11509"/>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177A1"/>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A0F"/>
    <w:rsid w:val="00A26CBF"/>
    <w:rsid w:val="00A26DAC"/>
    <w:rsid w:val="00A2741D"/>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0BE"/>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2993"/>
    <w:rsid w:val="00A73061"/>
    <w:rsid w:val="00A73FA2"/>
    <w:rsid w:val="00A74272"/>
    <w:rsid w:val="00A75E8D"/>
    <w:rsid w:val="00A764EA"/>
    <w:rsid w:val="00A7680F"/>
    <w:rsid w:val="00A76BD8"/>
    <w:rsid w:val="00A778E7"/>
    <w:rsid w:val="00A77D25"/>
    <w:rsid w:val="00A77EE6"/>
    <w:rsid w:val="00A80430"/>
    <w:rsid w:val="00A814FA"/>
    <w:rsid w:val="00A81518"/>
    <w:rsid w:val="00A820A5"/>
    <w:rsid w:val="00A83348"/>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0FA"/>
    <w:rsid w:val="00A9583E"/>
    <w:rsid w:val="00A95FF5"/>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EFF"/>
    <w:rsid w:val="00AB29B8"/>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2D0"/>
    <w:rsid w:val="00AC450E"/>
    <w:rsid w:val="00AC4575"/>
    <w:rsid w:val="00AC510A"/>
    <w:rsid w:val="00AC5219"/>
    <w:rsid w:val="00AC5C32"/>
    <w:rsid w:val="00AC73A0"/>
    <w:rsid w:val="00AC7BC0"/>
    <w:rsid w:val="00AC7BEF"/>
    <w:rsid w:val="00AD0C6D"/>
    <w:rsid w:val="00AD2486"/>
    <w:rsid w:val="00AD2BE6"/>
    <w:rsid w:val="00AD31D6"/>
    <w:rsid w:val="00AD3207"/>
    <w:rsid w:val="00AD459C"/>
    <w:rsid w:val="00AD45A0"/>
    <w:rsid w:val="00AD4604"/>
    <w:rsid w:val="00AD52FE"/>
    <w:rsid w:val="00AD5770"/>
    <w:rsid w:val="00AD5FA6"/>
    <w:rsid w:val="00AE0968"/>
    <w:rsid w:val="00AE1FB3"/>
    <w:rsid w:val="00AE2DEE"/>
    <w:rsid w:val="00AE2E43"/>
    <w:rsid w:val="00AE391A"/>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019"/>
    <w:rsid w:val="00AF3802"/>
    <w:rsid w:val="00AF43EE"/>
    <w:rsid w:val="00AF45FF"/>
    <w:rsid w:val="00AF5517"/>
    <w:rsid w:val="00AF624C"/>
    <w:rsid w:val="00AF6C5C"/>
    <w:rsid w:val="00AF722F"/>
    <w:rsid w:val="00AF79F7"/>
    <w:rsid w:val="00AF7C51"/>
    <w:rsid w:val="00B005EC"/>
    <w:rsid w:val="00B00607"/>
    <w:rsid w:val="00B00872"/>
    <w:rsid w:val="00B00DBF"/>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701"/>
    <w:rsid w:val="00B10A57"/>
    <w:rsid w:val="00B10ACC"/>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93B"/>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CD4"/>
    <w:rsid w:val="00B43F99"/>
    <w:rsid w:val="00B440EF"/>
    <w:rsid w:val="00B44A33"/>
    <w:rsid w:val="00B4578B"/>
    <w:rsid w:val="00B45E2C"/>
    <w:rsid w:val="00B46C2F"/>
    <w:rsid w:val="00B475B6"/>
    <w:rsid w:val="00B500A1"/>
    <w:rsid w:val="00B512F8"/>
    <w:rsid w:val="00B52A44"/>
    <w:rsid w:val="00B52B46"/>
    <w:rsid w:val="00B53127"/>
    <w:rsid w:val="00B539AE"/>
    <w:rsid w:val="00B544DD"/>
    <w:rsid w:val="00B56069"/>
    <w:rsid w:val="00B56870"/>
    <w:rsid w:val="00B57202"/>
    <w:rsid w:val="00B57CC2"/>
    <w:rsid w:val="00B6022E"/>
    <w:rsid w:val="00B608AE"/>
    <w:rsid w:val="00B60A21"/>
    <w:rsid w:val="00B60ACB"/>
    <w:rsid w:val="00B60C1E"/>
    <w:rsid w:val="00B60ED1"/>
    <w:rsid w:val="00B60F18"/>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2B0E"/>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C96"/>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B74EC"/>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D83"/>
    <w:rsid w:val="00BD0ED2"/>
    <w:rsid w:val="00BD1D7B"/>
    <w:rsid w:val="00BD2198"/>
    <w:rsid w:val="00BD30A6"/>
    <w:rsid w:val="00BD41C4"/>
    <w:rsid w:val="00BD4F0E"/>
    <w:rsid w:val="00BD50CF"/>
    <w:rsid w:val="00BD586F"/>
    <w:rsid w:val="00BD5FB8"/>
    <w:rsid w:val="00BD603C"/>
    <w:rsid w:val="00BD67B5"/>
    <w:rsid w:val="00BD772F"/>
    <w:rsid w:val="00BD78C0"/>
    <w:rsid w:val="00BD7AB9"/>
    <w:rsid w:val="00BD7C7E"/>
    <w:rsid w:val="00BE09F0"/>
    <w:rsid w:val="00BE0CF4"/>
    <w:rsid w:val="00BE13B2"/>
    <w:rsid w:val="00BE15EC"/>
    <w:rsid w:val="00BE3D55"/>
    <w:rsid w:val="00BE46AB"/>
    <w:rsid w:val="00BE5017"/>
    <w:rsid w:val="00BE583D"/>
    <w:rsid w:val="00BE5F59"/>
    <w:rsid w:val="00BE67BD"/>
    <w:rsid w:val="00BE6A41"/>
    <w:rsid w:val="00BE7582"/>
    <w:rsid w:val="00BE7707"/>
    <w:rsid w:val="00BE7ECF"/>
    <w:rsid w:val="00BF0B70"/>
    <w:rsid w:val="00BF178C"/>
    <w:rsid w:val="00BF17B0"/>
    <w:rsid w:val="00BF1894"/>
    <w:rsid w:val="00BF4468"/>
    <w:rsid w:val="00BF4613"/>
    <w:rsid w:val="00BF465E"/>
    <w:rsid w:val="00BF534A"/>
    <w:rsid w:val="00BF5962"/>
    <w:rsid w:val="00BF6BFA"/>
    <w:rsid w:val="00BF7D9F"/>
    <w:rsid w:val="00C0082F"/>
    <w:rsid w:val="00C00DD1"/>
    <w:rsid w:val="00C0155E"/>
    <w:rsid w:val="00C01634"/>
    <w:rsid w:val="00C01A60"/>
    <w:rsid w:val="00C020E6"/>
    <w:rsid w:val="00C02350"/>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4966"/>
    <w:rsid w:val="00C15038"/>
    <w:rsid w:val="00C16789"/>
    <w:rsid w:val="00C16BC2"/>
    <w:rsid w:val="00C16FAB"/>
    <w:rsid w:val="00C1714F"/>
    <w:rsid w:val="00C17256"/>
    <w:rsid w:val="00C17602"/>
    <w:rsid w:val="00C205C0"/>
    <w:rsid w:val="00C20BD2"/>
    <w:rsid w:val="00C20ED1"/>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12B"/>
    <w:rsid w:val="00C32744"/>
    <w:rsid w:val="00C335AA"/>
    <w:rsid w:val="00C34EE2"/>
    <w:rsid w:val="00C354C1"/>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103"/>
    <w:rsid w:val="00C50548"/>
    <w:rsid w:val="00C505FB"/>
    <w:rsid w:val="00C50ADC"/>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9FD"/>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39A"/>
    <w:rsid w:val="00C71511"/>
    <w:rsid w:val="00C71518"/>
    <w:rsid w:val="00C71E18"/>
    <w:rsid w:val="00C725DB"/>
    <w:rsid w:val="00C728FC"/>
    <w:rsid w:val="00C730CD"/>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6D35"/>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070"/>
    <w:rsid w:val="00CC03EB"/>
    <w:rsid w:val="00CC0D9D"/>
    <w:rsid w:val="00CC1046"/>
    <w:rsid w:val="00CC16D6"/>
    <w:rsid w:val="00CC21D5"/>
    <w:rsid w:val="00CC2AD3"/>
    <w:rsid w:val="00CC4441"/>
    <w:rsid w:val="00CC494F"/>
    <w:rsid w:val="00CC4C0E"/>
    <w:rsid w:val="00CC4EF0"/>
    <w:rsid w:val="00CC5188"/>
    <w:rsid w:val="00CC5198"/>
    <w:rsid w:val="00CC5B7F"/>
    <w:rsid w:val="00CC7601"/>
    <w:rsid w:val="00CD0380"/>
    <w:rsid w:val="00CD110B"/>
    <w:rsid w:val="00CD1BD8"/>
    <w:rsid w:val="00CD334A"/>
    <w:rsid w:val="00CD3C8A"/>
    <w:rsid w:val="00CD40CA"/>
    <w:rsid w:val="00CD43A2"/>
    <w:rsid w:val="00CD48A0"/>
    <w:rsid w:val="00CD4CAB"/>
    <w:rsid w:val="00CD4D83"/>
    <w:rsid w:val="00CD4FCF"/>
    <w:rsid w:val="00CD6431"/>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25D"/>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2D21"/>
    <w:rsid w:val="00D23E77"/>
    <w:rsid w:val="00D24203"/>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6340"/>
    <w:rsid w:val="00D37E19"/>
    <w:rsid w:val="00D42278"/>
    <w:rsid w:val="00D427B9"/>
    <w:rsid w:val="00D44037"/>
    <w:rsid w:val="00D44063"/>
    <w:rsid w:val="00D441E6"/>
    <w:rsid w:val="00D44DBA"/>
    <w:rsid w:val="00D45082"/>
    <w:rsid w:val="00D453CF"/>
    <w:rsid w:val="00D457CD"/>
    <w:rsid w:val="00D466A5"/>
    <w:rsid w:val="00D47060"/>
    <w:rsid w:val="00D473B7"/>
    <w:rsid w:val="00D47F23"/>
    <w:rsid w:val="00D5214E"/>
    <w:rsid w:val="00D55B36"/>
    <w:rsid w:val="00D55F4C"/>
    <w:rsid w:val="00D5656F"/>
    <w:rsid w:val="00D565E6"/>
    <w:rsid w:val="00D57856"/>
    <w:rsid w:val="00D60FDC"/>
    <w:rsid w:val="00D61DF5"/>
    <w:rsid w:val="00D6292D"/>
    <w:rsid w:val="00D639AB"/>
    <w:rsid w:val="00D646B8"/>
    <w:rsid w:val="00D64C91"/>
    <w:rsid w:val="00D65970"/>
    <w:rsid w:val="00D6699C"/>
    <w:rsid w:val="00D66C2A"/>
    <w:rsid w:val="00D66F9E"/>
    <w:rsid w:val="00D6713E"/>
    <w:rsid w:val="00D675F6"/>
    <w:rsid w:val="00D705E3"/>
    <w:rsid w:val="00D70668"/>
    <w:rsid w:val="00D71022"/>
    <w:rsid w:val="00D712B7"/>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7B9"/>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8760E"/>
    <w:rsid w:val="00D90FC9"/>
    <w:rsid w:val="00D91700"/>
    <w:rsid w:val="00D91912"/>
    <w:rsid w:val="00D91AC0"/>
    <w:rsid w:val="00D92ADE"/>
    <w:rsid w:val="00D9320E"/>
    <w:rsid w:val="00D93AC0"/>
    <w:rsid w:val="00D93B3B"/>
    <w:rsid w:val="00D94407"/>
    <w:rsid w:val="00D946D4"/>
    <w:rsid w:val="00D94AE9"/>
    <w:rsid w:val="00D9589D"/>
    <w:rsid w:val="00D95AFF"/>
    <w:rsid w:val="00D96103"/>
    <w:rsid w:val="00D96947"/>
    <w:rsid w:val="00D9698A"/>
    <w:rsid w:val="00D96A40"/>
    <w:rsid w:val="00D97179"/>
    <w:rsid w:val="00DA0918"/>
    <w:rsid w:val="00DA0D35"/>
    <w:rsid w:val="00DA0D38"/>
    <w:rsid w:val="00DA0F56"/>
    <w:rsid w:val="00DA113C"/>
    <w:rsid w:val="00DA1284"/>
    <w:rsid w:val="00DA182A"/>
    <w:rsid w:val="00DA1B87"/>
    <w:rsid w:val="00DA2262"/>
    <w:rsid w:val="00DA32D2"/>
    <w:rsid w:val="00DA39A9"/>
    <w:rsid w:val="00DA3C1C"/>
    <w:rsid w:val="00DA555F"/>
    <w:rsid w:val="00DA6D5F"/>
    <w:rsid w:val="00DA6EAE"/>
    <w:rsid w:val="00DA7215"/>
    <w:rsid w:val="00DA7537"/>
    <w:rsid w:val="00DA7662"/>
    <w:rsid w:val="00DB052D"/>
    <w:rsid w:val="00DB0646"/>
    <w:rsid w:val="00DB0AAD"/>
    <w:rsid w:val="00DB110C"/>
    <w:rsid w:val="00DB1390"/>
    <w:rsid w:val="00DB16CF"/>
    <w:rsid w:val="00DB20E8"/>
    <w:rsid w:val="00DB2510"/>
    <w:rsid w:val="00DB369F"/>
    <w:rsid w:val="00DB3B9D"/>
    <w:rsid w:val="00DB3C86"/>
    <w:rsid w:val="00DB3D2B"/>
    <w:rsid w:val="00DB48FA"/>
    <w:rsid w:val="00DB4A32"/>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AC6"/>
    <w:rsid w:val="00DD1F7A"/>
    <w:rsid w:val="00DD1F99"/>
    <w:rsid w:val="00DD24CF"/>
    <w:rsid w:val="00DD2A04"/>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5687"/>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1DA"/>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6729"/>
    <w:rsid w:val="00E47056"/>
    <w:rsid w:val="00E473DB"/>
    <w:rsid w:val="00E475ED"/>
    <w:rsid w:val="00E47B30"/>
    <w:rsid w:val="00E50B5E"/>
    <w:rsid w:val="00E50F80"/>
    <w:rsid w:val="00E51E44"/>
    <w:rsid w:val="00E52212"/>
    <w:rsid w:val="00E53182"/>
    <w:rsid w:val="00E5383E"/>
    <w:rsid w:val="00E54BB4"/>
    <w:rsid w:val="00E54F64"/>
    <w:rsid w:val="00E5539E"/>
    <w:rsid w:val="00E555E3"/>
    <w:rsid w:val="00E5601D"/>
    <w:rsid w:val="00E567FA"/>
    <w:rsid w:val="00E56999"/>
    <w:rsid w:val="00E56A13"/>
    <w:rsid w:val="00E56B62"/>
    <w:rsid w:val="00E56B8B"/>
    <w:rsid w:val="00E60691"/>
    <w:rsid w:val="00E6085A"/>
    <w:rsid w:val="00E60941"/>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4EE"/>
    <w:rsid w:val="00E82FBC"/>
    <w:rsid w:val="00E83546"/>
    <w:rsid w:val="00E841E7"/>
    <w:rsid w:val="00E846B4"/>
    <w:rsid w:val="00E8497C"/>
    <w:rsid w:val="00E85206"/>
    <w:rsid w:val="00E86072"/>
    <w:rsid w:val="00E86F82"/>
    <w:rsid w:val="00E87D97"/>
    <w:rsid w:val="00E90E7E"/>
    <w:rsid w:val="00E9234D"/>
    <w:rsid w:val="00E93F27"/>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517"/>
    <w:rsid w:val="00EB0BDF"/>
    <w:rsid w:val="00EB126C"/>
    <w:rsid w:val="00EB18F6"/>
    <w:rsid w:val="00EB2108"/>
    <w:rsid w:val="00EB2561"/>
    <w:rsid w:val="00EB2DC1"/>
    <w:rsid w:val="00EB3CA2"/>
    <w:rsid w:val="00EB46D3"/>
    <w:rsid w:val="00EB4A11"/>
    <w:rsid w:val="00EB4A24"/>
    <w:rsid w:val="00EB4DF4"/>
    <w:rsid w:val="00EB4E31"/>
    <w:rsid w:val="00EB54A1"/>
    <w:rsid w:val="00EB5E62"/>
    <w:rsid w:val="00EB5F76"/>
    <w:rsid w:val="00EB6092"/>
    <w:rsid w:val="00EB6DDD"/>
    <w:rsid w:val="00EB76A9"/>
    <w:rsid w:val="00EC0546"/>
    <w:rsid w:val="00EC12F2"/>
    <w:rsid w:val="00EC15E8"/>
    <w:rsid w:val="00EC1E81"/>
    <w:rsid w:val="00EC3548"/>
    <w:rsid w:val="00EC4A2C"/>
    <w:rsid w:val="00EC5E99"/>
    <w:rsid w:val="00EC5EC7"/>
    <w:rsid w:val="00EC5EED"/>
    <w:rsid w:val="00EC740A"/>
    <w:rsid w:val="00EC747E"/>
    <w:rsid w:val="00EC771D"/>
    <w:rsid w:val="00EC7726"/>
    <w:rsid w:val="00EC79C7"/>
    <w:rsid w:val="00EC7D15"/>
    <w:rsid w:val="00ED08BF"/>
    <w:rsid w:val="00ED0919"/>
    <w:rsid w:val="00ED104E"/>
    <w:rsid w:val="00ED145F"/>
    <w:rsid w:val="00ED1763"/>
    <w:rsid w:val="00ED1EED"/>
    <w:rsid w:val="00ED2371"/>
    <w:rsid w:val="00ED2CCE"/>
    <w:rsid w:val="00ED359B"/>
    <w:rsid w:val="00ED415B"/>
    <w:rsid w:val="00ED4368"/>
    <w:rsid w:val="00ED55E0"/>
    <w:rsid w:val="00ED55EB"/>
    <w:rsid w:val="00ED5E58"/>
    <w:rsid w:val="00ED65DF"/>
    <w:rsid w:val="00ED7726"/>
    <w:rsid w:val="00ED7ADD"/>
    <w:rsid w:val="00ED7EC4"/>
    <w:rsid w:val="00EE0055"/>
    <w:rsid w:val="00EE179C"/>
    <w:rsid w:val="00EE1D96"/>
    <w:rsid w:val="00EE2299"/>
    <w:rsid w:val="00EE26A0"/>
    <w:rsid w:val="00EE275F"/>
    <w:rsid w:val="00EE42A7"/>
    <w:rsid w:val="00EE44F2"/>
    <w:rsid w:val="00EE493B"/>
    <w:rsid w:val="00EE4BB8"/>
    <w:rsid w:val="00EE53CE"/>
    <w:rsid w:val="00EE5BDD"/>
    <w:rsid w:val="00EE668B"/>
    <w:rsid w:val="00EE6724"/>
    <w:rsid w:val="00EE72C9"/>
    <w:rsid w:val="00EE7FE5"/>
    <w:rsid w:val="00EF02AC"/>
    <w:rsid w:val="00EF19D8"/>
    <w:rsid w:val="00EF2008"/>
    <w:rsid w:val="00EF2EEF"/>
    <w:rsid w:val="00EF3E2A"/>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0D9"/>
    <w:rsid w:val="00F06102"/>
    <w:rsid w:val="00F07BA6"/>
    <w:rsid w:val="00F07CD9"/>
    <w:rsid w:val="00F111A8"/>
    <w:rsid w:val="00F132F8"/>
    <w:rsid w:val="00F13F68"/>
    <w:rsid w:val="00F1402E"/>
    <w:rsid w:val="00F14536"/>
    <w:rsid w:val="00F1470D"/>
    <w:rsid w:val="00F15531"/>
    <w:rsid w:val="00F176D1"/>
    <w:rsid w:val="00F17988"/>
    <w:rsid w:val="00F20D5B"/>
    <w:rsid w:val="00F233B6"/>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0C34"/>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0F55"/>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3070"/>
    <w:rsid w:val="00F54606"/>
    <w:rsid w:val="00F553CF"/>
    <w:rsid w:val="00F559B0"/>
    <w:rsid w:val="00F55E9C"/>
    <w:rsid w:val="00F565F7"/>
    <w:rsid w:val="00F56A82"/>
    <w:rsid w:val="00F56D89"/>
    <w:rsid w:val="00F57560"/>
    <w:rsid w:val="00F5767F"/>
    <w:rsid w:val="00F57734"/>
    <w:rsid w:val="00F57E62"/>
    <w:rsid w:val="00F609EC"/>
    <w:rsid w:val="00F61009"/>
    <w:rsid w:val="00F6100D"/>
    <w:rsid w:val="00F610D4"/>
    <w:rsid w:val="00F616B7"/>
    <w:rsid w:val="00F6196E"/>
    <w:rsid w:val="00F61B13"/>
    <w:rsid w:val="00F6206A"/>
    <w:rsid w:val="00F62656"/>
    <w:rsid w:val="00F63A51"/>
    <w:rsid w:val="00F648D7"/>
    <w:rsid w:val="00F64AC7"/>
    <w:rsid w:val="00F6508C"/>
    <w:rsid w:val="00F65557"/>
    <w:rsid w:val="00F65703"/>
    <w:rsid w:val="00F65E57"/>
    <w:rsid w:val="00F65E8A"/>
    <w:rsid w:val="00F6705B"/>
    <w:rsid w:val="00F67144"/>
    <w:rsid w:val="00F672E9"/>
    <w:rsid w:val="00F6795B"/>
    <w:rsid w:val="00F708BA"/>
    <w:rsid w:val="00F72119"/>
    <w:rsid w:val="00F74D8A"/>
    <w:rsid w:val="00F757EE"/>
    <w:rsid w:val="00F75B59"/>
    <w:rsid w:val="00F77523"/>
    <w:rsid w:val="00F7787C"/>
    <w:rsid w:val="00F778A2"/>
    <w:rsid w:val="00F77DBE"/>
    <w:rsid w:val="00F80184"/>
    <w:rsid w:val="00F80ABB"/>
    <w:rsid w:val="00F822F4"/>
    <w:rsid w:val="00F826F0"/>
    <w:rsid w:val="00F829E9"/>
    <w:rsid w:val="00F82E9D"/>
    <w:rsid w:val="00F8367B"/>
    <w:rsid w:val="00F83793"/>
    <w:rsid w:val="00F837B1"/>
    <w:rsid w:val="00F84475"/>
    <w:rsid w:val="00F85353"/>
    <w:rsid w:val="00F8620D"/>
    <w:rsid w:val="00F86551"/>
    <w:rsid w:val="00F87C66"/>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0A9E"/>
    <w:rsid w:val="00FB13C7"/>
    <w:rsid w:val="00FB2A17"/>
    <w:rsid w:val="00FB2CBF"/>
    <w:rsid w:val="00FB2DF3"/>
    <w:rsid w:val="00FB2E66"/>
    <w:rsid w:val="00FB3D89"/>
    <w:rsid w:val="00FB44CC"/>
    <w:rsid w:val="00FB468C"/>
    <w:rsid w:val="00FB5399"/>
    <w:rsid w:val="00FB578D"/>
    <w:rsid w:val="00FB6083"/>
    <w:rsid w:val="00FB62CB"/>
    <w:rsid w:val="00FB6694"/>
    <w:rsid w:val="00FB66FC"/>
    <w:rsid w:val="00FB6BF7"/>
    <w:rsid w:val="00FB7422"/>
    <w:rsid w:val="00FB7711"/>
    <w:rsid w:val="00FB7E4C"/>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5C65"/>
    <w:rsid w:val="00FC6635"/>
    <w:rsid w:val="00FC66E7"/>
    <w:rsid w:val="00FC6CB1"/>
    <w:rsid w:val="00FC7A26"/>
    <w:rsid w:val="00FC7F8F"/>
    <w:rsid w:val="00FD038C"/>
    <w:rsid w:val="00FD058D"/>
    <w:rsid w:val="00FD07A2"/>
    <w:rsid w:val="00FD0D10"/>
    <w:rsid w:val="00FD2548"/>
    <w:rsid w:val="00FD2DD0"/>
    <w:rsid w:val="00FD4336"/>
    <w:rsid w:val="00FD43F2"/>
    <w:rsid w:val="00FD4908"/>
    <w:rsid w:val="00FD4910"/>
    <w:rsid w:val="00FD53FD"/>
    <w:rsid w:val="00FD55A0"/>
    <w:rsid w:val="00FD5AEC"/>
    <w:rsid w:val="00FD6D10"/>
    <w:rsid w:val="00FD7564"/>
    <w:rsid w:val="00FD75CE"/>
    <w:rsid w:val="00FD7A2C"/>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2FA"/>
    <w:rsid w:val="00FF438D"/>
    <w:rsid w:val="00FF4A2A"/>
    <w:rsid w:val="00FF4D9F"/>
    <w:rsid w:val="00FF4DA4"/>
    <w:rsid w:val="00FF52B5"/>
    <w:rsid w:val="00FF595D"/>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28"/>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 w:type="paragraph" w:customStyle="1" w:styleId="ThesisHeadingStyle1">
    <w:name w:val="Thesis Heading Style 1"/>
    <w:basedOn w:val="Heading1"/>
    <w:qFormat/>
    <w:rsid w:val="004E4A0F"/>
    <w:pPr>
      <w:spacing w:before="0" w:after="0" w:line="480" w:lineRule="auto"/>
      <w:jc w:val="center"/>
    </w:pPr>
    <w:rPr>
      <w:rFonts w:ascii="Times New Roman" w:hAnsi="Times New Roman"/>
      <w:color w:val="000000" w:themeColor="text1"/>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hyperlink" Target="https://programarchives.z20.web.core.windows.net/2009/Paper21085.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jpeg"/><Relationship Id="rId18" Type="http://schemas.openxmlformats.org/officeDocument/2006/relationships/image" Target="media/image7.tiff"/><Relationship Id="rId26" Type="http://schemas.openxmlformats.org/officeDocument/2006/relationships/image" Target="media/image13.tiff"/><Relationship Id="rId3" Type="http://schemas.openxmlformats.org/officeDocument/2006/relationships/styles" Target="styles.xml"/><Relationship Id="rId21" Type="http://schemas.openxmlformats.org/officeDocument/2006/relationships/image" Target="media/image10.tif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tiff"/><Relationship Id="rId25" Type="http://schemas.openxmlformats.org/officeDocument/2006/relationships/image" Target="media/image12.tiff"/><Relationship Id="rId2" Type="http://schemas.openxmlformats.org/officeDocument/2006/relationships/numbering" Target="numbering.xml"/><Relationship Id="rId16" Type="http://schemas.openxmlformats.org/officeDocument/2006/relationships/image" Target="media/image5.tiff"/><Relationship Id="rId20" Type="http://schemas.openxmlformats.org/officeDocument/2006/relationships/image" Target="media/image9.tif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1.tiff"/><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5267</TotalTime>
  <Pages>70</Pages>
  <Words>14769</Words>
  <Characters>84184</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Casey terHorst</cp:lastModifiedBy>
  <cp:revision>258</cp:revision>
  <dcterms:created xsi:type="dcterms:W3CDTF">2026-06-04T17:10:00Z</dcterms:created>
  <dcterms:modified xsi:type="dcterms:W3CDTF">2026-06-18T21:11:00Z</dcterms:modified>
</cp:coreProperties>
</file>