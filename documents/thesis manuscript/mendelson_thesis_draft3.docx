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D58F" w14:textId="34364CBB" w:rsidR="00856B19" w:rsidRDefault="00856B19" w:rsidP="00856B19">
      <w:pPr>
        <w:jc w:val="center"/>
        <w:rPr>
          <w:rFonts w:ascii="Times New Roman" w:hAnsi="Times New Roman" w:cs="Times New Roman"/>
        </w:rPr>
      </w:pPr>
      <w:r>
        <w:rPr>
          <w:rFonts w:ascii="Times New Roman" w:hAnsi="Times New Roman" w:cs="Times New Roman"/>
        </w:rPr>
        <w:t>CALIFORNIA STATE UNIVERSITY, NORTHRIDGE</w:t>
      </w:r>
    </w:p>
    <w:p w14:paraId="125EF68A" w14:textId="77777777" w:rsidR="00856B19" w:rsidRDefault="00856B19" w:rsidP="00856B19">
      <w:pPr>
        <w:jc w:val="center"/>
        <w:rPr>
          <w:rFonts w:ascii="Times New Roman" w:hAnsi="Times New Roman" w:cs="Times New Roman"/>
        </w:rPr>
      </w:pPr>
    </w:p>
    <w:p w14:paraId="7D41F08E" w14:textId="77777777" w:rsidR="00856B19" w:rsidRDefault="00856B19" w:rsidP="00856B19">
      <w:pPr>
        <w:jc w:val="center"/>
        <w:rPr>
          <w:rFonts w:ascii="Times New Roman" w:hAnsi="Times New Roman" w:cs="Times New Roman"/>
        </w:rPr>
      </w:pPr>
    </w:p>
    <w:p w14:paraId="2432714D" w14:textId="77777777" w:rsidR="00856B19" w:rsidRDefault="00856B19" w:rsidP="00856B19">
      <w:pPr>
        <w:jc w:val="center"/>
        <w:rPr>
          <w:rFonts w:ascii="Times New Roman" w:hAnsi="Times New Roman" w:cs="Times New Roman"/>
        </w:rPr>
      </w:pPr>
    </w:p>
    <w:p w14:paraId="077467C0" w14:textId="77777777" w:rsidR="00856B19" w:rsidRDefault="00856B19" w:rsidP="00856B19">
      <w:pPr>
        <w:jc w:val="center"/>
        <w:rPr>
          <w:rFonts w:ascii="Times New Roman" w:hAnsi="Times New Roman" w:cs="Times New Roman"/>
        </w:rPr>
      </w:pPr>
    </w:p>
    <w:p w14:paraId="449AB618" w14:textId="77777777" w:rsidR="00856B19" w:rsidRPr="00856B19" w:rsidRDefault="00856B19" w:rsidP="00856B19">
      <w:pPr>
        <w:jc w:val="center"/>
        <w:rPr>
          <w:rFonts w:ascii="Times New Roman" w:hAnsi="Times New Roman" w:cs="Times New Roman"/>
        </w:rPr>
      </w:pPr>
    </w:p>
    <w:p w14:paraId="5D748F2A" w14:textId="6F030B74" w:rsidR="00605B3D" w:rsidRPr="00605B3D" w:rsidRDefault="00605B3D" w:rsidP="00856B19">
      <w:pPr>
        <w:jc w:val="center"/>
        <w:rPr>
          <w:rFonts w:ascii="Times New Roman" w:hAnsi="Times New Roman" w:cs="Times New Roman"/>
          <w:i/>
          <w:iCs/>
        </w:rPr>
      </w:pPr>
      <w:r>
        <w:rPr>
          <w:rFonts w:ascii="Times New Roman" w:hAnsi="Times New Roman" w:cs="Times New Roman"/>
        </w:rPr>
        <w:t xml:space="preserve">Rapid Adaptation to Temperature and its Indirect Effects on Competition in the Pitcher Plant </w:t>
      </w:r>
      <w:r w:rsidR="00C23810">
        <w:rPr>
          <w:rFonts w:ascii="Times New Roman" w:hAnsi="Times New Roman" w:cs="Times New Roman"/>
        </w:rPr>
        <w:t>Inquiline Community</w:t>
      </w:r>
    </w:p>
    <w:p w14:paraId="0F3BE0D2" w14:textId="77777777" w:rsidR="00DC6021" w:rsidRDefault="00DC6021" w:rsidP="00856B19">
      <w:pPr>
        <w:jc w:val="center"/>
        <w:rPr>
          <w:rFonts w:ascii="Times New Roman" w:hAnsi="Times New Roman" w:cs="Times New Roman"/>
          <w:i/>
          <w:iCs/>
        </w:rPr>
      </w:pPr>
    </w:p>
    <w:p w14:paraId="550B9814" w14:textId="77777777" w:rsidR="00DC6021" w:rsidRDefault="00DC6021" w:rsidP="00856B19">
      <w:pPr>
        <w:jc w:val="center"/>
        <w:rPr>
          <w:rFonts w:ascii="Times New Roman" w:hAnsi="Times New Roman" w:cs="Times New Roman"/>
        </w:rPr>
      </w:pPr>
    </w:p>
    <w:p w14:paraId="01C0B48A" w14:textId="77777777" w:rsidR="00DC6021" w:rsidRDefault="00DC6021" w:rsidP="00856B19">
      <w:pPr>
        <w:jc w:val="center"/>
        <w:rPr>
          <w:rFonts w:ascii="Times New Roman" w:hAnsi="Times New Roman" w:cs="Times New Roman"/>
        </w:rPr>
      </w:pPr>
    </w:p>
    <w:p w14:paraId="5E5426E5" w14:textId="77777777" w:rsidR="00DC6021" w:rsidRDefault="00DC6021" w:rsidP="00856B19">
      <w:pPr>
        <w:jc w:val="center"/>
        <w:rPr>
          <w:rFonts w:ascii="Times New Roman" w:hAnsi="Times New Roman" w:cs="Times New Roman"/>
        </w:rPr>
      </w:pPr>
    </w:p>
    <w:p w14:paraId="05705C8E" w14:textId="77777777" w:rsidR="00DC6021" w:rsidRPr="00DC6021" w:rsidRDefault="00DC6021" w:rsidP="00856B19">
      <w:pPr>
        <w:jc w:val="center"/>
        <w:rPr>
          <w:rFonts w:ascii="Times New Roman" w:hAnsi="Times New Roman" w:cs="Times New Roman"/>
        </w:rPr>
      </w:pPr>
    </w:p>
    <w:p w14:paraId="61712417" w14:textId="77777777" w:rsidR="00DC6021" w:rsidRDefault="00DC6021" w:rsidP="00856B19">
      <w:pPr>
        <w:jc w:val="center"/>
        <w:rPr>
          <w:rFonts w:ascii="Times New Roman" w:hAnsi="Times New Roman" w:cs="Times New Roman"/>
        </w:rPr>
      </w:pPr>
      <w:r>
        <w:rPr>
          <w:rFonts w:ascii="Times New Roman" w:hAnsi="Times New Roman" w:cs="Times New Roman"/>
        </w:rPr>
        <w:t>A thesis submitted in partial fulfillment of the requirements</w:t>
      </w:r>
    </w:p>
    <w:p w14:paraId="4ED7A381" w14:textId="77777777" w:rsidR="00DC6021" w:rsidRDefault="00DC6021" w:rsidP="00856B19">
      <w:pPr>
        <w:jc w:val="center"/>
        <w:rPr>
          <w:rFonts w:ascii="Times New Roman" w:hAnsi="Times New Roman" w:cs="Times New Roman"/>
        </w:rPr>
      </w:pPr>
      <w:r>
        <w:rPr>
          <w:rFonts w:ascii="Times New Roman" w:hAnsi="Times New Roman" w:cs="Times New Roman"/>
        </w:rPr>
        <w:t>For the degree of Master of Science in Biology</w:t>
      </w:r>
    </w:p>
    <w:p w14:paraId="759A2D51" w14:textId="77777777" w:rsidR="00DC6021" w:rsidRDefault="00DC6021" w:rsidP="00856B19">
      <w:pPr>
        <w:jc w:val="center"/>
        <w:rPr>
          <w:rFonts w:ascii="Times New Roman" w:hAnsi="Times New Roman" w:cs="Times New Roman"/>
        </w:rPr>
      </w:pPr>
    </w:p>
    <w:p w14:paraId="7A8B3E6D" w14:textId="77777777" w:rsidR="00DC6021" w:rsidRDefault="00DC6021" w:rsidP="00856B19">
      <w:pPr>
        <w:jc w:val="center"/>
        <w:rPr>
          <w:rFonts w:ascii="Times New Roman" w:hAnsi="Times New Roman" w:cs="Times New Roman"/>
        </w:rPr>
      </w:pPr>
    </w:p>
    <w:p w14:paraId="12801C32" w14:textId="77777777" w:rsidR="00DC6021" w:rsidRDefault="00DC6021" w:rsidP="00856B19">
      <w:pPr>
        <w:jc w:val="center"/>
        <w:rPr>
          <w:rFonts w:ascii="Times New Roman" w:hAnsi="Times New Roman" w:cs="Times New Roman"/>
        </w:rPr>
      </w:pPr>
    </w:p>
    <w:p w14:paraId="511A81DF" w14:textId="77777777" w:rsidR="00DC6021" w:rsidRDefault="00DC6021" w:rsidP="00856B19">
      <w:pPr>
        <w:jc w:val="center"/>
        <w:rPr>
          <w:rFonts w:ascii="Times New Roman" w:hAnsi="Times New Roman" w:cs="Times New Roman"/>
        </w:rPr>
      </w:pPr>
      <w:r>
        <w:rPr>
          <w:rFonts w:ascii="Times New Roman" w:hAnsi="Times New Roman" w:cs="Times New Roman"/>
        </w:rPr>
        <w:t>By</w:t>
      </w:r>
    </w:p>
    <w:p w14:paraId="7095C7A7" w14:textId="77777777" w:rsidR="00DC6021" w:rsidRDefault="00DC6021" w:rsidP="00856B19">
      <w:pPr>
        <w:jc w:val="center"/>
        <w:rPr>
          <w:rFonts w:ascii="Times New Roman" w:hAnsi="Times New Roman" w:cs="Times New Roman"/>
        </w:rPr>
      </w:pPr>
      <w:r>
        <w:rPr>
          <w:rFonts w:ascii="Times New Roman" w:hAnsi="Times New Roman" w:cs="Times New Roman"/>
        </w:rPr>
        <w:t>Alex A. Mendelson</w:t>
      </w:r>
    </w:p>
    <w:p w14:paraId="0C952A26" w14:textId="77777777" w:rsidR="00DC6021" w:rsidRDefault="00DC6021" w:rsidP="00856B19">
      <w:pPr>
        <w:jc w:val="center"/>
        <w:rPr>
          <w:rFonts w:ascii="Times New Roman" w:hAnsi="Times New Roman" w:cs="Times New Roman"/>
        </w:rPr>
      </w:pPr>
    </w:p>
    <w:p w14:paraId="029C6A11" w14:textId="77777777" w:rsidR="00DC6021" w:rsidRDefault="00DC6021" w:rsidP="00856B19">
      <w:pPr>
        <w:jc w:val="center"/>
        <w:rPr>
          <w:rFonts w:ascii="Times New Roman" w:hAnsi="Times New Roman" w:cs="Times New Roman"/>
        </w:rPr>
      </w:pPr>
    </w:p>
    <w:p w14:paraId="4E3AEAF0" w14:textId="77777777" w:rsidR="00DC6021" w:rsidRDefault="00DC6021" w:rsidP="00856B19">
      <w:pPr>
        <w:jc w:val="center"/>
        <w:rPr>
          <w:rFonts w:ascii="Times New Roman" w:hAnsi="Times New Roman" w:cs="Times New Roman"/>
        </w:rPr>
      </w:pPr>
    </w:p>
    <w:p w14:paraId="3EDBA24C" w14:textId="77777777" w:rsidR="00DC6021" w:rsidRDefault="00DC6021" w:rsidP="00856B19">
      <w:pPr>
        <w:jc w:val="center"/>
        <w:rPr>
          <w:rFonts w:ascii="Times New Roman" w:hAnsi="Times New Roman" w:cs="Times New Roman"/>
        </w:rPr>
      </w:pPr>
    </w:p>
    <w:p w14:paraId="7E2F8AE2" w14:textId="77777777" w:rsidR="004E4A0F" w:rsidRDefault="00DC6021" w:rsidP="00856B19">
      <w:pPr>
        <w:jc w:val="center"/>
        <w:rPr>
          <w:rFonts w:ascii="Times New Roman" w:hAnsi="Times New Roman" w:cs="Times New Roman"/>
        </w:rPr>
      </w:pPr>
      <w:r>
        <w:rPr>
          <w:rFonts w:ascii="Times New Roman" w:hAnsi="Times New Roman" w:cs="Times New Roman"/>
        </w:rPr>
        <w:t>August 2026</w:t>
      </w:r>
    </w:p>
    <w:p w14:paraId="11E9A66E" w14:textId="77777777" w:rsidR="004E4A0F" w:rsidRDefault="004E4A0F">
      <w:pPr>
        <w:rPr>
          <w:rFonts w:ascii="Times New Roman" w:hAnsi="Times New Roman" w:cs="Times New Roman"/>
        </w:rPr>
      </w:pPr>
      <w:r>
        <w:rPr>
          <w:rFonts w:ascii="Times New Roman" w:hAnsi="Times New Roman" w:cs="Times New Roman"/>
        </w:rPr>
        <w:br w:type="page"/>
      </w:r>
    </w:p>
    <w:p w14:paraId="4BA27977" w14:textId="27137A7D" w:rsidR="004E4A0F" w:rsidRPr="005C2C03" w:rsidRDefault="004E4A0F" w:rsidP="004E4A0F">
      <w:pPr>
        <w:pStyle w:val="ThesisHeadingStyle1"/>
        <w:jc w:val="left"/>
        <w:rPr>
          <w:rFonts w:cs="Times New Roman"/>
          <w:szCs w:val="24"/>
        </w:rPr>
      </w:pPr>
      <w:bookmarkStart w:id="0" w:name="_Toc156830099"/>
      <w:r w:rsidRPr="005C2C03">
        <w:rPr>
          <w:rFonts w:cs="Times New Roman"/>
          <w:szCs w:val="24"/>
        </w:rPr>
        <w:lastRenderedPageBreak/>
        <w:t xml:space="preserve">The thesis of </w:t>
      </w:r>
      <w:r>
        <w:rPr>
          <w:rFonts w:cs="Times New Roman"/>
          <w:szCs w:val="24"/>
        </w:rPr>
        <w:t>Alex A. Mendelson</w:t>
      </w:r>
      <w:r w:rsidRPr="005C2C03">
        <w:rPr>
          <w:rFonts w:cs="Times New Roman"/>
          <w:szCs w:val="24"/>
        </w:rPr>
        <w:t xml:space="preserve"> is approved by:</w:t>
      </w:r>
      <w:bookmarkEnd w:id="0"/>
    </w:p>
    <w:p w14:paraId="388D7CA6" w14:textId="77777777" w:rsidR="004E4A0F" w:rsidRDefault="004E4A0F" w:rsidP="004E4A0F">
      <w:pPr>
        <w:jc w:val="center"/>
        <w:rPr>
          <w:rFonts w:ascii="Times New Roman" w:hAnsi="Times New Roman" w:cs="Times New Roman"/>
        </w:rPr>
      </w:pPr>
    </w:p>
    <w:p w14:paraId="14B10C0A" w14:textId="77777777" w:rsidR="004E4A0F" w:rsidRDefault="004E4A0F" w:rsidP="004E4A0F">
      <w:pPr>
        <w:jc w:val="center"/>
        <w:rPr>
          <w:rFonts w:ascii="Times New Roman" w:hAnsi="Times New Roman" w:cs="Times New Roman"/>
        </w:rPr>
      </w:pPr>
    </w:p>
    <w:p w14:paraId="7322E86C" w14:textId="77777777" w:rsidR="004E4A0F" w:rsidRPr="005C2C03" w:rsidRDefault="004E4A0F" w:rsidP="004E4A0F">
      <w:pPr>
        <w:jc w:val="center"/>
        <w:rPr>
          <w:rFonts w:ascii="Times New Roman" w:hAnsi="Times New Roman" w:cs="Times New Roman"/>
        </w:rPr>
      </w:pPr>
    </w:p>
    <w:p w14:paraId="26F3C6E5" w14:textId="77777777" w:rsidR="004E4A0F" w:rsidRPr="005C2C03" w:rsidRDefault="004E4A0F" w:rsidP="004E4A0F">
      <w:pPr>
        <w:spacing w:line="240" w:lineRule="auto"/>
        <w:jc w:val="center"/>
        <w:rPr>
          <w:rFonts w:ascii="Times New Roman" w:hAnsi="Times New Roman" w:cs="Times New Roman"/>
        </w:rPr>
      </w:pPr>
    </w:p>
    <w:p w14:paraId="712209D1" w14:textId="371F210F" w:rsidR="004E4A0F" w:rsidRPr="005C2C03" w:rsidRDefault="004E4A0F" w:rsidP="004E4A0F">
      <w:pPr>
        <w:spacing w:line="240" w:lineRule="auto"/>
        <w:ind w:firstLine="720"/>
        <w:rPr>
          <w:rFonts w:ascii="Times New Roman" w:hAnsi="Times New Roman" w:cs="Times New Roman"/>
        </w:rPr>
      </w:pPr>
      <w:r w:rsidRPr="005C2C03">
        <w:rPr>
          <w:rFonts w:ascii="Times New Roman" w:hAnsi="Times New Roman" w:cs="Times New Roman"/>
        </w:rPr>
        <w:t>_______________________________________</w:t>
      </w:r>
      <w:r w:rsidRPr="005C2C03">
        <w:rPr>
          <w:rFonts w:ascii="Times New Roman" w:hAnsi="Times New Roman" w:cs="Times New Roman"/>
        </w:rPr>
        <w:tab/>
      </w:r>
      <w:r w:rsidRPr="005C2C03">
        <w:rPr>
          <w:rFonts w:ascii="Times New Roman" w:hAnsi="Times New Roman" w:cs="Times New Roman"/>
        </w:rPr>
        <w:tab/>
        <w:t>_______________</w:t>
      </w:r>
    </w:p>
    <w:p w14:paraId="41DF93D5" w14:textId="401CBE98" w:rsidR="004E4A0F" w:rsidRPr="005C2C03" w:rsidRDefault="004E4A0F" w:rsidP="004E4A0F">
      <w:pPr>
        <w:spacing w:line="240" w:lineRule="auto"/>
        <w:ind w:firstLine="720"/>
        <w:rPr>
          <w:rFonts w:ascii="Times New Roman" w:hAnsi="Times New Roman" w:cs="Times New Roman"/>
        </w:rPr>
      </w:pPr>
      <w:r>
        <w:rPr>
          <w:rFonts w:ascii="Times New Roman" w:hAnsi="Times New Roman" w:cs="Times New Roman"/>
        </w:rPr>
        <w:t>Casey P. terHorst</w:t>
      </w:r>
      <w:r w:rsidRPr="005C2C03">
        <w:rPr>
          <w:rFonts w:ascii="Times New Roman" w:hAnsi="Times New Roman" w:cs="Times New Roman"/>
        </w:rPr>
        <w:t>, Ph.D.</w:t>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t xml:space="preserve">  Date</w:t>
      </w:r>
    </w:p>
    <w:p w14:paraId="3937246D" w14:textId="77777777" w:rsidR="004E4A0F" w:rsidRPr="005C2C03" w:rsidRDefault="004E4A0F" w:rsidP="004E4A0F">
      <w:pPr>
        <w:spacing w:line="240" w:lineRule="auto"/>
        <w:jc w:val="center"/>
        <w:rPr>
          <w:rFonts w:ascii="Times New Roman" w:hAnsi="Times New Roman" w:cs="Times New Roman"/>
        </w:rPr>
      </w:pPr>
    </w:p>
    <w:p w14:paraId="137D3F78" w14:textId="77777777" w:rsidR="004E4A0F" w:rsidRPr="005C2C03" w:rsidRDefault="004E4A0F" w:rsidP="004E4A0F">
      <w:pPr>
        <w:spacing w:line="240" w:lineRule="auto"/>
        <w:jc w:val="center"/>
        <w:rPr>
          <w:rFonts w:ascii="Times New Roman" w:hAnsi="Times New Roman" w:cs="Times New Roman"/>
        </w:rPr>
      </w:pPr>
    </w:p>
    <w:p w14:paraId="46F89837" w14:textId="77777777" w:rsidR="004E4A0F" w:rsidRPr="005C2C03" w:rsidRDefault="004E4A0F" w:rsidP="004E4A0F">
      <w:pPr>
        <w:spacing w:line="240" w:lineRule="auto"/>
        <w:jc w:val="center"/>
        <w:rPr>
          <w:rFonts w:ascii="Times New Roman" w:hAnsi="Times New Roman" w:cs="Times New Roman"/>
        </w:rPr>
      </w:pPr>
    </w:p>
    <w:p w14:paraId="49F4439B" w14:textId="77777777" w:rsidR="004E4A0F" w:rsidRPr="005C2C03" w:rsidRDefault="004E4A0F" w:rsidP="004E4A0F">
      <w:pPr>
        <w:spacing w:line="240" w:lineRule="auto"/>
        <w:jc w:val="center"/>
        <w:rPr>
          <w:rFonts w:ascii="Times New Roman" w:hAnsi="Times New Roman" w:cs="Times New Roman"/>
        </w:rPr>
      </w:pPr>
    </w:p>
    <w:p w14:paraId="3AD2720B" w14:textId="77777777" w:rsidR="004E4A0F" w:rsidRPr="005C2C03" w:rsidRDefault="004E4A0F" w:rsidP="004E4A0F">
      <w:pPr>
        <w:spacing w:line="240" w:lineRule="auto"/>
        <w:ind w:firstLine="720"/>
        <w:rPr>
          <w:rFonts w:ascii="Times New Roman" w:hAnsi="Times New Roman" w:cs="Times New Roman"/>
        </w:rPr>
      </w:pPr>
      <w:r w:rsidRPr="005C2C03">
        <w:rPr>
          <w:rFonts w:ascii="Times New Roman" w:hAnsi="Times New Roman" w:cs="Times New Roman"/>
        </w:rPr>
        <w:t>______________________________________</w:t>
      </w:r>
      <w:r w:rsidRPr="005C2C03">
        <w:rPr>
          <w:rFonts w:ascii="Times New Roman" w:hAnsi="Times New Roman" w:cs="Times New Roman"/>
        </w:rPr>
        <w:tab/>
      </w:r>
      <w:r w:rsidRPr="005C2C03">
        <w:rPr>
          <w:rFonts w:ascii="Times New Roman" w:hAnsi="Times New Roman" w:cs="Times New Roman"/>
        </w:rPr>
        <w:tab/>
        <w:t>_______________</w:t>
      </w:r>
    </w:p>
    <w:p w14:paraId="366DD694" w14:textId="00C529E1" w:rsidR="004E4A0F" w:rsidRPr="005C2C03" w:rsidRDefault="004E4A0F" w:rsidP="004E4A0F">
      <w:pPr>
        <w:spacing w:line="240" w:lineRule="auto"/>
        <w:ind w:firstLine="720"/>
        <w:rPr>
          <w:rFonts w:ascii="Times New Roman" w:hAnsi="Times New Roman" w:cs="Times New Roman"/>
        </w:rPr>
      </w:pPr>
      <w:r>
        <w:rPr>
          <w:rFonts w:ascii="Times New Roman" w:hAnsi="Times New Roman" w:cs="Times New Roman"/>
        </w:rPr>
        <w:t>Robert E. Espinoza</w:t>
      </w:r>
      <w:r w:rsidRPr="005C2C03">
        <w:rPr>
          <w:rFonts w:ascii="Times New Roman" w:hAnsi="Times New Roman" w:cs="Times New Roman"/>
        </w:rPr>
        <w:t>, Ph.D.</w:t>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t xml:space="preserve">              Date</w:t>
      </w:r>
    </w:p>
    <w:p w14:paraId="2ECDC9A7" w14:textId="77777777" w:rsidR="004E4A0F" w:rsidRPr="005C2C03" w:rsidRDefault="004E4A0F" w:rsidP="004E4A0F">
      <w:pPr>
        <w:spacing w:line="240" w:lineRule="auto"/>
        <w:jc w:val="center"/>
        <w:rPr>
          <w:rFonts w:ascii="Times New Roman" w:hAnsi="Times New Roman" w:cs="Times New Roman"/>
        </w:rPr>
      </w:pPr>
    </w:p>
    <w:p w14:paraId="27BDD600" w14:textId="77777777" w:rsidR="004E4A0F" w:rsidRPr="005C2C03" w:rsidRDefault="004E4A0F" w:rsidP="004E4A0F">
      <w:pPr>
        <w:spacing w:line="240" w:lineRule="auto"/>
        <w:jc w:val="center"/>
        <w:rPr>
          <w:rFonts w:ascii="Times New Roman" w:hAnsi="Times New Roman" w:cs="Times New Roman"/>
        </w:rPr>
      </w:pPr>
    </w:p>
    <w:p w14:paraId="38C778AB" w14:textId="77777777" w:rsidR="004E4A0F" w:rsidRPr="005C2C03" w:rsidRDefault="004E4A0F" w:rsidP="004E4A0F">
      <w:pPr>
        <w:spacing w:line="240" w:lineRule="auto"/>
        <w:jc w:val="center"/>
        <w:rPr>
          <w:rFonts w:ascii="Times New Roman" w:hAnsi="Times New Roman" w:cs="Times New Roman"/>
        </w:rPr>
      </w:pPr>
    </w:p>
    <w:p w14:paraId="576D1A93" w14:textId="77777777" w:rsidR="004E4A0F" w:rsidRPr="005C2C03" w:rsidRDefault="004E4A0F" w:rsidP="004E4A0F">
      <w:pPr>
        <w:spacing w:line="240" w:lineRule="auto"/>
        <w:rPr>
          <w:rFonts w:ascii="Times New Roman" w:hAnsi="Times New Roman" w:cs="Times New Roman"/>
        </w:rPr>
      </w:pPr>
    </w:p>
    <w:p w14:paraId="0FA16D2B" w14:textId="77777777" w:rsidR="004E4A0F" w:rsidRPr="005C2C03" w:rsidRDefault="004E4A0F" w:rsidP="004E4A0F">
      <w:pPr>
        <w:spacing w:line="240" w:lineRule="auto"/>
        <w:ind w:firstLine="720"/>
        <w:rPr>
          <w:rFonts w:ascii="Times New Roman" w:hAnsi="Times New Roman" w:cs="Times New Roman"/>
        </w:rPr>
      </w:pPr>
      <w:r w:rsidRPr="005C2C03">
        <w:rPr>
          <w:rFonts w:ascii="Times New Roman" w:hAnsi="Times New Roman" w:cs="Times New Roman"/>
        </w:rPr>
        <w:t>_______________________________________</w:t>
      </w:r>
      <w:r w:rsidRPr="005C2C03">
        <w:rPr>
          <w:rFonts w:ascii="Times New Roman" w:hAnsi="Times New Roman" w:cs="Times New Roman"/>
        </w:rPr>
        <w:tab/>
      </w:r>
      <w:r w:rsidRPr="005C2C03">
        <w:rPr>
          <w:rFonts w:ascii="Times New Roman" w:hAnsi="Times New Roman" w:cs="Times New Roman"/>
        </w:rPr>
        <w:tab/>
        <w:t>_______________</w:t>
      </w:r>
    </w:p>
    <w:p w14:paraId="3EE5D673" w14:textId="05A8C313" w:rsidR="004E4A0F" w:rsidRPr="005C2C03" w:rsidRDefault="004E4A0F" w:rsidP="004E4A0F">
      <w:pPr>
        <w:spacing w:line="240" w:lineRule="auto"/>
        <w:ind w:firstLine="720"/>
        <w:rPr>
          <w:rFonts w:ascii="Times New Roman" w:hAnsi="Times New Roman" w:cs="Times New Roman"/>
        </w:rPr>
      </w:pPr>
      <w:r>
        <w:rPr>
          <w:rFonts w:ascii="Times New Roman" w:hAnsi="Times New Roman" w:cs="Times New Roman"/>
        </w:rPr>
        <w:t>Bruno</w:t>
      </w:r>
      <w:r w:rsidR="00A950FA">
        <w:rPr>
          <w:rFonts w:ascii="Times New Roman" w:hAnsi="Times New Roman" w:cs="Times New Roman"/>
        </w:rPr>
        <w:t xml:space="preserve"> Pernet</w:t>
      </w:r>
      <w:r w:rsidRPr="005C2C03">
        <w:rPr>
          <w:rFonts w:ascii="Times New Roman" w:hAnsi="Times New Roman" w:cs="Times New Roman"/>
        </w:rPr>
        <w:t>, Ph.D.</w:t>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t xml:space="preserve">   Date</w:t>
      </w:r>
    </w:p>
    <w:p w14:paraId="2185A83D" w14:textId="77777777" w:rsidR="004E4A0F" w:rsidRPr="005C2C03" w:rsidRDefault="004E4A0F" w:rsidP="004E4A0F">
      <w:pPr>
        <w:jc w:val="center"/>
        <w:rPr>
          <w:rFonts w:ascii="Times New Roman" w:hAnsi="Times New Roman" w:cs="Times New Roman"/>
        </w:rPr>
      </w:pPr>
    </w:p>
    <w:p w14:paraId="63594020" w14:textId="1D3B612F" w:rsidR="004E4A0F" w:rsidRPr="005C2C03" w:rsidRDefault="004E4A0F" w:rsidP="004E4A0F">
      <w:pPr>
        <w:rPr>
          <w:rFonts w:ascii="Times New Roman" w:hAnsi="Times New Roman" w:cs="Times New Roman"/>
        </w:rPr>
      </w:pPr>
      <w:r>
        <w:rPr>
          <w:rFonts w:ascii="Times New Roman" w:hAnsi="Times New Roman" w:cs="Times New Roman"/>
        </w:rPr>
        <w:br/>
      </w:r>
    </w:p>
    <w:p w14:paraId="71FDF366" w14:textId="77777777" w:rsidR="004E4A0F" w:rsidRPr="005C2C03" w:rsidRDefault="004E4A0F" w:rsidP="004E4A0F">
      <w:pPr>
        <w:rPr>
          <w:rFonts w:ascii="Times New Roman" w:hAnsi="Times New Roman" w:cs="Times New Roman"/>
        </w:rPr>
      </w:pPr>
    </w:p>
    <w:p w14:paraId="366F7FD9" w14:textId="77777777" w:rsidR="004E4A0F" w:rsidRPr="005C2C03" w:rsidRDefault="004E4A0F" w:rsidP="004E4A0F">
      <w:pPr>
        <w:rPr>
          <w:rFonts w:ascii="Times New Roman" w:hAnsi="Times New Roman" w:cs="Times New Roman"/>
        </w:rPr>
      </w:pPr>
    </w:p>
    <w:p w14:paraId="6E8881F8" w14:textId="77777777" w:rsidR="004E4A0F" w:rsidRPr="005C2C03" w:rsidRDefault="004E4A0F" w:rsidP="004E4A0F">
      <w:pPr>
        <w:rPr>
          <w:rFonts w:ascii="Times New Roman" w:hAnsi="Times New Roman" w:cs="Times New Roman"/>
        </w:rPr>
      </w:pPr>
    </w:p>
    <w:p w14:paraId="05EEF4A5" w14:textId="77777777" w:rsidR="004E4A0F" w:rsidRPr="005C2C03" w:rsidRDefault="004E4A0F" w:rsidP="004E4A0F">
      <w:pPr>
        <w:jc w:val="center"/>
        <w:rPr>
          <w:rFonts w:ascii="Times New Roman" w:hAnsi="Times New Roman" w:cs="Times New Roman"/>
        </w:rPr>
      </w:pPr>
    </w:p>
    <w:p w14:paraId="3B2C00A2" w14:textId="77777777" w:rsidR="004E4A0F" w:rsidRPr="005C2C03" w:rsidRDefault="004E4A0F" w:rsidP="004E4A0F">
      <w:pPr>
        <w:jc w:val="center"/>
        <w:rPr>
          <w:rFonts w:ascii="Times New Roman" w:hAnsi="Times New Roman" w:cs="Times New Roman"/>
        </w:rPr>
      </w:pPr>
    </w:p>
    <w:p w14:paraId="18EC2F73" w14:textId="0D97EA07" w:rsidR="00477FFA" w:rsidRPr="004E4A0F" w:rsidRDefault="004E4A0F" w:rsidP="004E4A0F">
      <w:pPr>
        <w:jc w:val="center"/>
        <w:rPr>
          <w:rFonts w:ascii="Times New Roman" w:hAnsi="Times New Roman" w:cs="Times New Roman"/>
        </w:rPr>
      </w:pPr>
      <w:r w:rsidRPr="005C2C03">
        <w:rPr>
          <w:rFonts w:ascii="Times New Roman" w:hAnsi="Times New Roman" w:cs="Times New Roman"/>
        </w:rPr>
        <w:t>California State University, Northridge</w:t>
      </w:r>
    </w:p>
    <w:p w14:paraId="5996A2B5" w14:textId="77777777" w:rsidR="004E4A0F" w:rsidRDefault="004E4A0F" w:rsidP="004E4A0F">
      <w:pPr>
        <w:jc w:val="center"/>
        <w:rPr>
          <w:rFonts w:ascii="Times New Roman" w:hAnsi="Times New Roman" w:cs="Times New Roman"/>
        </w:rPr>
      </w:pPr>
      <w:r>
        <w:rPr>
          <w:rFonts w:ascii="Times New Roman" w:hAnsi="Times New Roman" w:cs="Times New Roman"/>
          <w:b/>
          <w:bCs/>
        </w:rPr>
        <w:lastRenderedPageBreak/>
        <w:t>Acknowledgements</w:t>
      </w:r>
    </w:p>
    <w:p w14:paraId="7880D889" w14:textId="77777777" w:rsidR="004E4A0F" w:rsidRDefault="004E4A0F" w:rsidP="004E4A0F">
      <w:pPr>
        <w:spacing w:line="480" w:lineRule="auto"/>
        <w:jc w:val="center"/>
        <w:rPr>
          <w:rFonts w:ascii="Times New Roman" w:hAnsi="Times New Roman" w:cs="Times New Roman"/>
        </w:rPr>
      </w:pPr>
      <w:r>
        <w:rPr>
          <w:rFonts w:ascii="Times New Roman" w:hAnsi="Times New Roman" w:cs="Times New Roman"/>
        </w:rPr>
        <w:t xml:space="preserve">I would like to extend my deepest gratitude to </w:t>
      </w:r>
      <w:commentRangeStart w:id="1"/>
      <w:r>
        <w:rPr>
          <w:rFonts w:ascii="Times New Roman" w:hAnsi="Times New Roman" w:cs="Times New Roman"/>
        </w:rPr>
        <w:t>my cats</w:t>
      </w:r>
      <w:commentRangeEnd w:id="1"/>
      <w:r w:rsidR="005F1689">
        <w:rPr>
          <w:rStyle w:val="CommentReference"/>
          <w:rFonts w:ascii="Times New Roman" w:hAnsi="Times New Roman" w:cs="Times New Roman"/>
          <w:sz w:val="24"/>
          <w:szCs w:val="24"/>
        </w:rPr>
        <w:commentReference w:id="1"/>
      </w:r>
      <w:r>
        <w:rPr>
          <w:rFonts w:ascii="Times New Roman" w:hAnsi="Times New Roman" w:cs="Times New Roman"/>
        </w:rPr>
        <w:t>.</w:t>
      </w:r>
      <w:r>
        <w:rPr>
          <w:rFonts w:ascii="Times New Roman" w:hAnsi="Times New Roman" w:cs="Times New Roman"/>
          <w:b/>
          <w:bCs/>
        </w:rPr>
        <w:br w:type="page"/>
      </w:r>
      <w:r>
        <w:rPr>
          <w:rFonts w:ascii="Times New Roman" w:hAnsi="Times New Roman" w:cs="Times New Roman"/>
          <w:b/>
          <w:bCs/>
        </w:rPr>
        <w:lastRenderedPageBreak/>
        <w:t>Table of Contents</w:t>
      </w:r>
    </w:p>
    <w:p w14:paraId="440EDBFF" w14:textId="0BDB2AAC" w:rsidR="00B10701" w:rsidRDefault="00B10701" w:rsidP="00B10701">
      <w:pPr>
        <w:tabs>
          <w:tab w:val="left" w:leader="dot" w:pos="9072"/>
        </w:tabs>
        <w:spacing w:line="480" w:lineRule="auto"/>
        <w:rPr>
          <w:rFonts w:ascii="Times New Roman" w:hAnsi="Times New Roman" w:cs="Times New Roman"/>
        </w:rPr>
      </w:pPr>
      <w:r>
        <w:rPr>
          <w:rFonts w:ascii="Times New Roman" w:hAnsi="Times New Roman" w:cs="Times New Roman"/>
        </w:rPr>
        <w:t>Signature Page</w:t>
      </w:r>
      <w:r>
        <w:rPr>
          <w:rFonts w:ascii="Times New Roman" w:hAnsi="Times New Roman" w:cs="Times New Roman"/>
        </w:rPr>
        <w:tab/>
        <w:t>ii</w:t>
      </w:r>
    </w:p>
    <w:p w14:paraId="3F42A37C" w14:textId="1706A57F" w:rsidR="004E4A0F" w:rsidRDefault="004E4A0F" w:rsidP="00B10701">
      <w:pPr>
        <w:tabs>
          <w:tab w:val="left" w:leader="dot" w:pos="9072"/>
        </w:tabs>
        <w:spacing w:line="480" w:lineRule="auto"/>
        <w:rPr>
          <w:rFonts w:ascii="Times New Roman" w:hAnsi="Times New Roman" w:cs="Times New Roman"/>
        </w:rPr>
      </w:pPr>
      <w:r>
        <w:rPr>
          <w:rFonts w:ascii="Times New Roman" w:hAnsi="Times New Roman" w:cs="Times New Roman"/>
        </w:rPr>
        <w:t>Acknowledgements</w:t>
      </w:r>
      <w:r w:rsidR="00B10701">
        <w:rPr>
          <w:rFonts w:ascii="Times New Roman" w:hAnsi="Times New Roman" w:cs="Times New Roman"/>
        </w:rPr>
        <w:tab/>
        <w:t>iii</w:t>
      </w:r>
    </w:p>
    <w:p w14:paraId="56307212" w14:textId="672EC4D7" w:rsidR="004E4A0F" w:rsidRDefault="004E4A0F" w:rsidP="00B10701">
      <w:pPr>
        <w:tabs>
          <w:tab w:val="left" w:leader="dot" w:pos="9072"/>
        </w:tabs>
        <w:spacing w:line="480" w:lineRule="auto"/>
        <w:rPr>
          <w:rFonts w:ascii="Times New Roman" w:hAnsi="Times New Roman" w:cs="Times New Roman"/>
        </w:rPr>
      </w:pPr>
      <w:r>
        <w:rPr>
          <w:rFonts w:ascii="Times New Roman" w:hAnsi="Times New Roman" w:cs="Times New Roman"/>
        </w:rPr>
        <w:t>List of Figures</w:t>
      </w:r>
      <w:r w:rsidR="00B10701">
        <w:rPr>
          <w:rFonts w:ascii="Times New Roman" w:hAnsi="Times New Roman" w:cs="Times New Roman"/>
        </w:rPr>
        <w:tab/>
        <w:t>v</w:t>
      </w:r>
    </w:p>
    <w:p w14:paraId="599389DF" w14:textId="719E242B" w:rsidR="004E4A0F" w:rsidRDefault="004E4A0F" w:rsidP="00B10701">
      <w:pPr>
        <w:tabs>
          <w:tab w:val="left" w:leader="dot" w:pos="9072"/>
        </w:tabs>
        <w:spacing w:line="480" w:lineRule="auto"/>
        <w:rPr>
          <w:rFonts w:ascii="Times New Roman" w:hAnsi="Times New Roman" w:cs="Times New Roman"/>
        </w:rPr>
      </w:pPr>
      <w:r>
        <w:rPr>
          <w:rFonts w:ascii="Times New Roman" w:hAnsi="Times New Roman" w:cs="Times New Roman"/>
        </w:rPr>
        <w:t>List of Tables</w:t>
      </w:r>
      <w:r w:rsidR="00B10701">
        <w:rPr>
          <w:rFonts w:ascii="Times New Roman" w:hAnsi="Times New Roman" w:cs="Times New Roman"/>
        </w:rPr>
        <w:tab/>
        <w:t>vi</w:t>
      </w:r>
    </w:p>
    <w:p w14:paraId="5026F78E" w14:textId="568ECFFE" w:rsidR="004E4A0F" w:rsidRDefault="004E4A0F" w:rsidP="00B10701">
      <w:pPr>
        <w:tabs>
          <w:tab w:val="left" w:leader="dot" w:pos="9072"/>
        </w:tabs>
        <w:spacing w:line="480" w:lineRule="auto"/>
        <w:rPr>
          <w:rFonts w:ascii="Times New Roman" w:hAnsi="Times New Roman" w:cs="Times New Roman"/>
        </w:rPr>
      </w:pPr>
      <w:r>
        <w:rPr>
          <w:rFonts w:ascii="Times New Roman" w:hAnsi="Times New Roman" w:cs="Times New Roman"/>
        </w:rPr>
        <w:t>Abstract</w:t>
      </w:r>
      <w:r w:rsidR="00B10701">
        <w:rPr>
          <w:rFonts w:ascii="Times New Roman" w:hAnsi="Times New Roman" w:cs="Times New Roman"/>
        </w:rPr>
        <w:tab/>
        <w:t>vii</w:t>
      </w:r>
    </w:p>
    <w:p w14:paraId="71592FD3" w14:textId="6E44FB14" w:rsidR="004E4A0F" w:rsidRDefault="004E4A0F" w:rsidP="004E4A0F">
      <w:pPr>
        <w:spacing w:line="240" w:lineRule="auto"/>
        <w:rPr>
          <w:rFonts w:ascii="Times New Roman" w:hAnsi="Times New Roman" w:cs="Times New Roman"/>
        </w:rPr>
      </w:pPr>
      <w:r>
        <w:rPr>
          <w:rFonts w:ascii="Times New Roman" w:hAnsi="Times New Roman" w:cs="Times New Roman"/>
        </w:rPr>
        <w:t>Chapter 1</w:t>
      </w:r>
    </w:p>
    <w:p w14:paraId="1657824F" w14:textId="29ADBB88" w:rsidR="004E4A0F" w:rsidRDefault="004E4A0F" w:rsidP="00B10701">
      <w:pPr>
        <w:tabs>
          <w:tab w:val="left" w:leader="dot" w:pos="9072"/>
        </w:tabs>
        <w:spacing w:line="480" w:lineRule="auto"/>
        <w:ind w:left="425"/>
        <w:rPr>
          <w:rFonts w:ascii="Times New Roman" w:hAnsi="Times New Roman" w:cs="Times New Roman"/>
        </w:rPr>
      </w:pPr>
      <w:r>
        <w:rPr>
          <w:rFonts w:ascii="Times New Roman" w:hAnsi="Times New Roman" w:cs="Times New Roman"/>
        </w:rPr>
        <w:t>Introduction</w:t>
      </w:r>
      <w:r w:rsidR="00B10701">
        <w:rPr>
          <w:rFonts w:ascii="Times New Roman" w:hAnsi="Times New Roman" w:cs="Times New Roman"/>
        </w:rPr>
        <w:tab/>
        <w:t>1</w:t>
      </w:r>
    </w:p>
    <w:p w14:paraId="4E8C28C5" w14:textId="16F33BB9" w:rsidR="004E4A0F" w:rsidRDefault="004E4A0F" w:rsidP="00B10701">
      <w:pPr>
        <w:tabs>
          <w:tab w:val="left" w:leader="dot" w:pos="9072"/>
        </w:tabs>
        <w:spacing w:line="480" w:lineRule="auto"/>
        <w:ind w:left="425"/>
        <w:rPr>
          <w:rFonts w:ascii="Times New Roman" w:hAnsi="Times New Roman" w:cs="Times New Roman"/>
        </w:rPr>
      </w:pPr>
      <w:r>
        <w:rPr>
          <w:rFonts w:ascii="Times New Roman" w:hAnsi="Times New Roman" w:cs="Times New Roman"/>
        </w:rPr>
        <w:t>Methods</w:t>
      </w:r>
      <w:r w:rsidR="000C70CC">
        <w:rPr>
          <w:rFonts w:ascii="Times New Roman" w:hAnsi="Times New Roman" w:cs="Times New Roman"/>
        </w:rPr>
        <w:tab/>
        <w:t>6</w:t>
      </w:r>
    </w:p>
    <w:p w14:paraId="25BBE3E4" w14:textId="7C1663C1" w:rsidR="004E4A0F" w:rsidRDefault="004E4A0F" w:rsidP="00B10701">
      <w:pPr>
        <w:tabs>
          <w:tab w:val="left" w:leader="dot" w:pos="9072"/>
        </w:tabs>
        <w:spacing w:line="480" w:lineRule="auto"/>
        <w:ind w:left="425"/>
        <w:rPr>
          <w:rFonts w:ascii="Times New Roman" w:hAnsi="Times New Roman" w:cs="Times New Roman"/>
        </w:rPr>
      </w:pPr>
      <w:r>
        <w:rPr>
          <w:rFonts w:ascii="Times New Roman" w:hAnsi="Times New Roman" w:cs="Times New Roman"/>
        </w:rPr>
        <w:t>Results</w:t>
      </w:r>
      <w:r w:rsidR="000C70CC">
        <w:rPr>
          <w:rFonts w:ascii="Times New Roman" w:hAnsi="Times New Roman" w:cs="Times New Roman"/>
        </w:rPr>
        <w:tab/>
        <w:t>12</w:t>
      </w:r>
    </w:p>
    <w:p w14:paraId="3FDC011B" w14:textId="79ACE482" w:rsidR="004E4A0F" w:rsidRDefault="004E4A0F" w:rsidP="00B10701">
      <w:pPr>
        <w:tabs>
          <w:tab w:val="left" w:leader="dot" w:pos="9072"/>
        </w:tabs>
        <w:spacing w:line="480" w:lineRule="auto"/>
        <w:ind w:left="425"/>
        <w:rPr>
          <w:rFonts w:ascii="Times New Roman" w:hAnsi="Times New Roman" w:cs="Times New Roman"/>
        </w:rPr>
      </w:pPr>
      <w:r>
        <w:rPr>
          <w:rFonts w:ascii="Times New Roman" w:hAnsi="Times New Roman" w:cs="Times New Roman"/>
        </w:rPr>
        <w:t>Discussion</w:t>
      </w:r>
      <w:r w:rsidR="000C70CC">
        <w:rPr>
          <w:rFonts w:ascii="Times New Roman" w:hAnsi="Times New Roman" w:cs="Times New Roman"/>
        </w:rPr>
        <w:tab/>
        <w:t>14</w:t>
      </w:r>
    </w:p>
    <w:p w14:paraId="0B6E928F" w14:textId="4EB0DF70" w:rsidR="004E4A0F" w:rsidRDefault="004E4A0F" w:rsidP="004E4A0F">
      <w:pPr>
        <w:spacing w:line="240" w:lineRule="auto"/>
        <w:rPr>
          <w:rFonts w:ascii="Times New Roman" w:hAnsi="Times New Roman" w:cs="Times New Roman"/>
        </w:rPr>
      </w:pPr>
      <w:r>
        <w:rPr>
          <w:rFonts w:ascii="Times New Roman" w:hAnsi="Times New Roman" w:cs="Times New Roman"/>
        </w:rPr>
        <w:t>Chapter 2</w:t>
      </w:r>
    </w:p>
    <w:p w14:paraId="19AF5B00" w14:textId="6212760F" w:rsidR="004E4A0F" w:rsidRDefault="004E4A0F" w:rsidP="00A530BE">
      <w:pPr>
        <w:tabs>
          <w:tab w:val="left" w:leader="dot" w:pos="9072"/>
        </w:tabs>
        <w:spacing w:line="480" w:lineRule="auto"/>
        <w:ind w:left="425"/>
        <w:rPr>
          <w:rFonts w:ascii="Times New Roman" w:hAnsi="Times New Roman" w:cs="Times New Roman"/>
        </w:rPr>
      </w:pPr>
      <w:r>
        <w:rPr>
          <w:rFonts w:ascii="Times New Roman" w:hAnsi="Times New Roman" w:cs="Times New Roman"/>
        </w:rPr>
        <w:t>Introduction</w:t>
      </w:r>
      <w:r w:rsidR="00CC0070">
        <w:rPr>
          <w:rFonts w:ascii="Times New Roman" w:hAnsi="Times New Roman" w:cs="Times New Roman"/>
        </w:rPr>
        <w:tab/>
        <w:t>19</w:t>
      </w:r>
    </w:p>
    <w:p w14:paraId="339A2E6A" w14:textId="6B25EBD3" w:rsidR="004E4A0F" w:rsidRDefault="004E4A0F" w:rsidP="00A530BE">
      <w:pPr>
        <w:tabs>
          <w:tab w:val="left" w:leader="dot" w:pos="9072"/>
        </w:tabs>
        <w:spacing w:line="480" w:lineRule="auto"/>
        <w:ind w:left="425"/>
        <w:rPr>
          <w:rFonts w:ascii="Times New Roman" w:hAnsi="Times New Roman" w:cs="Times New Roman"/>
        </w:rPr>
      </w:pPr>
      <w:r>
        <w:rPr>
          <w:rFonts w:ascii="Times New Roman" w:hAnsi="Times New Roman" w:cs="Times New Roman"/>
        </w:rPr>
        <w:t>Methods</w:t>
      </w:r>
      <w:r w:rsidR="00CC0070">
        <w:rPr>
          <w:rFonts w:ascii="Times New Roman" w:hAnsi="Times New Roman" w:cs="Times New Roman"/>
        </w:rPr>
        <w:tab/>
        <w:t>24</w:t>
      </w:r>
    </w:p>
    <w:p w14:paraId="0669B1E6" w14:textId="7342B45C" w:rsidR="004E4A0F" w:rsidRDefault="004E4A0F" w:rsidP="00A530BE">
      <w:pPr>
        <w:tabs>
          <w:tab w:val="left" w:leader="dot" w:pos="9072"/>
        </w:tabs>
        <w:spacing w:line="480" w:lineRule="auto"/>
        <w:ind w:left="425"/>
        <w:rPr>
          <w:rFonts w:ascii="Times New Roman" w:hAnsi="Times New Roman" w:cs="Times New Roman"/>
        </w:rPr>
      </w:pPr>
      <w:r>
        <w:rPr>
          <w:rFonts w:ascii="Times New Roman" w:hAnsi="Times New Roman" w:cs="Times New Roman"/>
        </w:rPr>
        <w:t>Results</w:t>
      </w:r>
      <w:r w:rsidR="00CC0070">
        <w:rPr>
          <w:rFonts w:ascii="Times New Roman" w:hAnsi="Times New Roman" w:cs="Times New Roman"/>
        </w:rPr>
        <w:tab/>
        <w:t>31</w:t>
      </w:r>
    </w:p>
    <w:p w14:paraId="275AC858" w14:textId="2DCC74B0" w:rsidR="004E4A0F" w:rsidRDefault="004E4A0F" w:rsidP="00A530BE">
      <w:pPr>
        <w:tabs>
          <w:tab w:val="left" w:leader="dot" w:pos="9072"/>
        </w:tabs>
        <w:spacing w:line="480" w:lineRule="auto"/>
        <w:ind w:left="425"/>
        <w:rPr>
          <w:rFonts w:ascii="Times New Roman" w:hAnsi="Times New Roman" w:cs="Times New Roman"/>
        </w:rPr>
      </w:pPr>
      <w:r>
        <w:rPr>
          <w:rFonts w:ascii="Times New Roman" w:hAnsi="Times New Roman" w:cs="Times New Roman"/>
        </w:rPr>
        <w:t>Discussion</w:t>
      </w:r>
      <w:r w:rsidR="00A530BE">
        <w:rPr>
          <w:rFonts w:ascii="Times New Roman" w:hAnsi="Times New Roman" w:cs="Times New Roman"/>
        </w:rPr>
        <w:t xml:space="preserve"> </w:t>
      </w:r>
      <w:r w:rsidR="00A530BE">
        <w:rPr>
          <w:rFonts w:ascii="Times New Roman" w:hAnsi="Times New Roman" w:cs="Times New Roman"/>
        </w:rPr>
        <w:tab/>
        <w:t>35</w:t>
      </w:r>
    </w:p>
    <w:p w14:paraId="68E23B6F" w14:textId="2F695566" w:rsidR="004E4A0F" w:rsidRDefault="004E4A0F" w:rsidP="008D14F4">
      <w:pPr>
        <w:tabs>
          <w:tab w:val="left" w:leader="dot" w:pos="9072"/>
        </w:tabs>
        <w:spacing w:line="480" w:lineRule="auto"/>
        <w:rPr>
          <w:rFonts w:ascii="Times New Roman" w:hAnsi="Times New Roman" w:cs="Times New Roman"/>
        </w:rPr>
      </w:pPr>
      <w:r>
        <w:rPr>
          <w:rFonts w:ascii="Times New Roman" w:hAnsi="Times New Roman" w:cs="Times New Roman"/>
        </w:rPr>
        <w:t>Literature Cited</w:t>
      </w:r>
      <w:r w:rsidR="00A530BE">
        <w:rPr>
          <w:rFonts w:ascii="Times New Roman" w:hAnsi="Times New Roman" w:cs="Times New Roman"/>
        </w:rPr>
        <w:tab/>
        <w:t>42</w:t>
      </w:r>
    </w:p>
    <w:p w14:paraId="16B8558E" w14:textId="799DE175" w:rsidR="004E4A0F" w:rsidRDefault="004E4A0F" w:rsidP="008D14F4">
      <w:pPr>
        <w:tabs>
          <w:tab w:val="left" w:leader="dot" w:pos="9072"/>
        </w:tabs>
        <w:spacing w:line="480" w:lineRule="auto"/>
        <w:rPr>
          <w:rFonts w:ascii="Times New Roman" w:hAnsi="Times New Roman" w:cs="Times New Roman"/>
        </w:rPr>
      </w:pPr>
      <w:r>
        <w:rPr>
          <w:rFonts w:ascii="Times New Roman" w:hAnsi="Times New Roman" w:cs="Times New Roman"/>
        </w:rPr>
        <w:t>Appendix A: Tables</w:t>
      </w:r>
      <w:r w:rsidR="008D14F4">
        <w:rPr>
          <w:rFonts w:ascii="Times New Roman" w:hAnsi="Times New Roman" w:cs="Times New Roman"/>
        </w:rPr>
        <w:tab/>
        <w:t>55</w:t>
      </w:r>
    </w:p>
    <w:p w14:paraId="5456EAFD" w14:textId="1C514AA4" w:rsidR="004E4A0F" w:rsidRPr="004E4A0F" w:rsidRDefault="004E4A0F" w:rsidP="008D14F4">
      <w:pPr>
        <w:tabs>
          <w:tab w:val="left" w:leader="dot" w:pos="9072"/>
        </w:tabs>
        <w:spacing w:line="480" w:lineRule="auto"/>
        <w:rPr>
          <w:rFonts w:ascii="Times New Roman" w:hAnsi="Times New Roman" w:cs="Times New Roman"/>
        </w:rPr>
      </w:pPr>
      <w:r>
        <w:rPr>
          <w:rFonts w:ascii="Times New Roman" w:hAnsi="Times New Roman" w:cs="Times New Roman"/>
        </w:rPr>
        <w:t>Appendix B: Supplemental Figures</w:t>
      </w:r>
      <w:r w:rsidR="008D14F4">
        <w:rPr>
          <w:rFonts w:ascii="Times New Roman" w:hAnsi="Times New Roman" w:cs="Times New Roman"/>
        </w:rPr>
        <w:tab/>
        <w:t>59</w:t>
      </w:r>
    </w:p>
    <w:p w14:paraId="7E298834" w14:textId="77777777" w:rsidR="00B10701" w:rsidRPr="005B0714" w:rsidRDefault="00B10701" w:rsidP="00B10701">
      <w:pPr>
        <w:spacing w:line="480" w:lineRule="auto"/>
        <w:jc w:val="center"/>
        <w:rPr>
          <w:rFonts w:ascii="Times New Roman" w:hAnsi="Times New Roman" w:cs="Times New Roman"/>
          <w:b/>
          <w:bCs/>
        </w:rPr>
      </w:pPr>
      <w:r w:rsidRPr="005B0714">
        <w:rPr>
          <w:rFonts w:ascii="Times New Roman" w:hAnsi="Times New Roman" w:cs="Times New Roman"/>
          <w:b/>
          <w:bCs/>
        </w:rPr>
        <w:lastRenderedPageBreak/>
        <w:t>List of Figures</w:t>
      </w:r>
    </w:p>
    <w:p w14:paraId="545A48DD" w14:textId="3919B1DF"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1</w:t>
      </w:r>
      <w:r w:rsidR="00731F28">
        <w:rPr>
          <w:rFonts w:ascii="Times New Roman" w:hAnsi="Times New Roman" w:cs="Times New Roman"/>
        </w:rPr>
        <w:tab/>
        <w:t>7</w:t>
      </w:r>
    </w:p>
    <w:p w14:paraId="5729C7BC" w14:textId="6A2DB16A"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2</w:t>
      </w:r>
      <w:r w:rsidR="00731F28">
        <w:rPr>
          <w:rFonts w:ascii="Times New Roman" w:hAnsi="Times New Roman" w:cs="Times New Roman"/>
        </w:rPr>
        <w:tab/>
        <w:t>13</w:t>
      </w:r>
    </w:p>
    <w:p w14:paraId="005C65D2" w14:textId="027C965C"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3</w:t>
      </w:r>
      <w:r w:rsidR="00731F28">
        <w:rPr>
          <w:rFonts w:ascii="Times New Roman" w:hAnsi="Times New Roman" w:cs="Times New Roman"/>
        </w:rPr>
        <w:tab/>
        <w:t>14</w:t>
      </w:r>
    </w:p>
    <w:p w14:paraId="2DF20FFD" w14:textId="74D970F4"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4</w:t>
      </w:r>
      <w:r w:rsidR="00731F28">
        <w:rPr>
          <w:rFonts w:ascii="Times New Roman" w:hAnsi="Times New Roman" w:cs="Times New Roman"/>
        </w:rPr>
        <w:tab/>
        <w:t>32</w:t>
      </w:r>
    </w:p>
    <w:p w14:paraId="36F2BBF3" w14:textId="0EC9EEF6"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5</w:t>
      </w:r>
      <w:r w:rsidR="00731F28">
        <w:rPr>
          <w:rFonts w:ascii="Times New Roman" w:hAnsi="Times New Roman" w:cs="Times New Roman"/>
        </w:rPr>
        <w:tab/>
        <w:t>33</w:t>
      </w:r>
    </w:p>
    <w:p w14:paraId="036E6A40" w14:textId="0992BA91"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6</w:t>
      </w:r>
      <w:r w:rsidR="00731F28">
        <w:rPr>
          <w:rFonts w:ascii="Times New Roman" w:hAnsi="Times New Roman" w:cs="Times New Roman"/>
        </w:rPr>
        <w:tab/>
        <w:t>33</w:t>
      </w:r>
    </w:p>
    <w:p w14:paraId="3986EE6A" w14:textId="2A1807EC"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7</w:t>
      </w:r>
      <w:r w:rsidR="00731F28">
        <w:rPr>
          <w:rFonts w:ascii="Times New Roman" w:hAnsi="Times New Roman" w:cs="Times New Roman"/>
        </w:rPr>
        <w:tab/>
        <w:t>34</w:t>
      </w:r>
    </w:p>
    <w:p w14:paraId="7141653A" w14:textId="62CBC983"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8</w:t>
      </w:r>
      <w:r w:rsidR="00731F28">
        <w:rPr>
          <w:rFonts w:ascii="Times New Roman" w:hAnsi="Times New Roman" w:cs="Times New Roman"/>
        </w:rPr>
        <w:tab/>
        <w:t>3</w:t>
      </w:r>
      <w:r w:rsidR="00716BFC">
        <w:rPr>
          <w:rFonts w:ascii="Times New Roman" w:hAnsi="Times New Roman" w:cs="Times New Roman"/>
        </w:rPr>
        <w:t>4</w:t>
      </w:r>
    </w:p>
    <w:p w14:paraId="03694A74" w14:textId="7D6C486A"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9</w:t>
      </w:r>
      <w:r w:rsidR="00731F28">
        <w:rPr>
          <w:rFonts w:ascii="Times New Roman" w:hAnsi="Times New Roman" w:cs="Times New Roman"/>
        </w:rPr>
        <w:tab/>
      </w:r>
      <w:r w:rsidR="00716BFC">
        <w:rPr>
          <w:rFonts w:ascii="Times New Roman" w:hAnsi="Times New Roman" w:cs="Times New Roman"/>
        </w:rPr>
        <w:t>35</w:t>
      </w:r>
    </w:p>
    <w:p w14:paraId="480E2E7D" w14:textId="6C5365FC"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S1</w:t>
      </w:r>
      <w:r w:rsidR="00731F28">
        <w:rPr>
          <w:rFonts w:ascii="Times New Roman" w:hAnsi="Times New Roman" w:cs="Times New Roman"/>
        </w:rPr>
        <w:tab/>
        <w:t>61</w:t>
      </w:r>
    </w:p>
    <w:p w14:paraId="6C88F455" w14:textId="2B147F2B"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S2</w:t>
      </w:r>
      <w:r w:rsidR="00731F28">
        <w:rPr>
          <w:rFonts w:ascii="Times New Roman" w:hAnsi="Times New Roman" w:cs="Times New Roman"/>
        </w:rPr>
        <w:tab/>
        <w:t>62</w:t>
      </w:r>
    </w:p>
    <w:p w14:paraId="37CC9127" w14:textId="03D4C2B3" w:rsidR="00B10701"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S3</w:t>
      </w:r>
      <w:r w:rsidR="00731F28">
        <w:rPr>
          <w:rFonts w:ascii="Times New Roman" w:hAnsi="Times New Roman" w:cs="Times New Roman"/>
        </w:rPr>
        <w:tab/>
        <w:t>63</w:t>
      </w:r>
      <w:r w:rsidR="00B10701">
        <w:rPr>
          <w:rFonts w:ascii="Times New Roman" w:hAnsi="Times New Roman" w:cs="Times New Roman"/>
        </w:rPr>
        <w:br w:type="page"/>
      </w:r>
    </w:p>
    <w:p w14:paraId="4057AB9E" w14:textId="77777777" w:rsidR="00B10701" w:rsidRDefault="00B10701" w:rsidP="00B10701">
      <w:pPr>
        <w:spacing w:line="480" w:lineRule="auto"/>
        <w:jc w:val="center"/>
        <w:rPr>
          <w:rFonts w:ascii="Times New Roman" w:hAnsi="Times New Roman" w:cs="Times New Roman"/>
          <w:b/>
          <w:bCs/>
        </w:rPr>
      </w:pPr>
      <w:r>
        <w:rPr>
          <w:rFonts w:ascii="Times New Roman" w:hAnsi="Times New Roman" w:cs="Times New Roman"/>
          <w:b/>
          <w:bCs/>
        </w:rPr>
        <w:lastRenderedPageBreak/>
        <w:t>List of Tables</w:t>
      </w:r>
    </w:p>
    <w:p w14:paraId="117D9FA8" w14:textId="0ABD8510"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1</w:t>
      </w:r>
      <w:r>
        <w:rPr>
          <w:rFonts w:ascii="Times New Roman" w:hAnsi="Times New Roman" w:cs="Times New Roman"/>
        </w:rPr>
        <w:tab/>
        <w:t>56</w:t>
      </w:r>
    </w:p>
    <w:p w14:paraId="1B629CD7" w14:textId="36CBC048"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2</w:t>
      </w:r>
      <w:r>
        <w:rPr>
          <w:rFonts w:ascii="Times New Roman" w:hAnsi="Times New Roman" w:cs="Times New Roman"/>
        </w:rPr>
        <w:tab/>
        <w:t>56</w:t>
      </w:r>
    </w:p>
    <w:p w14:paraId="3127AF69" w14:textId="0C9825F2"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3</w:t>
      </w:r>
      <w:r>
        <w:rPr>
          <w:rFonts w:ascii="Times New Roman" w:hAnsi="Times New Roman" w:cs="Times New Roman"/>
        </w:rPr>
        <w:tab/>
        <w:t>56</w:t>
      </w:r>
    </w:p>
    <w:p w14:paraId="5A8117AC" w14:textId="56189E37"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4</w:t>
      </w:r>
      <w:r>
        <w:rPr>
          <w:rFonts w:ascii="Times New Roman" w:hAnsi="Times New Roman" w:cs="Times New Roman"/>
        </w:rPr>
        <w:tab/>
        <w:t>57</w:t>
      </w:r>
    </w:p>
    <w:p w14:paraId="25761B18" w14:textId="2D528E87"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5</w:t>
      </w:r>
      <w:r>
        <w:rPr>
          <w:rFonts w:ascii="Times New Roman" w:hAnsi="Times New Roman" w:cs="Times New Roman"/>
        </w:rPr>
        <w:tab/>
        <w:t>57</w:t>
      </w:r>
    </w:p>
    <w:p w14:paraId="3EFA39FE" w14:textId="3CA6F641"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6</w:t>
      </w:r>
      <w:r>
        <w:rPr>
          <w:rFonts w:ascii="Times New Roman" w:hAnsi="Times New Roman" w:cs="Times New Roman"/>
        </w:rPr>
        <w:tab/>
        <w:t>57</w:t>
      </w:r>
    </w:p>
    <w:p w14:paraId="208F89AF" w14:textId="77E5228C"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7</w:t>
      </w:r>
      <w:r>
        <w:rPr>
          <w:rFonts w:ascii="Times New Roman" w:hAnsi="Times New Roman" w:cs="Times New Roman"/>
        </w:rPr>
        <w:tab/>
        <w:t>58</w:t>
      </w:r>
    </w:p>
    <w:p w14:paraId="3DA1D232" w14:textId="05F1892B"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8</w:t>
      </w:r>
      <w:r>
        <w:rPr>
          <w:rFonts w:ascii="Times New Roman" w:hAnsi="Times New Roman" w:cs="Times New Roman"/>
        </w:rPr>
        <w:tab/>
        <w:t>58</w:t>
      </w:r>
    </w:p>
    <w:p w14:paraId="040996EB" w14:textId="4F08A7E0"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9</w:t>
      </w:r>
      <w:r>
        <w:rPr>
          <w:rFonts w:ascii="Times New Roman" w:hAnsi="Times New Roman" w:cs="Times New Roman"/>
        </w:rPr>
        <w:tab/>
        <w:t>58</w:t>
      </w:r>
    </w:p>
    <w:p w14:paraId="7EEF652C" w14:textId="0520C31F"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S1</w:t>
      </w:r>
      <w:r>
        <w:rPr>
          <w:rFonts w:ascii="Times New Roman" w:hAnsi="Times New Roman" w:cs="Times New Roman"/>
        </w:rPr>
        <w:tab/>
        <w:t>59</w:t>
      </w:r>
    </w:p>
    <w:p w14:paraId="375F397D" w14:textId="77777777" w:rsidR="00B10701" w:rsidRDefault="00B10701">
      <w:pPr>
        <w:rPr>
          <w:rFonts w:ascii="Times New Roman" w:hAnsi="Times New Roman" w:cs="Times New Roman"/>
          <w:b/>
          <w:bCs/>
        </w:rPr>
      </w:pPr>
      <w:r>
        <w:rPr>
          <w:rFonts w:ascii="Times New Roman" w:hAnsi="Times New Roman" w:cs="Times New Roman"/>
          <w:b/>
          <w:bCs/>
        </w:rPr>
        <w:br w:type="page"/>
      </w:r>
    </w:p>
    <w:p w14:paraId="0EB453A8" w14:textId="77777777" w:rsidR="00B10701" w:rsidRDefault="00B10701" w:rsidP="00B10701">
      <w:pPr>
        <w:spacing w:line="480" w:lineRule="auto"/>
        <w:jc w:val="center"/>
        <w:rPr>
          <w:rFonts w:ascii="Times New Roman" w:hAnsi="Times New Roman" w:cs="Times New Roman"/>
          <w:b/>
          <w:bCs/>
        </w:rPr>
      </w:pPr>
      <w:r>
        <w:rPr>
          <w:rFonts w:ascii="Times New Roman" w:hAnsi="Times New Roman" w:cs="Times New Roman"/>
          <w:b/>
          <w:bCs/>
        </w:rPr>
        <w:lastRenderedPageBreak/>
        <w:t>Abstract</w:t>
      </w:r>
    </w:p>
    <w:p w14:paraId="3B5014A0" w14:textId="77777777" w:rsidR="00B10701" w:rsidRDefault="00B10701" w:rsidP="00B10701">
      <w:pPr>
        <w:spacing w:line="480" w:lineRule="auto"/>
        <w:jc w:val="center"/>
        <w:rPr>
          <w:rFonts w:ascii="Times New Roman" w:hAnsi="Times New Roman" w:cs="Times New Roman"/>
          <w:b/>
          <w:bCs/>
        </w:rPr>
        <w:sectPr w:rsidR="00B10701" w:rsidSect="007C0E84">
          <w:footerReference w:type="default" r:id="rId12"/>
          <w:pgSz w:w="12240" w:h="15840"/>
          <w:pgMar w:top="1440" w:right="1440" w:bottom="1440" w:left="1440" w:header="720" w:footer="720" w:gutter="0"/>
          <w:pgNumType w:fmt="lowerRoman"/>
          <w:cols w:space="720"/>
          <w:titlePg/>
          <w:docGrid w:linePitch="360"/>
        </w:sectPr>
      </w:pPr>
    </w:p>
    <w:p w14:paraId="2FE51280" w14:textId="201C1231" w:rsidR="005B0714" w:rsidRPr="003D047A" w:rsidRDefault="003D047A" w:rsidP="005B0714">
      <w:pPr>
        <w:spacing w:after="0" w:line="480" w:lineRule="auto"/>
        <w:jc w:val="center"/>
        <w:rPr>
          <w:rFonts w:ascii="Times New Roman" w:hAnsi="Times New Roman" w:cs="Times New Roman"/>
          <w:b/>
          <w:bCs/>
        </w:rPr>
      </w:pPr>
      <w:r w:rsidRPr="003D047A">
        <w:rPr>
          <w:rFonts w:ascii="Times New Roman" w:hAnsi="Times New Roman" w:cs="Times New Roman"/>
          <w:b/>
          <w:bCs/>
        </w:rPr>
        <w:lastRenderedPageBreak/>
        <w:t>Chapter 1</w:t>
      </w:r>
    </w:p>
    <w:p w14:paraId="699AF3BB" w14:textId="37255E98" w:rsidR="00F616B7" w:rsidRPr="002A6419" w:rsidRDefault="00F616B7" w:rsidP="003D047A">
      <w:pPr>
        <w:spacing w:after="0" w:line="480" w:lineRule="auto"/>
        <w:rPr>
          <w:rFonts w:ascii="Times New Roman" w:hAnsi="Times New Roman" w:cs="Times New Roman"/>
          <w:u w:val="single"/>
        </w:rPr>
      </w:pPr>
      <w:r w:rsidRPr="002A6419">
        <w:rPr>
          <w:rFonts w:ascii="Times New Roman" w:hAnsi="Times New Roman" w:cs="Times New Roman"/>
          <w:u w:val="single"/>
        </w:rPr>
        <w:t>Introduction</w:t>
      </w:r>
    </w:p>
    <w:p w14:paraId="2557C2D6" w14:textId="57AB8ADA" w:rsidR="000A127C" w:rsidRDefault="0046024A" w:rsidP="002A0AE3">
      <w:pPr>
        <w:spacing w:after="0" w:line="480" w:lineRule="auto"/>
        <w:ind w:firstLine="720"/>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w:t>
      </w:r>
      <w:commentRangeStart w:id="2"/>
      <w:r w:rsidR="009106C9">
        <w:rPr>
          <w:rFonts w:ascii="Times New Roman" w:hAnsi="Times New Roman" w:cs="Times New Roman"/>
        </w:rPr>
        <w:t xml:space="preserve">the </w:t>
      </w:r>
      <w:r w:rsidR="00775E2F">
        <w:rPr>
          <w:rFonts w:ascii="Times New Roman" w:hAnsi="Times New Roman" w:cs="Times New Roman"/>
        </w:rPr>
        <w:t>mean</w:t>
      </w:r>
      <w:r w:rsidR="009106C9">
        <w:rPr>
          <w:rFonts w:ascii="Times New Roman" w:hAnsi="Times New Roman" w:cs="Times New Roman"/>
        </w:rPr>
        <w:t xml:space="preserve"> and </w:t>
      </w:r>
      <w:commentRangeEnd w:id="2"/>
      <w:r w:rsidR="005F1689">
        <w:rPr>
          <w:rStyle w:val="CommentReference"/>
          <w:rFonts w:ascii="Times New Roman" w:hAnsi="Times New Roman" w:cs="Times New Roman"/>
          <w:sz w:val="24"/>
          <w:szCs w:val="24"/>
        </w:rPr>
        <w:commentReference w:id="2"/>
      </w:r>
      <w:r w:rsidR="00775E2F">
        <w:rPr>
          <w:rFonts w:ascii="Times New Roman" w:hAnsi="Times New Roman" w:cs="Times New Roman"/>
        </w:rPr>
        <w:t xml:space="preserve">variance </w:t>
      </w:r>
      <w:r w:rsidR="009106C9">
        <w:rPr>
          <w:rFonts w:ascii="Times New Roman" w:hAnsi="Times New Roman" w:cs="Times New Roman"/>
        </w:rPr>
        <w:t>of these individual</w:t>
      </w:r>
      <w:r w:rsidR="0012501E">
        <w:rPr>
          <w:rFonts w:ascii="Times New Roman" w:hAnsi="Times New Roman" w:cs="Times New Roman"/>
        </w:rPr>
        <w:t>s’</w:t>
      </w:r>
      <w:r w:rsidR="009106C9">
        <w:rPr>
          <w:rFonts w:ascii="Times New Roman" w:hAnsi="Times New Roman" w:cs="Times New Roman"/>
        </w:rPr>
        <w:t xml:space="preserve"> responses</w:t>
      </w:r>
      <w:r w:rsidR="00F91B20">
        <w:rPr>
          <w:rFonts w:ascii="Times New Roman" w:hAnsi="Times New Roman" w:cs="Times New Roman"/>
        </w:rPr>
        <w:t xml:space="preserve"> (Bolnick et al., 2011; Violle et al., 2012)</w:t>
      </w:r>
      <w:r w:rsidR="009106C9">
        <w:rPr>
          <w:rFonts w:ascii="Times New Roman" w:hAnsi="Times New Roman" w:cs="Times New Roman"/>
        </w:rPr>
        <w:t xml:space="preserve">.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possible</w:t>
      </w:r>
      <w:r w:rsidR="00F91B20">
        <w:rPr>
          <w:rFonts w:ascii="Times New Roman" w:hAnsi="Times New Roman" w:cs="Times New Roman"/>
        </w:rPr>
        <w:t xml:space="preserve"> (Chevin et al., 2010; Hoffmann and Sgro, 2011)</w:t>
      </w:r>
      <w:r w:rsidR="00131610">
        <w:rPr>
          <w:rFonts w:ascii="Times New Roman" w:hAnsi="Times New Roman" w:cs="Times New Roman"/>
        </w:rPr>
        <w:t xml:space="preserv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be further constrained if</w:t>
      </w:r>
      <w:r w:rsidR="00F0500A">
        <w:rPr>
          <w:rFonts w:ascii="Times New Roman" w:hAnsi="Times New Roman" w:cs="Times New Roman"/>
        </w:rPr>
        <w:t xml:space="preserve"> their</w:t>
      </w:r>
      <w:r w:rsidR="00EA315A">
        <w:rPr>
          <w:rFonts w:ascii="Times New Roman" w:hAnsi="Times New Roman" w:cs="Times New Roman"/>
        </w:rPr>
        <w:t xml:space="preserve">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8927F1">
        <w:rPr>
          <w:rFonts w:ascii="Times New Roman" w:hAnsi="Times New Roman" w:cs="Times New Roman"/>
        </w:rPr>
        <w:t xml:space="preserve"> (Loarie et al., 2009)</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r w:rsidR="0054363E">
        <w:rPr>
          <w:rFonts w:ascii="Times New Roman" w:hAnsi="Times New Roman" w:cs="Times New Roman"/>
        </w:rPr>
        <w:t xml:space="preserve"> </w:t>
      </w:r>
      <w:r w:rsidR="0054363E" w:rsidRPr="0054363E">
        <w:rPr>
          <w:rFonts w:ascii="Times New Roman" w:hAnsi="Times New Roman" w:cs="Times New Roman"/>
        </w:rPr>
        <w:t>Of these factors, standing genetic variation is in some sense the most fundamental</w:t>
      </w:r>
      <w:r w:rsidR="00E41102">
        <w:rPr>
          <w:rFonts w:ascii="Times New Roman" w:hAnsi="Times New Roman" w:cs="Times New Roman"/>
        </w:rPr>
        <w:t xml:space="preserve"> (Barrett and Sch</w:t>
      </w:r>
      <w:r w:rsidR="00C14966">
        <w:rPr>
          <w:rFonts w:ascii="Times New Roman" w:hAnsi="Times New Roman" w:cs="Times New Roman"/>
        </w:rPr>
        <w:t>lu</w:t>
      </w:r>
      <w:r w:rsidR="00E41102">
        <w:rPr>
          <w:rFonts w:ascii="Times New Roman" w:hAnsi="Times New Roman" w:cs="Times New Roman"/>
        </w:rPr>
        <w:t>ter, 2008)</w:t>
      </w:r>
      <w:r w:rsidR="004B6C68">
        <w:rPr>
          <w:rFonts w:ascii="Times New Roman" w:hAnsi="Times New Roman" w:cs="Times New Roman"/>
        </w:rPr>
        <w:t>.</w:t>
      </w:r>
      <w:r w:rsidR="0054363E" w:rsidRPr="0054363E">
        <w:rPr>
          <w:rFonts w:ascii="Times New Roman" w:hAnsi="Times New Roman" w:cs="Times New Roman"/>
        </w:rPr>
        <w:t xml:space="preserve"> </w:t>
      </w:r>
      <w:r w:rsidR="004B6C68">
        <w:rPr>
          <w:rFonts w:ascii="Times New Roman" w:hAnsi="Times New Roman" w:cs="Times New Roman"/>
        </w:rPr>
        <w:t>R</w:t>
      </w:r>
      <w:r w:rsidR="0054363E" w:rsidRPr="0054363E">
        <w:rPr>
          <w:rFonts w:ascii="Times New Roman" w:hAnsi="Times New Roman" w:cs="Times New Roman"/>
        </w:rPr>
        <w:t xml:space="preserve">egardless of how strong selection is or how heritable a trait may be, adaptation cannot proceed without </w:t>
      </w:r>
      <w:r w:rsidR="00245BDB">
        <w:rPr>
          <w:rFonts w:ascii="Times New Roman" w:hAnsi="Times New Roman" w:cs="Times New Roman"/>
        </w:rPr>
        <w:t>genetic</w:t>
      </w:r>
      <w:r w:rsidR="00245BDB" w:rsidRPr="0054363E">
        <w:rPr>
          <w:rFonts w:ascii="Times New Roman" w:hAnsi="Times New Roman" w:cs="Times New Roman"/>
        </w:rPr>
        <w:t xml:space="preserve"> </w:t>
      </w:r>
      <w:r w:rsidR="0054363E" w:rsidRPr="0054363E">
        <w:rPr>
          <w:rFonts w:ascii="Times New Roman" w:hAnsi="Times New Roman" w:cs="Times New Roman"/>
        </w:rPr>
        <w:t xml:space="preserve">variation </w:t>
      </w:r>
      <w:r w:rsidR="00245BDB">
        <w:rPr>
          <w:rFonts w:ascii="Times New Roman" w:hAnsi="Times New Roman" w:cs="Times New Roman"/>
        </w:rPr>
        <w:t xml:space="preserve">in phenotypic traits </w:t>
      </w:r>
      <w:r w:rsidR="0054363E" w:rsidRPr="0054363E">
        <w:rPr>
          <w:rFonts w:ascii="Times New Roman" w:hAnsi="Times New Roman" w:cs="Times New Roman"/>
        </w:rPr>
        <w:t>on which selection can act.</w:t>
      </w:r>
    </w:p>
    <w:p w14:paraId="1D1C54BD" w14:textId="3C28FEB4" w:rsidR="00104553" w:rsidRDefault="0001336C" w:rsidP="00104553">
      <w:pPr>
        <w:spacing w:after="0" w:line="480" w:lineRule="auto"/>
        <w:ind w:firstLine="720"/>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 xml:space="preserve">Temperature affects a broad range of ecologically relevant traits, </w:t>
      </w:r>
      <w:r w:rsidR="004477C3">
        <w:rPr>
          <w:rFonts w:ascii="Times New Roman" w:hAnsi="Times New Roman" w:cs="Times New Roman"/>
        </w:rPr>
        <w:t>and these relationships have been documented across a wide range of taxa</w:t>
      </w:r>
      <w:r w:rsidR="00B9069C">
        <w:rPr>
          <w:rFonts w:ascii="Times New Roman" w:hAnsi="Times New Roman" w:cs="Times New Roman"/>
        </w:rPr>
        <w:t xml:space="preserve"> (Angilletta 2009)</w:t>
      </w:r>
      <w:r w:rsidR="005E5259" w:rsidRPr="003220BD">
        <w:rPr>
          <w:rFonts w:ascii="Times New Roman" w:hAnsi="Times New Roman" w:cs="Times New Roman"/>
        </w:rPr>
        <w:t xml:space="preserve">. </w:t>
      </w:r>
      <w:r w:rsidR="004477C3">
        <w:rPr>
          <w:rFonts w:ascii="Times New Roman" w:hAnsi="Times New Roman" w:cs="Times New Roman"/>
        </w:rPr>
        <w:t xml:space="preserve">Size is perhaps the most common example of an ecologically relevant trait with a strong temperature relationship. From an individual perspective, size can affect resource acquisition, predator avoidance, and reproductive </w:t>
      </w:r>
      <w:r w:rsidR="004477C3">
        <w:rPr>
          <w:rFonts w:ascii="Times New Roman" w:hAnsi="Times New Roman" w:cs="Times New Roman"/>
        </w:rPr>
        <w:lastRenderedPageBreak/>
        <w:t>output, with larger body size generally conferring advantages in some contexts, but costs in others (Schmidt-Nielsen, 1984; Peters, 198</w:t>
      </w:r>
      <w:r w:rsidR="00E93F27">
        <w:rPr>
          <w:rFonts w:ascii="Times New Roman" w:hAnsi="Times New Roman" w:cs="Times New Roman"/>
        </w:rPr>
        <w:t>3</w:t>
      </w:r>
      <w:r w:rsidR="004477C3">
        <w:rPr>
          <w:rFonts w:ascii="Times New Roman" w:hAnsi="Times New Roman" w:cs="Times New Roman"/>
        </w:rPr>
        <w:t>). These ecological and physiological properties are often temperature dependent, since size is negatively correlated with temperature across ectotherms and aquatic taxa (Atkinson et al., 2003; Daufresne et al., 2009; Horne et al., 2015). This temperature-size rule in part reflects the direct effect of temperature on metabolism. Warmer temperatures accelerate metabolic rates, leading to shorter development times and faster population growth rates that have downstream consequences for competitive interactions and community dynamics (Brown et al., 2004).</w:t>
      </w:r>
    </w:p>
    <w:p w14:paraId="70559A5B" w14:textId="081E22CA" w:rsidR="004477C3" w:rsidRPr="004477C3" w:rsidRDefault="004477C3" w:rsidP="00104553">
      <w:pPr>
        <w:spacing w:after="0" w:line="480" w:lineRule="auto"/>
        <w:ind w:firstLine="720"/>
        <w:rPr>
          <w:rFonts w:ascii="Times New Roman" w:hAnsi="Times New Roman" w:cs="Times New Roman"/>
          <w:iCs/>
        </w:rPr>
      </w:pPr>
      <w:r>
        <w:rPr>
          <w:rFonts w:ascii="Times New Roman" w:hAnsi="Times New Roman" w:cs="Times New Roman"/>
        </w:rPr>
        <w:t>However, traits</w:t>
      </w:r>
      <w:r w:rsidR="00775E2F">
        <w:rPr>
          <w:rFonts w:ascii="Times New Roman" w:hAnsi="Times New Roman" w:cs="Times New Roman"/>
        </w:rPr>
        <w:t xml:space="preserve"> like size and growth rate</w:t>
      </w:r>
      <w:r>
        <w:rPr>
          <w:rFonts w:ascii="Times New Roman" w:hAnsi="Times New Roman" w:cs="Times New Roman"/>
        </w:rPr>
        <w:t xml:space="preserve"> are often considered as population means in ecology. Individuals within populations differ not only in trait values, but </w:t>
      </w:r>
      <w:commentRangeStart w:id="3"/>
      <w:r>
        <w:rPr>
          <w:rFonts w:ascii="Times New Roman" w:hAnsi="Times New Roman" w:cs="Times New Roman"/>
        </w:rPr>
        <w:t>also in their responses to temperature</w:t>
      </w:r>
      <w:commentRangeEnd w:id="3"/>
      <w:r w:rsidR="000373D4">
        <w:rPr>
          <w:rStyle w:val="CommentReference"/>
          <w:rFonts w:ascii="Times New Roman" w:hAnsi="Times New Roman" w:cs="Times New Roman"/>
          <w:sz w:val="24"/>
          <w:szCs w:val="24"/>
        </w:rPr>
        <w:commentReference w:id="3"/>
      </w:r>
      <w:r>
        <w:rPr>
          <w:rFonts w:ascii="Times New Roman" w:hAnsi="Times New Roman" w:cs="Times New Roman"/>
        </w:rPr>
        <w:t xml:space="preserve">, adding an additional dimension of variation that may contribute to evolvability (Kingsolver and Buckley, 2017). For example, Geerts et al. (2015) demonstrated that clonal lineages of the water flea </w:t>
      </w:r>
      <w:r>
        <w:rPr>
          <w:rFonts w:ascii="Times New Roman" w:hAnsi="Times New Roman" w:cs="Times New Roman"/>
          <w:i/>
          <w:iCs/>
        </w:rPr>
        <w:t>Daphnia magna</w:t>
      </w:r>
      <w:r>
        <w:rPr>
          <w:rFonts w:ascii="Times New Roman" w:hAnsi="Times New Roman" w:cs="Times New Roman"/>
        </w:rPr>
        <w:t xml:space="preserve"> differed genetically in their thermal tolerance, and that tolerance increased rapidly in populations subjected to a sustained +4 °C warming treatment relative to ambient controls. Resurrection ecology further confirmed that the natural </w:t>
      </w:r>
      <w:r>
        <w:rPr>
          <w:rFonts w:ascii="Times New Roman" w:hAnsi="Times New Roman" w:cs="Times New Roman"/>
          <w:i/>
          <w:iCs/>
        </w:rPr>
        <w:t>Daphnia</w:t>
      </w:r>
      <w:r>
        <w:rPr>
          <w:rFonts w:ascii="Times New Roman" w:hAnsi="Times New Roman" w:cs="Times New Roman"/>
          <w:iCs/>
        </w:rPr>
        <w:t xml:space="preserve"> populations had already evolved higher thermal tolerance over just four decades of climate warming. This capacity for rapid genetic shifts in thermal response exemplifies that variation among individuals in how they respond to temperature can be critical for evolvability</w:t>
      </w:r>
      <w:r w:rsidR="00B922B8">
        <w:rPr>
          <w:rFonts w:ascii="Times New Roman" w:hAnsi="Times New Roman" w:cs="Times New Roman"/>
          <w:iCs/>
        </w:rPr>
        <w:t xml:space="preserve"> during rapid shifts in climate</w:t>
      </w:r>
      <w:r>
        <w:rPr>
          <w:rFonts w:ascii="Times New Roman" w:hAnsi="Times New Roman" w:cs="Times New Roman"/>
          <w:iCs/>
        </w:rPr>
        <w:t>.</w:t>
      </w:r>
      <w:r w:rsidR="00B922B8">
        <w:rPr>
          <w:rFonts w:ascii="Times New Roman" w:hAnsi="Times New Roman" w:cs="Times New Roman"/>
          <w:iCs/>
        </w:rPr>
        <w:t xml:space="preserve"> It is worth noting that plasticity itself is often thought to dampen selection, </w:t>
      </w:r>
      <w:r w:rsidR="002105D4">
        <w:rPr>
          <w:rFonts w:ascii="Times New Roman" w:hAnsi="Times New Roman" w:cs="Times New Roman"/>
          <w:iCs/>
        </w:rPr>
        <w:t xml:space="preserve">because individuals that can acclimate to a broad range of conditions </w:t>
      </w:r>
      <w:r w:rsidR="00B17378">
        <w:rPr>
          <w:rFonts w:ascii="Times New Roman" w:hAnsi="Times New Roman" w:cs="Times New Roman"/>
          <w:iCs/>
        </w:rPr>
        <w:t xml:space="preserve">are likely to </w:t>
      </w:r>
      <w:r w:rsidR="002105D4">
        <w:rPr>
          <w:rFonts w:ascii="Times New Roman" w:hAnsi="Times New Roman" w:cs="Times New Roman"/>
          <w:iCs/>
        </w:rPr>
        <w:t xml:space="preserve">experience smaller fitness differences across </w:t>
      </w:r>
      <w:r w:rsidR="00571F2E">
        <w:rPr>
          <w:rFonts w:ascii="Times New Roman" w:hAnsi="Times New Roman" w:cs="Times New Roman"/>
          <w:iCs/>
        </w:rPr>
        <w:t>that range</w:t>
      </w:r>
      <w:r w:rsidR="002105D4">
        <w:rPr>
          <w:rFonts w:ascii="Times New Roman" w:hAnsi="Times New Roman" w:cs="Times New Roman"/>
          <w:iCs/>
        </w:rPr>
        <w:t xml:space="preserve">. </w:t>
      </w:r>
      <w:r w:rsidR="00922D69">
        <w:rPr>
          <w:rFonts w:ascii="Times New Roman" w:hAnsi="Times New Roman" w:cs="Times New Roman"/>
          <w:iCs/>
        </w:rPr>
        <w:t xml:space="preserve">Therefore, selection might have the strongest effects on populations of individuals with diverse thermal performance trait values, but no plasticity. However, if individuals vary in the breadth or position of their plastic response to </w:t>
      </w:r>
      <w:r w:rsidR="00922D69">
        <w:rPr>
          <w:rFonts w:ascii="Times New Roman" w:hAnsi="Times New Roman" w:cs="Times New Roman"/>
          <w:iCs/>
        </w:rPr>
        <w:lastRenderedPageBreak/>
        <w:t xml:space="preserve">temperature, selection can act on those differences by favoring genotypes </w:t>
      </w:r>
      <w:r w:rsidR="000A0746">
        <w:rPr>
          <w:rFonts w:ascii="Times New Roman" w:hAnsi="Times New Roman" w:cs="Times New Roman"/>
          <w:iCs/>
        </w:rPr>
        <w:t>with an</w:t>
      </w:r>
      <w:r w:rsidR="00922D69">
        <w:rPr>
          <w:rFonts w:ascii="Times New Roman" w:hAnsi="Times New Roman" w:cs="Times New Roman"/>
          <w:iCs/>
        </w:rPr>
        <w:t xml:space="preserve"> acclimation range </w:t>
      </w:r>
      <w:r w:rsidR="000A0746">
        <w:rPr>
          <w:rFonts w:ascii="Times New Roman" w:hAnsi="Times New Roman" w:cs="Times New Roman"/>
          <w:iCs/>
        </w:rPr>
        <w:t xml:space="preserve">that </w:t>
      </w:r>
      <w:r w:rsidR="00922D69">
        <w:rPr>
          <w:rFonts w:ascii="Times New Roman" w:hAnsi="Times New Roman" w:cs="Times New Roman"/>
          <w:iCs/>
        </w:rPr>
        <w:t xml:space="preserve">is best aligned with </w:t>
      </w:r>
      <w:r w:rsidR="00BF081A">
        <w:rPr>
          <w:rFonts w:ascii="Times New Roman" w:hAnsi="Times New Roman" w:cs="Times New Roman"/>
          <w:iCs/>
        </w:rPr>
        <w:t xml:space="preserve">the </w:t>
      </w:r>
      <w:r w:rsidR="00922D69">
        <w:rPr>
          <w:rFonts w:ascii="Times New Roman" w:hAnsi="Times New Roman" w:cs="Times New Roman"/>
          <w:iCs/>
        </w:rPr>
        <w:t xml:space="preserve">direction and magnitude of environmental change. </w:t>
      </w:r>
    </w:p>
    <w:p w14:paraId="04E9A50D" w14:textId="45146419" w:rsidR="0031537A" w:rsidRDefault="00056E5A" w:rsidP="002A0AE3">
      <w:pPr>
        <w:spacing w:after="0" w:line="480" w:lineRule="auto"/>
        <w:ind w:firstLine="720"/>
        <w:rPr>
          <w:rFonts w:ascii="Times New Roman" w:hAnsi="Times New Roman" w:cs="Times New Roman"/>
        </w:rPr>
      </w:pPr>
      <w:r>
        <w:rPr>
          <w:rFonts w:ascii="Times New Roman" w:hAnsi="Times New Roman" w:cs="Times New Roman"/>
        </w:rPr>
        <w:t xml:space="preserve">Selection for broader plastic potential as a response to changes in temperature may be stronger in some </w:t>
      </w:r>
      <w:r w:rsidR="00F87C66">
        <w:rPr>
          <w:rFonts w:ascii="Times New Roman" w:hAnsi="Times New Roman" w:cs="Times New Roman"/>
        </w:rPr>
        <w:t xml:space="preserve">spatially defined </w:t>
      </w:r>
      <w:r>
        <w:rPr>
          <w:rFonts w:ascii="Times New Roman" w:hAnsi="Times New Roman" w:cs="Times New Roman"/>
        </w:rPr>
        <w:t>microclimates than others</w:t>
      </w:r>
      <w:r w:rsidR="00400907">
        <w:rPr>
          <w:rFonts w:ascii="Times New Roman" w:hAnsi="Times New Roman" w:cs="Times New Roman"/>
        </w:rPr>
        <w:t xml:space="preserve"> (Scheiner, 2013; King</w:t>
      </w:r>
      <w:r w:rsidR="00D457CD">
        <w:rPr>
          <w:rFonts w:ascii="Times New Roman" w:hAnsi="Times New Roman" w:cs="Times New Roman"/>
        </w:rPr>
        <w:t xml:space="preserve"> and </w:t>
      </w:r>
      <w:r w:rsidR="00D457CD" w:rsidRPr="00D457CD">
        <w:rPr>
          <w:rFonts w:ascii="Times New Roman" w:hAnsi="Times New Roman" w:cs="Times New Roman"/>
        </w:rPr>
        <w:t>Hadfield</w:t>
      </w:r>
      <w:r w:rsidR="00400907">
        <w:rPr>
          <w:rFonts w:ascii="Times New Roman" w:hAnsi="Times New Roman" w:cs="Times New Roman"/>
        </w:rPr>
        <w:t>, 201</w:t>
      </w:r>
      <w:r w:rsidR="00D457CD">
        <w:rPr>
          <w:rFonts w:ascii="Times New Roman" w:hAnsi="Times New Roman" w:cs="Times New Roman"/>
        </w:rPr>
        <w:t>9</w:t>
      </w:r>
      <w:r w:rsidR="00400907">
        <w:rPr>
          <w:rFonts w:ascii="Times New Roman" w:hAnsi="Times New Roman" w:cs="Times New Roman"/>
        </w:rPr>
        <w:t>)</w:t>
      </w:r>
      <w:r>
        <w:rPr>
          <w:rFonts w:ascii="Times New Roman" w:hAnsi="Times New Roman" w:cs="Times New Roman"/>
        </w:rPr>
        <w:t>. This disparity in selection strength could drive heterogeneity in the width of temperature response within populations, depending on the temporal stability of</w:t>
      </w:r>
      <w:r w:rsidR="006D6395">
        <w:rPr>
          <w:rFonts w:ascii="Times New Roman" w:hAnsi="Times New Roman" w:cs="Times New Roman"/>
        </w:rPr>
        <w:t>,</w:t>
      </w:r>
      <w:r>
        <w:rPr>
          <w:rFonts w:ascii="Times New Roman" w:hAnsi="Times New Roman" w:cs="Times New Roman"/>
        </w:rPr>
        <w:t xml:space="preserve"> and the extent of gene flow among</w:t>
      </w:r>
      <w:r w:rsidR="006D6395">
        <w:rPr>
          <w:rFonts w:ascii="Times New Roman" w:hAnsi="Times New Roman" w:cs="Times New Roman"/>
        </w:rPr>
        <w:t>,</w:t>
      </w:r>
      <w:r>
        <w:rPr>
          <w:rFonts w:ascii="Times New Roman" w:hAnsi="Times New Roman" w:cs="Times New Roman"/>
        </w:rPr>
        <w:t xml:space="preserve"> microclim</w:t>
      </w:r>
      <w:commentRangeStart w:id="4"/>
      <w:r>
        <w:rPr>
          <w:rFonts w:ascii="Times New Roman" w:hAnsi="Times New Roman" w:cs="Times New Roman"/>
        </w:rPr>
        <w:t>at</w:t>
      </w:r>
      <w:commentRangeEnd w:id="4"/>
      <w:r w:rsidR="0071469B">
        <w:rPr>
          <w:rStyle w:val="CommentReference"/>
          <w:rFonts w:ascii="Times New Roman" w:hAnsi="Times New Roman" w:cs="Times New Roman"/>
          <w:sz w:val="24"/>
          <w:szCs w:val="24"/>
        </w:rPr>
        <w:commentReference w:id="4"/>
      </w:r>
      <w:r>
        <w:rPr>
          <w:rFonts w:ascii="Times New Roman" w:hAnsi="Times New Roman" w:cs="Times New Roman"/>
        </w:rPr>
        <w:t>es</w:t>
      </w:r>
      <w:r w:rsidR="00400907">
        <w:rPr>
          <w:rFonts w:ascii="Times New Roman" w:hAnsi="Times New Roman" w:cs="Times New Roman"/>
        </w:rPr>
        <w:t xml:space="preserve"> (Lenormand, 2002)</w:t>
      </w:r>
      <w:r>
        <w:rPr>
          <w:rFonts w:ascii="Times New Roman" w:hAnsi="Times New Roman" w:cs="Times New Roman"/>
        </w:rPr>
        <w:t xml:space="preserve">. </w:t>
      </w:r>
      <w:r w:rsidR="0061680A">
        <w:rPr>
          <w:rFonts w:ascii="Times New Roman" w:hAnsi="Times New Roman" w:cs="Times New Roman"/>
        </w:rPr>
        <w:t>S</w:t>
      </w:r>
      <w:r w:rsidR="0031537A" w:rsidRPr="0031537A">
        <w:rPr>
          <w:rFonts w:ascii="Times New Roman" w:hAnsi="Times New Roman" w:cs="Times New Roman"/>
        </w:rPr>
        <w:t xml:space="preserve">tanding genetic variation is often structured across multiple spatial scales rather than forming a homogeneous pool (Bolnick et al. 2011; Violle et al. 2012). This structure can manifest within individuals as </w:t>
      </w:r>
      <w:r w:rsidR="0071469B">
        <w:rPr>
          <w:rFonts w:ascii="Times New Roman" w:hAnsi="Times New Roman" w:cs="Times New Roman"/>
        </w:rPr>
        <w:t>an acc</w:t>
      </w:r>
      <w:commentRangeStart w:id="5"/>
      <w:r w:rsidR="0071469B">
        <w:rPr>
          <w:rFonts w:ascii="Times New Roman" w:hAnsi="Times New Roman" w:cs="Times New Roman"/>
        </w:rPr>
        <w:t>lim</w:t>
      </w:r>
      <w:commentRangeEnd w:id="5"/>
      <w:r w:rsidR="0071469B">
        <w:rPr>
          <w:rStyle w:val="CommentReference"/>
          <w:rFonts w:ascii="Times New Roman" w:hAnsi="Times New Roman" w:cs="Times New Roman"/>
          <w:sz w:val="24"/>
          <w:szCs w:val="24"/>
        </w:rPr>
        <w:commentReference w:id="5"/>
      </w:r>
      <w:r w:rsidR="0071469B">
        <w:rPr>
          <w:rFonts w:ascii="Times New Roman" w:hAnsi="Times New Roman" w:cs="Times New Roman"/>
        </w:rPr>
        <w:t xml:space="preserve">ation </w:t>
      </w:r>
      <w:r w:rsidR="0031537A" w:rsidRPr="0031537A">
        <w:rPr>
          <w:rFonts w:ascii="Times New Roman" w:hAnsi="Times New Roman" w:cs="Times New Roman"/>
        </w:rPr>
        <w:t>response, among individuals within populations</w:t>
      </w:r>
      <w:r w:rsidR="0071469B">
        <w:rPr>
          <w:rFonts w:ascii="Times New Roman" w:hAnsi="Times New Roman" w:cs="Times New Roman"/>
        </w:rPr>
        <w:t xml:space="preserve"> as an adaptive response</w:t>
      </w:r>
      <w:r w:rsidR="0031537A" w:rsidRPr="0031537A">
        <w:rPr>
          <w:rFonts w:ascii="Times New Roman" w:hAnsi="Times New Roman" w:cs="Times New Roman"/>
        </w:rPr>
        <w:t>, and</w:t>
      </w:r>
      <w:r w:rsidR="0071469B">
        <w:rPr>
          <w:rFonts w:ascii="Times New Roman" w:hAnsi="Times New Roman" w:cs="Times New Roman"/>
        </w:rPr>
        <w:t>/or</w:t>
      </w:r>
      <w:r w:rsidR="0031537A" w:rsidRPr="0031537A">
        <w:rPr>
          <w:rFonts w:ascii="Times New Roman" w:hAnsi="Times New Roman" w:cs="Times New Roman"/>
        </w:rPr>
        <w:t xml:space="preserve"> among populations</w:t>
      </w:r>
      <w:r w:rsidR="0071469B">
        <w:rPr>
          <w:rFonts w:ascii="Times New Roman" w:hAnsi="Times New Roman" w:cs="Times New Roman"/>
        </w:rPr>
        <w:t xml:space="preserve"> in a geographic mosaic of </w:t>
      </w:r>
      <w:commentRangeStart w:id="6"/>
      <w:r w:rsidR="0071469B">
        <w:rPr>
          <w:rFonts w:ascii="Times New Roman" w:hAnsi="Times New Roman" w:cs="Times New Roman"/>
        </w:rPr>
        <w:t>adaptive res</w:t>
      </w:r>
      <w:commentRangeEnd w:id="6"/>
      <w:r w:rsidR="0071469B">
        <w:rPr>
          <w:rStyle w:val="CommentReference"/>
          <w:rFonts w:ascii="Times New Roman" w:hAnsi="Times New Roman" w:cs="Times New Roman"/>
          <w:sz w:val="24"/>
          <w:szCs w:val="24"/>
        </w:rPr>
        <w:commentReference w:id="6"/>
      </w:r>
      <w:r w:rsidR="0071469B">
        <w:rPr>
          <w:rFonts w:ascii="Times New Roman" w:hAnsi="Times New Roman" w:cs="Times New Roman"/>
        </w:rPr>
        <w:t>ponses</w:t>
      </w:r>
      <w:r w:rsidR="00E56A13">
        <w:rPr>
          <w:rFonts w:ascii="Times New Roman" w:hAnsi="Times New Roman" w:cs="Times New Roman"/>
        </w:rPr>
        <w:t xml:space="preserve"> (Thompson, </w:t>
      </w:r>
      <w:r w:rsidR="006F70F9">
        <w:rPr>
          <w:rFonts w:ascii="Times New Roman" w:hAnsi="Times New Roman" w:cs="Times New Roman"/>
        </w:rPr>
        <w:t>199</w:t>
      </w:r>
      <w:r w:rsidR="00E56A13">
        <w:rPr>
          <w:rFonts w:ascii="Times New Roman" w:hAnsi="Times New Roman" w:cs="Times New Roman"/>
        </w:rPr>
        <w:t>9)</w:t>
      </w:r>
      <w:r w:rsidR="00C90DA2">
        <w:rPr>
          <w:rFonts w:ascii="Times New Roman" w:hAnsi="Times New Roman" w:cs="Times New Roman"/>
        </w:rPr>
        <w:t xml:space="preserve">. </w:t>
      </w:r>
      <w:commentRangeStart w:id="7"/>
      <w:r w:rsidR="00C90DA2">
        <w:rPr>
          <w:rFonts w:ascii="Times New Roman" w:hAnsi="Times New Roman" w:cs="Times New Roman"/>
        </w:rPr>
        <w:t>Th</w:t>
      </w:r>
      <w:commentRangeEnd w:id="7"/>
      <w:r w:rsidR="0071469B">
        <w:rPr>
          <w:rStyle w:val="CommentReference"/>
          <w:rFonts w:ascii="Times New Roman" w:hAnsi="Times New Roman" w:cs="Times New Roman"/>
          <w:sz w:val="24"/>
          <w:szCs w:val="24"/>
        </w:rPr>
        <w:commentReference w:id="7"/>
      </w:r>
      <w:r w:rsidR="0061680A">
        <w:rPr>
          <w:rFonts w:ascii="Times New Roman" w:hAnsi="Times New Roman" w:cs="Times New Roman"/>
        </w:rPr>
        <w:t>ese</w:t>
      </w:r>
      <w:r w:rsidR="0031537A" w:rsidRPr="0031537A">
        <w:rPr>
          <w:rFonts w:ascii="Times New Roman" w:hAnsi="Times New Roman" w:cs="Times New Roman"/>
        </w:rPr>
        <w:t xml:space="preserve"> pattern</w:t>
      </w:r>
      <w:r w:rsidR="0061680A">
        <w:rPr>
          <w:rFonts w:ascii="Times New Roman" w:hAnsi="Times New Roman" w:cs="Times New Roman"/>
        </w:rPr>
        <w:t xml:space="preserve">s </w:t>
      </w:r>
      <w:r w:rsidR="00D47060">
        <w:rPr>
          <w:rFonts w:ascii="Times New Roman" w:hAnsi="Times New Roman" w:cs="Times New Roman"/>
        </w:rPr>
        <w:t>ha</w:t>
      </w:r>
      <w:r w:rsidR="0061680A">
        <w:rPr>
          <w:rFonts w:ascii="Times New Roman" w:hAnsi="Times New Roman" w:cs="Times New Roman"/>
        </w:rPr>
        <w:t>ve</w:t>
      </w:r>
      <w:r w:rsidR="00D47060">
        <w:rPr>
          <w:rFonts w:ascii="Times New Roman" w:hAnsi="Times New Roman" w:cs="Times New Roman"/>
        </w:rPr>
        <w:t xml:space="preserve"> been</w:t>
      </w:r>
      <w:r w:rsidR="0031537A" w:rsidRPr="0031537A">
        <w:rPr>
          <w:rFonts w:ascii="Times New Roman" w:hAnsi="Times New Roman" w:cs="Times New Roman"/>
        </w:rPr>
        <w:t xml:space="preserve"> documented broadly across taxa and traits (Messier et al. 2010; Siefert et al. 2015). The structure of variation in temperature response is particularly consequential for </w:t>
      </w:r>
      <w:r w:rsidR="006F4761">
        <w:rPr>
          <w:rFonts w:ascii="Times New Roman" w:hAnsi="Times New Roman" w:cs="Times New Roman"/>
        </w:rPr>
        <w:t>evolvability</w:t>
      </w:r>
      <w:r w:rsidR="0031537A" w:rsidRPr="0031537A">
        <w:rPr>
          <w:rFonts w:ascii="Times New Roman" w:hAnsi="Times New Roman" w:cs="Times New Roman"/>
        </w:rPr>
        <w:t xml:space="preserve">, since the spatial scale at which variation resides shapes how effectively selection can </w:t>
      </w:r>
      <w:commentRangeStart w:id="8"/>
      <w:commentRangeStart w:id="9"/>
      <w:r w:rsidR="0031537A" w:rsidRPr="0031537A">
        <w:rPr>
          <w:rFonts w:ascii="Times New Roman" w:hAnsi="Times New Roman" w:cs="Times New Roman"/>
        </w:rPr>
        <w:t xml:space="preserve">drive rapid adaptation </w:t>
      </w:r>
      <w:commentRangeEnd w:id="8"/>
      <w:r w:rsidR="0071469B" w:rsidRPr="0031537A">
        <w:rPr>
          <w:rStyle w:val="CommentReference"/>
          <w:rFonts w:ascii="Times New Roman" w:hAnsi="Times New Roman" w:cs="Times New Roman"/>
          <w:sz w:val="24"/>
          <w:szCs w:val="24"/>
        </w:rPr>
        <w:commentReference w:id="8"/>
      </w:r>
      <w:commentRangeEnd w:id="9"/>
      <w:r w:rsidR="00807342" w:rsidRPr="0031537A">
        <w:rPr>
          <w:rStyle w:val="CommentReference"/>
          <w:rFonts w:ascii="Times New Roman" w:hAnsi="Times New Roman" w:cs="Times New Roman"/>
          <w:sz w:val="24"/>
          <w:szCs w:val="24"/>
        </w:rPr>
        <w:commentReference w:id="9"/>
      </w:r>
      <w:r w:rsidR="0031537A" w:rsidRPr="0031537A">
        <w:rPr>
          <w:rFonts w:ascii="Times New Roman" w:hAnsi="Times New Roman" w:cs="Times New Roman"/>
        </w:rPr>
        <w:t xml:space="preserve">to environmental change (Conover </w:t>
      </w:r>
      <w:r w:rsidR="0051378B">
        <w:rPr>
          <w:rFonts w:ascii="Times New Roman" w:hAnsi="Times New Roman" w:cs="Times New Roman"/>
        </w:rPr>
        <w:t xml:space="preserve">et al., </w:t>
      </w:r>
      <w:r w:rsidR="0031537A" w:rsidRPr="0031537A">
        <w:rPr>
          <w:rFonts w:ascii="Times New Roman" w:hAnsi="Times New Roman" w:cs="Times New Roman"/>
        </w:rPr>
        <w:t>20</w:t>
      </w:r>
      <w:r w:rsidR="0051378B">
        <w:rPr>
          <w:rFonts w:ascii="Times New Roman" w:hAnsi="Times New Roman" w:cs="Times New Roman"/>
        </w:rPr>
        <w:t>09</w:t>
      </w:r>
      <w:r w:rsidR="0031537A" w:rsidRPr="0031537A">
        <w:rPr>
          <w:rFonts w:ascii="Times New Roman" w:hAnsi="Times New Roman" w:cs="Times New Roman"/>
        </w:rPr>
        <w:t>; Buckley and Kingsolver 2021).</w:t>
      </w:r>
      <w:r w:rsidR="007D7E64">
        <w:rPr>
          <w:rFonts w:ascii="Times New Roman" w:hAnsi="Times New Roman" w:cs="Times New Roman"/>
        </w:rPr>
        <w:t xml:space="preserve"> </w:t>
      </w:r>
      <w:r w:rsidR="0031537A" w:rsidRPr="0031537A">
        <w:rPr>
          <w:rFonts w:ascii="Times New Roman" w:hAnsi="Times New Roman" w:cs="Times New Roman"/>
        </w:rPr>
        <w:t xml:space="preserve">In spatially structured populations, therefore, assessing </w:t>
      </w:r>
      <w:r w:rsidR="006F4761">
        <w:rPr>
          <w:rFonts w:ascii="Times New Roman" w:hAnsi="Times New Roman" w:cs="Times New Roman"/>
        </w:rPr>
        <w:t>evolvability</w:t>
      </w:r>
      <w:r w:rsidR="0031537A" w:rsidRPr="0031537A">
        <w:rPr>
          <w:rFonts w:ascii="Times New Roman" w:hAnsi="Times New Roman" w:cs="Times New Roman"/>
        </w:rPr>
        <w:t xml:space="preserve"> requires understanding how variance in thermal </w:t>
      </w:r>
      <w:r w:rsidR="00D26C7F">
        <w:rPr>
          <w:rFonts w:ascii="Times New Roman" w:hAnsi="Times New Roman" w:cs="Times New Roman"/>
        </w:rPr>
        <w:t>response</w:t>
      </w:r>
      <w:r w:rsidR="0031537A" w:rsidRPr="0031537A">
        <w:rPr>
          <w:rFonts w:ascii="Times New Roman" w:hAnsi="Times New Roman" w:cs="Times New Roman"/>
        </w:rPr>
        <w:t xml:space="preserve"> is partitioned across these hierarchical levels.</w:t>
      </w:r>
    </w:p>
    <w:p w14:paraId="7066F1E8" w14:textId="77777777" w:rsidR="00F733EA" w:rsidRDefault="00E81301" w:rsidP="002A0AE3">
      <w:pPr>
        <w:spacing w:after="0" w:line="480" w:lineRule="auto"/>
        <w:ind w:firstLine="720"/>
        <w:rPr>
          <w:rFonts w:ascii="Times New Roman" w:hAnsi="Times New Roman" w:cs="Times New Roman"/>
        </w:rPr>
      </w:pPr>
      <w:r>
        <w:rPr>
          <w:rFonts w:ascii="Times New Roman" w:hAnsi="Times New Roman" w:cs="Times New Roman"/>
        </w:rPr>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This phytotelmic habitat is home to many species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microbial decomposers</w:t>
      </w:r>
      <w:r w:rsidR="00F25661">
        <w:rPr>
          <w:rFonts w:ascii="Times New Roman" w:hAnsi="Times New Roman" w:cs="Times New Roman"/>
        </w:rPr>
        <w:t xml:space="preserve"> (</w:t>
      </w:r>
      <w:r w:rsidR="00F24ED5">
        <w:rPr>
          <w:rFonts w:ascii="Times New Roman" w:hAnsi="Times New Roman" w:cs="Times New Roman"/>
        </w:rPr>
        <w:t xml:space="preserve">mostly </w:t>
      </w:r>
      <w:r w:rsidR="001671E5">
        <w:rPr>
          <w:rFonts w:ascii="Times New Roman" w:hAnsi="Times New Roman" w:cs="Times New Roman"/>
        </w:rPr>
        <w:t>bacteria and single-celled yeasts</w:t>
      </w:r>
      <w:r w:rsidR="00F25661">
        <w:rPr>
          <w:rFonts w:ascii="Times New Roman" w:hAnsi="Times New Roman" w:cs="Times New Roman"/>
        </w:rPr>
        <w:t xml:space="preserve">) </w:t>
      </w:r>
      <w:r w:rsidR="001671E5">
        <w:rPr>
          <w:rFonts w:ascii="Times New Roman" w:hAnsi="Times New Roman" w:cs="Times New Roman"/>
        </w:rPr>
        <w:t xml:space="preserve">break down and consume </w:t>
      </w:r>
      <w:r w:rsidR="003A1C0A">
        <w:rPr>
          <w:rFonts w:ascii="Times New Roman" w:hAnsi="Times New Roman" w:cs="Times New Roman"/>
        </w:rPr>
        <w:t xml:space="preserve">the plant’s </w:t>
      </w:r>
      <w:r w:rsidR="001671E5">
        <w:rPr>
          <w:rFonts w:ascii="Times New Roman" w:hAnsi="Times New Roman" w:cs="Times New Roman"/>
        </w:rPr>
        <w:t>prey</w:t>
      </w:r>
      <w:r w:rsidR="00F25661">
        <w:rPr>
          <w:rFonts w:ascii="Times New Roman" w:hAnsi="Times New Roman" w:cs="Times New Roman"/>
        </w:rPr>
        <w:t xml:space="preserve"> (</w:t>
      </w:r>
      <w:r w:rsidR="003A1C0A">
        <w:rPr>
          <w:rFonts w:ascii="Times New Roman" w:hAnsi="Times New Roman" w:cs="Times New Roman"/>
        </w:rPr>
        <w:t>insects, primarily ants</w:t>
      </w:r>
      <w:r w:rsidR="00F25661">
        <w:rPr>
          <w:rFonts w:ascii="Times New Roman" w:hAnsi="Times New Roman" w:cs="Times New Roman"/>
        </w:rPr>
        <w:t xml:space="preserve">) </w:t>
      </w:r>
      <w:r w:rsidR="000B4813">
        <w:rPr>
          <w:rFonts w:ascii="Times New Roman" w:hAnsi="Times New Roman" w:cs="Times New Roman"/>
        </w:rPr>
        <w:t>that drown in the rainwater collect</w:t>
      </w:r>
      <w:r w:rsidR="001C1113">
        <w:rPr>
          <w:rFonts w:ascii="Times New Roman" w:hAnsi="Times New Roman" w:cs="Times New Roman"/>
        </w:rPr>
        <w:t>ed</w:t>
      </w:r>
      <w:r w:rsidR="000B4813">
        <w:rPr>
          <w:rFonts w:ascii="Times New Roman" w:hAnsi="Times New Roman" w:cs="Times New Roman"/>
        </w:rPr>
        <w:t xml:space="preserve"> inside the leaf</w:t>
      </w:r>
      <w:r w:rsidR="001C1113">
        <w:rPr>
          <w:rFonts w:ascii="Times New Roman" w:hAnsi="Times New Roman" w:cs="Times New Roman"/>
        </w:rPr>
        <w:t xml:space="preserve"> (Miller et al., 2018)</w:t>
      </w:r>
      <w:r w:rsidR="000B4813">
        <w:rPr>
          <w:rFonts w:ascii="Times New Roman" w:hAnsi="Times New Roman" w:cs="Times New Roman"/>
        </w:rPr>
        <w:t xml:space="preserve">. </w:t>
      </w:r>
      <w:r w:rsidR="001671E5">
        <w:rPr>
          <w:rFonts w:ascii="Times New Roman" w:hAnsi="Times New Roman" w:cs="Times New Roman"/>
        </w:rPr>
        <w:t>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 xml:space="preserve">the </w:t>
      </w:r>
      <w:r w:rsidR="003E061E">
        <w:rPr>
          <w:rFonts w:ascii="Times New Roman" w:hAnsi="Times New Roman" w:cs="Times New Roman"/>
        </w:rPr>
        <w:t xml:space="preserve">bacterial community, and </w:t>
      </w:r>
      <w:r w:rsidR="003E061E">
        <w:rPr>
          <w:rFonts w:ascii="Times New Roman" w:hAnsi="Times New Roman" w:cs="Times New Roman"/>
        </w:rPr>
        <w:lastRenderedPageBreak/>
        <w:t xml:space="preserve">these bacterivores </w:t>
      </w:r>
      <w:r w:rsidR="00263718">
        <w:rPr>
          <w:rFonts w:ascii="Times New Roman" w:hAnsi="Times New Roman" w:cs="Times New Roman"/>
        </w:rPr>
        <w:t xml:space="preserve">are in turn predated by the larvae of </w:t>
      </w:r>
      <w:r w:rsidR="0071469B">
        <w:rPr>
          <w:rFonts w:ascii="Times New Roman" w:hAnsi="Times New Roman" w:cs="Times New Roman"/>
        </w:rPr>
        <w:t xml:space="preserve">specialist </w:t>
      </w:r>
      <w:r w:rsidR="00263718">
        <w:rPr>
          <w:rFonts w:ascii="Times New Roman" w:hAnsi="Times New Roman" w:cs="Times New Roman"/>
        </w:rPr>
        <w:t>mosquito</w:t>
      </w:r>
      <w:r w:rsidR="009D513D">
        <w:rPr>
          <w:rFonts w:ascii="Times New Roman" w:hAnsi="Times New Roman" w:cs="Times New Roman"/>
        </w:rPr>
        <w:t>e</w:t>
      </w:r>
      <w:r w:rsidR="00263718">
        <w:rPr>
          <w:rFonts w:ascii="Times New Roman" w:hAnsi="Times New Roman" w:cs="Times New Roman"/>
        </w:rPr>
        <w:t>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w:t>
      </w:r>
      <w:r w:rsidR="00A30840">
        <w:rPr>
          <w:rFonts w:ascii="Times New Roman" w:hAnsi="Times New Roman" w:cs="Times New Roman"/>
        </w:rPr>
        <w:t xml:space="preserve"> </w:t>
      </w:r>
      <w:r w:rsidR="00527E2F">
        <w:rPr>
          <w:rFonts w:ascii="Times New Roman" w:hAnsi="Times New Roman" w:cs="Times New Roman"/>
        </w:rPr>
        <w:t xml:space="preserve">The successional dynamics of this </w:t>
      </w:r>
      <w:r w:rsidR="00DF4D93">
        <w:rPr>
          <w:rFonts w:ascii="Times New Roman" w:hAnsi="Times New Roman" w:cs="Times New Roman"/>
        </w:rPr>
        <w:t xml:space="preserve">inquiline </w:t>
      </w:r>
      <w:r w:rsidR="00527E2F">
        <w:rPr>
          <w:rFonts w:ascii="Times New Roman" w:hAnsi="Times New Roman" w:cs="Times New Roman"/>
        </w:rPr>
        <w:t>community are well documented</w:t>
      </w:r>
      <w:r w:rsidR="00A40714">
        <w:rPr>
          <w:rFonts w:ascii="Times New Roman" w:hAnsi="Times New Roman" w:cs="Times New Roman"/>
        </w:rPr>
        <w:t xml:space="preserve"> (</w:t>
      </w:r>
      <w:commentRangeStart w:id="10"/>
      <w:r w:rsidR="0061680A">
        <w:rPr>
          <w:rFonts w:ascii="Times New Roman" w:hAnsi="Times New Roman" w:cs="Times New Roman"/>
        </w:rPr>
        <w:t xml:space="preserve">Fish and </w:t>
      </w:r>
      <w:commentRangeEnd w:id="10"/>
      <w:r w:rsidR="0061680A">
        <w:rPr>
          <w:rStyle w:val="CommentReference"/>
          <w:rFonts w:ascii="Times New Roman" w:hAnsi="Times New Roman" w:cs="Times New Roman"/>
          <w:sz w:val="24"/>
          <w:szCs w:val="24"/>
        </w:rPr>
        <w:commentReference w:id="10"/>
      </w:r>
      <w:r w:rsidR="0061680A">
        <w:rPr>
          <w:rFonts w:ascii="Times New Roman" w:hAnsi="Times New Roman" w:cs="Times New Roman"/>
        </w:rPr>
        <w:t xml:space="preserve">Hall, 1978; Miller and terHorst, 2012; </w:t>
      </w:r>
      <w:r w:rsidR="00A40714" w:rsidRPr="00A40714">
        <w:rPr>
          <w:rFonts w:ascii="Times New Roman" w:hAnsi="Times New Roman" w:cs="Times New Roman"/>
        </w:rPr>
        <w:t>Cuellar-Gempeler</w:t>
      </w:r>
      <w:r w:rsidR="00A40714">
        <w:rPr>
          <w:rFonts w:ascii="Times New Roman" w:hAnsi="Times New Roman" w:cs="Times New Roman"/>
        </w:rPr>
        <w:t xml:space="preserve"> et al., 2025)</w:t>
      </w:r>
      <w:r w:rsidR="00527E2F">
        <w:rPr>
          <w:rFonts w:ascii="Times New Roman" w:hAnsi="Times New Roman" w:cs="Times New Roman"/>
        </w:rPr>
        <w:t>, but the effect</w:t>
      </w:r>
      <w:r w:rsidR="00FD6D10">
        <w:rPr>
          <w:rFonts w:ascii="Times New Roman" w:hAnsi="Times New Roman" w:cs="Times New Roman"/>
        </w:rPr>
        <w:t>s</w:t>
      </w:r>
      <w:r w:rsidR="00527E2F">
        <w:rPr>
          <w:rFonts w:ascii="Times New Roman" w:hAnsi="Times New Roman" w:cs="Times New Roman"/>
        </w:rPr>
        <w:t xml:space="preserve"> of climate change on its ecology </w:t>
      </w:r>
      <w:r w:rsidR="00D270FA">
        <w:rPr>
          <w:rFonts w:ascii="Times New Roman" w:hAnsi="Times New Roman" w:cs="Times New Roman"/>
        </w:rPr>
        <w:t>are</w:t>
      </w:r>
      <w:r w:rsidR="00527E2F">
        <w:rPr>
          <w:rFonts w:ascii="Times New Roman" w:hAnsi="Times New Roman" w:cs="Times New Roman"/>
        </w:rPr>
        <w:t xml:space="preserve"> less understood</w:t>
      </w:r>
      <w:r w:rsidR="00102B23">
        <w:rPr>
          <w:rFonts w:ascii="Times New Roman" w:hAnsi="Times New Roman" w:cs="Times New Roman"/>
        </w:rPr>
        <w:t xml:space="preserve"> (Miller et al., 2018)</w:t>
      </w:r>
      <w:r w:rsidR="00527E2F">
        <w:rPr>
          <w:rFonts w:ascii="Times New Roman" w:hAnsi="Times New Roman" w:cs="Times New Roman"/>
        </w:rPr>
        <w:t xml:space="preserve">. </w:t>
      </w:r>
    </w:p>
    <w:p w14:paraId="4418BA93" w14:textId="77777777" w:rsidR="00697424" w:rsidRDefault="005225AC" w:rsidP="00F733EA">
      <w:pPr>
        <w:spacing w:after="0" w:line="480" w:lineRule="auto"/>
        <w:ind w:firstLine="720"/>
        <w:rPr>
          <w:rFonts w:ascii="Times New Roman" w:hAnsi="Times New Roman" w:cs="Times New Roman"/>
        </w:rPr>
      </w:pPr>
      <w:r>
        <w:rPr>
          <w:rFonts w:ascii="Times New Roman" w:hAnsi="Times New Roman" w:cs="Times New Roman"/>
        </w:rPr>
        <w:t xml:space="preserve">The </w:t>
      </w:r>
      <w:r w:rsidR="00904D74">
        <w:rPr>
          <w:rFonts w:ascii="Times New Roman" w:hAnsi="Times New Roman" w:cs="Times New Roman"/>
        </w:rPr>
        <w:t xml:space="preserve">range of the </w:t>
      </w:r>
      <w:r>
        <w:rPr>
          <w:rFonts w:ascii="Times New Roman" w:hAnsi="Times New Roman" w:cs="Times New Roman"/>
        </w:rPr>
        <w:t xml:space="preserve">host plant, </w:t>
      </w:r>
      <w:r>
        <w:rPr>
          <w:rFonts w:ascii="Times New Roman" w:hAnsi="Times New Roman" w:cs="Times New Roman"/>
          <w:i/>
          <w:iCs/>
        </w:rPr>
        <w:t>S. purpurea</w:t>
      </w:r>
      <w:r>
        <w:rPr>
          <w:rFonts w:ascii="Times New Roman" w:hAnsi="Times New Roman" w:cs="Times New Roman"/>
        </w:rPr>
        <w:t xml:space="preserve">, </w:t>
      </w:r>
      <w:r w:rsidR="009129E4">
        <w:rPr>
          <w:rFonts w:ascii="Times New Roman" w:hAnsi="Times New Roman" w:cs="Times New Roman"/>
        </w:rPr>
        <w:t>spans broadly across eastern North America</w:t>
      </w:r>
      <w:r w:rsidR="004164F9">
        <w:rPr>
          <w:rFonts w:ascii="Times New Roman" w:hAnsi="Times New Roman" w:cs="Times New Roman"/>
        </w:rPr>
        <w:t>:</w:t>
      </w:r>
      <w:r w:rsidR="009129E4">
        <w:rPr>
          <w:rFonts w:ascii="Times New Roman" w:hAnsi="Times New Roman" w:cs="Times New Roman"/>
        </w:rPr>
        <w:t xml:space="preserve"> from</w:t>
      </w:r>
      <w:r w:rsidR="00A94D8B">
        <w:rPr>
          <w:rFonts w:ascii="Times New Roman" w:hAnsi="Times New Roman" w:cs="Times New Roman"/>
        </w:rPr>
        <w:t xml:space="preserve"> Florida, to Newfoundland, </w:t>
      </w:r>
      <w:r w:rsidR="009129E4">
        <w:rPr>
          <w:rFonts w:ascii="Times New Roman" w:hAnsi="Times New Roman" w:cs="Times New Roman"/>
        </w:rPr>
        <w:t xml:space="preserve">to </w:t>
      </w:r>
      <w:r w:rsidR="00A94D8B">
        <w:rPr>
          <w:rFonts w:ascii="Times New Roman" w:hAnsi="Times New Roman" w:cs="Times New Roman"/>
        </w:rPr>
        <w:t>Saskatchewan.</w:t>
      </w:r>
      <w:r w:rsidR="0090155B">
        <w:rPr>
          <w:rFonts w:ascii="Times New Roman" w:hAnsi="Times New Roman" w:cs="Times New Roman"/>
        </w:rPr>
        <w:t xml:space="preserve"> The southern edge of its range includes populations in the Apalachicola National Forest in Northern Florida</w:t>
      </w:r>
      <w:r w:rsidR="00C14305">
        <w:rPr>
          <w:rFonts w:ascii="Times New Roman" w:hAnsi="Times New Roman" w:cs="Times New Roman"/>
        </w:rPr>
        <w:t xml:space="preserve">, which </w:t>
      </w:r>
      <w:r w:rsidR="0090155B">
        <w:rPr>
          <w:rFonts w:ascii="Times New Roman" w:hAnsi="Times New Roman" w:cs="Times New Roman"/>
        </w:rPr>
        <w:t xml:space="preserve">is expected to experience a </w:t>
      </w:r>
      <w:r w:rsidR="00677865">
        <w:rPr>
          <w:rFonts w:ascii="Times New Roman" w:hAnsi="Times New Roman" w:cs="Times New Roman"/>
        </w:rPr>
        <w:t>3</w:t>
      </w:r>
      <w:r w:rsidR="0090155B">
        <w:rPr>
          <w:rFonts w:ascii="Times New Roman" w:hAnsi="Times New Roman" w:cs="Times New Roman"/>
        </w:rPr>
        <w:t>–</w:t>
      </w:r>
      <w:r w:rsidR="00677865">
        <w:rPr>
          <w:rFonts w:ascii="Times New Roman" w:hAnsi="Times New Roman" w:cs="Times New Roman"/>
        </w:rPr>
        <w:t>6</w:t>
      </w:r>
      <w:r w:rsidR="0090155B">
        <w:rPr>
          <w:rFonts w:ascii="Times New Roman" w:hAnsi="Times New Roman" w:cs="Times New Roman"/>
        </w:rPr>
        <w:t xml:space="preserve"> °C increase in average temperatures by the year 2100 (</w:t>
      </w:r>
      <w:r w:rsidR="002A0471" w:rsidRPr="006441CE">
        <w:rPr>
          <w:rFonts w:ascii="Times New Roman" w:hAnsi="Times New Roman" w:cs="Times New Roman"/>
        </w:rPr>
        <w:t>Runkle et al.</w:t>
      </w:r>
      <w:r w:rsidR="00257361">
        <w:rPr>
          <w:rFonts w:ascii="Times New Roman" w:hAnsi="Times New Roman" w:cs="Times New Roman"/>
        </w:rPr>
        <w:t>,</w:t>
      </w:r>
      <w:r w:rsidR="002A0471" w:rsidRPr="006441CE">
        <w:rPr>
          <w:rFonts w:ascii="Times New Roman" w:hAnsi="Times New Roman" w:cs="Times New Roman"/>
        </w:rPr>
        <w:t xml:space="preserve"> 2022</w:t>
      </w:r>
      <w:r w:rsidR="0090155B">
        <w:rPr>
          <w:rFonts w:ascii="Times New Roman" w:hAnsi="Times New Roman" w:cs="Times New Roman"/>
        </w:rPr>
        <w:t xml:space="preserve">). Populations of </w:t>
      </w:r>
      <w:r w:rsidR="0090155B">
        <w:rPr>
          <w:rFonts w:ascii="Times New Roman" w:hAnsi="Times New Roman" w:cs="Times New Roman"/>
          <w:i/>
          <w:iCs/>
        </w:rPr>
        <w:t xml:space="preserve">S. </w:t>
      </w:r>
      <w:r w:rsidR="0090155B" w:rsidRPr="003E4BA4">
        <w:rPr>
          <w:rFonts w:ascii="Times New Roman" w:hAnsi="Times New Roman" w:cs="Times New Roman"/>
          <w:i/>
          <w:iCs/>
        </w:rPr>
        <w:t>purpurea</w:t>
      </w:r>
      <w:r w:rsidR="0090155B">
        <w:rPr>
          <w:rFonts w:ascii="Times New Roman" w:hAnsi="Times New Roman" w:cs="Times New Roman"/>
        </w:rPr>
        <w:t xml:space="preserve"> </w:t>
      </w:r>
      <w:r w:rsidR="006C1CAC">
        <w:rPr>
          <w:rFonts w:ascii="Times New Roman" w:hAnsi="Times New Roman" w:cs="Times New Roman"/>
        </w:rPr>
        <w:t xml:space="preserve">in </w:t>
      </w:r>
      <w:r w:rsidR="004C2048">
        <w:rPr>
          <w:rFonts w:ascii="Times New Roman" w:hAnsi="Times New Roman" w:cs="Times New Roman"/>
        </w:rPr>
        <w:t xml:space="preserve">the </w:t>
      </w:r>
      <w:r w:rsidR="006C1CAC">
        <w:rPr>
          <w:rFonts w:ascii="Times New Roman" w:hAnsi="Times New Roman" w:cs="Times New Roman"/>
        </w:rPr>
        <w:t xml:space="preserve">Apalachicola </w:t>
      </w:r>
      <w:r w:rsidR="004C2048">
        <w:rPr>
          <w:rFonts w:ascii="Times New Roman" w:hAnsi="Times New Roman" w:cs="Times New Roman"/>
        </w:rPr>
        <w:t xml:space="preserve">National Forest </w:t>
      </w:r>
      <w:r w:rsidR="0090155B">
        <w:rPr>
          <w:rFonts w:ascii="Times New Roman" w:hAnsi="Times New Roman" w:cs="Times New Roman"/>
        </w:rPr>
        <w:t>are particularly vulnerable to extirpation (NatureServe</w:t>
      </w:r>
      <w:r w:rsidR="00257361">
        <w:rPr>
          <w:rFonts w:ascii="Times New Roman" w:hAnsi="Times New Roman" w:cs="Times New Roman"/>
        </w:rPr>
        <w:t>,</w:t>
      </w:r>
      <w:r w:rsidR="0090155B">
        <w:rPr>
          <w:rFonts w:ascii="Times New Roman" w:hAnsi="Times New Roman" w:cs="Times New Roman"/>
        </w:rPr>
        <w:t xml:space="preserve"> 202</w:t>
      </w:r>
      <w:r w:rsidR="005174DF">
        <w:rPr>
          <w:rFonts w:ascii="Times New Roman" w:hAnsi="Times New Roman" w:cs="Times New Roman"/>
        </w:rPr>
        <w:t>6</w:t>
      </w:r>
      <w:r w:rsidR="0090155B">
        <w:rPr>
          <w:rFonts w:ascii="Times New Roman" w:hAnsi="Times New Roman" w:cs="Times New Roman"/>
        </w:rPr>
        <w:t>), not only through human activity (</w:t>
      </w:r>
      <w:r w:rsidR="00591FC7">
        <w:rPr>
          <w:rFonts w:ascii="Times New Roman" w:hAnsi="Times New Roman" w:cs="Times New Roman"/>
        </w:rPr>
        <w:t xml:space="preserve">e.g., nitrogen deposition; </w:t>
      </w:r>
      <w:r w:rsidR="0090155B">
        <w:rPr>
          <w:rFonts w:ascii="Times New Roman" w:hAnsi="Times New Roman" w:cs="Times New Roman"/>
        </w:rPr>
        <w:t>Gotelli and Ellison, 2002) but also due to climate-driven disturbances (Abbott and Battaglia, 2015; Brown et al</w:t>
      </w:r>
      <w:r w:rsidR="00257361">
        <w:rPr>
          <w:rFonts w:ascii="Times New Roman" w:hAnsi="Times New Roman" w:cs="Times New Roman"/>
        </w:rPr>
        <w:t>.</w:t>
      </w:r>
      <w:r w:rsidR="0090155B">
        <w:rPr>
          <w:rFonts w:ascii="Times New Roman" w:hAnsi="Times New Roman" w:cs="Times New Roman"/>
        </w:rPr>
        <w:t>, 2025).</w:t>
      </w:r>
      <w:r w:rsidR="00083B8B">
        <w:rPr>
          <w:rFonts w:ascii="Times New Roman" w:hAnsi="Times New Roman" w:cs="Times New Roman"/>
        </w:rPr>
        <w:t xml:space="preserve"> </w:t>
      </w:r>
      <w:r w:rsidR="00F733EA">
        <w:rPr>
          <w:rFonts w:ascii="Times New Roman" w:hAnsi="Times New Roman" w:cs="Times New Roman"/>
        </w:rPr>
        <w:t>E</w:t>
      </w:r>
      <w:r w:rsidR="003C7F52">
        <w:rPr>
          <w:rFonts w:ascii="Times New Roman" w:hAnsi="Times New Roman" w:cs="Times New Roman"/>
        </w:rPr>
        <w:t xml:space="preserve">fforts to study the effect of climate change on the </w:t>
      </w:r>
      <w:r w:rsidR="00004F79">
        <w:rPr>
          <w:rFonts w:ascii="Times New Roman" w:hAnsi="Times New Roman" w:cs="Times New Roman"/>
          <w:i/>
          <w:iCs/>
        </w:rPr>
        <w:t xml:space="preserve">S. purpurea </w:t>
      </w:r>
      <w:r w:rsidR="003C7F52">
        <w:rPr>
          <w:rFonts w:ascii="Times New Roman" w:hAnsi="Times New Roman" w:cs="Times New Roman"/>
        </w:rPr>
        <w:t>inquiline community</w:t>
      </w:r>
      <w:r w:rsidR="004B463D">
        <w:rPr>
          <w:rFonts w:ascii="Times New Roman" w:hAnsi="Times New Roman" w:cs="Times New Roman"/>
        </w:rPr>
        <w:t xml:space="preserve"> </w:t>
      </w:r>
      <w:r w:rsidR="003C7F52">
        <w:rPr>
          <w:rFonts w:ascii="Times New Roman" w:hAnsi="Times New Roman" w:cs="Times New Roman"/>
        </w:rPr>
        <w:t xml:space="preserve">focus almost exclusively on the mosquito </w:t>
      </w:r>
      <w:r w:rsidR="003C7F52">
        <w:rPr>
          <w:rFonts w:ascii="Times New Roman" w:hAnsi="Times New Roman" w:cs="Times New Roman"/>
          <w:i/>
          <w:iCs/>
        </w:rPr>
        <w:t>Wyeomyia smithii.</w:t>
      </w:r>
      <w:r w:rsidR="003C7F52">
        <w:rPr>
          <w:rFonts w:ascii="Times New Roman" w:hAnsi="Times New Roman" w:cs="Times New Roman"/>
        </w:rPr>
        <w:t xml:space="preserve"> Bradshaw and Holzapfel (2000) were among the </w:t>
      </w:r>
      <w:r w:rsidR="006C4356">
        <w:rPr>
          <w:rFonts w:ascii="Times New Roman" w:hAnsi="Times New Roman" w:cs="Times New Roman"/>
        </w:rPr>
        <w:t xml:space="preserve">very </w:t>
      </w:r>
      <w:r w:rsidR="003C7F52">
        <w:rPr>
          <w:rFonts w:ascii="Times New Roman" w:hAnsi="Times New Roman" w:cs="Times New Roman"/>
        </w:rPr>
        <w:t xml:space="preserve">first to demonstrate </w:t>
      </w:r>
      <w:r w:rsidR="006D7567">
        <w:rPr>
          <w:rFonts w:ascii="Times New Roman" w:hAnsi="Times New Roman" w:cs="Times New Roman"/>
        </w:rPr>
        <w:t>an</w:t>
      </w:r>
      <w:r w:rsidR="003C7F52">
        <w:rPr>
          <w:rFonts w:ascii="Times New Roman" w:hAnsi="Times New Roman" w:cs="Times New Roman"/>
        </w:rPr>
        <w:t xml:space="preserve"> evolutionary response driven by rapid climate change, wherein </w:t>
      </w:r>
      <w:r w:rsidR="003C7F52">
        <w:rPr>
          <w:rFonts w:ascii="Times New Roman" w:hAnsi="Times New Roman" w:cs="Times New Roman"/>
          <w:i/>
          <w:iCs/>
        </w:rPr>
        <w:t>W. smithii</w:t>
      </w:r>
      <w:r w:rsidR="003C7F52">
        <w:rPr>
          <w:rFonts w:ascii="Times New Roman" w:hAnsi="Times New Roman" w:cs="Times New Roman"/>
        </w:rPr>
        <w:t xml:space="preserve"> populations </w:t>
      </w:r>
      <w:r w:rsidR="004C2048">
        <w:rPr>
          <w:rFonts w:ascii="Times New Roman" w:hAnsi="Times New Roman" w:cs="Times New Roman"/>
        </w:rPr>
        <w:t xml:space="preserve">in warmer springs and summers </w:t>
      </w:r>
      <w:r w:rsidR="003C7F52">
        <w:rPr>
          <w:rFonts w:ascii="Times New Roman" w:hAnsi="Times New Roman" w:cs="Times New Roman"/>
        </w:rPr>
        <w:t>shifted their genetically controlled photoperiodic response</w:t>
      </w:r>
      <w:r w:rsidR="004C2048">
        <w:rPr>
          <w:rFonts w:ascii="Times New Roman" w:hAnsi="Times New Roman" w:cs="Times New Roman"/>
        </w:rPr>
        <w:t xml:space="preserve"> to fit an extra generation within a year</w:t>
      </w:r>
      <w:r w:rsidR="003C7F52">
        <w:rPr>
          <w:rFonts w:ascii="Times New Roman" w:hAnsi="Times New Roman" w:cs="Times New Roman"/>
        </w:rPr>
        <w:t xml:space="preserve">. To date, </w:t>
      </w:r>
      <w:r w:rsidR="003C7F52">
        <w:rPr>
          <w:rFonts w:ascii="Times New Roman" w:hAnsi="Times New Roman" w:cs="Times New Roman"/>
          <w:i/>
          <w:iCs/>
        </w:rPr>
        <w:t>W. smithii</w:t>
      </w:r>
      <w:r w:rsidR="003C7F52">
        <w:rPr>
          <w:rFonts w:ascii="Times New Roman" w:hAnsi="Times New Roman" w:cs="Times New Roman"/>
        </w:rPr>
        <w:t xml:space="preserve"> continues to be the premier model organism with which to study</w:t>
      </w:r>
      <w:r w:rsidR="008A5F7B">
        <w:rPr>
          <w:rFonts w:ascii="Times New Roman" w:hAnsi="Times New Roman" w:cs="Times New Roman"/>
        </w:rPr>
        <w:t xml:space="preserve"> change in</w:t>
      </w:r>
      <w:r w:rsidR="003C7F52">
        <w:rPr>
          <w:rFonts w:ascii="Times New Roman" w:hAnsi="Times New Roman" w:cs="Times New Roman"/>
        </w:rPr>
        <w:t xml:space="preserve"> photoperiodism (reviewed by Bradshaw and Holzapfel, 2017). However, </w:t>
      </w:r>
      <w:r w:rsidR="00807342">
        <w:rPr>
          <w:rFonts w:ascii="Times New Roman" w:hAnsi="Times New Roman" w:cs="Times New Roman"/>
        </w:rPr>
        <w:t>few</w:t>
      </w:r>
      <w:commentRangeStart w:id="11"/>
      <w:commentRangeStart w:id="12"/>
      <w:r w:rsidR="003C7F52">
        <w:rPr>
          <w:rFonts w:ascii="Times New Roman" w:hAnsi="Times New Roman" w:cs="Times New Roman"/>
        </w:rPr>
        <w:t xml:space="preserve"> studies </w:t>
      </w:r>
      <w:commentRangeEnd w:id="11"/>
      <w:r w:rsidR="004C2048">
        <w:rPr>
          <w:rStyle w:val="CommentReference"/>
          <w:rFonts w:ascii="Times New Roman" w:hAnsi="Times New Roman" w:cs="Times New Roman"/>
          <w:sz w:val="24"/>
          <w:szCs w:val="24"/>
        </w:rPr>
        <w:commentReference w:id="11"/>
      </w:r>
      <w:commentRangeEnd w:id="12"/>
      <w:r w:rsidR="00807342">
        <w:rPr>
          <w:rStyle w:val="CommentReference"/>
          <w:rFonts w:ascii="Times New Roman" w:hAnsi="Times New Roman" w:cs="Times New Roman"/>
          <w:sz w:val="24"/>
          <w:szCs w:val="24"/>
        </w:rPr>
        <w:commentReference w:id="12"/>
      </w:r>
      <w:r w:rsidR="003C7F52">
        <w:rPr>
          <w:rFonts w:ascii="Times New Roman" w:hAnsi="Times New Roman" w:cs="Times New Roman"/>
        </w:rPr>
        <w:t xml:space="preserve">have explored the effects of climate change on members of the </w:t>
      </w:r>
      <w:r w:rsidR="003C7F52">
        <w:rPr>
          <w:rFonts w:ascii="Times New Roman" w:hAnsi="Times New Roman" w:cs="Times New Roman"/>
          <w:i/>
          <w:iCs/>
        </w:rPr>
        <w:t>S. purpurea</w:t>
      </w:r>
      <w:r w:rsidR="003C7F52">
        <w:rPr>
          <w:rFonts w:ascii="Times New Roman" w:hAnsi="Times New Roman" w:cs="Times New Roman"/>
        </w:rPr>
        <w:t xml:space="preserve"> inquiline community</w:t>
      </w:r>
      <w:r w:rsidR="00807342">
        <w:rPr>
          <w:rFonts w:ascii="Times New Roman" w:hAnsi="Times New Roman" w:cs="Times New Roman"/>
        </w:rPr>
        <w:t xml:space="preserve"> other than </w:t>
      </w:r>
      <w:r w:rsidR="00807342">
        <w:rPr>
          <w:rFonts w:ascii="Times New Roman" w:hAnsi="Times New Roman" w:cs="Times New Roman"/>
          <w:i/>
          <w:iCs/>
        </w:rPr>
        <w:t>W. smithii</w:t>
      </w:r>
      <w:r w:rsidR="00807342">
        <w:rPr>
          <w:rFonts w:ascii="Times New Roman" w:hAnsi="Times New Roman" w:cs="Times New Roman"/>
        </w:rPr>
        <w:t xml:space="preserve"> (but see Zander et al., 2017)</w:t>
      </w:r>
      <w:r w:rsidR="00291035">
        <w:rPr>
          <w:rFonts w:ascii="Times New Roman" w:hAnsi="Times New Roman" w:cs="Times New Roman"/>
        </w:rPr>
        <w:t>.</w:t>
      </w:r>
      <w:r w:rsidR="003C7F52">
        <w:rPr>
          <w:rFonts w:ascii="Times New Roman" w:hAnsi="Times New Roman" w:cs="Times New Roman"/>
        </w:rPr>
        <w:t xml:space="preserve"> </w:t>
      </w:r>
    </w:p>
    <w:p w14:paraId="522C2032" w14:textId="76F820CD" w:rsidR="00C205C0" w:rsidRDefault="00C01A60" w:rsidP="00D775EA">
      <w:pPr>
        <w:spacing w:after="0" w:line="480" w:lineRule="auto"/>
        <w:ind w:firstLine="720"/>
        <w:rPr>
          <w:rFonts w:ascii="Times New Roman" w:hAnsi="Times New Roman" w:cs="Times New Roman"/>
        </w:rPr>
      </w:pPr>
      <w:r>
        <w:rPr>
          <w:rFonts w:ascii="Times New Roman" w:hAnsi="Times New Roman" w:cs="Times New Roman"/>
        </w:rPr>
        <w:t xml:space="preserve">The consistency of inquiline community composition across the broad geographic range of </w:t>
      </w:r>
      <w:r>
        <w:rPr>
          <w:rFonts w:ascii="Times New Roman" w:hAnsi="Times New Roman" w:cs="Times New Roman"/>
          <w:i/>
          <w:iCs/>
        </w:rPr>
        <w:t>S. purpurea</w:t>
      </w:r>
      <w:r>
        <w:rPr>
          <w:rFonts w:ascii="Times New Roman" w:hAnsi="Times New Roman" w:cs="Times New Roman"/>
        </w:rPr>
        <w:t xml:space="preserve"> (Buckley et al., 2010) might suggest that inquiline species are sufficiently plastic to cope with climate-driven warming. Whether this consistency reflects phenotypic plasticity, </w:t>
      </w:r>
      <w:r>
        <w:rPr>
          <w:rFonts w:ascii="Times New Roman" w:hAnsi="Times New Roman" w:cs="Times New Roman"/>
        </w:rPr>
        <w:lastRenderedPageBreak/>
        <w:t xml:space="preserve">local adaptation, or simply a lack of thermal sensitivity remains untested, and the evolvability of individual community members under directional warming is unknown. </w:t>
      </w:r>
      <w:r w:rsidR="000E7E89">
        <w:rPr>
          <w:rFonts w:ascii="Times New Roman" w:hAnsi="Times New Roman" w:cs="Times New Roman"/>
        </w:rPr>
        <w:t xml:space="preserve">For </w:t>
      </w:r>
      <w:r w:rsidR="000E7E89">
        <w:rPr>
          <w:rFonts w:ascii="Times New Roman" w:hAnsi="Times New Roman" w:cs="Times New Roman"/>
          <w:i/>
          <w:iCs/>
        </w:rPr>
        <w:t>S. purpurea</w:t>
      </w:r>
      <w:r w:rsidR="000E7E89">
        <w:rPr>
          <w:rFonts w:ascii="Times New Roman" w:hAnsi="Times New Roman" w:cs="Times New Roman"/>
        </w:rPr>
        <w:t xml:space="preserve"> in particular, its leaf-water inquiline community is especially important</w:t>
      </w:r>
      <w:r w:rsidR="00E07FA1">
        <w:rPr>
          <w:rFonts w:ascii="Times New Roman" w:hAnsi="Times New Roman" w:cs="Times New Roman"/>
        </w:rPr>
        <w:t>.</w:t>
      </w:r>
      <w:r w:rsidR="008E3690">
        <w:rPr>
          <w:rFonts w:ascii="Times New Roman" w:hAnsi="Times New Roman" w:cs="Times New Roman"/>
        </w:rPr>
        <w:t xml:space="preserve"> </w:t>
      </w:r>
      <w:r w:rsidR="00E07FA1">
        <w:rPr>
          <w:rFonts w:ascii="Times New Roman" w:hAnsi="Times New Roman" w:cs="Times New Roman"/>
        </w:rPr>
        <w:t>In comparison to other carnivorous pitcher plants, t</w:t>
      </w:r>
      <w:r w:rsidR="0009177A" w:rsidRPr="008E3690">
        <w:rPr>
          <w:rFonts w:ascii="Times New Roman" w:hAnsi="Times New Roman" w:cs="Times New Roman"/>
        </w:rPr>
        <w:t>he</w:t>
      </w:r>
      <w:r w:rsidR="0009177A">
        <w:rPr>
          <w:rFonts w:ascii="Times New Roman" w:hAnsi="Times New Roman" w:cs="Times New Roman"/>
        </w:rPr>
        <w:t xml:space="preserve"> pitchers </w:t>
      </w:r>
      <w:r w:rsidR="00C205C0">
        <w:rPr>
          <w:rFonts w:ascii="Times New Roman" w:hAnsi="Times New Roman" w:cs="Times New Roman"/>
        </w:rPr>
        <w:t>in the Sarraceniaceae family</w:t>
      </w:r>
      <w:r w:rsidR="0009177A">
        <w:rPr>
          <w:rFonts w:ascii="Times New Roman" w:hAnsi="Times New Roman" w:cs="Times New Roman"/>
        </w:rPr>
        <w:t xml:space="preserve"> produce a very limited set of digestive enzymes </w:t>
      </w:r>
      <w:r w:rsidR="00A02685">
        <w:rPr>
          <w:rFonts w:ascii="Times New Roman" w:hAnsi="Times New Roman" w:cs="Times New Roman"/>
        </w:rPr>
        <w:t>(Luciano and Newell, 2017)</w:t>
      </w:r>
      <w:r w:rsidR="0009177A">
        <w:rPr>
          <w:rFonts w:ascii="Times New Roman" w:hAnsi="Times New Roman" w:cs="Times New Roman"/>
        </w:rPr>
        <w:t>.</w:t>
      </w:r>
      <w:r w:rsidR="00431FA1">
        <w:rPr>
          <w:rFonts w:ascii="Times New Roman" w:hAnsi="Times New Roman" w:cs="Times New Roman"/>
        </w:rPr>
        <w:t xml:space="preserve"> These enzymes mainly include phosphatase</w:t>
      </w:r>
      <w:r w:rsidR="00A06F58">
        <w:rPr>
          <w:rFonts w:ascii="Times New Roman" w:hAnsi="Times New Roman" w:cs="Times New Roman"/>
        </w:rPr>
        <w:t>s</w:t>
      </w:r>
      <w:r w:rsidR="00431FA1">
        <w:rPr>
          <w:rFonts w:ascii="Times New Roman" w:hAnsi="Times New Roman" w:cs="Times New Roman"/>
        </w:rPr>
        <w:t xml:space="preserve"> and proteases, with a distinct absence of </w:t>
      </w:r>
      <w:r w:rsidR="00E76F3E">
        <w:rPr>
          <w:rFonts w:ascii="Times New Roman" w:hAnsi="Times New Roman" w:cs="Times New Roman"/>
        </w:rPr>
        <w:t>enzymes commonly associated with the digestion of insect prey</w:t>
      </w:r>
      <w:r w:rsidR="001B59D6">
        <w:rPr>
          <w:rFonts w:ascii="Times New Roman" w:hAnsi="Times New Roman" w:cs="Times New Roman"/>
        </w:rPr>
        <w:t>,</w:t>
      </w:r>
      <w:r w:rsidR="00E76F3E">
        <w:rPr>
          <w:rFonts w:ascii="Times New Roman" w:hAnsi="Times New Roman" w:cs="Times New Roman"/>
        </w:rPr>
        <w:t xml:space="preserve"> such as chitinases</w:t>
      </w:r>
      <w:r w:rsidR="0045504A">
        <w:rPr>
          <w:rFonts w:ascii="Times New Roman" w:hAnsi="Times New Roman" w:cs="Times New Roman"/>
        </w:rPr>
        <w:t xml:space="preserve"> (Gallie and Chang, 1997; Koller-Peroutka 2019)</w:t>
      </w:r>
      <w:r w:rsidR="00431FA1">
        <w:rPr>
          <w:rFonts w:ascii="Times New Roman" w:hAnsi="Times New Roman" w:cs="Times New Roman"/>
        </w:rPr>
        <w:t xml:space="preserve">. Additionally, Sarraceniaceae </w:t>
      </w:r>
      <w:r w:rsidR="0009177A">
        <w:rPr>
          <w:rFonts w:ascii="Times New Roman" w:hAnsi="Times New Roman" w:cs="Times New Roman"/>
        </w:rPr>
        <w:t>lack the capability to uptake larger, partially digested nutrients</w:t>
      </w:r>
      <w:r w:rsidR="00431FA1">
        <w:rPr>
          <w:rFonts w:ascii="Times New Roman" w:hAnsi="Times New Roman" w:cs="Times New Roman"/>
        </w:rPr>
        <w:t xml:space="preserve"> via endocytosis, and are thus limited to inorganic ions and small organic molecules</w:t>
      </w:r>
      <w:r w:rsidR="002636F3">
        <w:rPr>
          <w:rFonts w:ascii="Times New Roman" w:hAnsi="Times New Roman" w:cs="Times New Roman"/>
        </w:rPr>
        <w:t xml:space="preserve"> </w:t>
      </w:r>
      <w:r w:rsidR="00B862E4">
        <w:rPr>
          <w:rFonts w:ascii="Times New Roman" w:hAnsi="Times New Roman" w:cs="Times New Roman"/>
        </w:rPr>
        <w:t xml:space="preserve">as nutrient sources </w:t>
      </w:r>
      <w:r w:rsidR="002636F3">
        <w:rPr>
          <w:rFonts w:ascii="Times New Roman" w:hAnsi="Times New Roman" w:cs="Times New Roman"/>
        </w:rPr>
        <w:t>(Plummer and Kethley, 1964)</w:t>
      </w:r>
      <w:r w:rsidR="00431FA1">
        <w:rPr>
          <w:rFonts w:ascii="Times New Roman" w:hAnsi="Times New Roman" w:cs="Times New Roman"/>
        </w:rPr>
        <w:t>.</w:t>
      </w:r>
      <w:r w:rsidR="00D94AE9">
        <w:rPr>
          <w:rFonts w:ascii="Times New Roman" w:hAnsi="Times New Roman" w:cs="Times New Roman"/>
        </w:rPr>
        <w:t xml:space="preserve"> Because of these digestive limitations, </w:t>
      </w:r>
      <w:r w:rsidR="00F97163">
        <w:rPr>
          <w:rFonts w:ascii="Times New Roman" w:hAnsi="Times New Roman" w:cs="Times New Roman"/>
          <w:i/>
          <w:iCs/>
        </w:rPr>
        <w:t>S. purpurea</w:t>
      </w:r>
      <w:r w:rsidR="00F97163">
        <w:rPr>
          <w:rFonts w:ascii="Times New Roman" w:hAnsi="Times New Roman" w:cs="Times New Roman"/>
        </w:rPr>
        <w:t xml:space="preserve"> depends </w:t>
      </w:r>
      <w:r w:rsidR="005F62AB">
        <w:rPr>
          <w:rFonts w:ascii="Times New Roman" w:hAnsi="Times New Roman" w:cs="Times New Roman"/>
        </w:rPr>
        <w:t xml:space="preserve">largely </w:t>
      </w:r>
      <w:r w:rsidR="00F97163">
        <w:rPr>
          <w:rFonts w:ascii="Times New Roman" w:hAnsi="Times New Roman" w:cs="Times New Roman"/>
        </w:rPr>
        <w:t>on its inquiline community to break down captured prey and facilitate nutrient mineralization</w:t>
      </w:r>
      <w:r w:rsidR="005F62AB">
        <w:rPr>
          <w:rFonts w:ascii="Times New Roman" w:hAnsi="Times New Roman" w:cs="Times New Roman"/>
        </w:rPr>
        <w:t xml:space="preserve"> (Luciano and Newell, 2017)</w:t>
      </w:r>
      <w:r w:rsidR="00F97163">
        <w:rPr>
          <w:rFonts w:ascii="Times New Roman" w:hAnsi="Times New Roman" w:cs="Times New Roman"/>
        </w:rPr>
        <w:t xml:space="preserve">. </w:t>
      </w:r>
      <w:r w:rsidR="004F58D0">
        <w:rPr>
          <w:rFonts w:ascii="Times New Roman" w:hAnsi="Times New Roman" w:cs="Times New Roman"/>
        </w:rPr>
        <w:t xml:space="preserve">Within this community, the rotifer </w:t>
      </w:r>
      <w:r w:rsidR="004F58D0">
        <w:rPr>
          <w:rFonts w:ascii="Times New Roman" w:hAnsi="Times New Roman" w:cs="Times New Roman"/>
          <w:i/>
          <w:iCs/>
        </w:rPr>
        <w:t>Habrotrocha rosa</w:t>
      </w:r>
      <w:r w:rsidR="004F58D0">
        <w:rPr>
          <w:rFonts w:ascii="Times New Roman" w:hAnsi="Times New Roman" w:cs="Times New Roman"/>
        </w:rPr>
        <w:t xml:space="preserve"> </w:t>
      </w:r>
      <w:r w:rsidR="00FE0FA1">
        <w:rPr>
          <w:rFonts w:ascii="Times New Roman" w:hAnsi="Times New Roman" w:cs="Times New Roman"/>
        </w:rPr>
        <w:t xml:space="preserve">(Bdelloidea) </w:t>
      </w:r>
      <w:r w:rsidR="00C01634">
        <w:rPr>
          <w:rFonts w:ascii="Times New Roman" w:hAnsi="Times New Roman" w:cs="Times New Roman"/>
        </w:rPr>
        <w:t xml:space="preserve">is </w:t>
      </w:r>
      <w:r w:rsidR="008703CF">
        <w:rPr>
          <w:rFonts w:ascii="Times New Roman" w:hAnsi="Times New Roman" w:cs="Times New Roman"/>
        </w:rPr>
        <w:t xml:space="preserve">a </w:t>
      </w:r>
      <w:r w:rsidR="004F58D0">
        <w:rPr>
          <w:rFonts w:ascii="Times New Roman" w:hAnsi="Times New Roman" w:cs="Times New Roman"/>
        </w:rPr>
        <w:t>major contributor of fixed nitrogen (NO</w:t>
      </w:r>
      <w:r w:rsidR="004F58D0" w:rsidRPr="004F58D0">
        <w:rPr>
          <w:rFonts w:ascii="Times New Roman" w:hAnsi="Times New Roman" w:cs="Times New Roman"/>
          <w:vertAlign w:val="subscript"/>
        </w:rPr>
        <w:t>3</w:t>
      </w:r>
      <w:r w:rsidR="004F58D0" w:rsidRPr="004F58D0">
        <w:rPr>
          <w:rFonts w:ascii="Times New Roman" w:hAnsi="Times New Roman" w:cs="Times New Roman"/>
          <w:vertAlign w:val="superscript"/>
        </w:rPr>
        <w:t>-</w:t>
      </w:r>
      <w:r w:rsidR="00181EC3">
        <w:rPr>
          <w:rFonts w:ascii="Times New Roman" w:hAnsi="Times New Roman" w:cs="Times New Roman"/>
        </w:rPr>
        <w:t xml:space="preserve">, </w:t>
      </w:r>
      <w:r w:rsidR="004F58D0">
        <w:rPr>
          <w:rFonts w:ascii="Times New Roman" w:hAnsi="Times New Roman" w:cs="Times New Roman"/>
        </w:rPr>
        <w:t>NH</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w:t>
      </w:r>
      <w:r w:rsidR="004F58D0">
        <w:rPr>
          <w:rFonts w:ascii="Times New Roman" w:hAnsi="Times New Roman" w:cs="Times New Roman"/>
        </w:rPr>
        <w:t>) and phosphorus (PO</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3-</w:t>
      </w:r>
      <w:r w:rsidR="004F58D0">
        <w:rPr>
          <w:rFonts w:ascii="Times New Roman" w:hAnsi="Times New Roman" w:cs="Times New Roman"/>
        </w:rPr>
        <w:t>)</w:t>
      </w:r>
      <w:r w:rsidR="00E26EA3">
        <w:rPr>
          <w:rFonts w:ascii="Times New Roman" w:hAnsi="Times New Roman" w:cs="Times New Roman"/>
        </w:rPr>
        <w:t xml:space="preserve"> (Bledzki </w:t>
      </w:r>
      <w:r w:rsidR="00951BC5">
        <w:rPr>
          <w:rFonts w:ascii="Times New Roman" w:hAnsi="Times New Roman" w:cs="Times New Roman"/>
        </w:rPr>
        <w:t>et al.</w:t>
      </w:r>
      <w:r w:rsidR="00E26EA3">
        <w:rPr>
          <w:rFonts w:ascii="Times New Roman" w:hAnsi="Times New Roman" w:cs="Times New Roman"/>
        </w:rPr>
        <w:t>, 2018)</w:t>
      </w:r>
      <w:r w:rsidR="008703CF">
        <w:rPr>
          <w:rFonts w:ascii="Times New Roman" w:hAnsi="Times New Roman" w:cs="Times New Roman"/>
        </w:rPr>
        <w:t>, often responsible for supplying a large majority of these nutrients to the plant</w:t>
      </w:r>
      <w:r w:rsidR="008E197C">
        <w:rPr>
          <w:rFonts w:ascii="Times New Roman" w:hAnsi="Times New Roman" w:cs="Times New Roman"/>
        </w:rPr>
        <w:t xml:space="preserve"> (Bled</w:t>
      </w:r>
      <w:r w:rsidR="00E26EA3">
        <w:rPr>
          <w:rFonts w:ascii="Times New Roman" w:hAnsi="Times New Roman" w:cs="Times New Roman"/>
        </w:rPr>
        <w:t>z</w:t>
      </w:r>
      <w:r w:rsidR="008E197C">
        <w:rPr>
          <w:rFonts w:ascii="Times New Roman" w:hAnsi="Times New Roman" w:cs="Times New Roman"/>
        </w:rPr>
        <w:t>ki and Ellison, 1998; Bledzki and Ellison, 2002)</w:t>
      </w:r>
      <w:r w:rsidR="008703CF">
        <w:rPr>
          <w:rFonts w:ascii="Times New Roman" w:hAnsi="Times New Roman" w:cs="Times New Roman"/>
        </w:rPr>
        <w:t xml:space="preserve">. </w:t>
      </w:r>
      <w:r w:rsidR="00AA1B11">
        <w:rPr>
          <w:rFonts w:ascii="Times New Roman" w:hAnsi="Times New Roman" w:cs="Times New Roman"/>
        </w:rPr>
        <w:t xml:space="preserve">Despite its ecological value to </w:t>
      </w:r>
      <w:r w:rsidR="00AA1B11">
        <w:rPr>
          <w:rFonts w:ascii="Times New Roman" w:hAnsi="Times New Roman" w:cs="Times New Roman"/>
          <w:i/>
          <w:iCs/>
        </w:rPr>
        <w:t>S. purpurea</w:t>
      </w:r>
      <w:r w:rsidR="00AA1B11">
        <w:rPr>
          <w:rFonts w:ascii="Times New Roman" w:hAnsi="Times New Roman" w:cs="Times New Roman"/>
        </w:rPr>
        <w:t xml:space="preserve">, </w:t>
      </w:r>
      <w:r w:rsidR="00AA1B11">
        <w:rPr>
          <w:rFonts w:ascii="Times New Roman" w:hAnsi="Times New Roman" w:cs="Times New Roman"/>
          <w:i/>
          <w:iCs/>
        </w:rPr>
        <w:t>H. rosa</w:t>
      </w:r>
      <w:r w:rsidR="00AA1B11">
        <w:rPr>
          <w:rFonts w:ascii="Times New Roman" w:hAnsi="Times New Roman" w:cs="Times New Roman"/>
        </w:rPr>
        <w:t xml:space="preserve"> has received </w:t>
      </w:r>
      <w:commentRangeStart w:id="13"/>
      <w:commentRangeStart w:id="14"/>
      <w:r w:rsidR="00AA1B11">
        <w:rPr>
          <w:rFonts w:ascii="Times New Roman" w:hAnsi="Times New Roman" w:cs="Times New Roman"/>
        </w:rPr>
        <w:t xml:space="preserve">little attention </w:t>
      </w:r>
      <w:commentRangeEnd w:id="13"/>
      <w:r w:rsidR="00170C23">
        <w:rPr>
          <w:rStyle w:val="CommentReference"/>
          <w:rFonts w:ascii="Times New Roman" w:hAnsi="Times New Roman" w:cs="Times New Roman"/>
          <w:sz w:val="24"/>
          <w:szCs w:val="24"/>
        </w:rPr>
        <w:commentReference w:id="13"/>
      </w:r>
      <w:commentRangeEnd w:id="14"/>
      <w:r w:rsidR="00AF3019">
        <w:rPr>
          <w:rStyle w:val="CommentReference"/>
          <w:rFonts w:ascii="Times New Roman" w:hAnsi="Times New Roman" w:cs="Times New Roman"/>
          <w:sz w:val="24"/>
          <w:szCs w:val="24"/>
        </w:rPr>
        <w:commentReference w:id="14"/>
      </w:r>
      <w:r w:rsidR="00AA1B11">
        <w:rPr>
          <w:rFonts w:ascii="Times New Roman" w:hAnsi="Times New Roman" w:cs="Times New Roman"/>
        </w:rPr>
        <w:t xml:space="preserve">outside of its direct benefits to its host plant. </w:t>
      </w:r>
      <w:r w:rsidR="00C65344">
        <w:rPr>
          <w:rFonts w:ascii="Times New Roman" w:hAnsi="Times New Roman" w:cs="Times New Roman"/>
        </w:rPr>
        <w:t xml:space="preserve">Rapid climate change may pose a threat to the inquiline community of </w:t>
      </w:r>
      <w:r w:rsidR="00C65344">
        <w:rPr>
          <w:rFonts w:ascii="Times New Roman" w:hAnsi="Times New Roman" w:cs="Times New Roman"/>
          <w:i/>
          <w:iCs/>
        </w:rPr>
        <w:t xml:space="preserve">S. purpurea, </w:t>
      </w:r>
      <w:r w:rsidR="00C65344">
        <w:rPr>
          <w:rFonts w:ascii="Times New Roman" w:hAnsi="Times New Roman" w:cs="Times New Roman"/>
        </w:rPr>
        <w:t xml:space="preserve">yet </w:t>
      </w:r>
      <w:r w:rsidR="00B44A33" w:rsidRPr="00B44A33">
        <w:rPr>
          <w:rFonts w:ascii="Times New Roman" w:hAnsi="Times New Roman" w:cs="Times New Roman"/>
        </w:rPr>
        <w:t xml:space="preserve">we lack an understanding of </w:t>
      </w:r>
      <w:r w:rsidR="000B68F3">
        <w:rPr>
          <w:rFonts w:ascii="Times New Roman" w:hAnsi="Times New Roman" w:cs="Times New Roman"/>
        </w:rPr>
        <w:t xml:space="preserve">the </w:t>
      </w:r>
      <w:r w:rsidR="006F4761">
        <w:rPr>
          <w:rFonts w:ascii="Times New Roman" w:hAnsi="Times New Roman" w:cs="Times New Roman"/>
        </w:rPr>
        <w:t>evolvability</w:t>
      </w:r>
      <w:r w:rsidR="000B68F3">
        <w:rPr>
          <w:rFonts w:ascii="Times New Roman" w:hAnsi="Times New Roman" w:cs="Times New Roman"/>
        </w:rPr>
        <w:t xml:space="preserve"> of important community members like </w:t>
      </w:r>
      <w:r w:rsidR="000B68F3">
        <w:rPr>
          <w:rFonts w:ascii="Times New Roman" w:hAnsi="Times New Roman" w:cs="Times New Roman"/>
          <w:i/>
          <w:iCs/>
        </w:rPr>
        <w:t>H. rosa</w:t>
      </w:r>
      <w:r w:rsidR="008D5FA5">
        <w:rPr>
          <w:rFonts w:ascii="Times New Roman" w:hAnsi="Times New Roman" w:cs="Times New Roman"/>
        </w:rPr>
        <w:t xml:space="preserve">. </w:t>
      </w:r>
      <w:r w:rsidR="0064305B">
        <w:rPr>
          <w:rFonts w:ascii="Times New Roman" w:hAnsi="Times New Roman" w:cs="Times New Roman"/>
        </w:rPr>
        <w:t>The</w:t>
      </w:r>
      <w:r w:rsidR="00B44A33" w:rsidRPr="00B44A33">
        <w:rPr>
          <w:rFonts w:ascii="Times New Roman" w:hAnsi="Times New Roman" w:cs="Times New Roman"/>
        </w:rPr>
        <w:t xml:space="preserve"> </w:t>
      </w:r>
      <w:r w:rsidR="0064305B">
        <w:rPr>
          <w:rFonts w:ascii="Times New Roman" w:hAnsi="Times New Roman" w:cs="Times New Roman"/>
        </w:rPr>
        <w:t xml:space="preserve">spatial </w:t>
      </w:r>
      <w:r w:rsidR="00B44A33" w:rsidRPr="00B44A33">
        <w:rPr>
          <w:rFonts w:ascii="Times New Roman" w:hAnsi="Times New Roman" w:cs="Times New Roman"/>
        </w:rPr>
        <w:t xml:space="preserve">structure </w:t>
      </w:r>
      <w:r w:rsidR="0064305B">
        <w:rPr>
          <w:rFonts w:ascii="Times New Roman" w:hAnsi="Times New Roman" w:cs="Times New Roman"/>
        </w:rPr>
        <w:t xml:space="preserve">of standing genetic variation in </w:t>
      </w:r>
      <w:r w:rsidR="0064305B">
        <w:rPr>
          <w:rFonts w:ascii="Times New Roman" w:hAnsi="Times New Roman" w:cs="Times New Roman"/>
          <w:i/>
          <w:iCs/>
        </w:rPr>
        <w:t xml:space="preserve">H. rosa </w:t>
      </w:r>
      <w:r w:rsidR="0064305B">
        <w:rPr>
          <w:rFonts w:ascii="Times New Roman" w:hAnsi="Times New Roman" w:cs="Times New Roman"/>
        </w:rPr>
        <w:t xml:space="preserve">populations </w:t>
      </w:r>
      <w:r w:rsidR="00B44A33" w:rsidRPr="00B44A33">
        <w:rPr>
          <w:rFonts w:ascii="Times New Roman" w:hAnsi="Times New Roman" w:cs="Times New Roman"/>
        </w:rPr>
        <w:t xml:space="preserve">may influence </w:t>
      </w:r>
      <w:r w:rsidR="006F4761">
        <w:rPr>
          <w:rFonts w:ascii="Times New Roman" w:hAnsi="Times New Roman" w:cs="Times New Roman"/>
        </w:rPr>
        <w:t>evolvability</w:t>
      </w:r>
      <w:r w:rsidR="00B44A33" w:rsidRPr="00B44A33">
        <w:rPr>
          <w:rFonts w:ascii="Times New Roman" w:hAnsi="Times New Roman" w:cs="Times New Roman"/>
        </w:rPr>
        <w:t xml:space="preserve"> </w:t>
      </w:r>
      <w:r w:rsidR="00EE5BDD" w:rsidRPr="00EE5BDD">
        <w:rPr>
          <w:rFonts w:ascii="Times New Roman" w:hAnsi="Times New Roman" w:cs="Times New Roman"/>
        </w:rPr>
        <w:t>by determining the scale at which selection can act on thermal traits</w:t>
      </w:r>
      <w:r w:rsidR="00B44A33" w:rsidRPr="00B44A33">
        <w:rPr>
          <w:rFonts w:ascii="Times New Roman" w:hAnsi="Times New Roman" w:cs="Times New Roman"/>
        </w:rPr>
        <w:t xml:space="preserve">. </w:t>
      </w:r>
    </w:p>
    <w:p w14:paraId="5433AFB4" w14:textId="3D321761" w:rsidR="008908F2" w:rsidRDefault="00B44A33" w:rsidP="002A0AE3">
      <w:pPr>
        <w:spacing w:after="0" w:line="480" w:lineRule="auto"/>
        <w:ind w:firstLine="720"/>
        <w:rPr>
          <w:rFonts w:ascii="Times New Roman" w:hAnsi="Times New Roman" w:cs="Times New Roman"/>
        </w:rPr>
      </w:pPr>
      <w:r w:rsidRPr="00B44A33">
        <w:rPr>
          <w:rFonts w:ascii="Times New Roman" w:hAnsi="Times New Roman" w:cs="Times New Roman"/>
        </w:rPr>
        <w:t xml:space="preserve">In this study, </w:t>
      </w:r>
      <w:r>
        <w:rPr>
          <w:rFonts w:ascii="Times New Roman" w:hAnsi="Times New Roman" w:cs="Times New Roman"/>
        </w:rPr>
        <w:t xml:space="preserve">I performed laboratory </w:t>
      </w:r>
      <w:r w:rsidR="00460455">
        <w:rPr>
          <w:rFonts w:ascii="Times New Roman" w:hAnsi="Times New Roman" w:cs="Times New Roman"/>
        </w:rPr>
        <w:t>experiments</w:t>
      </w:r>
      <w:r>
        <w:rPr>
          <w:rFonts w:ascii="Times New Roman" w:hAnsi="Times New Roman" w:cs="Times New Roman"/>
        </w:rPr>
        <w:t xml:space="preserve"> using microcosms that mimic the conditions of natural </w:t>
      </w:r>
      <w:r w:rsidRPr="00FC48BB">
        <w:rPr>
          <w:rFonts w:ascii="Times New Roman" w:hAnsi="Times New Roman" w:cs="Times New Roman"/>
          <w:i/>
          <w:iCs/>
        </w:rPr>
        <w:t>S. purpurea</w:t>
      </w:r>
      <w:r>
        <w:rPr>
          <w:rFonts w:ascii="Times New Roman" w:hAnsi="Times New Roman" w:cs="Times New Roman"/>
        </w:rPr>
        <w:t xml:space="preserve"> leaves to investigate the </w:t>
      </w:r>
      <w:r w:rsidR="00B15045">
        <w:rPr>
          <w:rFonts w:ascii="Times New Roman" w:hAnsi="Times New Roman" w:cs="Times New Roman"/>
        </w:rPr>
        <w:t xml:space="preserve">spatial </w:t>
      </w:r>
      <w:r>
        <w:rPr>
          <w:rFonts w:ascii="Times New Roman" w:hAnsi="Times New Roman" w:cs="Times New Roman"/>
        </w:rPr>
        <w:t>structure of response</w:t>
      </w:r>
      <w:r w:rsidR="00EB4DF4">
        <w:rPr>
          <w:rFonts w:ascii="Times New Roman" w:hAnsi="Times New Roman" w:cs="Times New Roman"/>
        </w:rPr>
        <w:t xml:space="preserve"> to temperature</w:t>
      </w:r>
      <w:r w:rsidR="000E7E89">
        <w:rPr>
          <w:rFonts w:ascii="Times New Roman" w:hAnsi="Times New Roman" w:cs="Times New Roman"/>
        </w:rPr>
        <w:t xml:space="preserve"> among field-collected cultures of </w:t>
      </w:r>
      <w:r w:rsidR="000E7E89">
        <w:rPr>
          <w:rFonts w:ascii="Times New Roman" w:hAnsi="Times New Roman" w:cs="Times New Roman"/>
          <w:i/>
          <w:iCs/>
        </w:rPr>
        <w:t>H. rosa</w:t>
      </w:r>
      <w:r w:rsidR="00392DEF">
        <w:rPr>
          <w:rFonts w:ascii="Times New Roman" w:hAnsi="Times New Roman" w:cs="Times New Roman"/>
        </w:rPr>
        <w:t>.</w:t>
      </w:r>
      <w:r w:rsidR="00043A6A">
        <w:rPr>
          <w:rFonts w:ascii="Times New Roman" w:hAnsi="Times New Roman" w:cs="Times New Roman"/>
        </w:rPr>
        <w:t xml:space="preserve"> </w:t>
      </w:r>
      <w:r w:rsidR="00381902">
        <w:rPr>
          <w:rFonts w:ascii="Times New Roman" w:hAnsi="Times New Roman" w:cs="Times New Roman"/>
        </w:rPr>
        <w:t>Because</w:t>
      </w:r>
      <w:r w:rsidR="00C5408B">
        <w:rPr>
          <w:rFonts w:ascii="Times New Roman" w:hAnsi="Times New Roman" w:cs="Times New Roman"/>
        </w:rPr>
        <w:t xml:space="preserve"> </w:t>
      </w:r>
      <w:r w:rsidR="00C5408B">
        <w:rPr>
          <w:rFonts w:ascii="Times New Roman" w:hAnsi="Times New Roman" w:cs="Times New Roman"/>
          <w:i/>
          <w:iCs/>
        </w:rPr>
        <w:t xml:space="preserve">H. </w:t>
      </w:r>
      <w:r w:rsidR="00C5408B" w:rsidRPr="00C5408B">
        <w:rPr>
          <w:rFonts w:ascii="Times New Roman" w:hAnsi="Times New Roman" w:cs="Times New Roman"/>
          <w:i/>
          <w:iCs/>
        </w:rPr>
        <w:t>rosa</w:t>
      </w:r>
      <w:r w:rsidR="00C5408B">
        <w:rPr>
          <w:rFonts w:ascii="Times New Roman" w:hAnsi="Times New Roman" w:cs="Times New Roman"/>
        </w:rPr>
        <w:t xml:space="preserve"> </w:t>
      </w:r>
      <w:r w:rsidR="000B71D8">
        <w:rPr>
          <w:rFonts w:ascii="Times New Roman" w:hAnsi="Times New Roman" w:cs="Times New Roman"/>
        </w:rPr>
        <w:t xml:space="preserve">reproduce exclusively </w:t>
      </w:r>
      <w:r w:rsidR="000B71D8">
        <w:rPr>
          <w:rFonts w:ascii="Times New Roman" w:hAnsi="Times New Roman" w:cs="Times New Roman"/>
        </w:rPr>
        <w:lastRenderedPageBreak/>
        <w:t>through apomictic</w:t>
      </w:r>
      <w:r w:rsidR="00C5408B">
        <w:rPr>
          <w:rFonts w:ascii="Times New Roman" w:hAnsi="Times New Roman" w:cs="Times New Roman"/>
        </w:rPr>
        <w:t xml:space="preserve"> parthenogene</w:t>
      </w:r>
      <w:r w:rsidR="00EB0517">
        <w:rPr>
          <w:rFonts w:ascii="Times New Roman" w:hAnsi="Times New Roman" w:cs="Times New Roman"/>
        </w:rPr>
        <w:t>sis</w:t>
      </w:r>
      <w:r w:rsidR="00C5408B">
        <w:rPr>
          <w:rFonts w:ascii="Times New Roman" w:hAnsi="Times New Roman" w:cs="Times New Roman"/>
        </w:rPr>
        <w:t xml:space="preserve"> </w:t>
      </w:r>
      <w:r w:rsidR="000B71D8">
        <w:rPr>
          <w:rFonts w:ascii="Times New Roman" w:hAnsi="Times New Roman" w:cs="Times New Roman"/>
        </w:rPr>
        <w:t>(i.e., without meiosis)</w:t>
      </w:r>
      <w:r w:rsidR="00C5408B">
        <w:rPr>
          <w:rFonts w:ascii="Times New Roman" w:hAnsi="Times New Roman" w:cs="Times New Roman"/>
        </w:rPr>
        <w:t>, establishing c</w:t>
      </w:r>
      <w:r w:rsidR="00043A6A" w:rsidRPr="00C5408B">
        <w:rPr>
          <w:rFonts w:ascii="Times New Roman" w:hAnsi="Times New Roman" w:cs="Times New Roman"/>
        </w:rPr>
        <w:t>lonal</w:t>
      </w:r>
      <w:r w:rsidR="00043A6A">
        <w:rPr>
          <w:rFonts w:ascii="Times New Roman" w:hAnsi="Times New Roman" w:cs="Times New Roman"/>
        </w:rPr>
        <w:t xml:space="preserve"> lines </w:t>
      </w:r>
      <w:r w:rsidR="00C5408B">
        <w:rPr>
          <w:rFonts w:ascii="Times New Roman" w:hAnsi="Times New Roman" w:cs="Times New Roman"/>
        </w:rPr>
        <w:t xml:space="preserve">is as simple as isolating one individual and allowing it to proliferate into a genetically </w:t>
      </w:r>
      <w:r w:rsidR="006D4E94">
        <w:rPr>
          <w:rFonts w:ascii="Times New Roman" w:hAnsi="Times New Roman" w:cs="Times New Roman"/>
        </w:rPr>
        <w:t>identical</w:t>
      </w:r>
      <w:r w:rsidR="00C5408B">
        <w:rPr>
          <w:rFonts w:ascii="Times New Roman" w:hAnsi="Times New Roman" w:cs="Times New Roman"/>
        </w:rPr>
        <w:t xml:space="preserve"> culture</w:t>
      </w:r>
      <w:r w:rsidR="00A64F81">
        <w:rPr>
          <w:rFonts w:ascii="Times New Roman" w:hAnsi="Times New Roman" w:cs="Times New Roman"/>
        </w:rPr>
        <w:t xml:space="preserve"> (Plasota and Plasota, 1980)</w:t>
      </w:r>
      <w:r w:rsidR="00C5408B">
        <w:rPr>
          <w:rFonts w:ascii="Times New Roman" w:hAnsi="Times New Roman" w:cs="Times New Roman"/>
        </w:rPr>
        <w:t xml:space="preserve">. Such clonal lines </w:t>
      </w:r>
      <w:r w:rsidR="00043A6A">
        <w:rPr>
          <w:rFonts w:ascii="Times New Roman" w:hAnsi="Times New Roman" w:cs="Times New Roman"/>
        </w:rPr>
        <w:t xml:space="preserve">of </w:t>
      </w:r>
      <w:r w:rsidR="00043A6A">
        <w:rPr>
          <w:rFonts w:ascii="Times New Roman" w:hAnsi="Times New Roman" w:cs="Times New Roman"/>
          <w:i/>
          <w:iCs/>
        </w:rPr>
        <w:t>H. rosa</w:t>
      </w:r>
      <w:r w:rsidR="00043A6A">
        <w:rPr>
          <w:rFonts w:ascii="Times New Roman" w:hAnsi="Times New Roman" w:cs="Times New Roman"/>
        </w:rPr>
        <w:t xml:space="preserve"> </w:t>
      </w:r>
      <w:r w:rsidR="009D46F2">
        <w:rPr>
          <w:rFonts w:ascii="Times New Roman" w:hAnsi="Times New Roman" w:cs="Times New Roman"/>
        </w:rPr>
        <w:t xml:space="preserve">were </w:t>
      </w:r>
      <w:r w:rsidR="00043A6A">
        <w:rPr>
          <w:rFonts w:ascii="Times New Roman" w:hAnsi="Times New Roman" w:cs="Times New Roman"/>
        </w:rPr>
        <w:t xml:space="preserve">isolated from </w:t>
      </w:r>
      <w:r w:rsidR="001849C1">
        <w:rPr>
          <w:rFonts w:ascii="Times New Roman" w:hAnsi="Times New Roman" w:cs="Times New Roman"/>
        </w:rPr>
        <w:t>lea</w:t>
      </w:r>
      <w:r w:rsidR="0081261C">
        <w:rPr>
          <w:rFonts w:ascii="Times New Roman" w:hAnsi="Times New Roman" w:cs="Times New Roman"/>
        </w:rPr>
        <w:t xml:space="preserve">f water samples from </w:t>
      </w:r>
      <w:r w:rsidR="00043A6A">
        <w:rPr>
          <w:rFonts w:ascii="Times New Roman" w:hAnsi="Times New Roman" w:cs="Times New Roman"/>
        </w:rPr>
        <w:t>two sites</w:t>
      </w:r>
      <w:r>
        <w:rPr>
          <w:rFonts w:ascii="Times New Roman" w:hAnsi="Times New Roman" w:cs="Times New Roman"/>
        </w:rPr>
        <w:t xml:space="preserve">. </w:t>
      </w:r>
      <w:r w:rsidR="009D6671">
        <w:rPr>
          <w:rFonts w:ascii="Times New Roman" w:hAnsi="Times New Roman" w:cs="Times New Roman"/>
        </w:rPr>
        <w:t>I measured the maximum specific growth rate</w:t>
      </w:r>
      <w:r w:rsidR="00D775EA">
        <w:rPr>
          <w:rFonts w:ascii="Times New Roman" w:hAnsi="Times New Roman" w:cs="Times New Roman"/>
        </w:rPr>
        <w:t xml:space="preserve"> </w:t>
      </w:r>
      <w:r w:rsidR="00D775EA">
        <w:rPr>
          <w:rFonts w:ascii="Times New Roman" w:hAnsi="Times New Roman" w:cs="Times New Roman"/>
        </w:rPr>
        <w:t>(</w:t>
      </w:r>
      <w:r w:rsidR="00D775EA" w:rsidRPr="00F207C8">
        <w:rPr>
          <w:rFonts w:ascii="Times New Roman" w:hAnsi="Times New Roman" w:cs="Times New Roman"/>
          <w:i/>
          <w:iCs/>
        </w:rPr>
        <w:t>μ</w:t>
      </w:r>
      <w:r w:rsidR="00D775EA" w:rsidRPr="009D6671">
        <w:rPr>
          <w:rFonts w:ascii="Times New Roman" w:hAnsi="Times New Roman" w:cs="Times New Roman"/>
          <w:vertAlign w:val="subscript"/>
        </w:rPr>
        <w:t>max</w:t>
      </w:r>
      <w:r w:rsidR="00D775EA">
        <w:rPr>
          <w:rFonts w:ascii="Times New Roman" w:hAnsi="Times New Roman" w:cs="Times New Roman"/>
        </w:rPr>
        <w:t xml:space="preserve">) </w:t>
      </w:r>
      <w:r w:rsidR="00170C23">
        <w:rPr>
          <w:rFonts w:ascii="Times New Roman" w:hAnsi="Times New Roman" w:cs="Times New Roman"/>
        </w:rPr>
        <w:t>of each population</w:t>
      </w:r>
      <w:r w:rsidR="009D6671">
        <w:rPr>
          <w:rFonts w:ascii="Times New Roman" w:hAnsi="Times New Roman" w:cs="Times New Roman"/>
        </w:rPr>
        <w:t xml:space="preserve"> </w:t>
      </w:r>
      <w:r w:rsidR="004D2783">
        <w:rPr>
          <w:rFonts w:ascii="Times New Roman" w:hAnsi="Times New Roman" w:cs="Times New Roman"/>
        </w:rPr>
        <w:t xml:space="preserve">and </w:t>
      </w:r>
      <w:r w:rsidR="006C176C">
        <w:rPr>
          <w:rFonts w:ascii="Times New Roman" w:hAnsi="Times New Roman" w:cs="Times New Roman"/>
        </w:rPr>
        <w:t>body size (</w:t>
      </w:r>
      <w:r w:rsidR="004D2783">
        <w:rPr>
          <w:rFonts w:ascii="Times New Roman" w:hAnsi="Times New Roman" w:cs="Times New Roman"/>
        </w:rPr>
        <w:t>cross-sectional area</w:t>
      </w:r>
      <w:r w:rsidR="006C176C">
        <w:rPr>
          <w:rFonts w:ascii="Times New Roman" w:hAnsi="Times New Roman" w:cs="Times New Roman"/>
        </w:rPr>
        <w:t>)</w:t>
      </w:r>
      <w:r w:rsidR="004D2783">
        <w:rPr>
          <w:rFonts w:ascii="Times New Roman" w:hAnsi="Times New Roman" w:cs="Times New Roman"/>
        </w:rPr>
        <w:t xml:space="preserve"> of </w:t>
      </w:r>
      <w:r w:rsidR="004D2783">
        <w:rPr>
          <w:rFonts w:ascii="Times New Roman" w:hAnsi="Times New Roman" w:cs="Times New Roman"/>
          <w:i/>
          <w:iCs/>
        </w:rPr>
        <w:t>H. rosa</w:t>
      </w:r>
      <w:r w:rsidR="004D2783">
        <w:rPr>
          <w:rFonts w:ascii="Times New Roman" w:hAnsi="Times New Roman" w:cs="Times New Roman"/>
        </w:rPr>
        <w:t xml:space="preserve"> clones cultured at </w:t>
      </w:r>
      <w:r w:rsidR="00C4504F">
        <w:rPr>
          <w:rFonts w:ascii="Times New Roman" w:hAnsi="Times New Roman" w:cs="Times New Roman"/>
        </w:rPr>
        <w:t xml:space="preserve">constant </w:t>
      </w:r>
      <w:r w:rsidR="00C725DB">
        <w:rPr>
          <w:rFonts w:ascii="Times New Roman" w:hAnsi="Times New Roman" w:cs="Times New Roman"/>
        </w:rPr>
        <w:t>temperature</w:t>
      </w:r>
      <w:r w:rsidR="003B7F68">
        <w:rPr>
          <w:rFonts w:ascii="Times New Roman" w:hAnsi="Times New Roman" w:cs="Times New Roman"/>
        </w:rPr>
        <w:t>s</w:t>
      </w:r>
      <w:r w:rsidR="00C725DB">
        <w:rPr>
          <w:rFonts w:ascii="Times New Roman" w:hAnsi="Times New Roman" w:cs="Times New Roman"/>
        </w:rPr>
        <w:t xml:space="preserve"> of 25 </w:t>
      </w:r>
      <w:r w:rsidR="004E6893">
        <w:rPr>
          <w:rFonts w:ascii="Times New Roman" w:hAnsi="Times New Roman" w:cs="Times New Roman"/>
        </w:rPr>
        <w:t>°</w:t>
      </w:r>
      <w:r w:rsidR="004D2783">
        <w:rPr>
          <w:rFonts w:ascii="Times New Roman" w:hAnsi="Times New Roman" w:cs="Times New Roman"/>
        </w:rPr>
        <w:t>C and 30 °C</w:t>
      </w:r>
      <w:r w:rsidR="003B7F68">
        <w:rPr>
          <w:rFonts w:ascii="Times New Roman" w:hAnsi="Times New Roman" w:cs="Times New Roman"/>
        </w:rPr>
        <w:t xml:space="preserve">, </w:t>
      </w:r>
      <w:r w:rsidR="006441CE" w:rsidRPr="006441CE">
        <w:rPr>
          <w:rFonts w:ascii="Times New Roman" w:hAnsi="Times New Roman" w:cs="Times New Roman"/>
        </w:rPr>
        <w:t xml:space="preserve">representative of current average temperature in the Apalachicola National Forest (NOAA </w:t>
      </w:r>
      <w:r w:rsidR="00FA7F01" w:rsidRPr="00FA7F01">
        <w:rPr>
          <w:rFonts w:ascii="Times New Roman" w:hAnsi="Times New Roman" w:cs="Times New Roman"/>
        </w:rPr>
        <w:t>NCEI</w:t>
      </w:r>
      <w:r w:rsidR="00175F16">
        <w:rPr>
          <w:rFonts w:ascii="Times New Roman" w:hAnsi="Times New Roman" w:cs="Times New Roman"/>
        </w:rPr>
        <w:t>, 2021</w:t>
      </w:r>
      <w:r w:rsidR="006441CE" w:rsidRPr="006441CE">
        <w:rPr>
          <w:rFonts w:ascii="Times New Roman" w:hAnsi="Times New Roman" w:cs="Times New Roman"/>
        </w:rPr>
        <w:t xml:space="preserve">) and those projected under higher emissions scenarios by </w:t>
      </w:r>
      <w:r w:rsidR="00EB126C">
        <w:rPr>
          <w:rFonts w:ascii="Times New Roman" w:hAnsi="Times New Roman" w:cs="Times New Roman"/>
        </w:rPr>
        <w:t xml:space="preserve">the year </w:t>
      </w:r>
      <w:r w:rsidR="006441CE" w:rsidRPr="006441CE">
        <w:rPr>
          <w:rFonts w:ascii="Times New Roman" w:hAnsi="Times New Roman" w:cs="Times New Roman"/>
        </w:rPr>
        <w:t>2100, which indicate warming of 3–</w:t>
      </w:r>
      <w:r w:rsidR="002865E1">
        <w:rPr>
          <w:rFonts w:ascii="Times New Roman" w:hAnsi="Times New Roman" w:cs="Times New Roman"/>
        </w:rPr>
        <w:t>6</w:t>
      </w:r>
      <w:r w:rsidR="006441CE" w:rsidRPr="006441CE">
        <w:rPr>
          <w:rFonts w:ascii="Times New Roman" w:hAnsi="Times New Roman" w:cs="Times New Roman"/>
        </w:rPr>
        <w:t>°C for the region (Runkle et al.</w:t>
      </w:r>
      <w:r w:rsidR="00F207C8">
        <w:rPr>
          <w:rFonts w:ascii="Times New Roman" w:hAnsi="Times New Roman" w:cs="Times New Roman"/>
        </w:rPr>
        <w:t>,</w:t>
      </w:r>
      <w:r w:rsidR="006441CE" w:rsidRPr="006441CE">
        <w:rPr>
          <w:rFonts w:ascii="Times New Roman" w:hAnsi="Times New Roman" w:cs="Times New Roman"/>
        </w:rPr>
        <w:t xml:space="preserve"> 2022)</w:t>
      </w:r>
      <w:r w:rsidR="004D2783">
        <w:rPr>
          <w:rFonts w:ascii="Times New Roman" w:hAnsi="Times New Roman" w:cs="Times New Roman"/>
        </w:rPr>
        <w:t xml:space="preserve">. </w:t>
      </w:r>
      <w:r w:rsidR="00C4504F">
        <w:rPr>
          <w:rFonts w:ascii="Times New Roman" w:hAnsi="Times New Roman" w:cs="Times New Roman"/>
        </w:rPr>
        <w:t xml:space="preserve">I </w:t>
      </w:r>
      <w:r w:rsidR="0079335A">
        <w:rPr>
          <w:rFonts w:ascii="Times New Roman" w:hAnsi="Times New Roman" w:cs="Times New Roman"/>
        </w:rPr>
        <w:t>hypothesized that</w:t>
      </w:r>
      <w:r w:rsidR="00C4504F">
        <w:rPr>
          <w:rFonts w:ascii="Times New Roman" w:hAnsi="Times New Roman" w:cs="Times New Roman"/>
        </w:rPr>
        <w:t xml:space="preserve"> </w:t>
      </w:r>
      <w:r w:rsidR="001710A7">
        <w:rPr>
          <w:rFonts w:ascii="Times New Roman" w:hAnsi="Times New Roman" w:cs="Times New Roman"/>
        </w:rPr>
        <w:t xml:space="preserve">most </w:t>
      </w:r>
      <w:r w:rsidR="00C4504F">
        <w:rPr>
          <w:rFonts w:ascii="Times New Roman" w:hAnsi="Times New Roman" w:cs="Times New Roman"/>
        </w:rPr>
        <w:t xml:space="preserve">clones </w:t>
      </w:r>
      <w:r w:rsidR="0079335A">
        <w:rPr>
          <w:rFonts w:ascii="Times New Roman" w:hAnsi="Times New Roman" w:cs="Times New Roman"/>
        </w:rPr>
        <w:t>would</w:t>
      </w:r>
      <w:r w:rsidR="00C4504F">
        <w:rPr>
          <w:rFonts w:ascii="Times New Roman" w:hAnsi="Times New Roman" w:cs="Times New Roman"/>
        </w:rPr>
        <w:t xml:space="preserve"> </w:t>
      </w:r>
      <w:r w:rsidR="000033C8">
        <w:rPr>
          <w:rFonts w:ascii="Times New Roman" w:hAnsi="Times New Roman" w:cs="Times New Roman"/>
        </w:rPr>
        <w:t xml:space="preserve">exhibit </w:t>
      </w:r>
      <w:r w:rsidR="006A0CB0">
        <w:rPr>
          <w:rFonts w:ascii="Times New Roman" w:hAnsi="Times New Roman" w:cs="Times New Roman"/>
        </w:rPr>
        <w:t>lower</w:t>
      </w:r>
      <w:r w:rsidR="000033C8">
        <w:rPr>
          <w:rFonts w:ascii="Times New Roman" w:hAnsi="Times New Roman" w:cs="Times New Roman"/>
        </w:rPr>
        <w:t xml:space="preserve"> maximum growth rate</w:t>
      </w:r>
      <w:r w:rsidR="00F25096">
        <w:rPr>
          <w:rFonts w:ascii="Times New Roman" w:hAnsi="Times New Roman" w:cs="Times New Roman"/>
        </w:rPr>
        <w:t>s</w:t>
      </w:r>
      <w:r w:rsidR="000033C8">
        <w:rPr>
          <w:rFonts w:ascii="Times New Roman" w:hAnsi="Times New Roman" w:cs="Times New Roman"/>
        </w:rPr>
        <w:t xml:space="preserve"> </w:t>
      </w:r>
      <w:r w:rsidR="00CC16D6">
        <w:rPr>
          <w:rFonts w:ascii="Times New Roman" w:hAnsi="Times New Roman" w:cs="Times New Roman"/>
        </w:rPr>
        <w:t>and small</w:t>
      </w:r>
      <w:r w:rsidR="005231FA">
        <w:rPr>
          <w:rFonts w:ascii="Times New Roman" w:hAnsi="Times New Roman" w:cs="Times New Roman"/>
        </w:rPr>
        <w:t>er</w:t>
      </w:r>
      <w:r w:rsidR="00CC16D6">
        <w:rPr>
          <w:rFonts w:ascii="Times New Roman" w:hAnsi="Times New Roman" w:cs="Times New Roman"/>
        </w:rPr>
        <w:t xml:space="preserve"> body size</w:t>
      </w:r>
      <w:r w:rsidR="00F25096">
        <w:rPr>
          <w:rFonts w:ascii="Times New Roman" w:hAnsi="Times New Roman" w:cs="Times New Roman"/>
        </w:rPr>
        <w:t>s</w:t>
      </w:r>
      <w:r w:rsidR="00CC16D6">
        <w:rPr>
          <w:rFonts w:ascii="Times New Roman" w:hAnsi="Times New Roman" w:cs="Times New Roman"/>
        </w:rPr>
        <w:t xml:space="preserve"> </w:t>
      </w:r>
      <w:r w:rsidR="000033C8">
        <w:rPr>
          <w:rFonts w:ascii="Times New Roman" w:hAnsi="Times New Roman" w:cs="Times New Roman"/>
        </w:rPr>
        <w:t xml:space="preserve">at </w:t>
      </w:r>
      <w:r w:rsidR="00F9269F">
        <w:rPr>
          <w:rFonts w:ascii="Times New Roman" w:hAnsi="Times New Roman" w:cs="Times New Roman"/>
        </w:rPr>
        <w:t>30 °C</w:t>
      </w:r>
      <w:r w:rsidR="006A0CB0">
        <w:rPr>
          <w:rFonts w:ascii="Times New Roman" w:hAnsi="Times New Roman" w:cs="Times New Roman"/>
        </w:rPr>
        <w:t xml:space="preserve"> in response to a constant stressful temperature.</w:t>
      </w:r>
      <w:r w:rsidR="00F9269F">
        <w:rPr>
          <w:rFonts w:ascii="Times New Roman" w:hAnsi="Times New Roman" w:cs="Times New Roman"/>
        </w:rPr>
        <w:t xml:space="preserve"> </w:t>
      </w:r>
      <w:r w:rsidR="006A0CB0">
        <w:rPr>
          <w:rFonts w:ascii="Times New Roman" w:hAnsi="Times New Roman" w:cs="Times New Roman"/>
        </w:rPr>
        <w:t>I also expect</w:t>
      </w:r>
      <w:r w:rsidR="00F207C8">
        <w:rPr>
          <w:rFonts w:ascii="Times New Roman" w:hAnsi="Times New Roman" w:cs="Times New Roman"/>
        </w:rPr>
        <w:t>ed</w:t>
      </w:r>
      <w:r w:rsidR="006A0CB0">
        <w:rPr>
          <w:rFonts w:ascii="Times New Roman" w:hAnsi="Times New Roman" w:cs="Times New Roman"/>
        </w:rPr>
        <w:t xml:space="preserve"> that </w:t>
      </w:r>
      <w:r w:rsidR="000840B1">
        <w:rPr>
          <w:rFonts w:ascii="Times New Roman" w:hAnsi="Times New Roman" w:cs="Times New Roman"/>
        </w:rPr>
        <w:t xml:space="preserve">the </w:t>
      </w:r>
      <w:r w:rsidR="00CC16D6">
        <w:rPr>
          <w:rFonts w:ascii="Times New Roman" w:hAnsi="Times New Roman" w:cs="Times New Roman"/>
        </w:rPr>
        <w:t>magnitude of that response would vary</w:t>
      </w:r>
      <w:r w:rsidR="004B57F2">
        <w:rPr>
          <w:rFonts w:ascii="Times New Roman" w:hAnsi="Times New Roman" w:cs="Times New Roman"/>
        </w:rPr>
        <w:t xml:space="preserve"> across spatial scales</w:t>
      </w:r>
      <w:r w:rsidR="00850B5A">
        <w:rPr>
          <w:rFonts w:ascii="Times New Roman" w:hAnsi="Times New Roman" w:cs="Times New Roman"/>
        </w:rPr>
        <w:t xml:space="preserve">, with most variation existing among leaves and little variation </w:t>
      </w:r>
      <w:r w:rsidR="00920DC4">
        <w:rPr>
          <w:rFonts w:ascii="Times New Roman" w:hAnsi="Times New Roman" w:cs="Times New Roman"/>
        </w:rPr>
        <w:t xml:space="preserve">among clones </w:t>
      </w:r>
      <w:r w:rsidR="00850B5A">
        <w:rPr>
          <w:rFonts w:ascii="Times New Roman" w:hAnsi="Times New Roman" w:cs="Times New Roman"/>
        </w:rPr>
        <w:t>within leaves</w:t>
      </w:r>
      <w:r w:rsidR="00CC16D6">
        <w:rPr>
          <w:rFonts w:ascii="Times New Roman" w:hAnsi="Times New Roman" w:cs="Times New Roman"/>
        </w:rPr>
        <w:t>.</w:t>
      </w:r>
    </w:p>
    <w:p w14:paraId="714CB4F8" w14:textId="77777777" w:rsidR="000C70CC" w:rsidRDefault="000C70CC" w:rsidP="002A0AE3">
      <w:pPr>
        <w:spacing w:after="0" w:line="480" w:lineRule="auto"/>
        <w:ind w:firstLine="720"/>
        <w:rPr>
          <w:rFonts w:ascii="Times New Roman" w:hAnsi="Times New Roman" w:cs="Times New Roman"/>
        </w:rPr>
      </w:pPr>
    </w:p>
    <w:p w14:paraId="2B419D6C" w14:textId="7AF53AE9" w:rsidR="006A3DA3" w:rsidRPr="000C70CC" w:rsidRDefault="006A3DA3" w:rsidP="000C70CC">
      <w:pPr>
        <w:rPr>
          <w:rFonts w:ascii="Times New Roman" w:hAnsi="Times New Roman" w:cs="Times New Roman"/>
        </w:rPr>
      </w:pPr>
      <w:r w:rsidRPr="002A6419">
        <w:rPr>
          <w:rFonts w:ascii="Times New Roman" w:hAnsi="Times New Roman" w:cs="Times New Roman"/>
          <w:u w:val="single"/>
        </w:rPr>
        <w:t>Methods</w:t>
      </w:r>
    </w:p>
    <w:p w14:paraId="4A8540EF" w14:textId="36507669" w:rsidR="006A3DA3" w:rsidRDefault="00780817" w:rsidP="006A3DA3">
      <w:pPr>
        <w:spacing w:after="0" w:line="480" w:lineRule="auto"/>
        <w:ind w:firstLine="720"/>
        <w:rPr>
          <w:rFonts w:ascii="Times New Roman" w:hAnsi="Times New Roman" w:cs="Times New Roman"/>
        </w:rPr>
      </w:pPr>
      <w:r w:rsidRPr="002A6419">
        <w:rPr>
          <w:rFonts w:ascii="Times New Roman" w:hAnsi="Times New Roman" w:cs="Times New Roman"/>
          <w:i/>
          <w:iCs/>
        </w:rPr>
        <w:t>Field collection of rotifers</w:t>
      </w:r>
      <w:r>
        <w:rPr>
          <w:rFonts w:ascii="Times New Roman" w:hAnsi="Times New Roman" w:cs="Times New Roman"/>
        </w:rPr>
        <w:t>—</w:t>
      </w:r>
      <w:r w:rsidR="006A3DA3">
        <w:rPr>
          <w:rFonts w:ascii="Times New Roman" w:hAnsi="Times New Roman" w:cs="Times New Roman"/>
        </w:rPr>
        <w:t xml:space="preserve">I collected samples of </w:t>
      </w:r>
      <w:r w:rsidR="006A3DA3" w:rsidRPr="00BF5962">
        <w:rPr>
          <w:rFonts w:ascii="Times New Roman" w:hAnsi="Times New Roman" w:cs="Times New Roman"/>
          <w:i/>
          <w:iCs/>
        </w:rPr>
        <w:t>Sarracenia purpurea</w:t>
      </w:r>
      <w:r w:rsidR="006A3DA3">
        <w:rPr>
          <w:rFonts w:ascii="Times New Roman" w:hAnsi="Times New Roman" w:cs="Times New Roman"/>
        </w:rPr>
        <w:t xml:space="preserve"> leaf water from </w:t>
      </w:r>
      <w:r w:rsidR="00A276AB">
        <w:rPr>
          <w:rFonts w:ascii="Times New Roman" w:hAnsi="Times New Roman" w:cs="Times New Roman"/>
        </w:rPr>
        <w:t>88</w:t>
      </w:r>
      <w:r w:rsidR="006A3DA3">
        <w:rPr>
          <w:rFonts w:ascii="Times New Roman" w:hAnsi="Times New Roman" w:cs="Times New Roman"/>
        </w:rPr>
        <w:t xml:space="preserve"> plants </w:t>
      </w:r>
      <w:r w:rsidR="00BB628F">
        <w:rPr>
          <w:rFonts w:ascii="Times New Roman" w:hAnsi="Times New Roman" w:cs="Times New Roman"/>
        </w:rPr>
        <w:t>from two</w:t>
      </w:r>
      <w:r w:rsidR="006A3DA3">
        <w:rPr>
          <w:rFonts w:ascii="Times New Roman" w:hAnsi="Times New Roman" w:cs="Times New Roman"/>
        </w:rPr>
        <w:t xml:space="preserve"> sites in the Apalachicola National Forest in northern Florida in July of 2024. These sites</w:t>
      </w:r>
      <w:r w:rsidR="00664E2C">
        <w:rPr>
          <w:rFonts w:ascii="Times New Roman" w:hAnsi="Times New Roman" w:cs="Times New Roman"/>
        </w:rPr>
        <w:t xml:space="preserve"> (Crystal Bog and Pleaphase Savan</w:t>
      </w:r>
      <w:r w:rsidR="007652AD">
        <w:rPr>
          <w:rFonts w:ascii="Times New Roman" w:hAnsi="Times New Roman" w:cs="Times New Roman"/>
        </w:rPr>
        <w:t>n</w:t>
      </w:r>
      <w:r w:rsidR="00664E2C">
        <w:rPr>
          <w:rFonts w:ascii="Times New Roman" w:hAnsi="Times New Roman" w:cs="Times New Roman"/>
        </w:rPr>
        <w:t>ah</w:t>
      </w:r>
      <w:r w:rsidR="00C17602">
        <w:rPr>
          <w:rFonts w:ascii="Times New Roman" w:hAnsi="Times New Roman" w:cs="Times New Roman"/>
        </w:rPr>
        <w:t>, Figure 1</w:t>
      </w:r>
      <w:r w:rsidR="00664E2C">
        <w:rPr>
          <w:rFonts w:ascii="Times New Roman" w:hAnsi="Times New Roman" w:cs="Times New Roman"/>
        </w:rPr>
        <w:t>)</w:t>
      </w:r>
      <w:r w:rsidR="006A3DA3">
        <w:rPr>
          <w:rFonts w:ascii="Times New Roman" w:hAnsi="Times New Roman" w:cs="Times New Roman"/>
        </w:rPr>
        <w:t xml:space="preserve"> were chosen for the presence of known </w:t>
      </w:r>
      <w:r w:rsidR="006A3DA3">
        <w:rPr>
          <w:rFonts w:ascii="Times New Roman" w:hAnsi="Times New Roman" w:cs="Times New Roman"/>
          <w:i/>
          <w:iCs/>
        </w:rPr>
        <w:t>S. purpurea</w:t>
      </w:r>
      <w:r w:rsidR="006A3DA3">
        <w:rPr>
          <w:rFonts w:ascii="Times New Roman" w:hAnsi="Times New Roman" w:cs="Times New Roman"/>
        </w:rPr>
        <w:t xml:space="preserve"> populations</w:t>
      </w:r>
      <w:r w:rsidR="00664E2C">
        <w:rPr>
          <w:rFonts w:ascii="Times New Roman" w:hAnsi="Times New Roman" w:cs="Times New Roman"/>
        </w:rPr>
        <w:t xml:space="preserve"> and are </w:t>
      </w:r>
      <w:r w:rsidR="00BB291C">
        <w:rPr>
          <w:rFonts w:ascii="Times New Roman" w:hAnsi="Times New Roman" w:cs="Times New Roman"/>
        </w:rPr>
        <w:t>separated by</w:t>
      </w:r>
      <w:r w:rsidR="00664E2C">
        <w:rPr>
          <w:rFonts w:ascii="Times New Roman" w:hAnsi="Times New Roman" w:cs="Times New Roman"/>
        </w:rPr>
        <w:t xml:space="preserve"> approximately 5 km</w:t>
      </w:r>
      <w:r w:rsidR="000E7974">
        <w:rPr>
          <w:rFonts w:ascii="Times New Roman" w:hAnsi="Times New Roman" w:cs="Times New Roman"/>
        </w:rPr>
        <w:t xml:space="preserve"> of longleaf pine forest</w:t>
      </w:r>
      <w:r w:rsidR="00682BD3">
        <w:rPr>
          <w:rFonts w:ascii="Times New Roman" w:hAnsi="Times New Roman" w:cs="Times New Roman"/>
        </w:rPr>
        <w:t>.</w:t>
      </w:r>
      <w:r w:rsidR="006A3DA3">
        <w:rPr>
          <w:rFonts w:ascii="Times New Roman" w:hAnsi="Times New Roman" w:cs="Times New Roman"/>
        </w:rPr>
        <w:t xml:space="preserve"> I haphazardly sampled 50 plants from Site 1 (Crystal Bog), and </w:t>
      </w:r>
      <w:r w:rsidR="00BB628F">
        <w:rPr>
          <w:rFonts w:ascii="Times New Roman" w:hAnsi="Times New Roman" w:cs="Times New Roman"/>
        </w:rPr>
        <w:t>38</w:t>
      </w:r>
      <w:r w:rsidR="006A3DA3">
        <w:rPr>
          <w:rFonts w:ascii="Times New Roman" w:hAnsi="Times New Roman" w:cs="Times New Roman"/>
        </w:rPr>
        <w:t xml:space="preserve"> from Site 2 (Pleaphase Savanna). From each plant, a sample from one leaf was collected using a </w:t>
      </w:r>
      <w:r w:rsidR="007652AD">
        <w:rPr>
          <w:rFonts w:ascii="Times New Roman" w:hAnsi="Times New Roman" w:cs="Times New Roman"/>
        </w:rPr>
        <w:t>sterile</w:t>
      </w:r>
      <w:r w:rsidR="006A3DA3">
        <w:rPr>
          <w:rFonts w:ascii="Times New Roman" w:hAnsi="Times New Roman" w:cs="Times New Roman"/>
        </w:rPr>
        <w:t xml:space="preserve"> plastic transfer pipette and stored in sterile 50 ml conical tubes. </w:t>
      </w:r>
      <w:r w:rsidR="00204937">
        <w:rPr>
          <w:rFonts w:ascii="Times New Roman" w:hAnsi="Times New Roman" w:cs="Times New Roman"/>
        </w:rPr>
        <w:t>The contents of each leaf were gently mixed using the tip of the pipette</w:t>
      </w:r>
      <w:r w:rsidR="00AA7FC7">
        <w:rPr>
          <w:rFonts w:ascii="Times New Roman" w:hAnsi="Times New Roman" w:cs="Times New Roman"/>
        </w:rPr>
        <w:t xml:space="preserve"> before sampling.</w:t>
      </w:r>
      <w:r w:rsidR="00204937">
        <w:rPr>
          <w:rFonts w:ascii="Times New Roman" w:hAnsi="Times New Roman" w:cs="Times New Roman"/>
        </w:rPr>
        <w:t xml:space="preserve"> </w:t>
      </w:r>
      <w:r w:rsidR="00AA7FC7">
        <w:rPr>
          <w:rFonts w:ascii="Times New Roman" w:hAnsi="Times New Roman" w:cs="Times New Roman"/>
        </w:rPr>
        <w:t>A</w:t>
      </w:r>
      <w:r w:rsidR="006A3DA3">
        <w:rPr>
          <w:rFonts w:ascii="Times New Roman" w:hAnsi="Times New Roman" w:cs="Times New Roman"/>
        </w:rPr>
        <w:t xml:space="preserve">ll of the water in each leaf was collected, unless the leaf water volume exceeded </w:t>
      </w:r>
      <w:r w:rsidR="00876B32">
        <w:rPr>
          <w:rFonts w:ascii="Times New Roman" w:hAnsi="Times New Roman" w:cs="Times New Roman"/>
        </w:rPr>
        <w:t>50</w:t>
      </w:r>
      <w:r w:rsidR="00C67D72">
        <w:rPr>
          <w:rFonts w:ascii="Times New Roman" w:hAnsi="Times New Roman" w:cs="Times New Roman"/>
        </w:rPr>
        <w:t xml:space="preserve"> ml</w:t>
      </w:r>
      <w:r w:rsidR="006A3DA3">
        <w:rPr>
          <w:rFonts w:ascii="Times New Roman" w:hAnsi="Times New Roman" w:cs="Times New Roman"/>
        </w:rPr>
        <w:t xml:space="preserve">, in which case only </w:t>
      </w:r>
      <w:r w:rsidR="00876B32">
        <w:rPr>
          <w:rFonts w:ascii="Times New Roman" w:hAnsi="Times New Roman" w:cs="Times New Roman"/>
        </w:rPr>
        <w:t>50</w:t>
      </w:r>
      <w:r w:rsidR="006A3DA3">
        <w:rPr>
          <w:rFonts w:ascii="Times New Roman" w:hAnsi="Times New Roman" w:cs="Times New Roman"/>
        </w:rPr>
        <w:t xml:space="preserve"> ml was collected. The samples were then transported to F</w:t>
      </w:r>
      <w:r w:rsidR="00A950FA">
        <w:rPr>
          <w:rFonts w:ascii="Times New Roman" w:hAnsi="Times New Roman" w:cs="Times New Roman"/>
        </w:rPr>
        <w:t>l</w:t>
      </w:r>
      <w:r w:rsidR="006A3DA3">
        <w:rPr>
          <w:rFonts w:ascii="Times New Roman" w:hAnsi="Times New Roman" w:cs="Times New Roman"/>
        </w:rPr>
        <w:t xml:space="preserve">orida State University and stored at room temperature. </w:t>
      </w:r>
    </w:p>
    <w:p w14:paraId="2046695A" w14:textId="77777777" w:rsidR="00192B51" w:rsidRDefault="00192B51" w:rsidP="00192B51">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0580913D" wp14:editId="7B2F05A7">
            <wp:extent cx="4632960" cy="3315694"/>
            <wp:effectExtent l="0" t="0" r="0" b="0"/>
            <wp:docPr id="185216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8353" name="Picture 853428353"/>
                    <pic:cNvPicPr/>
                  </pic:nvPicPr>
                  <pic:blipFill rotWithShape="1">
                    <a:blip r:embed="rId13" cstate="print">
                      <a:extLst>
                        <a:ext uri="{28A0092B-C50C-407E-A947-70E740481C1C}">
                          <a14:useLocalDpi xmlns:a14="http://schemas.microsoft.com/office/drawing/2010/main" val="0"/>
                        </a:ext>
                      </a:extLst>
                    </a:blip>
                    <a:srcRect b="4577"/>
                    <a:stretch>
                      <a:fillRect/>
                    </a:stretch>
                  </pic:blipFill>
                  <pic:spPr bwMode="auto">
                    <a:xfrm>
                      <a:off x="0" y="0"/>
                      <a:ext cx="4635881" cy="3317785"/>
                    </a:xfrm>
                    <a:prstGeom prst="rect">
                      <a:avLst/>
                    </a:prstGeom>
                    <a:ln>
                      <a:noFill/>
                    </a:ln>
                    <a:extLst>
                      <a:ext uri="{53640926-AAD7-44D8-BBD7-CCE9431645EC}">
                        <a14:shadowObscured xmlns:a14="http://schemas.microsoft.com/office/drawing/2010/main"/>
                      </a:ext>
                    </a:extLst>
                  </pic:spPr>
                </pic:pic>
              </a:graphicData>
            </a:graphic>
          </wp:inline>
        </w:drawing>
      </w:r>
    </w:p>
    <w:p w14:paraId="48447670" w14:textId="6E0D87FF" w:rsidR="00192B51" w:rsidRPr="00DF5687" w:rsidRDefault="00192B51" w:rsidP="00192B51">
      <w:pPr>
        <w:rPr>
          <w:rFonts w:ascii="Times New Roman" w:hAnsi="Times New Roman" w:cs="Times New Roman"/>
          <w:sz w:val="22"/>
          <w:szCs w:val="22"/>
        </w:rPr>
      </w:pPr>
      <w:r w:rsidRPr="00DF5687">
        <w:rPr>
          <w:rFonts w:ascii="Times New Roman" w:hAnsi="Times New Roman" w:cs="Times New Roman"/>
          <w:b/>
          <w:bCs/>
          <w:sz w:val="22"/>
          <w:szCs w:val="22"/>
        </w:rPr>
        <w:t>Figure 1.</w:t>
      </w:r>
      <w:r w:rsidRPr="00DF5687">
        <w:rPr>
          <w:rFonts w:ascii="Times New Roman" w:hAnsi="Times New Roman" w:cs="Times New Roman"/>
          <w:sz w:val="22"/>
          <w:szCs w:val="22"/>
        </w:rPr>
        <w:t xml:space="preserve"> (a) </w:t>
      </w:r>
      <w:r w:rsidRPr="00DF5687">
        <w:rPr>
          <w:rFonts w:ascii="Times New Roman" w:hAnsi="Times New Roman" w:cs="Times New Roman"/>
          <w:i/>
          <w:iCs/>
          <w:sz w:val="22"/>
          <w:szCs w:val="22"/>
        </w:rPr>
        <w:t>Sarracenia purpurea</w:t>
      </w:r>
      <w:r w:rsidRPr="00DF5687">
        <w:rPr>
          <w:rFonts w:ascii="Times New Roman" w:hAnsi="Times New Roman" w:cs="Times New Roman"/>
          <w:sz w:val="22"/>
          <w:szCs w:val="22"/>
        </w:rPr>
        <w:t>; scale bar shows approximately 5 cm. (b) Site 1, Crystal Bog and (c) Site 2, Pleaphase Savan</w:t>
      </w:r>
      <w:r w:rsidR="00A950FA">
        <w:rPr>
          <w:rFonts w:ascii="Times New Roman" w:hAnsi="Times New Roman" w:cs="Times New Roman"/>
          <w:sz w:val="22"/>
          <w:szCs w:val="22"/>
        </w:rPr>
        <w:t>n</w:t>
      </w:r>
      <w:r w:rsidRPr="00DF5687">
        <w:rPr>
          <w:rFonts w:ascii="Times New Roman" w:hAnsi="Times New Roman" w:cs="Times New Roman"/>
          <w:sz w:val="22"/>
          <w:szCs w:val="22"/>
        </w:rPr>
        <w:t>a in July 2024.</w:t>
      </w:r>
    </w:p>
    <w:p w14:paraId="70BF04B3" w14:textId="77777777" w:rsidR="00192B51" w:rsidRDefault="00192B51" w:rsidP="00192B51">
      <w:pPr>
        <w:spacing w:after="0" w:line="480" w:lineRule="auto"/>
        <w:rPr>
          <w:rFonts w:ascii="Times New Roman" w:hAnsi="Times New Roman" w:cs="Times New Roman"/>
        </w:rPr>
      </w:pPr>
    </w:p>
    <w:p w14:paraId="56FAF86C" w14:textId="4608AB70" w:rsidR="006A3DA3" w:rsidRPr="00F341BE" w:rsidRDefault="006A3DA3" w:rsidP="002F7967">
      <w:pPr>
        <w:spacing w:after="0" w:line="480" w:lineRule="auto"/>
        <w:ind w:firstLine="720"/>
        <w:rPr>
          <w:rFonts w:ascii="Times New Roman" w:hAnsi="Times New Roman" w:cs="Times New Roman"/>
        </w:rPr>
      </w:pPr>
      <w:r>
        <w:rPr>
          <w:rFonts w:ascii="Times New Roman" w:hAnsi="Times New Roman" w:cs="Times New Roman"/>
        </w:rPr>
        <w:t xml:space="preserve">Within </w:t>
      </w:r>
      <w:commentRangeStart w:id="15"/>
      <w:r>
        <w:rPr>
          <w:rFonts w:ascii="Times New Roman" w:hAnsi="Times New Roman" w:cs="Times New Roman"/>
        </w:rPr>
        <w:t xml:space="preserve">4 hours </w:t>
      </w:r>
      <w:commentRangeEnd w:id="15"/>
      <w:r w:rsidR="007652AD">
        <w:rPr>
          <w:rStyle w:val="CommentReference"/>
          <w:rFonts w:ascii="Times New Roman" w:hAnsi="Times New Roman" w:cs="Times New Roman"/>
          <w:sz w:val="24"/>
          <w:szCs w:val="24"/>
        </w:rPr>
        <w:commentReference w:id="15"/>
      </w:r>
      <w:r>
        <w:rPr>
          <w:rFonts w:ascii="Times New Roman" w:hAnsi="Times New Roman" w:cs="Times New Roman"/>
        </w:rPr>
        <w:t>of collection, the samples were visually inspected for the presence of late-instar mosquito larvae (</w:t>
      </w:r>
      <w:r w:rsidRPr="00EA263C">
        <w:rPr>
          <w:rFonts w:ascii="Times New Roman" w:hAnsi="Times New Roman" w:cs="Times New Roman"/>
          <w:i/>
          <w:iCs/>
        </w:rPr>
        <w:t>W</w:t>
      </w:r>
      <w:r w:rsidR="008C389C">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w:t>
      </w:r>
      <w:r w:rsidR="00764FF5">
        <w:rPr>
          <w:rFonts w:ascii="Times New Roman" w:hAnsi="Times New Roman" w:cs="Times New Roman"/>
        </w:rPr>
        <w:t>clean</w:t>
      </w:r>
      <w:r>
        <w:rPr>
          <w:rFonts w:ascii="Times New Roman" w:hAnsi="Times New Roman" w:cs="Times New Roman"/>
        </w:rPr>
        <w:t xml:space="preserve"> plastic transfer pipette</w:t>
      </w:r>
      <w:r w:rsidR="00860F28">
        <w:rPr>
          <w:rFonts w:ascii="Times New Roman" w:hAnsi="Times New Roman" w:cs="Times New Roman"/>
        </w:rPr>
        <w:t>s</w:t>
      </w:r>
      <w:r>
        <w:rPr>
          <w:rFonts w:ascii="Times New Roman" w:hAnsi="Times New Roman" w:cs="Times New Roman"/>
        </w:rPr>
        <w:t xml:space="preserve"> to prevent predation on </w:t>
      </w:r>
      <w:r>
        <w:rPr>
          <w:rFonts w:ascii="Times New Roman" w:hAnsi="Times New Roman" w:cs="Times New Roman"/>
          <w:i/>
          <w:iCs/>
        </w:rPr>
        <w:t>H</w:t>
      </w:r>
      <w:r w:rsidR="008C389C">
        <w:rPr>
          <w:rFonts w:ascii="Times New Roman" w:hAnsi="Times New Roman" w:cs="Times New Roman"/>
          <w:i/>
          <w:iCs/>
        </w:rPr>
        <w:t>.</w:t>
      </w:r>
      <w:r>
        <w:rPr>
          <w:rFonts w:ascii="Times New Roman" w:hAnsi="Times New Roman" w:cs="Times New Roman"/>
          <w:i/>
          <w:iCs/>
        </w:rPr>
        <w:t xml:space="preserve"> rosa</w:t>
      </w:r>
      <w:r>
        <w:rPr>
          <w:rFonts w:ascii="Times New Roman" w:hAnsi="Times New Roman" w:cs="Times New Roman"/>
        </w:rPr>
        <w:t xml:space="preserve">. All sample tubes were sealed with parafilm and transported via </w:t>
      </w:r>
      <w:r w:rsidR="005E575C">
        <w:rPr>
          <w:rFonts w:ascii="Times New Roman" w:hAnsi="Times New Roman" w:cs="Times New Roman"/>
        </w:rPr>
        <w:t xml:space="preserve">a </w:t>
      </w:r>
      <w:r>
        <w:rPr>
          <w:rFonts w:ascii="Times New Roman" w:hAnsi="Times New Roman" w:cs="Times New Roman"/>
        </w:rPr>
        <w:t>commercial flight to California State University, Northridge. The samples were then stored in a growth chamber at 25</w:t>
      </w:r>
      <w:r w:rsidR="006A3F92">
        <w:rPr>
          <w:rFonts w:ascii="Times New Roman" w:hAnsi="Times New Roman" w:cs="Times New Roman"/>
        </w:rPr>
        <w:t xml:space="preserve"> </w:t>
      </w:r>
      <w:r>
        <w:rPr>
          <w:rFonts w:ascii="Times New Roman" w:hAnsi="Times New Roman" w:cs="Times New Roman"/>
        </w:rPr>
        <w:t xml:space="preserve">°C.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for the presence of developing mosquito larvae for two</w:t>
      </w:r>
      <w:r w:rsidR="006F0078">
        <w:rPr>
          <w:rFonts w:ascii="Times New Roman" w:hAnsi="Times New Roman" w:cs="Times New Roman"/>
        </w:rPr>
        <w:t xml:space="preserve"> additional</w:t>
      </w:r>
      <w:r>
        <w:rPr>
          <w:rFonts w:ascii="Times New Roman" w:hAnsi="Times New Roman" w:cs="Times New Roman"/>
        </w:rPr>
        <w:t xml:space="preserve"> weeks, which were removed upon detection.</w:t>
      </w:r>
    </w:p>
    <w:p w14:paraId="60C8DF8E" w14:textId="70012B29" w:rsidR="006A3DA3" w:rsidRDefault="00ED1EED" w:rsidP="006A3DA3">
      <w:pPr>
        <w:spacing w:after="0" w:line="480" w:lineRule="auto"/>
        <w:ind w:firstLine="720"/>
        <w:rPr>
          <w:rFonts w:ascii="Times New Roman" w:hAnsi="Times New Roman" w:cs="Times New Roman"/>
        </w:rPr>
      </w:pPr>
      <w:r w:rsidRPr="009857A5">
        <w:rPr>
          <w:rFonts w:ascii="Times New Roman" w:hAnsi="Times New Roman" w:cs="Times New Roman"/>
          <w:i/>
          <w:iCs/>
        </w:rPr>
        <w:t>Rotifer Isolation and Rearing</w:t>
      </w:r>
      <w:r>
        <w:rPr>
          <w:rFonts w:ascii="Times New Roman" w:hAnsi="Times New Roman" w:cs="Times New Roman"/>
        </w:rPr>
        <w:t>—T</w:t>
      </w:r>
      <w:r w:rsidR="006A3DA3">
        <w:rPr>
          <w:rFonts w:ascii="Times New Roman" w:hAnsi="Times New Roman" w:cs="Times New Roman"/>
        </w:rPr>
        <w:t>o establish clonal lines of the obligate parthenogen</w:t>
      </w:r>
      <w:r w:rsidR="00A950FA">
        <w:rPr>
          <w:rFonts w:ascii="Times New Roman" w:hAnsi="Times New Roman" w:cs="Times New Roman"/>
        </w:rPr>
        <w:t>et</w:t>
      </w:r>
      <w:r w:rsidR="006A3DA3">
        <w:rPr>
          <w:rFonts w:ascii="Times New Roman" w:hAnsi="Times New Roman" w:cs="Times New Roman"/>
        </w:rPr>
        <w:t xml:space="preserve">ic </w:t>
      </w:r>
      <w:r w:rsidR="006A3DA3">
        <w:rPr>
          <w:rFonts w:ascii="Times New Roman" w:hAnsi="Times New Roman" w:cs="Times New Roman"/>
          <w:i/>
          <w:iCs/>
        </w:rPr>
        <w:t>H. rosa,</w:t>
      </w:r>
      <w:r w:rsidR="006A3DA3">
        <w:rPr>
          <w:rFonts w:ascii="Times New Roman" w:hAnsi="Times New Roman" w:cs="Times New Roman"/>
        </w:rPr>
        <w:t xml:space="preserve"> I isolated individual rotifers from leaf water samples. Of the </w:t>
      </w:r>
      <w:r w:rsidR="008A2DC5">
        <w:rPr>
          <w:rFonts w:ascii="Times New Roman" w:hAnsi="Times New Roman" w:cs="Times New Roman"/>
        </w:rPr>
        <w:t>88</w:t>
      </w:r>
      <w:r w:rsidR="006A3DA3">
        <w:rPr>
          <w:rFonts w:ascii="Times New Roman" w:hAnsi="Times New Roman" w:cs="Times New Roman"/>
        </w:rPr>
        <w:t xml:space="preserve"> leaf water samples collected, only </w:t>
      </w:r>
      <w:r w:rsidR="007652AD">
        <w:rPr>
          <w:rFonts w:ascii="Times New Roman" w:hAnsi="Times New Roman" w:cs="Times New Roman"/>
        </w:rPr>
        <w:t>s</w:t>
      </w:r>
      <w:commentRangeStart w:id="16"/>
      <w:r w:rsidR="007652AD">
        <w:rPr>
          <w:rFonts w:ascii="Times New Roman" w:hAnsi="Times New Roman" w:cs="Times New Roman"/>
        </w:rPr>
        <w:t>ev</w:t>
      </w:r>
      <w:commentRangeEnd w:id="16"/>
      <w:r w:rsidR="007652AD">
        <w:rPr>
          <w:rStyle w:val="CommentReference"/>
          <w:rFonts w:ascii="Times New Roman" w:hAnsi="Times New Roman" w:cs="Times New Roman"/>
          <w:sz w:val="24"/>
          <w:szCs w:val="24"/>
        </w:rPr>
        <w:commentReference w:id="16"/>
      </w:r>
      <w:r w:rsidR="007652AD">
        <w:rPr>
          <w:rFonts w:ascii="Times New Roman" w:hAnsi="Times New Roman" w:cs="Times New Roman"/>
        </w:rPr>
        <w:t>en</w:t>
      </w:r>
      <w:r w:rsidR="006A3DA3">
        <w:rPr>
          <w:rFonts w:ascii="Times New Roman" w:hAnsi="Times New Roman" w:cs="Times New Roman"/>
        </w:rPr>
        <w:t xml:space="preserve"> from Site 1</w:t>
      </w:r>
      <w:r w:rsidR="00BB628F">
        <w:rPr>
          <w:rFonts w:ascii="Times New Roman" w:hAnsi="Times New Roman" w:cs="Times New Roman"/>
        </w:rPr>
        <w:t xml:space="preserve"> and</w:t>
      </w:r>
      <w:r w:rsidR="006A3DA3">
        <w:rPr>
          <w:rFonts w:ascii="Times New Roman" w:hAnsi="Times New Roman" w:cs="Times New Roman"/>
        </w:rPr>
        <w:t xml:space="preserve"> </w:t>
      </w:r>
      <w:r w:rsidR="007652AD">
        <w:rPr>
          <w:rFonts w:ascii="Times New Roman" w:hAnsi="Times New Roman" w:cs="Times New Roman"/>
        </w:rPr>
        <w:t>six</w:t>
      </w:r>
      <w:r w:rsidR="006A3DA3">
        <w:rPr>
          <w:rFonts w:ascii="Times New Roman" w:hAnsi="Times New Roman" w:cs="Times New Roman"/>
        </w:rPr>
        <w:t xml:space="preserve"> from Site 2</w:t>
      </w:r>
      <w:r w:rsidR="00BB628F">
        <w:rPr>
          <w:rFonts w:ascii="Times New Roman" w:hAnsi="Times New Roman" w:cs="Times New Roman"/>
        </w:rPr>
        <w:t xml:space="preserve"> </w:t>
      </w:r>
      <w:r w:rsidR="006A3DA3">
        <w:rPr>
          <w:rFonts w:ascii="Times New Roman" w:hAnsi="Times New Roman" w:cs="Times New Roman"/>
        </w:rPr>
        <w:t xml:space="preserve">were likely candidates for isolation. The </w:t>
      </w:r>
      <w:r w:rsidR="006A3DA3">
        <w:rPr>
          <w:rFonts w:ascii="Times New Roman" w:hAnsi="Times New Roman" w:cs="Times New Roman"/>
        </w:rPr>
        <w:lastRenderedPageBreak/>
        <w:t xml:space="preserve">remaining samples either had no rotifers or were so densely populated by small ciliates that isolating rotifers without contamination was impractical. From each leaf water sample, I isolated </w:t>
      </w:r>
      <w:r w:rsidR="00D807B9">
        <w:rPr>
          <w:rFonts w:ascii="Times New Roman" w:hAnsi="Times New Roman" w:cs="Times New Roman"/>
        </w:rPr>
        <w:t>32</w:t>
      </w:r>
      <w:r w:rsidR="006A3DA3">
        <w:rPr>
          <w:rFonts w:ascii="Times New Roman" w:hAnsi="Times New Roman" w:cs="Times New Roman"/>
        </w:rPr>
        <w:t xml:space="preserve"> individual</w:t>
      </w:r>
      <w:r w:rsidR="007652AD">
        <w:rPr>
          <w:rFonts w:ascii="Times New Roman" w:hAnsi="Times New Roman" w:cs="Times New Roman"/>
        </w:rPr>
        <w:t xml:space="preserve"> rotifers</w:t>
      </w:r>
      <w:r w:rsidR="00BB628F">
        <w:rPr>
          <w:rFonts w:ascii="Times New Roman" w:hAnsi="Times New Roman" w:cs="Times New Roman"/>
        </w:rPr>
        <w:t>.</w:t>
      </w:r>
    </w:p>
    <w:p w14:paraId="15353104" w14:textId="61112C32"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w:t>
      </w:r>
      <w:r w:rsidR="0039186E">
        <w:rPr>
          <w:rFonts w:ascii="Times New Roman" w:hAnsi="Times New Roman" w:cs="Times New Roman"/>
        </w:rPr>
        <w:t>s</w:t>
      </w:r>
      <w:r>
        <w:rPr>
          <w:rFonts w:ascii="Times New Roman" w:hAnsi="Times New Roman" w:cs="Times New Roman"/>
        </w:rPr>
        <w:t xml:space="preserve">. Since the isolation process is intended to exclude other protists and not to produce a fully axenic culture, bacteria from the original sample were </w:t>
      </w:r>
      <w:r w:rsidR="007652AD">
        <w:rPr>
          <w:rFonts w:ascii="Times New Roman" w:hAnsi="Times New Roman" w:cs="Times New Roman"/>
        </w:rPr>
        <w:t xml:space="preserve">incidentally </w:t>
      </w:r>
      <w:r>
        <w:rPr>
          <w:rFonts w:ascii="Times New Roman" w:hAnsi="Times New Roman" w:cs="Times New Roman"/>
        </w:rPr>
        <w:t xml:space="preserve">carried over along with each individual rotifer. The addition of fish food flakes acted as the basal resource for these bacteria, that in turn provided a food source for the rotifer. </w:t>
      </w:r>
      <w:r w:rsidR="002A7128">
        <w:rPr>
          <w:rFonts w:ascii="Times New Roman" w:hAnsi="Times New Roman" w:cs="Times New Roman"/>
        </w:rPr>
        <w:t xml:space="preserve">I carried out </w:t>
      </w:r>
      <w:commentRangeStart w:id="17"/>
      <w:r w:rsidR="002A7128">
        <w:rPr>
          <w:rFonts w:ascii="Times New Roman" w:hAnsi="Times New Roman" w:cs="Times New Roman"/>
        </w:rPr>
        <w:t>32</w:t>
      </w:r>
      <w:commentRangeEnd w:id="17"/>
      <w:r w:rsidR="007652AD">
        <w:rPr>
          <w:rStyle w:val="CommentReference"/>
          <w:rFonts w:ascii="Times New Roman" w:hAnsi="Times New Roman" w:cs="Times New Roman"/>
          <w:sz w:val="24"/>
          <w:szCs w:val="24"/>
        </w:rPr>
        <w:commentReference w:id="17"/>
      </w:r>
      <w:r w:rsidR="002A7128">
        <w:rPr>
          <w:rFonts w:ascii="Times New Roman" w:hAnsi="Times New Roman" w:cs="Times New Roman"/>
        </w:rPr>
        <w:t xml:space="preserve"> isolations per leaf water sample, for a total of 448 isolated rotifers</w:t>
      </w:r>
      <w:r w:rsidR="007652AD">
        <w:rPr>
          <w:rFonts w:ascii="Times New Roman" w:hAnsi="Times New Roman" w:cs="Times New Roman"/>
        </w:rPr>
        <w:t>.</w:t>
      </w:r>
      <w:r w:rsidR="002A7128">
        <w:rPr>
          <w:rFonts w:ascii="Times New Roman" w:hAnsi="Times New Roman" w:cs="Times New Roman"/>
        </w:rPr>
        <w:t xml:space="preserve"> </w:t>
      </w:r>
    </w:p>
    <w:p w14:paraId="34A6258B" w14:textId="2FCEDD6B" w:rsidR="006A3DA3" w:rsidRPr="00545A04"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125 ml sterile flasks with 100 ml of artificial </w:t>
      </w:r>
      <w:commentRangeStart w:id="18"/>
      <w:r>
        <w:rPr>
          <w:rFonts w:ascii="Times New Roman" w:hAnsi="Times New Roman" w:cs="Times New Roman"/>
        </w:rPr>
        <w:t>freshwater m</w:t>
      </w:r>
      <w:commentRangeEnd w:id="18"/>
      <w:r w:rsidR="007652AD">
        <w:rPr>
          <w:rStyle w:val="CommentReference"/>
          <w:rFonts w:ascii="Times New Roman" w:hAnsi="Times New Roman" w:cs="Times New Roman"/>
          <w:sz w:val="24"/>
          <w:szCs w:val="24"/>
        </w:rPr>
        <w:commentReference w:id="18"/>
      </w:r>
      <w:r>
        <w:rPr>
          <w:rFonts w:ascii="Times New Roman" w:hAnsi="Times New Roman" w:cs="Times New Roman"/>
        </w:rPr>
        <w:t>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0.0004% potassium chloride (KCl)</w:t>
      </w:r>
      <w:r w:rsidR="00AF3019">
        <w:rPr>
          <w:rFonts w:ascii="Times New Roman" w:hAnsi="Times New Roman" w:cs="Times New Roman"/>
        </w:rPr>
        <w:t xml:space="preserve">; </w:t>
      </w:r>
      <w:r w:rsidR="006136F0">
        <w:rPr>
          <w:rFonts w:ascii="Times New Roman" w:hAnsi="Times New Roman" w:cs="Times New Roman"/>
        </w:rPr>
        <w:t xml:space="preserve">modified from </w:t>
      </w:r>
      <w:r w:rsidR="00AF3019">
        <w:rPr>
          <w:rFonts w:ascii="Times New Roman" w:hAnsi="Times New Roman" w:cs="Times New Roman"/>
        </w:rPr>
        <w:t>U.S. E</w:t>
      </w:r>
      <w:r w:rsidR="00875C99">
        <w:rPr>
          <w:rFonts w:ascii="Times New Roman" w:hAnsi="Times New Roman" w:cs="Times New Roman"/>
        </w:rPr>
        <w:t xml:space="preserve">nvironmental </w:t>
      </w:r>
      <w:r w:rsidR="00AF3019">
        <w:rPr>
          <w:rFonts w:ascii="Times New Roman" w:hAnsi="Times New Roman" w:cs="Times New Roman"/>
        </w:rPr>
        <w:t>P</w:t>
      </w:r>
      <w:r w:rsidR="00875C99">
        <w:rPr>
          <w:rFonts w:ascii="Times New Roman" w:hAnsi="Times New Roman" w:cs="Times New Roman"/>
        </w:rPr>
        <w:t xml:space="preserve">rotection </w:t>
      </w:r>
      <w:r w:rsidR="00AF3019">
        <w:rPr>
          <w:rFonts w:ascii="Times New Roman" w:hAnsi="Times New Roman" w:cs="Times New Roman"/>
        </w:rPr>
        <w:t>A</w:t>
      </w:r>
      <w:r w:rsidR="00875C99">
        <w:rPr>
          <w:rFonts w:ascii="Times New Roman" w:hAnsi="Times New Roman" w:cs="Times New Roman"/>
        </w:rPr>
        <w:t>gency</w:t>
      </w:r>
      <w:r w:rsidR="00AF3019">
        <w:rPr>
          <w:rFonts w:ascii="Times New Roman" w:hAnsi="Times New Roman" w:cs="Times New Roman"/>
        </w:rPr>
        <w:t>, 2002</w:t>
      </w:r>
      <w:r>
        <w:rPr>
          <w:rFonts w:ascii="Times New Roman" w:hAnsi="Times New Roman" w:cs="Times New Roman"/>
        </w:rPr>
        <w:t xml:space="preserve">).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w:t>
      </w:r>
      <w:r w:rsidR="00DA0918">
        <w:rPr>
          <w:rFonts w:ascii="Times New Roman" w:hAnsi="Times New Roman" w:cs="Times New Roman"/>
        </w:rPr>
        <w:t>0</w:t>
      </w:r>
      <w:r>
        <w:rPr>
          <w:rFonts w:ascii="Times New Roman" w:hAnsi="Times New Roman" w:cs="Times New Roman"/>
        </w:rPr>
        <w:t xml:space="preserve"> clonal stock cultures spanning </w:t>
      </w:r>
      <w:commentRangeStart w:id="19"/>
      <w:r w:rsidR="00DA0918">
        <w:rPr>
          <w:rFonts w:ascii="Times New Roman" w:hAnsi="Times New Roman" w:cs="Times New Roman"/>
        </w:rPr>
        <w:t>seven leaves for Site 1 and six leaves for Site 2</w:t>
      </w:r>
      <w:commentRangeEnd w:id="19"/>
      <w:r w:rsidR="007652AD">
        <w:rPr>
          <w:rStyle w:val="CommentReference"/>
          <w:rFonts w:ascii="Times New Roman" w:hAnsi="Times New Roman" w:cs="Times New Roman"/>
          <w:sz w:val="24"/>
          <w:szCs w:val="24"/>
        </w:rPr>
        <w:commentReference w:id="19"/>
      </w:r>
      <w:r>
        <w:rPr>
          <w:rFonts w:ascii="Times New Roman" w:hAnsi="Times New Roman" w:cs="Times New Roman"/>
        </w:rPr>
        <w:t xml:space="preserve">. </w:t>
      </w:r>
    </w:p>
    <w:p w14:paraId="36A81D5B" w14:textId="536BC9CC" w:rsidR="00C51745" w:rsidRPr="00915E00" w:rsidRDefault="00915E00" w:rsidP="006A3DA3">
      <w:pPr>
        <w:spacing w:after="0" w:line="480" w:lineRule="auto"/>
        <w:rPr>
          <w:rFonts w:ascii="Times New Roman" w:hAnsi="Times New Roman" w:cs="Times New Roman"/>
        </w:rPr>
      </w:pPr>
      <w:r>
        <w:rPr>
          <w:rFonts w:ascii="Times New Roman" w:hAnsi="Times New Roman" w:cs="Times New Roman"/>
        </w:rPr>
        <w:lastRenderedPageBreak/>
        <w:tab/>
      </w:r>
      <w:r w:rsidR="00ED1EED" w:rsidRPr="009857A5">
        <w:rPr>
          <w:rFonts w:ascii="Times New Roman" w:hAnsi="Times New Roman" w:cs="Times New Roman"/>
          <w:i/>
          <w:iCs/>
        </w:rPr>
        <w:t>Culturing bacteria</w:t>
      </w:r>
      <w:r w:rsidR="00ED1EED">
        <w:rPr>
          <w:rFonts w:ascii="Times New Roman" w:hAnsi="Times New Roman" w:cs="Times New Roman"/>
        </w:rPr>
        <w:t>—</w:t>
      </w:r>
      <w:r w:rsidR="004C32C9">
        <w:rPr>
          <w:rFonts w:ascii="Times New Roman" w:hAnsi="Times New Roman" w:cs="Times New Roman"/>
        </w:rPr>
        <w:t>Immediately after field collections, the excess water from the removal of mosquito larvae</w:t>
      </w:r>
      <w:r w:rsidR="00C51745">
        <w:rPr>
          <w:rFonts w:ascii="Times New Roman" w:hAnsi="Times New Roman" w:cs="Times New Roman"/>
        </w:rPr>
        <w:t xml:space="preserve"> was filtered using a </w:t>
      </w:r>
      <w:r w:rsidR="00CF57F6">
        <w:rPr>
          <w:rFonts w:ascii="Times New Roman" w:hAnsi="Times New Roman" w:cs="Times New Roman"/>
        </w:rPr>
        <w:t>20</w:t>
      </w:r>
      <w:r w:rsidR="00C51745">
        <w:rPr>
          <w:rFonts w:ascii="Times New Roman" w:hAnsi="Times New Roman" w:cs="Times New Roman"/>
        </w:rPr>
        <w:t xml:space="preserve"> </w:t>
      </w:r>
      <w:r w:rsidR="00C51745" w:rsidRPr="00B222C7">
        <w:rPr>
          <w:rFonts w:ascii="Times New Roman" w:hAnsi="Times New Roman" w:cs="Times New Roman"/>
        </w:rPr>
        <w:t>µ</w:t>
      </w:r>
      <w:r w:rsidR="00C51745">
        <w:rPr>
          <w:rFonts w:ascii="Times New Roman" w:hAnsi="Times New Roman" w:cs="Times New Roman"/>
        </w:rPr>
        <w:t xml:space="preserve">m </w:t>
      </w:r>
      <w:r w:rsidR="00642699">
        <w:rPr>
          <w:rFonts w:ascii="Times New Roman" w:hAnsi="Times New Roman" w:cs="Times New Roman"/>
        </w:rPr>
        <w:t>mesh</w:t>
      </w:r>
      <w:r w:rsidR="00C51745">
        <w:rPr>
          <w:rFonts w:ascii="Times New Roman" w:hAnsi="Times New Roman" w:cs="Times New Roman"/>
        </w:rPr>
        <w:t xml:space="preserve"> strainer. The filtered leaf water was transferred into 1.5 ml plastic tubes and stored in a freezer. Before the start of </w:t>
      </w:r>
      <w:r w:rsidR="005F439D">
        <w:rPr>
          <w:rFonts w:ascii="Times New Roman" w:hAnsi="Times New Roman" w:cs="Times New Roman"/>
        </w:rPr>
        <w:t>the</w:t>
      </w:r>
      <w:r w:rsidR="004D7B9B">
        <w:rPr>
          <w:rFonts w:ascii="Times New Roman" w:hAnsi="Times New Roman" w:cs="Times New Roman"/>
        </w:rPr>
        <w:t xml:space="preserve"> </w:t>
      </w:r>
      <w:r w:rsidR="00C51745">
        <w:rPr>
          <w:rFonts w:ascii="Times New Roman" w:hAnsi="Times New Roman" w:cs="Times New Roman"/>
        </w:rPr>
        <w:t>experiment, one 1.5 ml tube of leaf water was thawed and added to 200 ml of AFW medium along with 1</w:t>
      </w:r>
      <w:r w:rsidR="00860F28">
        <w:rPr>
          <w:rFonts w:ascii="Times New Roman" w:hAnsi="Times New Roman" w:cs="Times New Roman"/>
        </w:rPr>
        <w:t>00</w:t>
      </w:r>
      <w:r w:rsidR="00C51745">
        <w:rPr>
          <w:rFonts w:ascii="Times New Roman" w:hAnsi="Times New Roman" w:cs="Times New Roman"/>
        </w:rPr>
        <w:t xml:space="preserve"> </w:t>
      </w:r>
      <w:r w:rsidR="00860F28">
        <w:rPr>
          <w:rFonts w:ascii="Times New Roman" w:hAnsi="Times New Roman" w:cs="Times New Roman"/>
        </w:rPr>
        <w:t>m</w:t>
      </w:r>
      <w:r w:rsidR="00C51745">
        <w:rPr>
          <w:rFonts w:ascii="Times New Roman" w:hAnsi="Times New Roman" w:cs="Times New Roman"/>
        </w:rPr>
        <w:t>g of autoclaved fish food flakes.</w:t>
      </w:r>
      <w:r w:rsidR="005F439D">
        <w:rPr>
          <w:rFonts w:ascii="Times New Roman" w:hAnsi="Times New Roman" w:cs="Times New Roman"/>
        </w:rPr>
        <w:t xml:space="preserve"> The culture was </w:t>
      </w:r>
      <w:r w:rsidR="00E24888">
        <w:rPr>
          <w:rFonts w:ascii="Times New Roman" w:hAnsi="Times New Roman" w:cs="Times New Roman"/>
        </w:rPr>
        <w:t>allowed to grow</w:t>
      </w:r>
      <w:r w:rsidR="005F439D">
        <w:rPr>
          <w:rFonts w:ascii="Times New Roman" w:hAnsi="Times New Roman" w:cs="Times New Roman"/>
        </w:rPr>
        <w:t xml:space="preserve"> at 30 °C with constant stirring for 2 days.</w:t>
      </w:r>
      <w:r w:rsidR="006A6C99">
        <w:rPr>
          <w:rFonts w:ascii="Times New Roman" w:hAnsi="Times New Roman" w:cs="Times New Roman"/>
        </w:rPr>
        <w:t xml:space="preserve"> I used a</w:t>
      </w:r>
      <w:r w:rsidR="006A6C99" w:rsidRPr="006A6C99">
        <w:rPr>
          <w:rFonts w:ascii="Times New Roman" w:hAnsi="Times New Roman" w:cs="Times New Roman"/>
        </w:rPr>
        <w:t xml:space="preserve"> single pooled bacterial inoculum </w:t>
      </w:r>
      <w:r w:rsidR="006A6C99">
        <w:rPr>
          <w:rFonts w:ascii="Times New Roman" w:hAnsi="Times New Roman" w:cs="Times New Roman"/>
        </w:rPr>
        <w:t>in an attempt to</w:t>
      </w:r>
      <w:r w:rsidR="006A6C99" w:rsidRPr="006A6C99">
        <w:rPr>
          <w:rFonts w:ascii="Times New Roman" w:hAnsi="Times New Roman" w:cs="Times New Roman"/>
        </w:rPr>
        <w:t xml:space="preserve"> </w:t>
      </w:r>
      <w:r w:rsidR="00141098" w:rsidRPr="006A6C99">
        <w:rPr>
          <w:rFonts w:ascii="Times New Roman" w:hAnsi="Times New Roman" w:cs="Times New Roman"/>
        </w:rPr>
        <w:t>standardize</w:t>
      </w:r>
      <w:r w:rsidR="006A6C99" w:rsidRPr="006A6C99">
        <w:rPr>
          <w:rFonts w:ascii="Times New Roman" w:hAnsi="Times New Roman" w:cs="Times New Roman"/>
        </w:rPr>
        <w:t xml:space="preserve"> the microbial food environment across all microcosms, </w:t>
      </w:r>
      <w:r w:rsidR="006A6C99">
        <w:rPr>
          <w:rFonts w:ascii="Times New Roman" w:hAnsi="Times New Roman" w:cs="Times New Roman"/>
        </w:rPr>
        <w:t>helping to ensure</w:t>
      </w:r>
      <w:r w:rsidR="006A6C99" w:rsidRPr="006A6C99">
        <w:rPr>
          <w:rFonts w:ascii="Times New Roman" w:hAnsi="Times New Roman" w:cs="Times New Roman"/>
        </w:rPr>
        <w:t xml:space="preserve"> that differences in rotifer performance among clones and temperatures </w:t>
      </w:r>
      <w:r w:rsidR="006A6C99">
        <w:rPr>
          <w:rFonts w:ascii="Times New Roman" w:hAnsi="Times New Roman" w:cs="Times New Roman"/>
        </w:rPr>
        <w:t>would be less dependent on bacterial</w:t>
      </w:r>
      <w:r w:rsidR="006A6C99" w:rsidRPr="006A6C99">
        <w:rPr>
          <w:rFonts w:ascii="Times New Roman" w:hAnsi="Times New Roman" w:cs="Times New Roman"/>
        </w:rPr>
        <w:t xml:space="preserve"> community composition.</w:t>
      </w:r>
      <w:r w:rsidR="007652AD">
        <w:rPr>
          <w:rFonts w:ascii="Times New Roman" w:hAnsi="Times New Roman" w:cs="Times New Roman"/>
        </w:rPr>
        <w:t xml:space="preserve"> This bacterial stock was then used in the temperature response experiment.</w:t>
      </w:r>
    </w:p>
    <w:p w14:paraId="2D701AB0" w14:textId="203A5F83" w:rsidR="00DF1531" w:rsidRPr="00DF1531" w:rsidRDefault="00DF1531" w:rsidP="006A3DA3">
      <w:pPr>
        <w:spacing w:after="0" w:line="480" w:lineRule="auto"/>
        <w:rPr>
          <w:rFonts w:ascii="Times New Roman" w:hAnsi="Times New Roman" w:cs="Times New Roman"/>
        </w:rPr>
      </w:pPr>
      <w:r>
        <w:rPr>
          <w:rFonts w:ascii="Times New Roman" w:hAnsi="Times New Roman" w:cs="Times New Roman"/>
        </w:rPr>
        <w:tab/>
      </w:r>
      <w:r w:rsidR="00ED1EED" w:rsidRPr="009857A5">
        <w:rPr>
          <w:rFonts w:ascii="Times New Roman" w:hAnsi="Times New Roman" w:cs="Times New Roman"/>
          <w:i/>
          <w:iCs/>
        </w:rPr>
        <w:t>Temperature response experiment</w:t>
      </w:r>
      <w:r w:rsidR="00ED1EED">
        <w:rPr>
          <w:rFonts w:ascii="Times New Roman" w:hAnsi="Times New Roman" w:cs="Times New Roman"/>
        </w:rPr>
        <w:t>—</w:t>
      </w:r>
      <w:r>
        <w:rPr>
          <w:rFonts w:ascii="Times New Roman" w:hAnsi="Times New Roman" w:cs="Times New Roman"/>
        </w:rPr>
        <w:t xml:space="preserve">Clonal lines were selected from </w:t>
      </w:r>
      <w:r w:rsidR="001A16C2">
        <w:rPr>
          <w:rFonts w:ascii="Times New Roman" w:hAnsi="Times New Roman" w:cs="Times New Roman"/>
        </w:rPr>
        <w:t>both sites</w:t>
      </w:r>
      <w:r>
        <w:rPr>
          <w:rFonts w:ascii="Times New Roman" w:hAnsi="Times New Roman" w:cs="Times New Roman"/>
        </w:rPr>
        <w:t xml:space="preserve"> to investigate whether differences in response to temperature existed between sites, among leaves, or among clones within leaves. From each </w:t>
      </w:r>
      <w:r w:rsidR="00FC5818">
        <w:rPr>
          <w:rFonts w:ascii="Times New Roman" w:hAnsi="Times New Roman" w:cs="Times New Roman"/>
        </w:rPr>
        <w:t xml:space="preserve">of the two </w:t>
      </w:r>
      <w:r>
        <w:rPr>
          <w:rFonts w:ascii="Times New Roman" w:hAnsi="Times New Roman" w:cs="Times New Roman"/>
        </w:rPr>
        <w:t>site</w:t>
      </w:r>
      <w:r w:rsidR="00FC5818">
        <w:rPr>
          <w:rFonts w:ascii="Times New Roman" w:hAnsi="Times New Roman" w:cs="Times New Roman"/>
        </w:rPr>
        <w:t>s</w:t>
      </w:r>
      <w:r>
        <w:rPr>
          <w:rFonts w:ascii="Times New Roman" w:hAnsi="Times New Roman" w:cs="Times New Roman"/>
        </w:rPr>
        <w:t xml:space="preserve">, </w:t>
      </w:r>
      <w:r w:rsidR="009664A2">
        <w:rPr>
          <w:rFonts w:ascii="Times New Roman" w:hAnsi="Times New Roman" w:cs="Times New Roman"/>
        </w:rPr>
        <w:t>three</w:t>
      </w:r>
      <w:r>
        <w:rPr>
          <w:rFonts w:ascii="Times New Roman" w:hAnsi="Times New Roman" w:cs="Times New Roman"/>
        </w:rPr>
        <w:t xml:space="preserve"> leaves were </w:t>
      </w:r>
      <w:r w:rsidR="00163BA7">
        <w:rPr>
          <w:rFonts w:ascii="Times New Roman" w:hAnsi="Times New Roman" w:cs="Times New Roman"/>
        </w:rPr>
        <w:t>chosen</w:t>
      </w:r>
      <w:r>
        <w:rPr>
          <w:rFonts w:ascii="Times New Roman" w:hAnsi="Times New Roman" w:cs="Times New Roman"/>
        </w:rPr>
        <w:t xml:space="preserve"> </w:t>
      </w:r>
      <w:r w:rsidR="00163BA7">
        <w:rPr>
          <w:rFonts w:ascii="Times New Roman" w:hAnsi="Times New Roman" w:cs="Times New Roman"/>
        </w:rPr>
        <w:t>randomly</w:t>
      </w:r>
      <w:r>
        <w:rPr>
          <w:rFonts w:ascii="Times New Roman" w:hAnsi="Times New Roman" w:cs="Times New Roman"/>
        </w:rPr>
        <w:t xml:space="preserve">. Each leaf was represented by </w:t>
      </w:r>
      <w:r w:rsidR="009664A2">
        <w:rPr>
          <w:rFonts w:ascii="Times New Roman" w:hAnsi="Times New Roman" w:cs="Times New Roman"/>
        </w:rPr>
        <w:t>three</w:t>
      </w:r>
      <w:r>
        <w:rPr>
          <w:rFonts w:ascii="Times New Roman" w:hAnsi="Times New Roman" w:cs="Times New Roman"/>
        </w:rPr>
        <w:t xml:space="preserve"> randomly selected clones</w:t>
      </w:r>
      <w:r w:rsidR="00FC5818">
        <w:rPr>
          <w:rFonts w:ascii="Times New Roman" w:hAnsi="Times New Roman" w:cs="Times New Roman"/>
        </w:rPr>
        <w:t xml:space="preserve"> isolated from the same leaf</w:t>
      </w:r>
      <w:r>
        <w:rPr>
          <w:rFonts w:ascii="Times New Roman" w:hAnsi="Times New Roman" w:cs="Times New Roman"/>
        </w:rPr>
        <w:t xml:space="preserve">, with the exception of Leaf 1 from Site 1, which was only represented by </w:t>
      </w:r>
      <w:r w:rsidR="009664A2">
        <w:rPr>
          <w:rFonts w:ascii="Times New Roman" w:hAnsi="Times New Roman" w:cs="Times New Roman"/>
        </w:rPr>
        <w:t>two</w:t>
      </w:r>
      <w:r>
        <w:rPr>
          <w:rFonts w:ascii="Times New Roman" w:hAnsi="Times New Roman" w:cs="Times New Roman"/>
        </w:rPr>
        <w:t xml:space="preserve"> clones. I established 102 microcosms in new 15 ml conical tubes. For each clone, the appropriate volume of clonal stock culture was added to </w:t>
      </w:r>
      <w:r w:rsidR="009664A2">
        <w:rPr>
          <w:rFonts w:ascii="Times New Roman" w:hAnsi="Times New Roman" w:cs="Times New Roman"/>
        </w:rPr>
        <w:t>six</w:t>
      </w:r>
      <w:r>
        <w:rPr>
          <w:rFonts w:ascii="Times New Roman" w:hAnsi="Times New Roman" w:cs="Times New Roman"/>
        </w:rPr>
        <w:t xml:space="preserve"> replicate tubes so that the final density of rotifers was </w:t>
      </w:r>
      <w:r w:rsidR="009664A2">
        <w:rPr>
          <w:rFonts w:ascii="Times New Roman" w:hAnsi="Times New Roman" w:cs="Times New Roman"/>
        </w:rPr>
        <w:t>five</w:t>
      </w:r>
      <w:r>
        <w:rPr>
          <w:rFonts w:ascii="Times New Roman" w:hAnsi="Times New Roman" w:cs="Times New Roman"/>
        </w:rPr>
        <w:t xml:space="preserve"> individuals per ml in 10 ml of autoclaved AFW medium. To each microcosm, I added 50 </w:t>
      </w:r>
      <w:r w:rsidRPr="00B222C7">
        <w:rPr>
          <w:rFonts w:ascii="Times New Roman" w:hAnsi="Times New Roman" w:cs="Times New Roman"/>
        </w:rPr>
        <w:t>µ</w:t>
      </w:r>
      <w:r>
        <w:rPr>
          <w:rFonts w:ascii="Times New Roman" w:hAnsi="Times New Roman" w:cs="Times New Roman"/>
        </w:rPr>
        <w:t xml:space="preserve">l of a </w:t>
      </w:r>
      <w:r w:rsidR="00FC5818">
        <w:rPr>
          <w:rFonts w:ascii="Times New Roman" w:hAnsi="Times New Roman" w:cs="Times New Roman"/>
        </w:rPr>
        <w:t>bacteria stock</w:t>
      </w:r>
      <w:r>
        <w:rPr>
          <w:rFonts w:ascii="Times New Roman" w:hAnsi="Times New Roman" w:cs="Times New Roman"/>
        </w:rPr>
        <w:t xml:space="preserve"> and 1 mg of finely-ground, autoclaved fish food dissolved in 1</w:t>
      </w:r>
      <w:r w:rsidR="00860F28">
        <w:rPr>
          <w:rFonts w:ascii="Times New Roman" w:hAnsi="Times New Roman" w:cs="Times New Roman"/>
        </w:rPr>
        <w:t>00</w:t>
      </w:r>
      <w:r>
        <w:rPr>
          <w:rFonts w:ascii="Times New Roman" w:hAnsi="Times New Roman" w:cs="Times New Roman"/>
        </w:rPr>
        <w:t xml:space="preserve"> </w:t>
      </w:r>
      <w:r w:rsidR="00860F28" w:rsidRPr="00B222C7">
        <w:rPr>
          <w:rFonts w:ascii="Times New Roman" w:hAnsi="Times New Roman" w:cs="Times New Roman"/>
        </w:rPr>
        <w:t>µ</w:t>
      </w:r>
      <w:r w:rsidR="00860F28">
        <w:rPr>
          <w:rFonts w:ascii="Times New Roman" w:hAnsi="Times New Roman" w:cs="Times New Roman"/>
        </w:rPr>
        <w:t>l</w:t>
      </w:r>
      <w:r>
        <w:rPr>
          <w:rFonts w:ascii="Times New Roman" w:hAnsi="Times New Roman" w:cs="Times New Roman"/>
        </w:rPr>
        <w:t xml:space="preserve"> of deionized water. The same amount of fish food was added once every 6 days for the duration of the experiment. Microcosms were divided among two growth chambers </w:t>
      </w:r>
      <w:r w:rsidR="00FC5818">
        <w:rPr>
          <w:rFonts w:ascii="Times New Roman" w:hAnsi="Times New Roman" w:cs="Times New Roman"/>
        </w:rPr>
        <w:t xml:space="preserve">set at different temperatures </w:t>
      </w:r>
      <w:r>
        <w:rPr>
          <w:rFonts w:ascii="Times New Roman" w:hAnsi="Times New Roman" w:cs="Times New Roman"/>
        </w:rPr>
        <w:t xml:space="preserve">and held at constant temperatures of 25 °C and 30 °C </w:t>
      </w:r>
      <w:r w:rsidR="008A2DC5">
        <w:rPr>
          <w:rFonts w:ascii="Times New Roman" w:hAnsi="Times New Roman" w:cs="Times New Roman"/>
        </w:rPr>
        <w:t xml:space="preserve">for 39 days </w:t>
      </w:r>
      <w:r>
        <w:rPr>
          <w:rFonts w:ascii="Times New Roman" w:hAnsi="Times New Roman" w:cs="Times New Roman"/>
        </w:rPr>
        <w:t xml:space="preserve">(n = 3 per clone per temperature). Every 3 days, a </w:t>
      </w:r>
      <w:r w:rsidR="00171B92" w:rsidRPr="00171B92">
        <w:rPr>
          <w:rFonts w:ascii="Times New Roman" w:hAnsi="Times New Roman" w:cs="Times New Roman"/>
        </w:rPr>
        <w:t>300 µl</w:t>
      </w:r>
      <w:r>
        <w:rPr>
          <w:rFonts w:ascii="Times New Roman" w:hAnsi="Times New Roman" w:cs="Times New Roman"/>
        </w:rPr>
        <w:t xml:space="preserve"> sample was transferred from each replicate to an empty well in a 24-well culture </w:t>
      </w:r>
      <w:r>
        <w:rPr>
          <w:rFonts w:ascii="Times New Roman" w:hAnsi="Times New Roman" w:cs="Times New Roman"/>
        </w:rPr>
        <w:lastRenderedPageBreak/>
        <w:t xml:space="preserve">plate for counting using an inverted compound microscope. On </w:t>
      </w:r>
      <w:r w:rsidR="00626A57">
        <w:rPr>
          <w:rFonts w:ascii="Times New Roman" w:hAnsi="Times New Roman" w:cs="Times New Roman"/>
        </w:rPr>
        <w:t>day 39</w:t>
      </w:r>
      <w:r>
        <w:rPr>
          <w:rFonts w:ascii="Times New Roman" w:hAnsi="Times New Roman" w:cs="Times New Roman"/>
        </w:rPr>
        <w:t>, a 1</w:t>
      </w:r>
      <w:r w:rsidR="00A843AB">
        <w:rPr>
          <w:rFonts w:ascii="Times New Roman" w:hAnsi="Times New Roman" w:cs="Times New Roman"/>
        </w:rPr>
        <w:t>00</w:t>
      </w:r>
      <w:r>
        <w:rPr>
          <w:rFonts w:ascii="Times New Roman" w:hAnsi="Times New Roman" w:cs="Times New Roman"/>
        </w:rPr>
        <w:t xml:space="preserve"> </w:t>
      </w:r>
      <w:r w:rsidR="00A843AB" w:rsidRPr="00171B92">
        <w:rPr>
          <w:rFonts w:ascii="Times New Roman" w:hAnsi="Times New Roman" w:cs="Times New Roman"/>
        </w:rPr>
        <w:t>µl</w:t>
      </w:r>
      <w:r>
        <w:rPr>
          <w:rFonts w:ascii="Times New Roman" w:hAnsi="Times New Roman" w:cs="Times New Roman"/>
        </w:rPr>
        <w:t xml:space="preserve"> sample of each replicate was imaged for body size measurement (as described </w:t>
      </w:r>
      <w:r w:rsidR="0055465C">
        <w:rPr>
          <w:rFonts w:ascii="Times New Roman" w:hAnsi="Times New Roman" w:cs="Times New Roman"/>
        </w:rPr>
        <w:t>below</w:t>
      </w:r>
      <w:r>
        <w:rPr>
          <w:rFonts w:ascii="Times New Roman" w:hAnsi="Times New Roman" w:cs="Times New Roman"/>
        </w:rPr>
        <w:t>).</w:t>
      </w:r>
    </w:p>
    <w:p w14:paraId="73DD62AE" w14:textId="0564037D" w:rsidR="00BA10D5" w:rsidRDefault="00ED1EED" w:rsidP="00BA10D5">
      <w:pPr>
        <w:spacing w:after="0" w:line="480" w:lineRule="auto"/>
        <w:ind w:firstLine="720"/>
        <w:rPr>
          <w:rFonts w:ascii="Times New Roman" w:hAnsi="Times New Roman" w:cs="Times New Roman"/>
        </w:rPr>
      </w:pPr>
      <w:r w:rsidRPr="009857A5">
        <w:rPr>
          <w:rFonts w:ascii="Times New Roman" w:hAnsi="Times New Roman" w:cs="Times New Roman"/>
          <w:i/>
          <w:iCs/>
        </w:rPr>
        <w:t>Growth models</w:t>
      </w:r>
      <w:r>
        <w:rPr>
          <w:rFonts w:ascii="Times New Roman" w:hAnsi="Times New Roman" w:cs="Times New Roman"/>
        </w:rPr>
        <w:t>—</w:t>
      </w:r>
      <w:r w:rsidR="006A3DA3">
        <w:rPr>
          <w:rFonts w:ascii="Times New Roman" w:hAnsi="Times New Roman" w:cs="Times New Roman"/>
        </w:rPr>
        <w:t xml:space="preserve">I used a non-parametric approach to modeling </w:t>
      </w:r>
      <w:r w:rsidR="00AF1A1E">
        <w:rPr>
          <w:rFonts w:ascii="Times New Roman" w:hAnsi="Times New Roman" w:cs="Times New Roman"/>
        </w:rPr>
        <w:t>t</w:t>
      </w:r>
      <w:r w:rsidR="006A3DA3">
        <w:rPr>
          <w:rFonts w:ascii="Times New Roman" w:hAnsi="Times New Roman" w:cs="Times New Roman"/>
        </w:rPr>
        <w:t>he maximum growth rate (</w:t>
      </w:r>
      <w:r w:rsidR="006A3DA3" w:rsidRPr="003873C9">
        <w:rPr>
          <w:rFonts w:ascii="Times New Roman" w:hAnsi="Times New Roman" w:cs="Times New Roman"/>
          <w:i/>
          <w:iCs/>
        </w:rPr>
        <w:t>µ</w:t>
      </w:r>
      <w:r w:rsidR="006A3DA3" w:rsidRPr="004C2125">
        <w:rPr>
          <w:rFonts w:ascii="Times New Roman" w:hAnsi="Times New Roman" w:cs="Times New Roman"/>
          <w:i/>
          <w:iCs/>
          <w:vertAlign w:val="subscript"/>
        </w:rPr>
        <w:t>max</w:t>
      </w:r>
      <w:r w:rsidR="006A3DA3">
        <w:rPr>
          <w:rFonts w:ascii="Times New Roman" w:hAnsi="Times New Roman" w:cs="Times New Roman"/>
        </w:rPr>
        <w:t xml:space="preserve">) of each replicate by fitting a smoothing spline to log-transformed abundance data using the fit_spline() function in the </w:t>
      </w:r>
      <w:r w:rsidR="009E0D88">
        <w:rPr>
          <w:rFonts w:ascii="Times New Roman" w:hAnsi="Times New Roman" w:cs="Times New Roman"/>
        </w:rPr>
        <w:t>‘</w:t>
      </w:r>
      <w:r w:rsidR="006A3DA3">
        <w:rPr>
          <w:rFonts w:ascii="Times New Roman" w:hAnsi="Times New Roman" w:cs="Times New Roman"/>
        </w:rPr>
        <w:t>growthrates</w:t>
      </w:r>
      <w:r w:rsidR="009E0D88">
        <w:rPr>
          <w:rFonts w:ascii="Times New Roman" w:hAnsi="Times New Roman" w:cs="Times New Roman"/>
        </w:rPr>
        <w:t>’</w:t>
      </w:r>
      <w:r w:rsidR="006A3DA3">
        <w:rPr>
          <w:rFonts w:ascii="Times New Roman" w:hAnsi="Times New Roman" w:cs="Times New Roman"/>
        </w:rPr>
        <w:t xml:space="preserve"> package</w:t>
      </w:r>
      <w:r w:rsidR="00227FE3" w:rsidRPr="00227FE3">
        <w:rPr>
          <w:rFonts w:ascii="Times New Roman" w:hAnsi="Times New Roman" w:cs="Times New Roman"/>
        </w:rPr>
        <w:t xml:space="preserve"> </w:t>
      </w:r>
      <w:r w:rsidR="00227FE3">
        <w:rPr>
          <w:rFonts w:ascii="Times New Roman" w:hAnsi="Times New Roman" w:cs="Times New Roman"/>
        </w:rPr>
        <w:t>(</w:t>
      </w:r>
      <w:commentRangeStart w:id="20"/>
      <w:r w:rsidR="00227FE3" w:rsidRPr="00470F66">
        <w:rPr>
          <w:rFonts w:ascii="Times New Roman" w:hAnsi="Times New Roman" w:cs="Times New Roman"/>
        </w:rPr>
        <w:t>v</w:t>
      </w:r>
      <w:r w:rsidR="00BB74EC">
        <w:rPr>
          <w:rFonts w:ascii="Times New Roman" w:hAnsi="Times New Roman" w:cs="Times New Roman"/>
        </w:rPr>
        <w:t xml:space="preserve">ersion </w:t>
      </w:r>
      <w:r w:rsidR="00227FE3" w:rsidRPr="00470F66">
        <w:rPr>
          <w:rFonts w:ascii="Times New Roman" w:hAnsi="Times New Roman" w:cs="Times New Roman"/>
        </w:rPr>
        <w:t>0.8.</w:t>
      </w:r>
      <w:r w:rsidR="00227FE3">
        <w:rPr>
          <w:rFonts w:ascii="Times New Roman" w:hAnsi="Times New Roman" w:cs="Times New Roman"/>
        </w:rPr>
        <w:t>5</w:t>
      </w:r>
      <w:commentRangeEnd w:id="20"/>
      <w:r w:rsidR="00FC5818">
        <w:rPr>
          <w:rStyle w:val="CommentReference"/>
          <w:rFonts w:ascii="Times New Roman" w:hAnsi="Times New Roman" w:cs="Times New Roman"/>
          <w:sz w:val="24"/>
          <w:szCs w:val="24"/>
        </w:rPr>
        <w:commentReference w:id="20"/>
      </w:r>
      <w:r w:rsidR="00A95FF5">
        <w:rPr>
          <w:rFonts w:ascii="Times New Roman" w:hAnsi="Times New Roman" w:cs="Times New Roman"/>
        </w:rPr>
        <w:t xml:space="preserve">; </w:t>
      </w:r>
      <w:r w:rsidR="00A95FF5" w:rsidRPr="00A95FF5">
        <w:rPr>
          <w:rFonts w:ascii="Times New Roman" w:hAnsi="Times New Roman" w:cs="Times New Roman"/>
        </w:rPr>
        <w:t>Petzoldt, 2019</w:t>
      </w:r>
      <w:r w:rsidR="00227FE3">
        <w:rPr>
          <w:rFonts w:ascii="Times New Roman" w:hAnsi="Times New Roman" w:cs="Times New Roman"/>
        </w:rPr>
        <w:t>) within R (</w:t>
      </w:r>
      <w:r w:rsidR="00227FE3" w:rsidRPr="00470F66">
        <w:rPr>
          <w:rFonts w:ascii="Times New Roman" w:hAnsi="Times New Roman" w:cs="Times New Roman"/>
        </w:rPr>
        <w:t>v</w:t>
      </w:r>
      <w:r w:rsidR="00BB74EC">
        <w:rPr>
          <w:rFonts w:ascii="Times New Roman" w:hAnsi="Times New Roman" w:cs="Times New Roman"/>
        </w:rPr>
        <w:t xml:space="preserve">ersion </w:t>
      </w:r>
      <w:r w:rsidR="00227FE3" w:rsidRPr="00470F66">
        <w:rPr>
          <w:rFonts w:ascii="Times New Roman" w:hAnsi="Times New Roman" w:cs="Times New Roman"/>
        </w:rPr>
        <w:t>4.5.</w:t>
      </w:r>
      <w:r w:rsidR="00227FE3">
        <w:rPr>
          <w:rFonts w:ascii="Times New Roman" w:hAnsi="Times New Roman" w:cs="Times New Roman"/>
        </w:rPr>
        <w:t>2)</w:t>
      </w:r>
      <w:r w:rsidR="006A3DA3">
        <w:rPr>
          <w:rFonts w:ascii="Times New Roman" w:hAnsi="Times New Roman" w:cs="Times New Roman"/>
        </w:rPr>
        <w:t xml:space="preserve">. Maximum growth rate was defined by </w:t>
      </w:r>
      <w:r w:rsidR="00A94DC9">
        <w:rPr>
          <w:rFonts w:ascii="Times New Roman" w:hAnsi="Times New Roman" w:cs="Times New Roman"/>
        </w:rPr>
        <w:t>E</w:t>
      </w:r>
      <w:r w:rsidR="006A3DA3">
        <w:rPr>
          <w:rFonts w:ascii="Times New Roman" w:hAnsi="Times New Roman" w:cs="Times New Roman"/>
        </w:rPr>
        <w:t xml:space="preserve">quation </w:t>
      </w:r>
      <w:r w:rsidR="00083AF8">
        <w:rPr>
          <w:rFonts w:ascii="Times New Roman" w:hAnsi="Times New Roman" w:cs="Times New Roman"/>
        </w:rPr>
        <w:t>1</w:t>
      </w:r>
      <w:r w:rsidR="006A3DA3">
        <w:rPr>
          <w:rFonts w:ascii="Times New Roman" w:hAnsi="Times New Roman" w:cs="Times New Roman"/>
        </w:rPr>
        <w:t xml:space="preserve"> as the first derivative of the fitted spline over time, representing the highest instantaneous per-capita growth rate of each replicate. </w:t>
      </w:r>
      <w:r w:rsidR="00AF7C51">
        <w:rPr>
          <w:rFonts w:ascii="Times New Roman" w:hAnsi="Times New Roman" w:cs="Times New Roman"/>
        </w:rPr>
        <w:t xml:space="preserve">Model fit was assessed visually and </w:t>
      </w:r>
      <w:r w:rsidR="00D33A89">
        <w:rPr>
          <w:rFonts w:ascii="Times New Roman" w:hAnsi="Times New Roman" w:cs="Times New Roman"/>
        </w:rPr>
        <w:t xml:space="preserve">by </w:t>
      </w:r>
      <w:r w:rsidR="001B73FB">
        <w:rPr>
          <w:rFonts w:ascii="Times New Roman" w:hAnsi="Times New Roman" w:cs="Times New Roman"/>
        </w:rPr>
        <w:t>ensuring</w:t>
      </w:r>
      <w:r w:rsidR="00AF7C51">
        <w:rPr>
          <w:rFonts w:ascii="Times New Roman" w:hAnsi="Times New Roman" w:cs="Times New Roman"/>
        </w:rPr>
        <w:t xml:space="preserve"> </w:t>
      </w:r>
      <w:r w:rsidR="00D33A89">
        <w:rPr>
          <w:rFonts w:ascii="Times New Roman" w:hAnsi="Times New Roman" w:cs="Times New Roman"/>
        </w:rPr>
        <w:t xml:space="preserve">the spline-fit </w:t>
      </w:r>
      <w:commentRangeStart w:id="21"/>
      <w:r w:rsidR="00AF7C51">
        <w:rPr>
          <w:rFonts w:ascii="Times New Roman" w:hAnsi="Times New Roman" w:cs="Times New Roman"/>
          <w:i/>
          <w:iCs/>
        </w:rPr>
        <w:t>R</w:t>
      </w:r>
      <w:r w:rsidR="00AF7C51" w:rsidRPr="00AF7C51">
        <w:rPr>
          <w:rFonts w:ascii="Times New Roman" w:hAnsi="Times New Roman" w:cs="Times New Roman"/>
          <w:vertAlign w:val="superscript"/>
        </w:rPr>
        <w:t>2</w:t>
      </w:r>
      <w:commentRangeEnd w:id="21"/>
      <w:r w:rsidR="00FC5818">
        <w:rPr>
          <w:rStyle w:val="CommentReference"/>
          <w:rFonts w:ascii="Times New Roman" w:hAnsi="Times New Roman" w:cs="Times New Roman"/>
          <w:sz w:val="24"/>
          <w:szCs w:val="24"/>
        </w:rPr>
        <w:commentReference w:id="21"/>
      </w:r>
      <w:r w:rsidR="001B73FB">
        <w:rPr>
          <w:rFonts w:ascii="Times New Roman" w:hAnsi="Times New Roman" w:cs="Times New Roman"/>
        </w:rPr>
        <w:t xml:space="preserve"> </w:t>
      </w:r>
      <w:r w:rsidR="0045151E">
        <w:rPr>
          <w:rFonts w:ascii="Times New Roman" w:hAnsi="Times New Roman" w:cs="Times New Roman"/>
        </w:rPr>
        <w:t>was greater than 0.8</w:t>
      </w:r>
      <w:r w:rsidR="007A4DE9">
        <w:rPr>
          <w:rFonts w:ascii="Times New Roman" w:hAnsi="Times New Roman" w:cs="Times New Roman"/>
        </w:rPr>
        <w:t>0</w:t>
      </w:r>
      <w:r w:rsidR="00312966">
        <w:rPr>
          <w:rFonts w:ascii="Times New Roman" w:hAnsi="Times New Roman" w:cs="Times New Roman"/>
        </w:rPr>
        <w:t>, which was true</w:t>
      </w:r>
      <w:r w:rsidR="0045151E">
        <w:rPr>
          <w:rFonts w:ascii="Times New Roman" w:hAnsi="Times New Roman" w:cs="Times New Roman"/>
        </w:rPr>
        <w:t xml:space="preserve"> for all but one model</w:t>
      </w:r>
      <w:r w:rsidR="00997944">
        <w:rPr>
          <w:rFonts w:ascii="Times New Roman" w:hAnsi="Times New Roman" w:cs="Times New Roman"/>
        </w:rPr>
        <w:t xml:space="preserve"> with an </w:t>
      </w:r>
      <w:r w:rsidR="00997944">
        <w:rPr>
          <w:rFonts w:ascii="Times New Roman" w:hAnsi="Times New Roman" w:cs="Times New Roman"/>
          <w:i/>
          <w:iCs/>
        </w:rPr>
        <w:t>R</w:t>
      </w:r>
      <w:r w:rsidR="00997944">
        <w:rPr>
          <w:rFonts w:ascii="Times New Roman" w:hAnsi="Times New Roman" w:cs="Times New Roman"/>
          <w:vertAlign w:val="superscript"/>
        </w:rPr>
        <w:t>2</w:t>
      </w:r>
      <w:r w:rsidR="00997944">
        <w:rPr>
          <w:rFonts w:ascii="Times New Roman" w:hAnsi="Times New Roman" w:cs="Times New Roman"/>
        </w:rPr>
        <w:t xml:space="preserve"> = 0.78 </w:t>
      </w:r>
      <w:r w:rsidR="00F31206">
        <w:rPr>
          <w:rFonts w:ascii="Times New Roman" w:hAnsi="Times New Roman" w:cs="Times New Roman"/>
        </w:rPr>
        <w:t>(</w:t>
      </w:r>
      <w:r w:rsidR="00F31206" w:rsidRPr="00CE6A1E">
        <w:rPr>
          <w:rFonts w:ascii="Times New Roman" w:hAnsi="Times New Roman" w:cs="Times New Roman"/>
        </w:rPr>
        <w:t>Figure</w:t>
      </w:r>
      <w:r w:rsidR="00CE6A1E">
        <w:rPr>
          <w:rFonts w:ascii="Times New Roman" w:hAnsi="Times New Roman" w:cs="Times New Roman"/>
        </w:rPr>
        <w:t xml:space="preserve"> </w:t>
      </w:r>
      <w:r w:rsidR="00DF5687">
        <w:rPr>
          <w:rFonts w:ascii="Times New Roman" w:hAnsi="Times New Roman" w:cs="Times New Roman"/>
        </w:rPr>
        <w:t>S</w:t>
      </w:r>
      <w:r w:rsidR="00672409">
        <w:rPr>
          <w:rFonts w:ascii="Times New Roman" w:hAnsi="Times New Roman" w:cs="Times New Roman"/>
        </w:rPr>
        <w:t>1</w:t>
      </w:r>
      <w:r w:rsidR="00F31206">
        <w:rPr>
          <w:rFonts w:ascii="Times New Roman" w:hAnsi="Times New Roman" w:cs="Times New Roman"/>
        </w:rPr>
        <w:t>)</w:t>
      </w:r>
      <w:r w:rsidR="00D33A89">
        <w:rPr>
          <w:rFonts w:ascii="Times New Roman" w:hAnsi="Times New Roman" w:cs="Times New Roman"/>
        </w:rPr>
        <w:t>.</w:t>
      </w:r>
    </w:p>
    <w:p w14:paraId="13BF9759" w14:textId="18E53686" w:rsidR="00BA10D5" w:rsidRPr="00BA10D5" w:rsidRDefault="00000000" w:rsidP="00BA10D5">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68A6930" w14:textId="77777777" w:rsidR="00BD2198" w:rsidRDefault="00BD2198">
      <w:pPr>
        <w:rPr>
          <w:rFonts w:ascii="Times New Roman" w:hAnsi="Times New Roman" w:cs="Times New Roman"/>
          <w:u w:val="single"/>
        </w:rPr>
      </w:pPr>
      <w:r>
        <w:rPr>
          <w:rFonts w:ascii="Times New Roman" w:hAnsi="Times New Roman" w:cs="Times New Roman"/>
          <w:u w:val="single"/>
        </w:rPr>
        <w:br w:type="page"/>
      </w:r>
    </w:p>
    <w:p w14:paraId="05944D1D" w14:textId="1CF322CA" w:rsidR="001F7853" w:rsidRDefault="00ED1EED" w:rsidP="006A3DA3">
      <w:pPr>
        <w:spacing w:after="0" w:line="480" w:lineRule="auto"/>
        <w:ind w:firstLine="720"/>
        <w:rPr>
          <w:rFonts w:ascii="Times New Roman" w:hAnsi="Times New Roman" w:cs="Times New Roman"/>
        </w:rPr>
      </w:pPr>
      <w:r w:rsidRPr="009857A5">
        <w:rPr>
          <w:rFonts w:ascii="Times New Roman" w:hAnsi="Times New Roman" w:cs="Times New Roman"/>
          <w:i/>
          <w:iCs/>
        </w:rPr>
        <w:lastRenderedPageBreak/>
        <w:t>Body size measurements</w:t>
      </w:r>
      <w:r>
        <w:rPr>
          <w:rFonts w:ascii="Times New Roman" w:hAnsi="Times New Roman" w:cs="Times New Roman"/>
        </w:rPr>
        <w:t>—</w:t>
      </w:r>
      <w:r w:rsidR="006A3DA3">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w:t>
      </w:r>
      <w:r w:rsidR="00AD2BE6">
        <w:rPr>
          <w:rFonts w:ascii="Times New Roman" w:hAnsi="Times New Roman" w:cs="Times New Roman"/>
        </w:rPr>
        <w:t xml:space="preserve"> The purpose of using a </w:t>
      </w:r>
      <w:r w:rsidR="00FC5818">
        <w:rPr>
          <w:rFonts w:ascii="Times New Roman" w:hAnsi="Times New Roman" w:cs="Times New Roman"/>
        </w:rPr>
        <w:t>channel</w:t>
      </w:r>
      <w:r w:rsidR="00AD2BE6">
        <w:rPr>
          <w:rFonts w:ascii="Times New Roman" w:hAnsi="Times New Roman" w:cs="Times New Roman"/>
        </w:rPr>
        <w:t xml:space="preserve"> was to avoid imaging the same individuals more than once.</w:t>
      </w:r>
      <w:r w:rsidR="006A3DA3">
        <w:rPr>
          <w:rFonts w:ascii="Times New Roman" w:hAnsi="Times New Roman" w:cs="Times New Roman"/>
        </w:rPr>
        <w:t xml:space="preserve"> When recording videos, the slide stage was moved so that each channel was scanned by a camera (</w:t>
      </w:r>
      <w:r w:rsidR="001B54F6" w:rsidRPr="001B54F6">
        <w:rPr>
          <w:rFonts w:ascii="Times New Roman" w:hAnsi="Times New Roman" w:cs="Times New Roman"/>
        </w:rPr>
        <w:t>Sony α7 II, ILCE-7M2, Sony Corp., Tokyo, Japan</w:t>
      </w:r>
      <w:r w:rsidR="006A3DA3">
        <w:rPr>
          <w:rFonts w:ascii="Times New Roman" w:hAnsi="Times New Roman" w:cs="Times New Roman"/>
        </w:rPr>
        <w:t xml:space="preserve">) attached to the compound microscope. Videos were recorded at 30 frames per second at a resolution of 1440 x 1080 pixels. </w:t>
      </w:r>
    </w:p>
    <w:p w14:paraId="0643728B" w14:textId="05517384" w:rsidR="00E973F3" w:rsidRDefault="006A3DA3" w:rsidP="00BD2198">
      <w:pPr>
        <w:spacing w:after="0" w:line="480" w:lineRule="auto"/>
        <w:ind w:firstLine="720"/>
        <w:rPr>
          <w:rFonts w:ascii="Times New Roman" w:hAnsi="Times New Roman" w:cs="Times New Roman"/>
        </w:rPr>
      </w:pPr>
      <w:r>
        <w:rPr>
          <w:rFonts w:ascii="Times New Roman" w:hAnsi="Times New Roman" w:cs="Times New Roman"/>
        </w:rPr>
        <w:t xml:space="preserve">From each video, still frames were </w:t>
      </w:r>
      <w:r w:rsidR="00585704">
        <w:rPr>
          <w:rFonts w:ascii="Times New Roman" w:hAnsi="Times New Roman" w:cs="Times New Roman"/>
        </w:rPr>
        <w:t>exported</w:t>
      </w:r>
      <w:r>
        <w:rPr>
          <w:rFonts w:ascii="Times New Roman" w:hAnsi="Times New Roman" w:cs="Times New Roman"/>
        </w:rPr>
        <w:t xml:space="preserve"> each time a unique individual rotifer was </w:t>
      </w:r>
      <w:r w:rsidR="00346266">
        <w:rPr>
          <w:rFonts w:ascii="Times New Roman" w:hAnsi="Times New Roman" w:cs="Times New Roman"/>
        </w:rPr>
        <w:t>visible,</w:t>
      </w:r>
      <w:r>
        <w:rPr>
          <w:rFonts w:ascii="Times New Roman" w:hAnsi="Times New Roman" w:cs="Times New Roman"/>
        </w:rPr>
        <w:t xml:space="preserve"> </w:t>
      </w:r>
      <w:r w:rsidR="00CF7908">
        <w:rPr>
          <w:rFonts w:ascii="Times New Roman" w:hAnsi="Times New Roman" w:cs="Times New Roman"/>
        </w:rPr>
        <w:t>outstretched</w:t>
      </w:r>
      <w:r w:rsidR="00346266">
        <w:rPr>
          <w:rFonts w:ascii="Times New Roman" w:hAnsi="Times New Roman" w:cs="Times New Roman"/>
        </w:rPr>
        <w:t>,</w:t>
      </w:r>
      <w:r>
        <w:rPr>
          <w:rFonts w:ascii="Times New Roman" w:hAnsi="Times New Roman" w:cs="Times New Roman"/>
        </w:rPr>
        <w:t xml:space="preserve"> and flat against the surface of the slide. </w:t>
      </w:r>
      <w:r w:rsidR="007547F7">
        <w:rPr>
          <w:rFonts w:ascii="Times New Roman" w:hAnsi="Times New Roman" w:cs="Times New Roman"/>
        </w:rPr>
        <w:t xml:space="preserve">From these images, rotifers were first isolated using object identification with a custom-trained YOLO11s model </w:t>
      </w:r>
      <w:r w:rsidR="00FD4908">
        <w:rPr>
          <w:rFonts w:ascii="Times New Roman" w:hAnsi="Times New Roman" w:cs="Times New Roman"/>
        </w:rPr>
        <w:t xml:space="preserve">using </w:t>
      </w:r>
      <w:r w:rsidR="007547F7">
        <w:rPr>
          <w:rFonts w:ascii="Times New Roman" w:hAnsi="Times New Roman" w:cs="Times New Roman"/>
        </w:rPr>
        <w:t>Ultralytics YOLO</w:t>
      </w:r>
      <w:r w:rsidR="00FD4908">
        <w:rPr>
          <w:rFonts w:ascii="Times New Roman" w:hAnsi="Times New Roman" w:cs="Times New Roman"/>
        </w:rPr>
        <w:t xml:space="preserve"> (</w:t>
      </w:r>
      <w:r w:rsidR="002B3B60">
        <w:rPr>
          <w:rFonts w:ascii="Times New Roman" w:hAnsi="Times New Roman" w:cs="Times New Roman"/>
        </w:rPr>
        <w:t>version</w:t>
      </w:r>
      <w:r w:rsidR="007547F7">
        <w:rPr>
          <w:rFonts w:ascii="Times New Roman" w:hAnsi="Times New Roman" w:cs="Times New Roman"/>
        </w:rPr>
        <w:t xml:space="preserve"> 8.3.240</w:t>
      </w:r>
      <w:r w:rsidR="00FD4908">
        <w:rPr>
          <w:rFonts w:ascii="Times New Roman" w:hAnsi="Times New Roman" w:cs="Times New Roman"/>
        </w:rPr>
        <w:t>; Jocher et al., 202</w:t>
      </w:r>
      <w:r w:rsidR="00E824EE">
        <w:rPr>
          <w:rFonts w:ascii="Times New Roman" w:hAnsi="Times New Roman" w:cs="Times New Roman"/>
        </w:rPr>
        <w:t>6</w:t>
      </w:r>
      <w:r>
        <w:rPr>
          <w:rFonts w:ascii="Times New Roman" w:hAnsi="Times New Roman" w:cs="Times New Roman"/>
        </w:rPr>
        <w:t>)</w:t>
      </w:r>
      <w:r w:rsidR="002A7165">
        <w:rPr>
          <w:rFonts w:ascii="Times New Roman" w:hAnsi="Times New Roman" w:cs="Times New Roman"/>
        </w:rPr>
        <w:t xml:space="preserve"> running with PyTorch </w:t>
      </w:r>
      <w:r w:rsidR="004B7286">
        <w:rPr>
          <w:rFonts w:ascii="Times New Roman" w:hAnsi="Times New Roman" w:cs="Times New Roman"/>
        </w:rPr>
        <w:t xml:space="preserve">(version </w:t>
      </w:r>
      <w:r w:rsidR="002A7165">
        <w:rPr>
          <w:rFonts w:ascii="Times New Roman" w:hAnsi="Times New Roman" w:cs="Times New Roman"/>
        </w:rPr>
        <w:t>2.9.0</w:t>
      </w:r>
      <w:r w:rsidR="004B7286">
        <w:rPr>
          <w:rFonts w:ascii="Times New Roman" w:hAnsi="Times New Roman" w:cs="Times New Roman"/>
        </w:rPr>
        <w:t>)</w:t>
      </w:r>
      <w:r w:rsidR="002A7165">
        <w:rPr>
          <w:rFonts w:ascii="Times New Roman" w:hAnsi="Times New Roman" w:cs="Times New Roman"/>
        </w:rPr>
        <w:t xml:space="preserve"> on a CUDA-enabled GPU (NVIDIA Tesla T4).</w:t>
      </w:r>
      <w:r>
        <w:rPr>
          <w:rFonts w:ascii="Times New Roman" w:hAnsi="Times New Roman" w:cs="Times New Roman"/>
        </w:rPr>
        <w:t xml:space="preserve"> </w:t>
      </w:r>
      <w:r w:rsidR="002A7165">
        <w:rPr>
          <w:rFonts w:ascii="Times New Roman" w:hAnsi="Times New Roman" w:cs="Times New Roman"/>
        </w:rPr>
        <w:t xml:space="preserve">Objects identified as rotifers were then classified at the </w:t>
      </w:r>
      <w:r>
        <w:rPr>
          <w:rFonts w:ascii="Times New Roman" w:hAnsi="Times New Roman" w:cs="Times New Roman"/>
        </w:rPr>
        <w:t xml:space="preserve">pixel </w:t>
      </w:r>
      <w:r w:rsidR="002A7165">
        <w:rPr>
          <w:rFonts w:ascii="Times New Roman" w:hAnsi="Times New Roman" w:cs="Times New Roman"/>
        </w:rPr>
        <w:t xml:space="preserve">level using </w:t>
      </w:r>
      <w:r w:rsidR="007607DF">
        <w:rPr>
          <w:rFonts w:ascii="Times New Roman" w:hAnsi="Times New Roman" w:cs="Times New Roman"/>
        </w:rPr>
        <w:t xml:space="preserve">a </w:t>
      </w:r>
      <w:r w:rsidR="007607DF" w:rsidRPr="007607DF">
        <w:rPr>
          <w:rFonts w:ascii="Times New Roman" w:hAnsi="Times New Roman" w:cs="Times New Roman"/>
        </w:rPr>
        <w:t xml:space="preserve">supervised parallel random forest classifier with variable importance </w:t>
      </w:r>
      <w:r w:rsidR="00773FE7">
        <w:rPr>
          <w:rFonts w:ascii="Times New Roman" w:hAnsi="Times New Roman" w:cs="Times New Roman"/>
        </w:rPr>
        <w:t xml:space="preserve">in Ilastik </w:t>
      </w:r>
      <w:r>
        <w:rPr>
          <w:rFonts w:ascii="Times New Roman" w:hAnsi="Times New Roman" w:cs="Times New Roman"/>
        </w:rPr>
        <w:t>(</w:t>
      </w:r>
      <w:r w:rsidR="00773FE7">
        <w:rPr>
          <w:rFonts w:ascii="Times New Roman" w:hAnsi="Times New Roman" w:cs="Times New Roman"/>
        </w:rPr>
        <w:t>version 1.4.1.post1-gpu</w:t>
      </w:r>
      <w:r w:rsidR="006D63EB">
        <w:rPr>
          <w:rFonts w:ascii="Times New Roman" w:hAnsi="Times New Roman" w:cs="Times New Roman"/>
        </w:rPr>
        <w:t>; Berg et al., 2019</w:t>
      </w:r>
      <w:r>
        <w:rPr>
          <w:rFonts w:ascii="Times New Roman" w:hAnsi="Times New Roman" w:cs="Times New Roman"/>
        </w:rPr>
        <w:t>)</w:t>
      </w:r>
      <w:r w:rsidR="00B81B71">
        <w:rPr>
          <w:rFonts w:ascii="Times New Roman" w:hAnsi="Times New Roman" w:cs="Times New Roman"/>
        </w:rPr>
        <w:t>.</w:t>
      </w:r>
      <w:r w:rsidR="00E5539E">
        <w:rPr>
          <w:rFonts w:ascii="Times New Roman" w:hAnsi="Times New Roman" w:cs="Times New Roman"/>
        </w:rPr>
        <w:t xml:space="preserve"> </w:t>
      </w:r>
      <w:r w:rsidR="00E5539E" w:rsidRPr="00E5539E">
        <w:rPr>
          <w:rFonts w:ascii="Times New Roman" w:hAnsi="Times New Roman" w:cs="Times New Roman"/>
        </w:rPr>
        <w:t>The classifier was trained on manually annotated pixels using multi-scale image features to generate per-pixel probability maps</w:t>
      </w:r>
      <w:r w:rsidR="00107F0B">
        <w:rPr>
          <w:rFonts w:ascii="Times New Roman" w:hAnsi="Times New Roman" w:cs="Times New Roman"/>
        </w:rPr>
        <w:t>.</w:t>
      </w:r>
      <w:r w:rsidR="00E5539E">
        <w:rPr>
          <w:rFonts w:ascii="Times New Roman" w:hAnsi="Times New Roman" w:cs="Times New Roman"/>
        </w:rPr>
        <w:t xml:space="preserve"> </w:t>
      </w:r>
      <w:r w:rsidR="00107F0B">
        <w:rPr>
          <w:rFonts w:ascii="Times New Roman" w:hAnsi="Times New Roman" w:cs="Times New Roman"/>
        </w:rPr>
        <w:t xml:space="preserve">Segmented images were exported from Ilastik using the default settings, where </w:t>
      </w:r>
      <w:r w:rsidR="00622E06">
        <w:rPr>
          <w:rFonts w:ascii="Times New Roman" w:hAnsi="Times New Roman" w:cs="Times New Roman"/>
        </w:rPr>
        <w:t xml:space="preserve">each </w:t>
      </w:r>
      <w:r w:rsidR="00107F0B">
        <w:rPr>
          <w:rFonts w:ascii="Times New Roman" w:hAnsi="Times New Roman" w:cs="Times New Roman"/>
        </w:rPr>
        <w:t xml:space="preserve">pixel </w:t>
      </w:r>
      <w:r w:rsidR="00622E06">
        <w:rPr>
          <w:rFonts w:ascii="Times New Roman" w:hAnsi="Times New Roman" w:cs="Times New Roman"/>
        </w:rPr>
        <w:t xml:space="preserve">was assigned to the rotifer </w:t>
      </w:r>
      <w:r w:rsidR="00107F0B">
        <w:rPr>
          <w:rFonts w:ascii="Times New Roman" w:hAnsi="Times New Roman" w:cs="Times New Roman"/>
        </w:rPr>
        <w:t xml:space="preserve">class </w:t>
      </w:r>
      <w:r w:rsidR="00622E06">
        <w:rPr>
          <w:rFonts w:ascii="Times New Roman" w:hAnsi="Times New Roman" w:cs="Times New Roman"/>
        </w:rPr>
        <w:t xml:space="preserve">when </w:t>
      </w:r>
      <w:r w:rsidR="001F7853">
        <w:rPr>
          <w:rFonts w:ascii="Times New Roman" w:hAnsi="Times New Roman" w:cs="Times New Roman"/>
        </w:rPr>
        <w:t>that class</w:t>
      </w:r>
      <w:r w:rsidR="00622E06">
        <w:rPr>
          <w:rFonts w:ascii="Times New Roman" w:hAnsi="Times New Roman" w:cs="Times New Roman"/>
        </w:rPr>
        <w:t xml:space="preserve"> had the </w:t>
      </w:r>
      <w:r w:rsidR="00107F0B">
        <w:rPr>
          <w:rFonts w:ascii="Times New Roman" w:hAnsi="Times New Roman" w:cs="Times New Roman"/>
        </w:rPr>
        <w:t>highest predicted probability</w:t>
      </w:r>
      <w:r>
        <w:rPr>
          <w:rFonts w:ascii="Times New Roman" w:hAnsi="Times New Roman" w:cs="Times New Roman"/>
        </w:rPr>
        <w:t xml:space="preserve">. These </w:t>
      </w:r>
      <w:r w:rsidR="003F4F54">
        <w:rPr>
          <w:rFonts w:ascii="Times New Roman" w:hAnsi="Times New Roman" w:cs="Times New Roman"/>
        </w:rPr>
        <w:t xml:space="preserve">segmented images were converted to </w:t>
      </w:r>
      <w:r>
        <w:rPr>
          <w:rFonts w:ascii="Times New Roman" w:hAnsi="Times New Roman" w:cs="Times New Roman"/>
        </w:rPr>
        <w:t xml:space="preserve">binary </w:t>
      </w:r>
      <w:r w:rsidR="00590AAB">
        <w:rPr>
          <w:rFonts w:ascii="Times New Roman" w:hAnsi="Times New Roman" w:cs="Times New Roman"/>
        </w:rPr>
        <w:t>masks</w:t>
      </w:r>
      <w:r w:rsidR="000E4362">
        <w:rPr>
          <w:rFonts w:ascii="Times New Roman" w:hAnsi="Times New Roman" w:cs="Times New Roman"/>
        </w:rPr>
        <w:t xml:space="preserve"> and</w:t>
      </w:r>
      <w:r>
        <w:rPr>
          <w:rFonts w:ascii="Times New Roman" w:hAnsi="Times New Roman" w:cs="Times New Roman"/>
        </w:rPr>
        <w:t xml:space="preserve"> further processed with closing, gap-filling, and smoothing </w:t>
      </w:r>
      <w:r w:rsidR="00F00088">
        <w:rPr>
          <w:rFonts w:ascii="Times New Roman" w:hAnsi="Times New Roman" w:cs="Times New Roman"/>
        </w:rPr>
        <w:t>operations</w:t>
      </w:r>
      <w:r>
        <w:rPr>
          <w:rFonts w:ascii="Times New Roman" w:hAnsi="Times New Roman" w:cs="Times New Roman"/>
        </w:rPr>
        <w:t xml:space="preserve"> using OpenCV (</w:t>
      </w:r>
      <w:r w:rsidR="00BC463C">
        <w:rPr>
          <w:rFonts w:ascii="Times New Roman" w:hAnsi="Times New Roman" w:cs="Times New Roman"/>
        </w:rPr>
        <w:t>cv2, version 4.12.0</w:t>
      </w:r>
      <w:r>
        <w:rPr>
          <w:rFonts w:ascii="Times New Roman" w:hAnsi="Times New Roman" w:cs="Times New Roman"/>
        </w:rPr>
        <w:t xml:space="preserve">) </w:t>
      </w:r>
      <w:r w:rsidR="00447819">
        <w:rPr>
          <w:rFonts w:ascii="Times New Roman" w:hAnsi="Times New Roman" w:cs="Times New Roman"/>
        </w:rPr>
        <w:t>with</w:t>
      </w:r>
      <w:r w:rsidR="005669B8">
        <w:rPr>
          <w:rFonts w:ascii="Times New Roman" w:hAnsi="Times New Roman" w:cs="Times New Roman"/>
        </w:rPr>
        <w:t xml:space="preserve">in Python (version </w:t>
      </w:r>
      <w:r w:rsidR="00BC463C">
        <w:rPr>
          <w:rFonts w:ascii="Times New Roman" w:hAnsi="Times New Roman" w:cs="Times New Roman"/>
        </w:rPr>
        <w:t>3.13.5</w:t>
      </w:r>
      <w:r w:rsidR="005669B8">
        <w:rPr>
          <w:rFonts w:ascii="Times New Roman" w:hAnsi="Times New Roman" w:cs="Times New Roman"/>
        </w:rPr>
        <w:t>)</w:t>
      </w:r>
      <w:r>
        <w:rPr>
          <w:rFonts w:ascii="Times New Roman" w:hAnsi="Times New Roman" w:cs="Times New Roman"/>
        </w:rPr>
        <w:t xml:space="preserve">. </w:t>
      </w:r>
      <w:r w:rsidR="00A304C7">
        <w:rPr>
          <w:rFonts w:ascii="Times New Roman" w:hAnsi="Times New Roman" w:cs="Times New Roman"/>
        </w:rPr>
        <w:t xml:space="preserve">The area of each mask was measured in square pixels then converted to </w:t>
      </w:r>
      <w:r w:rsidR="00F65E8A">
        <w:rPr>
          <w:rFonts w:ascii="Times New Roman" w:hAnsi="Times New Roman" w:cs="Times New Roman"/>
        </w:rPr>
        <w:t>micro</w:t>
      </w:r>
      <w:r w:rsidR="00A304C7">
        <w:rPr>
          <w:rFonts w:ascii="Times New Roman" w:hAnsi="Times New Roman" w:cs="Times New Roman"/>
        </w:rPr>
        <w:t>m</w:t>
      </w:r>
      <w:r w:rsidR="00F65E8A">
        <w:rPr>
          <w:rFonts w:ascii="Times New Roman" w:hAnsi="Times New Roman" w:cs="Times New Roman"/>
        </w:rPr>
        <w:t>eters</w:t>
      </w:r>
      <w:r w:rsidR="00A304C7">
        <w:rPr>
          <w:rFonts w:ascii="Times New Roman" w:hAnsi="Times New Roman" w:cs="Times New Roman"/>
        </w:rPr>
        <w:t xml:space="preserve">. </w:t>
      </w:r>
      <w:r>
        <w:rPr>
          <w:rFonts w:ascii="Times New Roman" w:hAnsi="Times New Roman" w:cs="Times New Roman"/>
        </w:rPr>
        <w:t xml:space="preserve">Finally, </w:t>
      </w:r>
      <w:r w:rsidR="006F4720">
        <w:rPr>
          <w:rFonts w:ascii="Times New Roman" w:hAnsi="Times New Roman" w:cs="Times New Roman"/>
        </w:rPr>
        <w:t>the</w:t>
      </w:r>
      <w:r>
        <w:rPr>
          <w:rFonts w:ascii="Times New Roman" w:hAnsi="Times New Roman" w:cs="Times New Roman"/>
        </w:rPr>
        <w:t xml:space="preserve"> cleaned masks </w:t>
      </w:r>
      <w:r>
        <w:rPr>
          <w:rFonts w:ascii="Times New Roman" w:hAnsi="Times New Roman" w:cs="Times New Roman"/>
        </w:rPr>
        <w:lastRenderedPageBreak/>
        <w:t>were overlayed on top of the original color images and manually reviewed to ensure accuracy</w:t>
      </w:r>
      <w:r w:rsidR="006830A4">
        <w:rPr>
          <w:rFonts w:ascii="Times New Roman" w:hAnsi="Times New Roman" w:cs="Times New Roman"/>
        </w:rPr>
        <w:t xml:space="preserve"> using a custom Python s</w:t>
      </w:r>
      <w:commentRangeStart w:id="22"/>
      <w:r w:rsidR="006830A4">
        <w:rPr>
          <w:rFonts w:ascii="Times New Roman" w:hAnsi="Times New Roman" w:cs="Times New Roman"/>
        </w:rPr>
        <w:t>crip</w:t>
      </w:r>
      <w:commentRangeEnd w:id="22"/>
      <w:r w:rsidR="00FC5818">
        <w:rPr>
          <w:rStyle w:val="CommentReference"/>
          <w:rFonts w:ascii="Times New Roman" w:hAnsi="Times New Roman" w:cs="Times New Roman"/>
          <w:sz w:val="24"/>
          <w:szCs w:val="24"/>
        </w:rPr>
        <w:commentReference w:id="22"/>
      </w:r>
      <w:r w:rsidR="006830A4">
        <w:rPr>
          <w:rFonts w:ascii="Times New Roman" w:hAnsi="Times New Roman" w:cs="Times New Roman"/>
        </w:rPr>
        <w:t>t</w:t>
      </w:r>
      <w:r>
        <w:rPr>
          <w:rFonts w:ascii="Times New Roman" w:hAnsi="Times New Roman" w:cs="Times New Roman"/>
        </w:rPr>
        <w:t>.</w:t>
      </w:r>
    </w:p>
    <w:p w14:paraId="43E2A337" w14:textId="26E672E7" w:rsidR="000B7027" w:rsidRDefault="00E973F3" w:rsidP="00E973F3">
      <w:pPr>
        <w:spacing w:after="0" w:line="480" w:lineRule="auto"/>
        <w:rPr>
          <w:rFonts w:ascii="Times New Roman" w:hAnsi="Times New Roman" w:cs="Times New Roman"/>
        </w:rPr>
      </w:pPr>
      <w:r>
        <w:rPr>
          <w:rFonts w:ascii="Times New Roman" w:hAnsi="Times New Roman" w:cs="Times New Roman"/>
        </w:rPr>
        <w:tab/>
      </w:r>
      <w:r w:rsidR="006A3DA3">
        <w:rPr>
          <w:rFonts w:ascii="Times New Roman" w:hAnsi="Times New Roman" w:cs="Times New Roman"/>
        </w:rPr>
        <w:t xml:space="preserve"> </w:t>
      </w:r>
      <w:r w:rsidR="00BD2198" w:rsidRPr="009857A5">
        <w:rPr>
          <w:rFonts w:ascii="Times New Roman" w:hAnsi="Times New Roman" w:cs="Times New Roman"/>
          <w:i/>
          <w:iCs/>
        </w:rPr>
        <w:t>Statistical analysis</w:t>
      </w:r>
      <w:r w:rsidR="00BD2198">
        <w:rPr>
          <w:rFonts w:ascii="Times New Roman" w:hAnsi="Times New Roman" w:cs="Times New Roman"/>
        </w:rPr>
        <w:t>—</w:t>
      </w:r>
      <w:r w:rsidR="001E3E53">
        <w:rPr>
          <w:rFonts w:ascii="Times New Roman" w:hAnsi="Times New Roman" w:cs="Times New Roman"/>
        </w:rPr>
        <w:t>To model t</w:t>
      </w:r>
      <w:r w:rsidR="00707BE3">
        <w:rPr>
          <w:rFonts w:ascii="Times New Roman" w:hAnsi="Times New Roman" w:cs="Times New Roman"/>
        </w:rPr>
        <w:t xml:space="preserve">he </w:t>
      </w:r>
      <w:r w:rsidR="000F494C">
        <w:rPr>
          <w:rFonts w:ascii="Times New Roman" w:hAnsi="Times New Roman" w:cs="Times New Roman"/>
        </w:rPr>
        <w:t xml:space="preserve">effect of temperature on </w:t>
      </w:r>
      <w:r w:rsidR="00707BE3">
        <w:rPr>
          <w:rFonts w:ascii="Times New Roman" w:hAnsi="Times New Roman" w:cs="Times New Roman"/>
        </w:rPr>
        <w:t xml:space="preserve">maximum growth rate </w:t>
      </w:r>
      <w:r w:rsidR="00430BBF">
        <w:rPr>
          <w:rFonts w:ascii="Times New Roman" w:hAnsi="Times New Roman" w:cs="Times New Roman"/>
        </w:rPr>
        <w:t xml:space="preserve">and body size </w:t>
      </w:r>
      <w:r w:rsidR="00707BE3">
        <w:rPr>
          <w:rFonts w:ascii="Times New Roman" w:hAnsi="Times New Roman" w:cs="Times New Roman"/>
        </w:rPr>
        <w:t>of rotifers</w:t>
      </w:r>
      <w:r w:rsidR="009E2229">
        <w:rPr>
          <w:rFonts w:ascii="Times New Roman" w:hAnsi="Times New Roman" w:cs="Times New Roman"/>
        </w:rPr>
        <w:t>, I used</w:t>
      </w:r>
      <w:r w:rsidR="00707BE3">
        <w:rPr>
          <w:rFonts w:ascii="Times New Roman" w:hAnsi="Times New Roman" w:cs="Times New Roman"/>
        </w:rPr>
        <w:t xml:space="preserve"> </w:t>
      </w:r>
      <w:r w:rsidR="00430BBF">
        <w:rPr>
          <w:rFonts w:ascii="Times New Roman" w:hAnsi="Times New Roman" w:cs="Times New Roman"/>
        </w:rPr>
        <w:t xml:space="preserve">separate </w:t>
      </w:r>
      <w:r w:rsidR="000F494C" w:rsidRPr="000F494C">
        <w:rPr>
          <w:rFonts w:ascii="Times New Roman" w:hAnsi="Times New Roman" w:cs="Times New Roman"/>
        </w:rPr>
        <w:t>linear mixed-effects model</w:t>
      </w:r>
      <w:r w:rsidR="00E039C2">
        <w:rPr>
          <w:rFonts w:ascii="Times New Roman" w:hAnsi="Times New Roman" w:cs="Times New Roman"/>
        </w:rPr>
        <w:t>s</w:t>
      </w:r>
      <w:r w:rsidR="00EA1D4A">
        <w:rPr>
          <w:rFonts w:ascii="Times New Roman" w:hAnsi="Times New Roman" w:cs="Times New Roman"/>
        </w:rPr>
        <w:t xml:space="preserve">. </w:t>
      </w:r>
      <w:r w:rsidR="00285F5C">
        <w:rPr>
          <w:rFonts w:ascii="Times New Roman" w:hAnsi="Times New Roman" w:cs="Times New Roman"/>
        </w:rPr>
        <w:t>For maximum growth rate,</w:t>
      </w:r>
      <w:r w:rsidR="008E0554">
        <w:rPr>
          <w:rFonts w:ascii="Times New Roman" w:hAnsi="Times New Roman" w:cs="Times New Roman"/>
        </w:rPr>
        <w:t xml:space="preserve"> </w:t>
      </w:r>
      <w:r w:rsidR="007D2EBD">
        <w:rPr>
          <w:rFonts w:ascii="Times New Roman" w:hAnsi="Times New Roman" w:cs="Times New Roman"/>
        </w:rPr>
        <w:t>I</w:t>
      </w:r>
      <w:r w:rsidR="00285F5C">
        <w:rPr>
          <w:rFonts w:ascii="Times New Roman" w:hAnsi="Times New Roman" w:cs="Times New Roman"/>
        </w:rPr>
        <w:t xml:space="preserve"> extracted the variance components attributed to the random intercept</w:t>
      </w:r>
      <w:r w:rsidR="0053766B">
        <w:rPr>
          <w:rFonts w:ascii="Times New Roman" w:hAnsi="Times New Roman" w:cs="Times New Roman"/>
        </w:rPr>
        <w:t>s</w:t>
      </w:r>
      <w:r w:rsidR="00285F5C">
        <w:rPr>
          <w:rFonts w:ascii="Times New Roman" w:hAnsi="Times New Roman" w:cs="Times New Roman"/>
        </w:rPr>
        <w:t xml:space="preserve"> and treatment-specific random slopes of clones nested within leaves nested within sites</w:t>
      </w:r>
      <w:r w:rsidR="00BB29CB">
        <w:rPr>
          <w:rFonts w:ascii="Times New Roman" w:hAnsi="Times New Roman" w:cs="Times New Roman"/>
        </w:rPr>
        <w:t>:</w:t>
      </w:r>
      <w:r w:rsidR="00285F5C">
        <w:rPr>
          <w:rFonts w:ascii="Times New Roman" w:hAnsi="Times New Roman" w:cs="Times New Roman"/>
        </w:rPr>
        <w:t xml:space="preserve"> </w:t>
      </w:r>
      <w:r w:rsidR="00285F5C" w:rsidRPr="003873C9">
        <w:rPr>
          <w:rFonts w:ascii="Times New Roman" w:hAnsi="Times New Roman" w:cs="Times New Roman"/>
          <w:i/>
          <w:iCs/>
        </w:rPr>
        <w:t>µ</w:t>
      </w:r>
      <w:r w:rsidR="00285F5C" w:rsidRPr="004C2125">
        <w:rPr>
          <w:rFonts w:ascii="Times New Roman" w:hAnsi="Times New Roman" w:cs="Times New Roman"/>
          <w:i/>
          <w:iCs/>
          <w:vertAlign w:val="subscript"/>
        </w:rPr>
        <w:t>max</w:t>
      </w:r>
      <w:r w:rsidR="00285F5C">
        <w:rPr>
          <w:rFonts w:ascii="Times New Roman" w:hAnsi="Times New Roman" w:cs="Times New Roman"/>
        </w:rPr>
        <w:t xml:space="preserve"> ~ Temperature + (1</w:t>
      </w:r>
      <w:r w:rsidR="00B5157B">
        <w:rPr>
          <w:rFonts w:ascii="Times New Roman" w:hAnsi="Times New Roman" w:cs="Times New Roman"/>
        </w:rPr>
        <w:t xml:space="preserve"> </w:t>
      </w:r>
      <w:r w:rsidR="00285F5C">
        <w:rPr>
          <w:rFonts w:ascii="Times New Roman" w:hAnsi="Times New Roman" w:cs="Times New Roman"/>
        </w:rPr>
        <w:t>|</w:t>
      </w:r>
      <w:r w:rsidR="00B5157B">
        <w:rPr>
          <w:rFonts w:ascii="Times New Roman" w:hAnsi="Times New Roman" w:cs="Times New Roman"/>
        </w:rPr>
        <w:t xml:space="preserve"> </w:t>
      </w:r>
      <w:r w:rsidR="00285F5C">
        <w:rPr>
          <w:rFonts w:ascii="Times New Roman" w:hAnsi="Times New Roman" w:cs="Times New Roman"/>
        </w:rPr>
        <w:t>Site</w:t>
      </w:r>
      <w:r w:rsidR="00A150D8">
        <w:rPr>
          <w:rFonts w:ascii="Times New Roman" w:hAnsi="Times New Roman" w:cs="Times New Roman"/>
        </w:rPr>
        <w:t>:</w:t>
      </w:r>
      <w:r w:rsidR="00285F5C">
        <w:rPr>
          <w:rFonts w:ascii="Times New Roman" w:hAnsi="Times New Roman" w:cs="Times New Roman"/>
        </w:rPr>
        <w:t>Leaf</w:t>
      </w:r>
      <w:r w:rsidR="00A150D8">
        <w:rPr>
          <w:rFonts w:ascii="Times New Roman" w:hAnsi="Times New Roman" w:cs="Times New Roman"/>
        </w:rPr>
        <w:t>:</w:t>
      </w:r>
      <w:r w:rsidR="00285F5C">
        <w:rPr>
          <w:rFonts w:ascii="Times New Roman" w:hAnsi="Times New Roman" w:cs="Times New Roman"/>
        </w:rPr>
        <w:t>Clone) + (0 + Temperature | Site:Leaf:Clone).</w:t>
      </w:r>
      <w:r w:rsidR="0053766B">
        <w:rPr>
          <w:rFonts w:ascii="Times New Roman" w:hAnsi="Times New Roman" w:cs="Times New Roman"/>
        </w:rPr>
        <w:t xml:space="preserve"> I used likelihood ratio tests to determine </w:t>
      </w:r>
      <w:r w:rsidR="00DC742C">
        <w:rPr>
          <w:rFonts w:ascii="Times New Roman" w:hAnsi="Times New Roman" w:cs="Times New Roman"/>
        </w:rPr>
        <w:t>that</w:t>
      </w:r>
      <w:r w:rsidR="0053766B">
        <w:rPr>
          <w:rFonts w:ascii="Times New Roman" w:hAnsi="Times New Roman" w:cs="Times New Roman"/>
        </w:rPr>
        <w:t xml:space="preserve"> </w:t>
      </w:r>
      <w:r w:rsidR="001C0350">
        <w:rPr>
          <w:rFonts w:ascii="Times New Roman" w:hAnsi="Times New Roman" w:cs="Times New Roman"/>
        </w:rPr>
        <w:t xml:space="preserve">including explicit terms for </w:t>
      </w:r>
      <w:r w:rsidR="002457B8">
        <w:rPr>
          <w:rFonts w:ascii="Times New Roman" w:hAnsi="Times New Roman" w:cs="Times New Roman"/>
        </w:rPr>
        <w:t>s</w:t>
      </w:r>
      <w:r w:rsidR="0053766B">
        <w:rPr>
          <w:rFonts w:ascii="Times New Roman" w:hAnsi="Times New Roman" w:cs="Times New Roman"/>
        </w:rPr>
        <w:t xml:space="preserve">ite- and </w:t>
      </w:r>
      <w:r w:rsidR="002457B8">
        <w:rPr>
          <w:rFonts w:ascii="Times New Roman" w:hAnsi="Times New Roman" w:cs="Times New Roman"/>
        </w:rPr>
        <w:t>l</w:t>
      </w:r>
      <w:r w:rsidR="0053766B">
        <w:rPr>
          <w:rFonts w:ascii="Times New Roman" w:hAnsi="Times New Roman" w:cs="Times New Roman"/>
        </w:rPr>
        <w:t xml:space="preserve">eaf-level variance </w:t>
      </w:r>
      <w:r w:rsidR="00DC742C">
        <w:rPr>
          <w:rFonts w:ascii="Times New Roman" w:hAnsi="Times New Roman" w:cs="Times New Roman"/>
        </w:rPr>
        <w:t xml:space="preserve">did not </w:t>
      </w:r>
      <w:r w:rsidR="0053766B">
        <w:rPr>
          <w:rFonts w:ascii="Times New Roman" w:hAnsi="Times New Roman" w:cs="Times New Roman"/>
        </w:rPr>
        <w:t>significantly improve</w:t>
      </w:r>
      <w:r w:rsidR="00DC742C">
        <w:rPr>
          <w:rFonts w:ascii="Times New Roman" w:hAnsi="Times New Roman" w:cs="Times New Roman"/>
        </w:rPr>
        <w:t xml:space="preserve"> </w:t>
      </w:r>
      <w:r w:rsidR="0053766B">
        <w:rPr>
          <w:rFonts w:ascii="Times New Roman" w:hAnsi="Times New Roman" w:cs="Times New Roman"/>
        </w:rPr>
        <w:t>model fit</w:t>
      </w:r>
      <w:r w:rsidR="00FE7078">
        <w:rPr>
          <w:rFonts w:ascii="Times New Roman" w:hAnsi="Times New Roman" w:cs="Times New Roman"/>
        </w:rPr>
        <w:t xml:space="preserve"> (both </w:t>
      </w:r>
      <w:r w:rsidR="00FE7078" w:rsidRPr="005234B4">
        <w:rPr>
          <w:rFonts w:ascii="Times New Roman" w:hAnsi="Times New Roman" w:cs="Times New Roman"/>
          <w:i/>
          <w:iCs/>
        </w:rPr>
        <w:t>P</w:t>
      </w:r>
      <w:r w:rsidR="00FE7078">
        <w:rPr>
          <w:rFonts w:ascii="Times New Roman" w:hAnsi="Times New Roman" w:cs="Times New Roman"/>
        </w:rPr>
        <w:t xml:space="preserve"> = 0.999), likely due to </w:t>
      </w:r>
      <w:r w:rsidR="00AB1D2C">
        <w:rPr>
          <w:rFonts w:ascii="Times New Roman" w:hAnsi="Times New Roman" w:cs="Times New Roman"/>
        </w:rPr>
        <w:t xml:space="preserve">the </w:t>
      </w:r>
      <w:r w:rsidR="00FE7078">
        <w:rPr>
          <w:rFonts w:ascii="Times New Roman" w:hAnsi="Times New Roman" w:cs="Times New Roman"/>
        </w:rPr>
        <w:t xml:space="preserve">small size </w:t>
      </w:r>
      <w:r w:rsidR="00AB1D2C">
        <w:rPr>
          <w:rFonts w:ascii="Times New Roman" w:hAnsi="Times New Roman" w:cs="Times New Roman"/>
        </w:rPr>
        <w:t>of</w:t>
      </w:r>
      <w:r w:rsidR="00FE7078">
        <w:rPr>
          <w:rFonts w:ascii="Times New Roman" w:hAnsi="Times New Roman" w:cs="Times New Roman"/>
        </w:rPr>
        <w:t xml:space="preserve"> those groups (</w:t>
      </w:r>
      <w:r w:rsidR="00FE7078">
        <w:rPr>
          <w:rFonts w:ascii="Times New Roman" w:hAnsi="Times New Roman" w:cs="Times New Roman"/>
          <w:i/>
          <w:iCs/>
        </w:rPr>
        <w:t>n</w:t>
      </w:r>
      <w:r w:rsidR="00FE7078">
        <w:rPr>
          <w:rFonts w:ascii="Times New Roman" w:hAnsi="Times New Roman" w:cs="Times New Roman"/>
        </w:rPr>
        <w:t xml:space="preserve"> = 2, </w:t>
      </w:r>
      <w:r w:rsidR="006F069A">
        <w:rPr>
          <w:rFonts w:ascii="Times New Roman" w:hAnsi="Times New Roman" w:cs="Times New Roman"/>
        </w:rPr>
        <w:t>3</w:t>
      </w:r>
      <w:r w:rsidR="00FE7078">
        <w:rPr>
          <w:rFonts w:ascii="Times New Roman" w:hAnsi="Times New Roman" w:cs="Times New Roman"/>
        </w:rPr>
        <w:t xml:space="preserve"> respectively)</w:t>
      </w:r>
      <w:r w:rsidR="0053766B">
        <w:rPr>
          <w:rFonts w:ascii="Times New Roman" w:hAnsi="Times New Roman" w:cs="Times New Roman"/>
        </w:rPr>
        <w:t>.</w:t>
      </w:r>
      <w:r w:rsidR="00285F5C">
        <w:rPr>
          <w:rFonts w:ascii="Times New Roman" w:hAnsi="Times New Roman" w:cs="Times New Roman"/>
        </w:rPr>
        <w:t xml:space="preserve"> </w:t>
      </w:r>
      <w:r w:rsidR="00A612FA">
        <w:rPr>
          <w:rFonts w:ascii="Times New Roman" w:hAnsi="Times New Roman" w:cs="Times New Roman"/>
        </w:rPr>
        <w:t>To test the fixed effect of the temperature treatment</w:t>
      </w:r>
      <w:r w:rsidR="008A40A8">
        <w:rPr>
          <w:rFonts w:ascii="Times New Roman" w:hAnsi="Times New Roman" w:cs="Times New Roman"/>
        </w:rPr>
        <w:t xml:space="preserve"> on maximum growth rate</w:t>
      </w:r>
      <w:r w:rsidR="00A612FA">
        <w:rPr>
          <w:rFonts w:ascii="Times New Roman" w:hAnsi="Times New Roman" w:cs="Times New Roman"/>
        </w:rPr>
        <w:t xml:space="preserve">, I used the same model structure </w:t>
      </w:r>
      <w:r w:rsidR="00A12786">
        <w:rPr>
          <w:rFonts w:ascii="Times New Roman" w:hAnsi="Times New Roman" w:cs="Times New Roman"/>
        </w:rPr>
        <w:t xml:space="preserve">as above </w:t>
      </w:r>
      <w:r w:rsidR="00A612FA">
        <w:rPr>
          <w:rFonts w:ascii="Times New Roman" w:hAnsi="Times New Roman" w:cs="Times New Roman"/>
        </w:rPr>
        <w:t xml:space="preserve">with ln-transformed </w:t>
      </w:r>
      <w:r w:rsidR="00A612FA" w:rsidRPr="003873C9">
        <w:rPr>
          <w:rFonts w:ascii="Times New Roman" w:hAnsi="Times New Roman" w:cs="Times New Roman"/>
          <w:i/>
          <w:iCs/>
        </w:rPr>
        <w:t>µ</w:t>
      </w:r>
      <w:r w:rsidR="00A612FA" w:rsidRPr="004C2125">
        <w:rPr>
          <w:rFonts w:ascii="Times New Roman" w:hAnsi="Times New Roman" w:cs="Times New Roman"/>
          <w:i/>
          <w:iCs/>
          <w:vertAlign w:val="subscript"/>
        </w:rPr>
        <w:t>max</w:t>
      </w:r>
      <w:r w:rsidR="00A612FA">
        <w:rPr>
          <w:rFonts w:ascii="Times New Roman" w:hAnsi="Times New Roman" w:cs="Times New Roman"/>
        </w:rPr>
        <w:t xml:space="preserve"> to meet assumptions of normality</w:t>
      </w:r>
      <w:r w:rsidR="00DD4FBE">
        <w:rPr>
          <w:rFonts w:ascii="Times New Roman" w:hAnsi="Times New Roman" w:cs="Times New Roman"/>
        </w:rPr>
        <w:t>.</w:t>
      </w:r>
      <w:r w:rsidR="000B7027">
        <w:rPr>
          <w:rFonts w:ascii="Times New Roman" w:hAnsi="Times New Roman" w:cs="Times New Roman"/>
        </w:rPr>
        <w:t xml:space="preserve"> </w:t>
      </w:r>
    </w:p>
    <w:p w14:paraId="23ADCDE5" w14:textId="2FFC1F6A" w:rsidR="006A3DA3" w:rsidRDefault="000B7027" w:rsidP="00A4252C">
      <w:pPr>
        <w:spacing w:after="0" w:line="480" w:lineRule="auto"/>
        <w:ind w:firstLine="720"/>
        <w:rPr>
          <w:rFonts w:ascii="Times New Roman" w:hAnsi="Times New Roman" w:cs="Times New Roman"/>
        </w:rPr>
      </w:pPr>
      <w:r>
        <w:rPr>
          <w:rFonts w:ascii="Times New Roman" w:hAnsi="Times New Roman" w:cs="Times New Roman"/>
        </w:rPr>
        <w:t>For body size, I extracted the variance components attributed to the random effect of site, and clone nested within leaf nested within site</w:t>
      </w:r>
      <w:r w:rsidR="007D5EDB">
        <w:rPr>
          <w:rFonts w:ascii="Times New Roman" w:hAnsi="Times New Roman" w:cs="Times New Roman"/>
        </w:rPr>
        <w:t xml:space="preserve">. </w:t>
      </w:r>
      <w:r w:rsidR="005234B4">
        <w:rPr>
          <w:rFonts w:ascii="Times New Roman" w:hAnsi="Times New Roman" w:cs="Times New Roman"/>
        </w:rPr>
        <w:t>I used a likelihood ratio test to confirm that I lacked the statistical power to interpret variance attributed to leaf nested within site (</w:t>
      </w:r>
      <w:r w:rsidR="005234B4">
        <w:rPr>
          <w:rFonts w:ascii="Times New Roman" w:hAnsi="Times New Roman" w:cs="Times New Roman"/>
          <w:i/>
          <w:iCs/>
        </w:rPr>
        <w:t>P</w:t>
      </w:r>
      <w:r w:rsidR="005234B4">
        <w:rPr>
          <w:rFonts w:ascii="Times New Roman" w:hAnsi="Times New Roman" w:cs="Times New Roman"/>
        </w:rPr>
        <w:t xml:space="preserve"> = 0.999)</w:t>
      </w:r>
      <w:r w:rsidR="00A150D8">
        <w:rPr>
          <w:rFonts w:ascii="Times New Roman" w:hAnsi="Times New Roman" w:cs="Times New Roman"/>
        </w:rPr>
        <w:t>, and therefore did not include that random effect in the final model</w:t>
      </w:r>
      <w:r w:rsidR="00937FDC">
        <w:rPr>
          <w:rFonts w:ascii="Times New Roman" w:hAnsi="Times New Roman" w:cs="Times New Roman"/>
        </w:rPr>
        <w:t xml:space="preserve">: </w:t>
      </w:r>
      <w:r w:rsidR="00A150D8" w:rsidRPr="00A150D8">
        <w:rPr>
          <w:rFonts w:ascii="Times New Roman" w:hAnsi="Times New Roman" w:cs="Times New Roman"/>
        </w:rPr>
        <w:t>µ</w:t>
      </w:r>
      <w:r w:rsidR="00A150D8">
        <w:rPr>
          <w:rFonts w:ascii="Times New Roman" w:hAnsi="Times New Roman" w:cs="Times New Roman"/>
        </w:rPr>
        <w:t>m</w:t>
      </w:r>
      <w:r w:rsidR="00A150D8">
        <w:rPr>
          <w:rFonts w:ascii="Times New Roman" w:hAnsi="Times New Roman" w:cs="Times New Roman"/>
          <w:vertAlign w:val="superscript"/>
        </w:rPr>
        <w:t>2</w:t>
      </w:r>
      <w:r w:rsidR="00A150D8">
        <w:rPr>
          <w:rFonts w:ascii="Times New Roman" w:hAnsi="Times New Roman" w:cs="Times New Roman"/>
        </w:rPr>
        <w:t xml:space="preserve"> ~ Temperature + (1 | Site) + (1 | Site:Leaf:Clone). </w:t>
      </w:r>
      <w:r w:rsidR="007A722F">
        <w:rPr>
          <w:rFonts w:ascii="Times New Roman" w:hAnsi="Times New Roman" w:cs="Times New Roman"/>
        </w:rPr>
        <w:t xml:space="preserve">To test the fixed effect of the temperature treatment on body size, I used the same model structure with square root-transformed body size to meet assumptions of normality. </w:t>
      </w:r>
      <w:r w:rsidR="003B4280">
        <w:rPr>
          <w:rFonts w:ascii="Times New Roman" w:hAnsi="Times New Roman" w:cs="Times New Roman"/>
        </w:rPr>
        <w:t xml:space="preserve">All </w:t>
      </w:r>
      <w:r w:rsidR="00083566">
        <w:rPr>
          <w:rFonts w:ascii="Times New Roman" w:hAnsi="Times New Roman" w:cs="Times New Roman"/>
        </w:rPr>
        <w:t xml:space="preserve">models were fit with lme4 </w:t>
      </w:r>
      <w:r w:rsidR="00752630">
        <w:rPr>
          <w:rFonts w:ascii="Times New Roman" w:hAnsi="Times New Roman" w:cs="Times New Roman"/>
        </w:rPr>
        <w:t xml:space="preserve">(version 1.1.38) </w:t>
      </w:r>
      <w:r w:rsidR="00083566">
        <w:rPr>
          <w:rFonts w:ascii="Times New Roman" w:hAnsi="Times New Roman" w:cs="Times New Roman"/>
        </w:rPr>
        <w:t xml:space="preserve">and </w:t>
      </w:r>
      <w:r w:rsidR="003B4280">
        <w:rPr>
          <w:rFonts w:ascii="Times New Roman" w:hAnsi="Times New Roman" w:cs="Times New Roman"/>
        </w:rPr>
        <w:t>analyses were performed in R (version 4.5.2).</w:t>
      </w:r>
    </w:p>
    <w:p w14:paraId="0DD21DAC" w14:textId="77777777" w:rsidR="000C70CC" w:rsidRDefault="000C70CC" w:rsidP="000C70CC">
      <w:pPr>
        <w:rPr>
          <w:rFonts w:ascii="Times New Roman" w:hAnsi="Times New Roman" w:cs="Times New Roman"/>
          <w:b/>
          <w:bCs/>
        </w:rPr>
      </w:pPr>
    </w:p>
    <w:p w14:paraId="5DC085AF" w14:textId="41FFCFC2" w:rsidR="006A3DA3" w:rsidRPr="000C70CC" w:rsidRDefault="00B0700B" w:rsidP="000C70CC">
      <w:pPr>
        <w:rPr>
          <w:rFonts w:ascii="Times New Roman" w:hAnsi="Times New Roman" w:cs="Times New Roman"/>
          <w:b/>
          <w:bCs/>
        </w:rPr>
      </w:pPr>
      <w:r w:rsidRPr="009857A5">
        <w:rPr>
          <w:rFonts w:ascii="Times New Roman" w:hAnsi="Times New Roman" w:cs="Times New Roman"/>
          <w:u w:val="single"/>
        </w:rPr>
        <w:t>Results</w:t>
      </w:r>
    </w:p>
    <w:p w14:paraId="5BDC6EA3" w14:textId="14845647" w:rsidR="00CD6431" w:rsidRDefault="00F93B88" w:rsidP="00603017">
      <w:pPr>
        <w:spacing w:after="0" w:line="480" w:lineRule="auto"/>
        <w:ind w:firstLine="720"/>
        <w:rPr>
          <w:ins w:id="23" w:author="Casey terHorst" w:date="2026-06-17T15:34:00Z" w16du:dateUtc="2026-06-17T22:34:00Z"/>
          <w:rFonts w:ascii="Times New Roman" w:hAnsi="Times New Roman" w:cs="Times New Roman"/>
        </w:rPr>
      </w:pPr>
      <w:r w:rsidRPr="00F93B88">
        <w:rPr>
          <w:rFonts w:ascii="Times New Roman" w:hAnsi="Times New Roman" w:cs="Times New Roman"/>
        </w:rPr>
        <w:t>Rotifers had a higher maximum growth rate when cultured at 30 °C compared to 25 °C after accounting for the random effects of site, leaf, and clone (</w:t>
      </w:r>
      <w:r w:rsidR="00CA2A6A">
        <w:rPr>
          <w:rFonts w:ascii="Times New Roman" w:hAnsi="Times New Roman" w:cs="Times New Roman"/>
          <w:i/>
          <w:iCs/>
        </w:rPr>
        <w:t>F</w:t>
      </w:r>
      <w:r w:rsidR="00CA2A6A" w:rsidRPr="00CA2A6A">
        <w:rPr>
          <w:rFonts w:ascii="Times New Roman" w:hAnsi="Times New Roman" w:cs="Times New Roman"/>
          <w:vertAlign w:val="subscript"/>
        </w:rPr>
        <w:t>1,16</w:t>
      </w:r>
      <w:r w:rsidRPr="00F93B88">
        <w:rPr>
          <w:rFonts w:ascii="Times New Roman" w:hAnsi="Times New Roman" w:cs="Times New Roman"/>
        </w:rPr>
        <w:t xml:space="preserve"> = </w:t>
      </w:r>
      <w:r w:rsidR="00A13E28">
        <w:rPr>
          <w:rFonts w:ascii="Times New Roman" w:hAnsi="Times New Roman" w:cs="Times New Roman"/>
        </w:rPr>
        <w:t>38.14</w:t>
      </w:r>
      <w:r w:rsidRPr="00F93B88">
        <w:rPr>
          <w:rFonts w:ascii="Times New Roman" w:hAnsi="Times New Roman" w:cs="Times New Roman"/>
        </w:rPr>
        <w:t xml:space="preserve">, </w:t>
      </w:r>
      <w:r w:rsidR="00CA2A6A" w:rsidRPr="00CA2A6A">
        <w:rPr>
          <w:rFonts w:ascii="Times New Roman" w:hAnsi="Times New Roman" w:cs="Times New Roman"/>
          <w:i/>
          <w:iCs/>
        </w:rPr>
        <w:t>P</w:t>
      </w:r>
      <w:r w:rsidRPr="00F93B88">
        <w:rPr>
          <w:rFonts w:ascii="Times New Roman" w:hAnsi="Times New Roman" w:cs="Times New Roman"/>
        </w:rPr>
        <w:t xml:space="preserve"> &lt; 0.001). </w:t>
      </w:r>
      <w:r w:rsidR="00A4252C">
        <w:rPr>
          <w:rFonts w:ascii="Times New Roman" w:hAnsi="Times New Roman" w:cs="Times New Roman"/>
        </w:rPr>
        <w:t xml:space="preserve">Likelihood ratio tests indicated that the inclusion of site- and leaf-level random effects did not </w:t>
      </w:r>
      <w:r w:rsidR="00A4252C">
        <w:rPr>
          <w:rFonts w:ascii="Times New Roman" w:hAnsi="Times New Roman" w:cs="Times New Roman"/>
        </w:rPr>
        <w:lastRenderedPageBreak/>
        <w:t xml:space="preserve">improve model fit (both </w:t>
      </w:r>
      <w:r w:rsidR="00A4252C">
        <w:rPr>
          <w:rFonts w:ascii="Times New Roman" w:hAnsi="Times New Roman" w:cs="Times New Roman"/>
          <w:i/>
          <w:iCs/>
        </w:rPr>
        <w:t>P</w:t>
      </w:r>
      <w:r w:rsidR="00A4252C">
        <w:rPr>
          <w:rFonts w:ascii="Times New Roman" w:hAnsi="Times New Roman" w:cs="Times New Roman"/>
        </w:rPr>
        <w:t xml:space="preserve"> = 0.999), and variance components at those levels could not be reliably estimated given the small number of sites (n = 2) and leaves within sites (n = 3) sampled</w:t>
      </w:r>
      <w:r w:rsidRPr="00F93B88">
        <w:rPr>
          <w:rFonts w:ascii="Times New Roman" w:hAnsi="Times New Roman" w:cs="Times New Roman"/>
        </w:rPr>
        <w:t>. Variation in growth rate</w:t>
      </w:r>
      <w:r w:rsidR="002402EF">
        <w:rPr>
          <w:rFonts w:ascii="Times New Roman" w:hAnsi="Times New Roman" w:cs="Times New Roman"/>
        </w:rPr>
        <w:t>s</w:t>
      </w:r>
      <w:r w:rsidRPr="00F93B88">
        <w:rPr>
          <w:rFonts w:ascii="Times New Roman" w:hAnsi="Times New Roman" w:cs="Times New Roman"/>
        </w:rPr>
        <w:t xml:space="preserve"> among clones (nested within leaves and sites) account</w:t>
      </w:r>
      <w:r w:rsidR="002A4E9B">
        <w:rPr>
          <w:rFonts w:ascii="Times New Roman" w:hAnsi="Times New Roman" w:cs="Times New Roman"/>
        </w:rPr>
        <w:t>ed</w:t>
      </w:r>
      <w:r w:rsidRPr="00F93B88">
        <w:rPr>
          <w:rFonts w:ascii="Times New Roman" w:hAnsi="Times New Roman" w:cs="Times New Roman"/>
        </w:rPr>
        <w:t xml:space="preserve"> for 40.4% of the total variance</w:t>
      </w:r>
      <w:r w:rsidR="007B2DC3">
        <w:rPr>
          <w:rFonts w:ascii="Times New Roman" w:hAnsi="Times New Roman" w:cs="Times New Roman"/>
        </w:rPr>
        <w:t xml:space="preserve">, second only to </w:t>
      </w:r>
      <w:r w:rsidR="00F553CF">
        <w:rPr>
          <w:rFonts w:ascii="Times New Roman" w:hAnsi="Times New Roman" w:cs="Times New Roman"/>
        </w:rPr>
        <w:t>the</w:t>
      </w:r>
      <w:r w:rsidR="00654596">
        <w:rPr>
          <w:rFonts w:ascii="Times New Roman" w:hAnsi="Times New Roman" w:cs="Times New Roman"/>
        </w:rPr>
        <w:t xml:space="preserve"> 59.6%</w:t>
      </w:r>
      <w:r w:rsidR="00F553CF">
        <w:rPr>
          <w:rFonts w:ascii="Times New Roman" w:hAnsi="Times New Roman" w:cs="Times New Roman"/>
        </w:rPr>
        <w:t xml:space="preserve"> </w:t>
      </w:r>
      <w:r w:rsidR="00654596">
        <w:rPr>
          <w:rFonts w:ascii="Times New Roman" w:hAnsi="Times New Roman" w:cs="Times New Roman"/>
        </w:rPr>
        <w:t xml:space="preserve">attributed to </w:t>
      </w:r>
      <w:r w:rsidR="007B2DC3">
        <w:rPr>
          <w:rFonts w:ascii="Times New Roman" w:hAnsi="Times New Roman" w:cs="Times New Roman"/>
        </w:rPr>
        <w:t>residual variance among clone replicate</w:t>
      </w:r>
      <w:r w:rsidR="00654596">
        <w:rPr>
          <w:rFonts w:ascii="Times New Roman" w:hAnsi="Times New Roman" w:cs="Times New Roman"/>
        </w:rPr>
        <w:t>s</w:t>
      </w:r>
      <w:r w:rsidRPr="00F93B88">
        <w:rPr>
          <w:rFonts w:ascii="Times New Roman" w:hAnsi="Times New Roman" w:cs="Times New Roman"/>
        </w:rPr>
        <w:t>. When further parti</w:t>
      </w:r>
      <w:commentRangeStart w:id="24"/>
      <w:r w:rsidRPr="00F93B88">
        <w:rPr>
          <w:rFonts w:ascii="Times New Roman" w:hAnsi="Times New Roman" w:cs="Times New Roman"/>
        </w:rPr>
        <w:t>tio</w:t>
      </w:r>
      <w:commentRangeEnd w:id="24"/>
      <w:r w:rsidR="002A4E9B" w:rsidRPr="00F93B88">
        <w:rPr>
          <w:rStyle w:val="CommentReference"/>
          <w:rFonts w:ascii="Times New Roman" w:hAnsi="Times New Roman" w:cs="Times New Roman"/>
          <w:sz w:val="24"/>
          <w:szCs w:val="24"/>
        </w:rPr>
        <w:commentReference w:id="24"/>
      </w:r>
      <w:r w:rsidRPr="00F93B88">
        <w:rPr>
          <w:rFonts w:ascii="Times New Roman" w:hAnsi="Times New Roman" w:cs="Times New Roman"/>
        </w:rPr>
        <w:t>ned, 8.2% of the total variance was attributed to differences among clones at 25 °C, while 32.2% was attributed to differences in how clones responded to temperature (i.e., variation in reaction norm slopes</w:t>
      </w:r>
      <w:r w:rsidR="0077006B">
        <w:rPr>
          <w:rFonts w:ascii="Times New Roman" w:hAnsi="Times New Roman" w:cs="Times New Roman"/>
        </w:rPr>
        <w:t xml:space="preserve">, </w:t>
      </w:r>
      <w:r w:rsidR="0077006B" w:rsidRPr="009F76B7">
        <w:rPr>
          <w:rFonts w:ascii="Times New Roman" w:hAnsi="Times New Roman" w:cs="Times New Roman"/>
        </w:rPr>
        <w:t>F</w:t>
      </w:r>
      <w:commentRangeStart w:id="25"/>
      <w:r w:rsidR="0077006B" w:rsidRPr="009F76B7">
        <w:rPr>
          <w:rFonts w:ascii="Times New Roman" w:hAnsi="Times New Roman" w:cs="Times New Roman"/>
        </w:rPr>
        <w:t>igu</w:t>
      </w:r>
      <w:commentRangeEnd w:id="25"/>
      <w:r w:rsidR="002A4E9B" w:rsidRPr="009F76B7">
        <w:rPr>
          <w:rStyle w:val="CommentReference"/>
          <w:rFonts w:ascii="Times New Roman" w:hAnsi="Times New Roman" w:cs="Times New Roman"/>
          <w:sz w:val="24"/>
          <w:szCs w:val="24"/>
        </w:rPr>
        <w:commentReference w:id="25"/>
      </w:r>
      <w:r w:rsidR="0077006B" w:rsidRPr="009F76B7">
        <w:rPr>
          <w:rFonts w:ascii="Times New Roman" w:hAnsi="Times New Roman" w:cs="Times New Roman"/>
        </w:rPr>
        <w:t>re</w:t>
      </w:r>
      <w:r w:rsidR="009F76B7">
        <w:rPr>
          <w:rFonts w:ascii="Times New Roman" w:hAnsi="Times New Roman" w:cs="Times New Roman"/>
        </w:rPr>
        <w:t xml:space="preserve"> </w:t>
      </w:r>
      <w:r w:rsidR="004B6B3E">
        <w:rPr>
          <w:rFonts w:ascii="Times New Roman" w:hAnsi="Times New Roman" w:cs="Times New Roman"/>
        </w:rPr>
        <w:t>2</w:t>
      </w:r>
      <w:r w:rsidRPr="00F93B88">
        <w:rPr>
          <w:rFonts w:ascii="Times New Roman" w:hAnsi="Times New Roman" w:cs="Times New Roman"/>
        </w:rPr>
        <w:t>).</w:t>
      </w:r>
      <w:r w:rsidR="00664239">
        <w:rPr>
          <w:rFonts w:ascii="Times New Roman" w:hAnsi="Times New Roman" w:cs="Times New Roman"/>
        </w:rPr>
        <w:t xml:space="preserve"> </w:t>
      </w:r>
      <w:r w:rsidR="00CD6431">
        <w:rPr>
          <w:rFonts w:ascii="Times New Roman" w:hAnsi="Times New Roman" w:cs="Times New Roman"/>
        </w:rPr>
        <w:t xml:space="preserve">Although </w:t>
      </w:r>
      <w:r w:rsidR="00664239">
        <w:rPr>
          <w:rFonts w:ascii="Times New Roman" w:hAnsi="Times New Roman" w:cs="Times New Roman"/>
        </w:rPr>
        <w:t xml:space="preserve">most clones grew faster at </w:t>
      </w:r>
      <w:r w:rsidR="00664239" w:rsidRPr="00F93B88">
        <w:rPr>
          <w:rFonts w:ascii="Times New Roman" w:hAnsi="Times New Roman" w:cs="Times New Roman"/>
        </w:rPr>
        <w:t>30 °C</w:t>
      </w:r>
      <w:r w:rsidR="00664239">
        <w:rPr>
          <w:rFonts w:ascii="Times New Roman" w:hAnsi="Times New Roman" w:cs="Times New Roman"/>
        </w:rPr>
        <w:t>, the magnitude of the difference in growth rate between the two temperatures varied substantially</w:t>
      </w:r>
      <w:r w:rsidR="00CD6431">
        <w:rPr>
          <w:rFonts w:ascii="Times New Roman" w:hAnsi="Times New Roman" w:cs="Times New Roman"/>
        </w:rPr>
        <w:t xml:space="preserve"> among clones</w:t>
      </w:r>
      <w:r w:rsidR="00664239">
        <w:rPr>
          <w:rFonts w:ascii="Times New Roman" w:hAnsi="Times New Roman" w:cs="Times New Roman"/>
        </w:rPr>
        <w:t xml:space="preserve">. Some clones grew as much as 60% faster at the higher temperature, whereas others showed no response, and one clone showed a significant decrease in growth rate at </w:t>
      </w:r>
      <w:r w:rsidR="00664239" w:rsidRPr="00F93B88">
        <w:rPr>
          <w:rFonts w:ascii="Times New Roman" w:hAnsi="Times New Roman" w:cs="Times New Roman"/>
        </w:rPr>
        <w:t>30 °C</w:t>
      </w:r>
      <w:r w:rsidR="00664239">
        <w:rPr>
          <w:rFonts w:ascii="Times New Roman" w:hAnsi="Times New Roman" w:cs="Times New Roman"/>
        </w:rPr>
        <w:t>.</w:t>
      </w:r>
      <w:r w:rsidR="00603017">
        <w:rPr>
          <w:rFonts w:ascii="Times New Roman" w:hAnsi="Times New Roman" w:cs="Times New Roman"/>
        </w:rPr>
        <w:t xml:space="preserve"> </w:t>
      </w:r>
    </w:p>
    <w:p w14:paraId="40C14DB7" w14:textId="7580F2FF" w:rsidR="00F93B88" w:rsidRDefault="00603017" w:rsidP="00603017">
      <w:pPr>
        <w:spacing w:after="0" w:line="480" w:lineRule="auto"/>
        <w:ind w:firstLine="720"/>
        <w:rPr>
          <w:rFonts w:ascii="Times New Roman" w:hAnsi="Times New Roman" w:cs="Times New Roman"/>
        </w:rPr>
      </w:pPr>
      <w:r>
        <w:rPr>
          <w:rFonts w:ascii="Times New Roman" w:hAnsi="Times New Roman" w:cs="Times New Roman"/>
        </w:rPr>
        <w:t>The b</w:t>
      </w:r>
      <w:r w:rsidR="00F93B88" w:rsidRPr="00F93B88">
        <w:rPr>
          <w:rFonts w:ascii="Times New Roman" w:hAnsi="Times New Roman" w:cs="Times New Roman"/>
        </w:rPr>
        <w:t xml:space="preserve">ody size </w:t>
      </w:r>
      <w:r>
        <w:rPr>
          <w:rFonts w:ascii="Times New Roman" w:hAnsi="Times New Roman" w:cs="Times New Roman"/>
        </w:rPr>
        <w:t xml:space="preserve">of rotifers, measured as cross-sectional area, </w:t>
      </w:r>
      <w:r w:rsidR="00F93B88" w:rsidRPr="00F93B88">
        <w:rPr>
          <w:rFonts w:ascii="Times New Roman" w:hAnsi="Times New Roman" w:cs="Times New Roman"/>
        </w:rPr>
        <w:t>did not differ between temperature treatments (</w:t>
      </w:r>
      <w:r w:rsidR="00F93B88" w:rsidRPr="003E7C28">
        <w:rPr>
          <w:rFonts w:ascii="Times New Roman" w:hAnsi="Times New Roman" w:cs="Times New Roman"/>
          <w:i/>
          <w:iCs/>
        </w:rPr>
        <w:t>P</w:t>
      </w:r>
      <w:r w:rsidR="00F93B88" w:rsidRPr="00F93B88">
        <w:rPr>
          <w:rFonts w:ascii="Times New Roman" w:hAnsi="Times New Roman" w:cs="Times New Roman"/>
        </w:rPr>
        <w:t xml:space="preserve"> = 0.58)</w:t>
      </w:r>
      <w:r w:rsidR="004037D0">
        <w:rPr>
          <w:rFonts w:ascii="Times New Roman" w:hAnsi="Times New Roman" w:cs="Times New Roman"/>
        </w:rPr>
        <w:t>.</w:t>
      </w:r>
      <w:r w:rsidR="008C3C00">
        <w:rPr>
          <w:rFonts w:ascii="Times New Roman" w:hAnsi="Times New Roman" w:cs="Times New Roman"/>
        </w:rPr>
        <w:t xml:space="preserve"> V</w:t>
      </w:r>
      <w:r w:rsidR="00F93B88" w:rsidRPr="00F93B88">
        <w:rPr>
          <w:rFonts w:ascii="Times New Roman" w:hAnsi="Times New Roman" w:cs="Times New Roman"/>
        </w:rPr>
        <w:t>ariation in body size was minimal across spatial scales</w:t>
      </w:r>
      <w:r w:rsidR="00DC3783">
        <w:rPr>
          <w:rFonts w:ascii="Times New Roman" w:hAnsi="Times New Roman" w:cs="Times New Roman"/>
        </w:rPr>
        <w:t xml:space="preserve"> (</w:t>
      </w:r>
      <w:r w:rsidR="00DC3783" w:rsidRPr="000501BD">
        <w:rPr>
          <w:rFonts w:ascii="Times New Roman" w:hAnsi="Times New Roman" w:cs="Times New Roman"/>
        </w:rPr>
        <w:t>Figure</w:t>
      </w:r>
      <w:r w:rsidR="000501BD">
        <w:rPr>
          <w:rFonts w:ascii="Times New Roman" w:hAnsi="Times New Roman" w:cs="Times New Roman"/>
        </w:rPr>
        <w:t xml:space="preserve"> </w:t>
      </w:r>
      <w:r w:rsidR="004B6B3E">
        <w:rPr>
          <w:rFonts w:ascii="Times New Roman" w:hAnsi="Times New Roman" w:cs="Times New Roman"/>
        </w:rPr>
        <w:t>3</w:t>
      </w:r>
      <w:r w:rsidR="00DC3783">
        <w:rPr>
          <w:rFonts w:ascii="Times New Roman" w:hAnsi="Times New Roman" w:cs="Times New Roman"/>
        </w:rPr>
        <w:t>)</w:t>
      </w:r>
      <w:r w:rsidR="00F93B88" w:rsidRPr="00F93B88">
        <w:rPr>
          <w:rFonts w:ascii="Times New Roman" w:hAnsi="Times New Roman" w:cs="Times New Roman"/>
        </w:rPr>
        <w:t xml:space="preserve">, with </w:t>
      </w:r>
      <w:r w:rsidR="00BF6BFA">
        <w:rPr>
          <w:rFonts w:ascii="Times New Roman" w:hAnsi="Times New Roman" w:cs="Times New Roman"/>
        </w:rPr>
        <w:t>little</w:t>
      </w:r>
      <w:r w:rsidR="00F93B88" w:rsidRPr="00F93B88">
        <w:rPr>
          <w:rFonts w:ascii="Times New Roman" w:hAnsi="Times New Roman" w:cs="Times New Roman"/>
        </w:rPr>
        <w:t xml:space="preserve"> variance attributed to sit</w:t>
      </w:r>
      <w:r w:rsidR="00A4252C">
        <w:rPr>
          <w:rFonts w:ascii="Times New Roman" w:hAnsi="Times New Roman" w:cs="Times New Roman"/>
        </w:rPr>
        <w:t xml:space="preserve">e </w:t>
      </w:r>
      <w:r w:rsidR="00F93B88" w:rsidRPr="00F93B88">
        <w:rPr>
          <w:rFonts w:ascii="Times New Roman" w:hAnsi="Times New Roman" w:cs="Times New Roman"/>
        </w:rPr>
        <w:t>or clone (0.43% and 0.68% of total variance, respectively)</w:t>
      </w:r>
      <w:r w:rsidR="008C244A">
        <w:rPr>
          <w:rFonts w:ascii="Times New Roman" w:hAnsi="Times New Roman" w:cs="Times New Roman"/>
        </w:rPr>
        <w:t>, and a large majority of variation occurring among individuals within clones</w:t>
      </w:r>
      <w:r w:rsidR="00F93B88" w:rsidRPr="00F93B88">
        <w:rPr>
          <w:rFonts w:ascii="Times New Roman" w:hAnsi="Times New Roman" w:cs="Times New Roman"/>
        </w:rPr>
        <w:t>.</w:t>
      </w:r>
    </w:p>
    <w:p w14:paraId="214D1D1F" w14:textId="7CB76E21" w:rsidR="00672409" w:rsidRDefault="00672409" w:rsidP="00672409">
      <w:pPr>
        <w:jc w:val="center"/>
        <w:rPr>
          <w:rFonts w:ascii="Times New Roman" w:hAnsi="Times New Roman" w:cs="Times New Roman"/>
          <w:b/>
          <w:bCs/>
        </w:rPr>
      </w:pPr>
    </w:p>
    <w:p w14:paraId="09D1F20B" w14:textId="10D0B63D" w:rsidR="006E784B" w:rsidRDefault="006E784B" w:rsidP="006E784B">
      <w:pPr>
        <w:jc w:val="center"/>
        <w:rPr>
          <w:rFonts w:ascii="Times New Roman" w:hAnsi="Times New Roman" w:cs="Times New Roman"/>
          <w:b/>
          <w:bCs/>
          <w:sz w:val="22"/>
          <w:szCs w:val="22"/>
        </w:rPr>
      </w:pPr>
      <w:r>
        <w:rPr>
          <w:rFonts w:ascii="Times New Roman" w:hAnsi="Times New Roman" w:cs="Times New Roman"/>
          <w:b/>
          <w:bCs/>
          <w:noProof/>
          <w:sz w:val="22"/>
          <w:szCs w:val="22"/>
        </w:rPr>
        <w:lastRenderedPageBreak/>
        <w:drawing>
          <wp:inline distT="0" distB="0" distL="0" distR="0" wp14:anchorId="2F8BA29D" wp14:editId="7FC990F4">
            <wp:extent cx="4528108" cy="3344102"/>
            <wp:effectExtent l="0" t="0" r="6350" b="8890"/>
            <wp:docPr id="1239180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44847" cy="3356464"/>
                    </a:xfrm>
                    <a:prstGeom prst="rect">
                      <a:avLst/>
                    </a:prstGeom>
                    <a:noFill/>
                    <a:ln>
                      <a:noFill/>
                    </a:ln>
                  </pic:spPr>
                </pic:pic>
              </a:graphicData>
            </a:graphic>
          </wp:inline>
        </w:drawing>
      </w:r>
    </w:p>
    <w:p w14:paraId="75990476" w14:textId="49422CC1" w:rsidR="00672409" w:rsidRPr="001D06A3" w:rsidRDefault="00672409" w:rsidP="001D06A3">
      <w:pPr>
        <w:rPr>
          <w:rFonts w:ascii="Times New Roman" w:hAnsi="Times New Roman" w:cs="Times New Roman"/>
          <w:iCs/>
          <w:sz w:val="22"/>
          <w:szCs w:val="22"/>
        </w:rPr>
      </w:pPr>
      <w:r w:rsidRPr="002A6419">
        <w:rPr>
          <w:rFonts w:ascii="Times New Roman" w:hAnsi="Times New Roman" w:cs="Times New Roman"/>
          <w:b/>
          <w:bCs/>
          <w:sz w:val="22"/>
          <w:szCs w:val="22"/>
        </w:rPr>
        <w:t>Fig</w:t>
      </w:r>
      <w:commentRangeStart w:id="26"/>
      <w:r w:rsidRPr="002A6419">
        <w:rPr>
          <w:rFonts w:ascii="Times New Roman" w:hAnsi="Times New Roman" w:cs="Times New Roman"/>
          <w:b/>
          <w:bCs/>
          <w:sz w:val="22"/>
          <w:szCs w:val="22"/>
        </w:rPr>
        <w:t>ure</w:t>
      </w:r>
      <w:commentRangeEnd w:id="26"/>
      <w:r w:rsidR="00CD6431" w:rsidRPr="002A6419">
        <w:rPr>
          <w:rStyle w:val="CommentReference"/>
          <w:rFonts w:ascii="Times New Roman" w:hAnsi="Times New Roman" w:cs="Times New Roman"/>
          <w:b/>
          <w:bCs/>
          <w:sz w:val="22"/>
          <w:szCs w:val="22"/>
        </w:rPr>
        <w:commentReference w:id="26"/>
      </w:r>
      <w:r w:rsidRPr="002A6419">
        <w:rPr>
          <w:rFonts w:ascii="Times New Roman" w:hAnsi="Times New Roman" w:cs="Times New Roman"/>
          <w:b/>
          <w:bCs/>
          <w:sz w:val="22"/>
          <w:szCs w:val="22"/>
        </w:rPr>
        <w:t xml:space="preserve"> </w:t>
      </w:r>
      <w:r w:rsidR="004B6B3E" w:rsidRPr="002A6419">
        <w:rPr>
          <w:rFonts w:ascii="Times New Roman" w:hAnsi="Times New Roman" w:cs="Times New Roman"/>
          <w:b/>
          <w:bCs/>
          <w:sz w:val="22"/>
          <w:szCs w:val="22"/>
        </w:rPr>
        <w:t>2</w:t>
      </w:r>
      <w:r w:rsidRPr="002A6419">
        <w:rPr>
          <w:rFonts w:ascii="Times New Roman" w:hAnsi="Times New Roman" w:cs="Times New Roman"/>
          <w:b/>
          <w:bCs/>
          <w:sz w:val="22"/>
          <w:szCs w:val="22"/>
        </w:rPr>
        <w:t xml:space="preserve">. </w:t>
      </w:r>
      <w:r w:rsidRPr="002A6419">
        <w:rPr>
          <w:rFonts w:ascii="Times New Roman" w:hAnsi="Times New Roman" w:cs="Times New Roman"/>
          <w:sz w:val="22"/>
          <w:szCs w:val="22"/>
        </w:rPr>
        <w:t>Reaction norms of maximum specific growth rate (</w:t>
      </w:r>
      <w:r w:rsidRPr="002A6419">
        <w:rPr>
          <w:rFonts w:ascii="Times New Roman" w:hAnsi="Times New Roman" w:cs="Times New Roman"/>
          <w:i/>
          <w:iCs/>
          <w:sz w:val="22"/>
          <w:szCs w:val="22"/>
        </w:rPr>
        <w:t>μ</w:t>
      </w:r>
      <w:r w:rsidRPr="002A6419">
        <w:rPr>
          <w:rFonts w:ascii="Times New Roman" w:hAnsi="Times New Roman" w:cs="Times New Roman"/>
          <w:sz w:val="22"/>
          <w:szCs w:val="22"/>
          <w:vertAlign w:val="subscript"/>
        </w:rPr>
        <w:t>max</w:t>
      </w:r>
      <w:r w:rsidRPr="002A6419">
        <w:rPr>
          <w:rFonts w:ascii="Times New Roman" w:hAnsi="Times New Roman" w:cs="Times New Roman"/>
          <w:sz w:val="22"/>
          <w:szCs w:val="22"/>
        </w:rPr>
        <w:t xml:space="preserve"> d</w:t>
      </w:r>
      <w:r w:rsidRPr="002A6419">
        <w:rPr>
          <w:rFonts w:ascii="Times New Roman" w:hAnsi="Times New Roman" w:cs="Times New Roman"/>
          <w:sz w:val="22"/>
          <w:szCs w:val="22"/>
          <w:vertAlign w:val="superscript"/>
        </w:rPr>
        <w:t>-1</w:t>
      </w:r>
      <w:r w:rsidRPr="002A6419">
        <w:rPr>
          <w:rFonts w:ascii="Times New Roman" w:hAnsi="Times New Roman" w:cs="Times New Roman"/>
          <w:sz w:val="22"/>
          <w:szCs w:val="22"/>
        </w:rPr>
        <w:t xml:space="preserve"> ± SE) for each of 17 clonal lines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cultured at 25 °C and 30 °C (</w:t>
      </w:r>
      <w:r w:rsidRPr="002A6419">
        <w:rPr>
          <w:rFonts w:ascii="Times New Roman" w:hAnsi="Times New Roman" w:cs="Times New Roman"/>
          <w:i/>
          <w:iCs/>
          <w:sz w:val="22"/>
          <w:szCs w:val="22"/>
        </w:rPr>
        <w:t>n</w:t>
      </w:r>
      <w:r w:rsidRPr="002A6419">
        <w:rPr>
          <w:rFonts w:ascii="Times New Roman" w:hAnsi="Times New Roman" w:cs="Times New Roman"/>
          <w:sz w:val="22"/>
          <w:szCs w:val="22"/>
        </w:rPr>
        <w:t xml:space="preserve"> = 3). Each panel</w:t>
      </w:r>
      <w:r w:rsidR="001362FC">
        <w:rPr>
          <w:rFonts w:ascii="Times New Roman" w:hAnsi="Times New Roman" w:cs="Times New Roman"/>
          <w:sz w:val="22"/>
          <w:szCs w:val="22"/>
        </w:rPr>
        <w:t xml:space="preserve"> </w:t>
      </w:r>
      <w:r w:rsidRPr="002A6419">
        <w:rPr>
          <w:rFonts w:ascii="Times New Roman" w:hAnsi="Times New Roman" w:cs="Times New Roman"/>
          <w:sz w:val="22"/>
          <w:szCs w:val="22"/>
        </w:rPr>
        <w:t xml:space="preserve">represents one </w:t>
      </w:r>
      <w:r w:rsidRPr="002A6419">
        <w:rPr>
          <w:rFonts w:ascii="Times New Roman" w:hAnsi="Times New Roman" w:cs="Times New Roman"/>
          <w:i/>
          <w:iCs/>
          <w:sz w:val="22"/>
          <w:szCs w:val="22"/>
        </w:rPr>
        <w:t>S. purpurea</w:t>
      </w:r>
      <w:r w:rsidRPr="002A6419">
        <w:rPr>
          <w:rFonts w:ascii="Times New Roman" w:hAnsi="Times New Roman" w:cs="Times New Roman"/>
          <w:iCs/>
          <w:sz w:val="22"/>
          <w:szCs w:val="22"/>
        </w:rPr>
        <w:t xml:space="preserve"> leaf sampled from Site 1 (Leaf 1–3) or Site 2 (Leaf 4–6). </w:t>
      </w:r>
    </w:p>
    <w:p w14:paraId="6D8A818F" w14:textId="64413F3F" w:rsidR="001D06A3" w:rsidRDefault="001D06A3" w:rsidP="001D06A3">
      <w:pPr>
        <w:jc w:val="center"/>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0843691A" wp14:editId="7F80805E">
            <wp:extent cx="4608576" cy="3405440"/>
            <wp:effectExtent l="0" t="0" r="1905" b="5080"/>
            <wp:docPr id="1925517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29542" cy="3420933"/>
                    </a:xfrm>
                    <a:prstGeom prst="rect">
                      <a:avLst/>
                    </a:prstGeom>
                    <a:noFill/>
                    <a:ln>
                      <a:noFill/>
                    </a:ln>
                  </pic:spPr>
                </pic:pic>
              </a:graphicData>
            </a:graphic>
          </wp:inline>
        </w:drawing>
      </w:r>
    </w:p>
    <w:p w14:paraId="6AB0B3BB" w14:textId="6031B21A" w:rsidR="00672409" w:rsidRPr="002A6419" w:rsidRDefault="00672409">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4B6B3E" w:rsidRPr="002A6419">
        <w:rPr>
          <w:rFonts w:ascii="Times New Roman" w:hAnsi="Times New Roman" w:cs="Times New Roman"/>
          <w:b/>
          <w:bCs/>
          <w:sz w:val="22"/>
          <w:szCs w:val="22"/>
        </w:rPr>
        <w:t>3</w:t>
      </w:r>
      <w:r w:rsidRPr="002A6419">
        <w:rPr>
          <w:rFonts w:ascii="Times New Roman" w:hAnsi="Times New Roman" w:cs="Times New Roman"/>
          <w:b/>
          <w:bCs/>
          <w:sz w:val="22"/>
          <w:szCs w:val="22"/>
        </w:rPr>
        <w:t>.</w:t>
      </w:r>
      <w:r w:rsidRPr="002A6419">
        <w:rPr>
          <w:rFonts w:ascii="Times New Roman" w:hAnsi="Times New Roman" w:cs="Times New Roman"/>
          <w:sz w:val="22"/>
          <w:szCs w:val="22"/>
        </w:rPr>
        <w:t xml:space="preserve"> Reaction norms of rotifer cross-sectional area (μm</w:t>
      </w:r>
      <w:r w:rsidRPr="002A6419">
        <w:rPr>
          <w:rFonts w:ascii="Times New Roman" w:hAnsi="Times New Roman" w:cs="Times New Roman"/>
          <w:sz w:val="22"/>
          <w:szCs w:val="22"/>
          <w:vertAlign w:val="superscript"/>
        </w:rPr>
        <w:t>2</w:t>
      </w:r>
      <w:r w:rsidRPr="002A6419">
        <w:rPr>
          <w:rFonts w:ascii="Times New Roman" w:hAnsi="Times New Roman" w:cs="Times New Roman"/>
          <w:sz w:val="22"/>
          <w:szCs w:val="22"/>
        </w:rPr>
        <w:t xml:space="preserve"> ± SE) for each of 16 clonal lines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cultured at 25 °C and 30 °C. Each panel represents one </w:t>
      </w:r>
      <w:r w:rsidRPr="002A6419">
        <w:rPr>
          <w:rFonts w:ascii="Times New Roman" w:hAnsi="Times New Roman" w:cs="Times New Roman"/>
          <w:i/>
          <w:iCs/>
          <w:sz w:val="22"/>
          <w:szCs w:val="22"/>
        </w:rPr>
        <w:t>S. purpurea</w:t>
      </w:r>
      <w:r w:rsidRPr="002A6419">
        <w:rPr>
          <w:rFonts w:ascii="Times New Roman" w:hAnsi="Times New Roman" w:cs="Times New Roman"/>
          <w:sz w:val="22"/>
          <w:szCs w:val="22"/>
        </w:rPr>
        <w:t xml:space="preserve"> leaf sampled from Site 1 (Leaf 1–3) or Site 2 (Leaf 4–6).</w:t>
      </w:r>
    </w:p>
    <w:p w14:paraId="7876B816" w14:textId="5B151F0F" w:rsidR="00B0700B" w:rsidRPr="009857A5" w:rsidRDefault="004D739F" w:rsidP="00A72993">
      <w:pPr>
        <w:spacing w:after="0" w:line="480" w:lineRule="auto"/>
        <w:rPr>
          <w:rFonts w:ascii="Times New Roman" w:hAnsi="Times New Roman" w:cs="Times New Roman"/>
          <w:u w:val="single"/>
        </w:rPr>
      </w:pPr>
      <w:r w:rsidRPr="009857A5">
        <w:rPr>
          <w:rFonts w:ascii="Times New Roman" w:hAnsi="Times New Roman" w:cs="Times New Roman"/>
          <w:u w:val="single"/>
        </w:rPr>
        <w:lastRenderedPageBreak/>
        <w:t>Discussion</w:t>
      </w:r>
    </w:p>
    <w:p w14:paraId="6F89092F" w14:textId="0DAFDB26" w:rsidR="00B959F2" w:rsidRDefault="00D76B9A" w:rsidP="00B959F2">
      <w:pPr>
        <w:spacing w:after="0" w:line="480" w:lineRule="auto"/>
        <w:ind w:firstLine="720"/>
        <w:rPr>
          <w:rFonts w:ascii="Times New Roman" w:hAnsi="Times New Roman" w:cs="Times New Roman"/>
        </w:rPr>
      </w:pPr>
      <w:r>
        <w:rPr>
          <w:rFonts w:ascii="Times New Roman" w:hAnsi="Times New Roman" w:cs="Times New Roman"/>
        </w:rPr>
        <w:t>The maximum growth rate of rotifer clones wa</w:t>
      </w:r>
      <w:r w:rsidR="00FF5CF7">
        <w:rPr>
          <w:rFonts w:ascii="Times New Roman" w:hAnsi="Times New Roman" w:cs="Times New Roman"/>
        </w:rPr>
        <w:t>s</w:t>
      </w:r>
      <w:r>
        <w:rPr>
          <w:rFonts w:ascii="Times New Roman" w:hAnsi="Times New Roman" w:cs="Times New Roman"/>
        </w:rPr>
        <w:t xml:space="preserve"> </w:t>
      </w:r>
      <w:r w:rsidR="00466C87">
        <w:rPr>
          <w:rFonts w:ascii="Times New Roman" w:hAnsi="Times New Roman" w:cs="Times New Roman"/>
        </w:rPr>
        <w:t xml:space="preserve">overall </w:t>
      </w:r>
      <w:r>
        <w:rPr>
          <w:rFonts w:ascii="Times New Roman" w:hAnsi="Times New Roman" w:cs="Times New Roman"/>
        </w:rPr>
        <w:t xml:space="preserve">higher at 30 °C than 25 °C, </w:t>
      </w:r>
      <w:r w:rsidR="00466C87">
        <w:rPr>
          <w:rFonts w:ascii="Times New Roman" w:hAnsi="Times New Roman" w:cs="Times New Roman"/>
        </w:rPr>
        <w:t xml:space="preserve">which indicates that </w:t>
      </w:r>
      <w:r w:rsidR="00466C87" w:rsidRPr="00466C87">
        <w:rPr>
          <w:rFonts w:ascii="Times New Roman" w:hAnsi="Times New Roman" w:cs="Times New Roman"/>
        </w:rPr>
        <w:t>30 °C may not be physiologically stressful</w:t>
      </w:r>
      <w:r w:rsidR="0083570A">
        <w:rPr>
          <w:rFonts w:ascii="Times New Roman" w:hAnsi="Times New Roman" w:cs="Times New Roman"/>
        </w:rPr>
        <w:t xml:space="preserve">. </w:t>
      </w:r>
      <w:r w:rsidR="006D606C">
        <w:rPr>
          <w:rFonts w:ascii="Times New Roman" w:hAnsi="Times New Roman" w:cs="Times New Roman"/>
        </w:rPr>
        <w:t>While these results are</w:t>
      </w:r>
      <w:r w:rsidR="0083570A">
        <w:rPr>
          <w:rFonts w:ascii="Times New Roman" w:hAnsi="Times New Roman" w:cs="Times New Roman"/>
        </w:rPr>
        <w:t xml:space="preserve"> contrary to my prediction, f</w:t>
      </w:r>
      <w:r w:rsidR="00466C87" w:rsidRPr="00466C87">
        <w:rPr>
          <w:rFonts w:ascii="Times New Roman" w:hAnsi="Times New Roman" w:cs="Times New Roman"/>
        </w:rPr>
        <w:t>aster growth rate at a warmer temperature is consistent with fundamental metabolic expectations</w:t>
      </w:r>
      <w:r w:rsidR="00466C87">
        <w:rPr>
          <w:rFonts w:ascii="Times New Roman" w:hAnsi="Times New Roman" w:cs="Times New Roman"/>
        </w:rPr>
        <w:t xml:space="preserve"> up until a </w:t>
      </w:r>
      <w:commentRangeStart w:id="27"/>
      <w:r w:rsidR="00466C87">
        <w:rPr>
          <w:rFonts w:ascii="Times New Roman" w:hAnsi="Times New Roman" w:cs="Times New Roman"/>
        </w:rPr>
        <w:t>thermal optimum is reached</w:t>
      </w:r>
      <w:commentRangeEnd w:id="27"/>
      <w:r w:rsidR="002A4E9B">
        <w:rPr>
          <w:rStyle w:val="CommentReference"/>
          <w:rFonts w:ascii="Times New Roman" w:hAnsi="Times New Roman" w:cs="Times New Roman"/>
          <w:sz w:val="24"/>
          <w:szCs w:val="24"/>
        </w:rPr>
        <w:commentReference w:id="27"/>
      </w:r>
      <w:r w:rsidR="00DA0918">
        <w:rPr>
          <w:rFonts w:ascii="Times New Roman" w:hAnsi="Times New Roman" w:cs="Times New Roman"/>
        </w:rPr>
        <w:t xml:space="preserve"> (Brown et al., 2004)</w:t>
      </w:r>
      <w:r w:rsidR="006F7CD3">
        <w:rPr>
          <w:rFonts w:ascii="Times New Roman" w:hAnsi="Times New Roman" w:cs="Times New Roman"/>
        </w:rPr>
        <w:t xml:space="preserve">, and no such thermal optimum has been described for </w:t>
      </w:r>
      <w:r w:rsidR="006F7CD3">
        <w:rPr>
          <w:rFonts w:ascii="Times New Roman" w:hAnsi="Times New Roman" w:cs="Times New Roman"/>
          <w:i/>
          <w:iCs/>
        </w:rPr>
        <w:t>H. rosa</w:t>
      </w:r>
      <w:r w:rsidR="002F1A8F">
        <w:rPr>
          <w:rFonts w:ascii="Times New Roman" w:hAnsi="Times New Roman" w:cs="Times New Roman"/>
        </w:rPr>
        <w:t xml:space="preserve">. </w:t>
      </w:r>
      <w:commentRangeStart w:id="28"/>
      <w:r w:rsidR="002F1A8F">
        <w:rPr>
          <w:rFonts w:ascii="Times New Roman" w:hAnsi="Times New Roman" w:cs="Times New Roman"/>
        </w:rPr>
        <w:t>T</w:t>
      </w:r>
      <w:r w:rsidR="00466C87">
        <w:rPr>
          <w:rFonts w:ascii="Times New Roman" w:hAnsi="Times New Roman" w:cs="Times New Roman"/>
        </w:rPr>
        <w:t>hus</w:t>
      </w:r>
      <w:r w:rsidR="002F1A8F">
        <w:rPr>
          <w:rFonts w:ascii="Times New Roman" w:hAnsi="Times New Roman" w:cs="Times New Roman"/>
        </w:rPr>
        <w:t>,</w:t>
      </w:r>
      <w:r w:rsidR="00466C87">
        <w:rPr>
          <w:rFonts w:ascii="Times New Roman" w:hAnsi="Times New Roman" w:cs="Times New Roman"/>
        </w:rPr>
        <w:t xml:space="preserve"> it is likely such an optimum for </w:t>
      </w:r>
      <w:r w:rsidR="00466C87">
        <w:rPr>
          <w:rFonts w:ascii="Times New Roman" w:hAnsi="Times New Roman" w:cs="Times New Roman"/>
          <w:i/>
          <w:iCs/>
        </w:rPr>
        <w:t>H. rosa</w:t>
      </w:r>
      <w:r w:rsidR="00466C87">
        <w:rPr>
          <w:rFonts w:ascii="Times New Roman" w:hAnsi="Times New Roman" w:cs="Times New Roman"/>
        </w:rPr>
        <w:t xml:space="preserve"> exists closer to </w:t>
      </w:r>
      <w:r w:rsidR="00466C87" w:rsidRPr="00466C87">
        <w:rPr>
          <w:rFonts w:ascii="Times New Roman" w:hAnsi="Times New Roman" w:cs="Times New Roman"/>
        </w:rPr>
        <w:t xml:space="preserve">30 °C </w:t>
      </w:r>
      <w:r w:rsidR="00466C87">
        <w:rPr>
          <w:rFonts w:ascii="Times New Roman" w:hAnsi="Times New Roman" w:cs="Times New Roman"/>
        </w:rPr>
        <w:t xml:space="preserve">than to 25 </w:t>
      </w:r>
      <w:r w:rsidR="00466C87" w:rsidRPr="00466C87">
        <w:rPr>
          <w:rFonts w:ascii="Times New Roman" w:hAnsi="Times New Roman" w:cs="Times New Roman"/>
        </w:rPr>
        <w:t>°C</w:t>
      </w:r>
      <w:r w:rsidR="00261099">
        <w:rPr>
          <w:rFonts w:ascii="Times New Roman" w:hAnsi="Times New Roman" w:cs="Times New Roman"/>
        </w:rPr>
        <w:t>.</w:t>
      </w:r>
      <w:commentRangeEnd w:id="28"/>
      <w:r w:rsidR="002A4E9B">
        <w:rPr>
          <w:rStyle w:val="CommentReference"/>
          <w:rFonts w:ascii="Times New Roman" w:hAnsi="Times New Roman" w:cs="Times New Roman"/>
          <w:sz w:val="24"/>
          <w:szCs w:val="24"/>
        </w:rPr>
        <w:commentReference w:id="28"/>
      </w:r>
      <w:r w:rsidR="00261099">
        <w:rPr>
          <w:rFonts w:ascii="Times New Roman" w:hAnsi="Times New Roman" w:cs="Times New Roman"/>
        </w:rPr>
        <w:t xml:space="preserve"> </w:t>
      </w:r>
      <w:r w:rsidR="00492A85">
        <w:rPr>
          <w:rFonts w:ascii="Times New Roman" w:hAnsi="Times New Roman" w:cs="Times New Roman"/>
        </w:rPr>
        <w:t xml:space="preserve">However, </w:t>
      </w:r>
      <w:r w:rsidR="00E06AB0">
        <w:rPr>
          <w:rFonts w:ascii="Times New Roman" w:hAnsi="Times New Roman" w:cs="Times New Roman"/>
        </w:rPr>
        <w:t>the extent to which this is true</w:t>
      </w:r>
      <w:r w:rsidR="00492A85">
        <w:rPr>
          <w:rFonts w:ascii="Times New Roman" w:hAnsi="Times New Roman" w:cs="Times New Roman"/>
        </w:rPr>
        <w:t xml:space="preserve"> </w:t>
      </w:r>
      <w:r w:rsidR="00A25C61">
        <w:rPr>
          <w:rFonts w:ascii="Times New Roman" w:hAnsi="Times New Roman" w:cs="Times New Roman"/>
        </w:rPr>
        <w:t>is not</w:t>
      </w:r>
      <w:r w:rsidR="00492A85">
        <w:rPr>
          <w:rFonts w:ascii="Times New Roman" w:hAnsi="Times New Roman" w:cs="Times New Roman"/>
        </w:rPr>
        <w:t xml:space="preserve"> </w:t>
      </w:r>
      <w:r w:rsidR="00E06AB0">
        <w:rPr>
          <w:rFonts w:ascii="Times New Roman" w:hAnsi="Times New Roman" w:cs="Times New Roman"/>
        </w:rPr>
        <w:t xml:space="preserve">the same for </w:t>
      </w:r>
      <w:r w:rsidR="00492A85">
        <w:rPr>
          <w:rFonts w:ascii="Times New Roman" w:hAnsi="Times New Roman" w:cs="Times New Roman"/>
        </w:rPr>
        <w:t xml:space="preserve">all clones. </w:t>
      </w:r>
      <w:r w:rsidR="0038247A">
        <w:rPr>
          <w:rFonts w:ascii="Times New Roman" w:hAnsi="Times New Roman" w:cs="Times New Roman"/>
        </w:rPr>
        <w:t>T</w:t>
      </w:r>
      <w:r w:rsidR="000D33FF">
        <w:rPr>
          <w:rFonts w:ascii="Times New Roman" w:hAnsi="Times New Roman" w:cs="Times New Roman"/>
        </w:rPr>
        <w:t>here was substantial variation among clones</w:t>
      </w:r>
      <w:r w:rsidR="007E604D">
        <w:rPr>
          <w:rFonts w:ascii="Times New Roman" w:hAnsi="Times New Roman" w:cs="Times New Roman"/>
        </w:rPr>
        <w:t xml:space="preserve"> in</w:t>
      </w:r>
      <w:r w:rsidR="000D33FF">
        <w:rPr>
          <w:rFonts w:ascii="Times New Roman" w:hAnsi="Times New Roman" w:cs="Times New Roman"/>
        </w:rPr>
        <w:t xml:space="preserve"> </w:t>
      </w:r>
      <w:r w:rsidR="00466C87">
        <w:rPr>
          <w:rFonts w:ascii="Times New Roman" w:hAnsi="Times New Roman" w:cs="Times New Roman"/>
        </w:rPr>
        <w:t xml:space="preserve">the magnitude of their </w:t>
      </w:r>
      <w:r w:rsidR="00650658">
        <w:rPr>
          <w:rFonts w:ascii="Times New Roman" w:hAnsi="Times New Roman" w:cs="Times New Roman"/>
        </w:rPr>
        <w:t>respon</w:t>
      </w:r>
      <w:r w:rsidR="00466C87">
        <w:rPr>
          <w:rFonts w:ascii="Times New Roman" w:hAnsi="Times New Roman" w:cs="Times New Roman"/>
        </w:rPr>
        <w:t>se</w:t>
      </w:r>
      <w:r w:rsidR="000D33FF">
        <w:rPr>
          <w:rFonts w:ascii="Times New Roman" w:hAnsi="Times New Roman" w:cs="Times New Roman"/>
        </w:rPr>
        <w:t xml:space="preserve"> to warming</w:t>
      </w:r>
      <w:r w:rsidR="006D1A6F">
        <w:rPr>
          <w:rFonts w:ascii="Times New Roman" w:hAnsi="Times New Roman" w:cs="Times New Roman"/>
        </w:rPr>
        <w:t xml:space="preserve">, </w:t>
      </w:r>
      <w:r w:rsidR="00EF6DBA" w:rsidRPr="000D33FF">
        <w:rPr>
          <w:rFonts w:ascii="Times New Roman" w:hAnsi="Times New Roman" w:cs="Times New Roman"/>
        </w:rPr>
        <w:t>accounting</w:t>
      </w:r>
      <w:r w:rsidR="000D33FF" w:rsidRPr="000D33FF">
        <w:rPr>
          <w:rFonts w:ascii="Times New Roman" w:hAnsi="Times New Roman" w:cs="Times New Roman"/>
        </w:rPr>
        <w:t xml:space="preserve"> for </w:t>
      </w:r>
      <w:r w:rsidR="008131FF">
        <w:rPr>
          <w:rFonts w:ascii="Times New Roman" w:hAnsi="Times New Roman" w:cs="Times New Roman"/>
        </w:rPr>
        <w:t>the</w:t>
      </w:r>
      <w:r w:rsidR="000D33FF" w:rsidRPr="000D33FF">
        <w:rPr>
          <w:rFonts w:ascii="Times New Roman" w:hAnsi="Times New Roman" w:cs="Times New Roman"/>
        </w:rPr>
        <w:t xml:space="preserve"> large</w:t>
      </w:r>
      <w:r w:rsidR="008131FF">
        <w:rPr>
          <w:rFonts w:ascii="Times New Roman" w:hAnsi="Times New Roman" w:cs="Times New Roman"/>
        </w:rPr>
        <w:t>st</w:t>
      </w:r>
      <w:r w:rsidR="000D33FF" w:rsidRPr="000D33FF">
        <w:rPr>
          <w:rFonts w:ascii="Times New Roman" w:hAnsi="Times New Roman" w:cs="Times New Roman"/>
        </w:rPr>
        <w:t xml:space="preserve"> proportion of total variance in </w:t>
      </w:r>
      <w:r w:rsidR="000D33FF" w:rsidRPr="000D33FF">
        <w:rPr>
          <w:rFonts w:ascii="Times New Roman" w:hAnsi="Times New Roman" w:cs="Times New Roman"/>
          <w:i/>
          <w:iCs/>
        </w:rPr>
        <w:t>μmax</w:t>
      </w:r>
      <w:r w:rsidR="008131FF">
        <w:rPr>
          <w:rFonts w:ascii="Times New Roman" w:hAnsi="Times New Roman" w:cs="Times New Roman"/>
        </w:rPr>
        <w:t xml:space="preserve"> (40%)</w:t>
      </w:r>
      <w:r w:rsidR="009A2302">
        <w:rPr>
          <w:rFonts w:ascii="Times New Roman" w:hAnsi="Times New Roman" w:cs="Times New Roman"/>
        </w:rPr>
        <w:t xml:space="preserve">. </w:t>
      </w:r>
      <w:r w:rsidR="00B16150" w:rsidRPr="00B16150">
        <w:rPr>
          <w:rFonts w:ascii="Times New Roman" w:hAnsi="Times New Roman" w:cs="Times New Roman"/>
        </w:rPr>
        <w:t>In contrast, little to no variation was observed at the site or leaf level</w:t>
      </w:r>
      <w:r w:rsidR="006A4829">
        <w:rPr>
          <w:rFonts w:ascii="Times New Roman" w:hAnsi="Times New Roman" w:cs="Times New Roman"/>
        </w:rPr>
        <w:t>,</w:t>
      </w:r>
      <w:r w:rsidR="006A4829" w:rsidRPr="006A4829">
        <w:rPr>
          <w:rFonts w:ascii="Times New Roman" w:hAnsi="Times New Roman" w:cs="Times New Roman"/>
        </w:rPr>
        <w:t xml:space="preserve"> </w:t>
      </w:r>
      <w:r w:rsidR="006A4829">
        <w:rPr>
          <w:rFonts w:ascii="Times New Roman" w:hAnsi="Times New Roman" w:cs="Times New Roman"/>
        </w:rPr>
        <w:t xml:space="preserve">suggesting </w:t>
      </w:r>
      <w:r w:rsidR="006A4829" w:rsidRPr="00B16150">
        <w:rPr>
          <w:rFonts w:ascii="Times New Roman" w:hAnsi="Times New Roman" w:cs="Times New Roman"/>
        </w:rPr>
        <w:t>that most biologically relevant variation in temperature response occurs within individual leaves</w:t>
      </w:r>
      <w:r w:rsidR="006A4829">
        <w:rPr>
          <w:rFonts w:ascii="Times New Roman" w:hAnsi="Times New Roman" w:cs="Times New Roman"/>
        </w:rPr>
        <w:t xml:space="preserve">. </w:t>
      </w:r>
      <w:r w:rsidR="00DE58FD">
        <w:rPr>
          <w:rFonts w:ascii="Times New Roman" w:hAnsi="Times New Roman" w:cs="Times New Roman"/>
        </w:rPr>
        <w:t>This</w:t>
      </w:r>
      <w:r w:rsidR="003D6DD6">
        <w:rPr>
          <w:rFonts w:ascii="Times New Roman" w:hAnsi="Times New Roman" w:cs="Times New Roman"/>
        </w:rPr>
        <w:t xml:space="preserve"> within-leaf</w:t>
      </w:r>
      <w:r w:rsidR="00DE58FD">
        <w:rPr>
          <w:rFonts w:ascii="Times New Roman" w:hAnsi="Times New Roman" w:cs="Times New Roman"/>
        </w:rPr>
        <w:t xml:space="preserve"> variation has the potential to facilitate rapid evolutionary change, </w:t>
      </w:r>
      <w:r w:rsidR="00DE58FD" w:rsidRPr="00A16954">
        <w:rPr>
          <w:rFonts w:ascii="Times New Roman" w:hAnsi="Times New Roman" w:cs="Times New Roman"/>
        </w:rPr>
        <w:t xml:space="preserve">because multiple clones with differing thermal responses </w:t>
      </w:r>
      <w:commentRangeStart w:id="29"/>
      <w:r w:rsidR="00DE58FD" w:rsidRPr="00A16954">
        <w:rPr>
          <w:rFonts w:ascii="Times New Roman" w:hAnsi="Times New Roman" w:cs="Times New Roman"/>
        </w:rPr>
        <w:t>co</w:t>
      </w:r>
      <w:commentRangeEnd w:id="29"/>
      <w:r w:rsidR="002A4E9B">
        <w:rPr>
          <w:rStyle w:val="CommentReference"/>
          <w:rFonts w:ascii="Times New Roman" w:hAnsi="Times New Roman" w:cs="Times New Roman"/>
          <w:sz w:val="24"/>
          <w:szCs w:val="24"/>
        </w:rPr>
        <w:commentReference w:id="29"/>
      </w:r>
      <w:r w:rsidR="00D8760E">
        <w:rPr>
          <w:rFonts w:ascii="Times New Roman" w:hAnsi="Times New Roman" w:cs="Times New Roman"/>
        </w:rPr>
        <w:t>-occur</w:t>
      </w:r>
      <w:r w:rsidR="00DE58FD" w:rsidRPr="00A16954">
        <w:rPr>
          <w:rFonts w:ascii="Times New Roman" w:hAnsi="Times New Roman" w:cs="Times New Roman"/>
        </w:rPr>
        <w:t>, allowing selection to rapidly shift population composition.</w:t>
      </w:r>
      <w:r w:rsidR="00DE58FD">
        <w:rPr>
          <w:rFonts w:ascii="Times New Roman" w:hAnsi="Times New Roman" w:cs="Times New Roman"/>
        </w:rPr>
        <w:t xml:space="preserve"> </w:t>
      </w:r>
    </w:p>
    <w:p w14:paraId="3BED253F" w14:textId="69369F45" w:rsidR="00B8115F" w:rsidRDefault="006A4829" w:rsidP="00B959F2">
      <w:pPr>
        <w:spacing w:after="0" w:line="480" w:lineRule="auto"/>
        <w:ind w:firstLine="720"/>
        <w:rPr>
          <w:rFonts w:ascii="Times New Roman" w:hAnsi="Times New Roman" w:cs="Times New Roman"/>
        </w:rPr>
      </w:pPr>
      <w:r>
        <w:rPr>
          <w:rFonts w:ascii="Times New Roman" w:hAnsi="Times New Roman" w:cs="Times New Roman"/>
        </w:rPr>
        <w:t xml:space="preserve">I </w:t>
      </w:r>
      <w:r w:rsidR="00941635">
        <w:rPr>
          <w:rFonts w:ascii="Times New Roman" w:hAnsi="Times New Roman" w:cs="Times New Roman"/>
        </w:rPr>
        <w:t>hypothesized that</w:t>
      </w:r>
      <w:r>
        <w:rPr>
          <w:rFonts w:ascii="Times New Roman" w:hAnsi="Times New Roman" w:cs="Times New Roman"/>
        </w:rPr>
        <w:t xml:space="preserve"> the average response to temperature of clones among leaves </w:t>
      </w:r>
      <w:r w:rsidR="001E7173">
        <w:rPr>
          <w:rFonts w:ascii="Times New Roman" w:hAnsi="Times New Roman" w:cs="Times New Roman"/>
        </w:rPr>
        <w:t xml:space="preserve">would </w:t>
      </w:r>
      <w:r>
        <w:rPr>
          <w:rFonts w:ascii="Times New Roman" w:hAnsi="Times New Roman" w:cs="Times New Roman"/>
        </w:rPr>
        <w:t xml:space="preserve">differ the </w:t>
      </w:r>
      <w:r w:rsidR="009E1A96">
        <w:rPr>
          <w:rFonts w:ascii="Times New Roman" w:hAnsi="Times New Roman" w:cs="Times New Roman"/>
        </w:rPr>
        <w:t xml:space="preserve">most </w:t>
      </w:r>
      <w:r w:rsidR="009E1A96" w:rsidRPr="009E1A96">
        <w:rPr>
          <w:rFonts w:ascii="Times New Roman" w:hAnsi="Times New Roman" w:cs="Times New Roman"/>
        </w:rPr>
        <w:t>because leaves represent relatively distinct microhabitats where rotifer populations experience localized environmental conditions (e.g.,</w:t>
      </w:r>
      <w:r w:rsidR="00A17190">
        <w:rPr>
          <w:rFonts w:ascii="Times New Roman" w:hAnsi="Times New Roman" w:cs="Times New Roman"/>
        </w:rPr>
        <w:t xml:space="preserve"> basal</w:t>
      </w:r>
      <w:r w:rsidR="009E1A96" w:rsidRPr="009E1A96">
        <w:rPr>
          <w:rFonts w:ascii="Times New Roman" w:hAnsi="Times New Roman" w:cs="Times New Roman"/>
        </w:rPr>
        <w:t xml:space="preserve"> resource availability, microbial communit</w:t>
      </w:r>
      <w:r w:rsidR="007D3F7D">
        <w:rPr>
          <w:rFonts w:ascii="Times New Roman" w:hAnsi="Times New Roman" w:cs="Times New Roman"/>
        </w:rPr>
        <w:t>y composition</w:t>
      </w:r>
      <w:r w:rsidR="009E1A96" w:rsidRPr="009E1A96">
        <w:rPr>
          <w:rFonts w:ascii="Times New Roman" w:hAnsi="Times New Roman" w:cs="Times New Roman"/>
        </w:rPr>
        <w:t xml:space="preserve">, or microclimate), which could promote divergence </w:t>
      </w:r>
      <w:r w:rsidR="003E10E6">
        <w:rPr>
          <w:rFonts w:ascii="Times New Roman" w:hAnsi="Times New Roman" w:cs="Times New Roman"/>
        </w:rPr>
        <w:t>in the frequencies of</w:t>
      </w:r>
      <w:r w:rsidR="009E1A96" w:rsidRPr="009E1A96">
        <w:rPr>
          <w:rFonts w:ascii="Times New Roman" w:hAnsi="Times New Roman" w:cs="Times New Roman"/>
        </w:rPr>
        <w:t xml:space="preserve"> clones they harbor.</w:t>
      </w:r>
      <w:r w:rsidR="00A22855">
        <w:rPr>
          <w:rFonts w:ascii="Times New Roman" w:hAnsi="Times New Roman" w:cs="Times New Roman"/>
        </w:rPr>
        <w:t xml:space="preserve"> </w:t>
      </w:r>
      <w:r w:rsidR="00CC5B7F">
        <w:rPr>
          <w:rFonts w:ascii="Times New Roman" w:hAnsi="Times New Roman" w:cs="Times New Roman"/>
        </w:rPr>
        <w:t>For example, s</w:t>
      </w:r>
      <w:r w:rsidR="00B8115F" w:rsidRPr="00B33C3B">
        <w:rPr>
          <w:rFonts w:ascii="Times New Roman" w:hAnsi="Times New Roman" w:cs="Times New Roman"/>
        </w:rPr>
        <w:t>ome plants occur in full sun and are likely to experience substantially higher leaf water temperatures than those in more shaded conditions. This variation in thermal environment could result in differences in the strength of selection among leaves. Under this scenario, clones that respond strongly to warming would be expected to outperform others in warmer leaves</w:t>
      </w:r>
      <w:r w:rsidR="009141DF">
        <w:rPr>
          <w:rFonts w:ascii="Times New Roman" w:hAnsi="Times New Roman" w:cs="Times New Roman"/>
        </w:rPr>
        <w:t xml:space="preserve">. </w:t>
      </w:r>
      <w:r w:rsidR="00B8115F" w:rsidRPr="00B33C3B">
        <w:rPr>
          <w:rFonts w:ascii="Times New Roman" w:hAnsi="Times New Roman" w:cs="Times New Roman"/>
        </w:rPr>
        <w:t>However, the absence of detectable variation among leaves in this study is inconsistent with this expectation.</w:t>
      </w:r>
      <w:r w:rsidR="00B8115F">
        <w:rPr>
          <w:rFonts w:ascii="Times New Roman" w:hAnsi="Times New Roman" w:cs="Times New Roman"/>
        </w:rPr>
        <w:t xml:space="preserve"> </w:t>
      </w:r>
    </w:p>
    <w:p w14:paraId="6D7BA81C" w14:textId="4F062FCD" w:rsidR="00B8115F" w:rsidRDefault="00B8115F" w:rsidP="00B8115F">
      <w:pPr>
        <w:spacing w:after="0" w:line="480" w:lineRule="auto"/>
        <w:ind w:firstLine="720"/>
        <w:rPr>
          <w:rFonts w:ascii="Times New Roman" w:hAnsi="Times New Roman" w:cs="Times New Roman"/>
        </w:rPr>
      </w:pPr>
      <w:r w:rsidRPr="00724629">
        <w:rPr>
          <w:rFonts w:ascii="Times New Roman" w:hAnsi="Times New Roman" w:cs="Times New Roman"/>
        </w:rPr>
        <w:lastRenderedPageBreak/>
        <w:t xml:space="preserve">It is possible that </w:t>
      </w:r>
      <w:commentRangeStart w:id="30"/>
      <w:r w:rsidRPr="00724629">
        <w:rPr>
          <w:rFonts w:ascii="Times New Roman" w:hAnsi="Times New Roman" w:cs="Times New Roman"/>
        </w:rPr>
        <w:t>differences in</w:t>
      </w:r>
      <w:r>
        <w:rPr>
          <w:rFonts w:ascii="Times New Roman" w:hAnsi="Times New Roman" w:cs="Times New Roman"/>
        </w:rPr>
        <w:t xml:space="preserve"> temperature </w:t>
      </w:r>
      <w:commentRangeEnd w:id="30"/>
      <w:r w:rsidR="00336F95">
        <w:rPr>
          <w:rStyle w:val="CommentReference"/>
          <w:rFonts w:ascii="Times New Roman" w:hAnsi="Times New Roman" w:cs="Times New Roman"/>
          <w:sz w:val="24"/>
          <w:szCs w:val="24"/>
        </w:rPr>
        <w:commentReference w:id="30"/>
      </w:r>
      <w:r>
        <w:rPr>
          <w:rFonts w:ascii="Times New Roman" w:hAnsi="Times New Roman" w:cs="Times New Roman"/>
        </w:rPr>
        <w:t>response</w:t>
      </w:r>
      <w:r w:rsidRPr="00724629">
        <w:rPr>
          <w:rFonts w:ascii="Times New Roman" w:hAnsi="Times New Roman" w:cs="Times New Roman"/>
        </w:rPr>
        <w:t xml:space="preserve"> among leaves do exist, but that the number of leaves</w:t>
      </w:r>
      <w:r>
        <w:rPr>
          <w:rFonts w:ascii="Times New Roman" w:hAnsi="Times New Roman" w:cs="Times New Roman"/>
        </w:rPr>
        <w:t>,</w:t>
      </w:r>
      <w:r w:rsidRPr="00724629">
        <w:rPr>
          <w:rFonts w:ascii="Times New Roman" w:hAnsi="Times New Roman" w:cs="Times New Roman"/>
        </w:rPr>
        <w:t xml:space="preserve"> </w:t>
      </w:r>
      <w:r>
        <w:rPr>
          <w:rFonts w:ascii="Times New Roman" w:hAnsi="Times New Roman" w:cs="Times New Roman"/>
        </w:rPr>
        <w:t xml:space="preserve">or individuals within leaves, </w:t>
      </w:r>
      <w:r w:rsidRPr="00724629">
        <w:rPr>
          <w:rFonts w:ascii="Times New Roman" w:hAnsi="Times New Roman" w:cs="Times New Roman"/>
        </w:rPr>
        <w:t xml:space="preserve">sampled here was insufficient to detect them. In addition, environmental conditions experienced by </w:t>
      </w:r>
      <w:r>
        <w:rPr>
          <w:rFonts w:ascii="Times New Roman" w:hAnsi="Times New Roman" w:cs="Times New Roman"/>
        </w:rPr>
        <w:t xml:space="preserve">the </w:t>
      </w:r>
      <w:r w:rsidRPr="00724629">
        <w:rPr>
          <w:rFonts w:ascii="Times New Roman" w:hAnsi="Times New Roman" w:cs="Times New Roman"/>
        </w:rPr>
        <w:t xml:space="preserve">leaves </w:t>
      </w:r>
      <w:r>
        <w:rPr>
          <w:rFonts w:ascii="Times New Roman" w:hAnsi="Times New Roman" w:cs="Times New Roman"/>
        </w:rPr>
        <w:t xml:space="preserve">I sampled </w:t>
      </w:r>
      <w:r w:rsidRPr="00724629">
        <w:rPr>
          <w:rFonts w:ascii="Times New Roman" w:hAnsi="Times New Roman" w:cs="Times New Roman"/>
        </w:rPr>
        <w:t xml:space="preserve">were not measured, </w:t>
      </w:r>
      <w:r w:rsidR="002C24BA">
        <w:rPr>
          <w:rFonts w:ascii="Times New Roman" w:hAnsi="Times New Roman" w:cs="Times New Roman"/>
        </w:rPr>
        <w:t>preventing</w:t>
      </w:r>
      <w:r>
        <w:rPr>
          <w:rFonts w:ascii="Times New Roman" w:hAnsi="Times New Roman" w:cs="Times New Roman"/>
        </w:rPr>
        <w:t xml:space="preserve"> the</w:t>
      </w:r>
      <w:r w:rsidRPr="00724629">
        <w:rPr>
          <w:rFonts w:ascii="Times New Roman" w:hAnsi="Times New Roman" w:cs="Times New Roman"/>
        </w:rPr>
        <w:t xml:space="preserve"> link</w:t>
      </w:r>
      <w:r w:rsidR="002C24BA">
        <w:rPr>
          <w:rFonts w:ascii="Times New Roman" w:hAnsi="Times New Roman" w:cs="Times New Roman"/>
        </w:rPr>
        <w:t>age of</w:t>
      </w:r>
      <w:r w:rsidRPr="00724629">
        <w:rPr>
          <w:rFonts w:ascii="Times New Roman" w:hAnsi="Times New Roman" w:cs="Times New Roman"/>
        </w:rPr>
        <w:t xml:space="preserve"> variation in temperature to differences in clone performance among leaves. It is also possible that dispersal among leaves is sufficiently common to ho</w:t>
      </w:r>
      <w:commentRangeStart w:id="31"/>
      <w:r w:rsidRPr="00724629">
        <w:rPr>
          <w:rFonts w:ascii="Times New Roman" w:hAnsi="Times New Roman" w:cs="Times New Roman"/>
        </w:rPr>
        <w:t>mogeni</w:t>
      </w:r>
      <w:commentRangeEnd w:id="31"/>
      <w:r w:rsidR="00336F95" w:rsidRPr="00724629">
        <w:rPr>
          <w:rStyle w:val="CommentReference"/>
          <w:rFonts w:ascii="Times New Roman" w:hAnsi="Times New Roman" w:cs="Times New Roman"/>
          <w:sz w:val="24"/>
          <w:szCs w:val="24"/>
        </w:rPr>
        <w:commentReference w:id="31"/>
      </w:r>
      <w:r w:rsidRPr="00724629">
        <w:rPr>
          <w:rFonts w:ascii="Times New Roman" w:hAnsi="Times New Roman" w:cs="Times New Roman"/>
        </w:rPr>
        <w:t xml:space="preserve">ze populations, such that gene flow dampens the effects of selection when </w:t>
      </w:r>
      <w:r>
        <w:rPr>
          <w:rFonts w:ascii="Times New Roman" w:hAnsi="Times New Roman" w:cs="Times New Roman"/>
        </w:rPr>
        <w:t xml:space="preserve">the </w:t>
      </w:r>
      <w:r w:rsidRPr="00724629">
        <w:rPr>
          <w:rFonts w:ascii="Times New Roman" w:hAnsi="Times New Roman" w:cs="Times New Roman"/>
        </w:rPr>
        <w:t xml:space="preserve">thermal conditions </w:t>
      </w:r>
      <w:r>
        <w:rPr>
          <w:rFonts w:ascii="Times New Roman" w:hAnsi="Times New Roman" w:cs="Times New Roman"/>
        </w:rPr>
        <w:t xml:space="preserve">of leaves </w:t>
      </w:r>
      <w:r w:rsidRPr="00724629">
        <w:rPr>
          <w:rFonts w:ascii="Times New Roman" w:hAnsi="Times New Roman" w:cs="Times New Roman"/>
        </w:rPr>
        <w:t>differ</w:t>
      </w:r>
      <w:r w:rsidR="007D7E64">
        <w:rPr>
          <w:rFonts w:ascii="Times New Roman" w:hAnsi="Times New Roman" w:cs="Times New Roman"/>
        </w:rPr>
        <w:t xml:space="preserve">. Additionally, high phenotypic plasticity in thermal response may itself reduce fitness differences among clones across leaves, weakening the selective pressure needed to structure populations at that scale even when thermal conditions differ. </w:t>
      </w:r>
      <w:r w:rsidR="00DD2A04">
        <w:rPr>
          <w:rFonts w:ascii="Times New Roman" w:hAnsi="Times New Roman" w:cs="Times New Roman"/>
        </w:rPr>
        <w:t xml:space="preserve">Further, the process of isolating </w:t>
      </w:r>
      <w:r w:rsidR="00DD2A04">
        <w:rPr>
          <w:rFonts w:ascii="Times New Roman" w:hAnsi="Times New Roman" w:cs="Times New Roman"/>
          <w:i/>
          <w:iCs/>
        </w:rPr>
        <w:t xml:space="preserve">H. </w:t>
      </w:r>
      <w:r w:rsidR="00DD2A04" w:rsidRPr="00DD2A04">
        <w:rPr>
          <w:rFonts w:ascii="Times New Roman" w:hAnsi="Times New Roman" w:cs="Times New Roman"/>
          <w:i/>
          <w:iCs/>
        </w:rPr>
        <w:t>rosa</w:t>
      </w:r>
      <w:r w:rsidR="00DD2A04">
        <w:rPr>
          <w:rFonts w:ascii="Times New Roman" w:hAnsi="Times New Roman" w:cs="Times New Roman"/>
        </w:rPr>
        <w:t xml:space="preserve"> individuals from </w:t>
      </w:r>
      <w:r w:rsidR="00DD2A04" w:rsidRPr="00DD2A04">
        <w:rPr>
          <w:rFonts w:ascii="Times New Roman" w:hAnsi="Times New Roman" w:cs="Times New Roman"/>
          <w:i/>
          <w:iCs/>
        </w:rPr>
        <w:t>S. purpurea</w:t>
      </w:r>
      <w:r w:rsidR="00DD2A04">
        <w:rPr>
          <w:rFonts w:ascii="Times New Roman" w:hAnsi="Times New Roman" w:cs="Times New Roman"/>
        </w:rPr>
        <w:t xml:space="preserve"> leaf water samples may have </w:t>
      </w:r>
      <w:r w:rsidR="006372EB">
        <w:rPr>
          <w:rFonts w:ascii="Times New Roman" w:hAnsi="Times New Roman" w:cs="Times New Roman"/>
        </w:rPr>
        <w:t>selected</w:t>
      </w:r>
      <w:r w:rsidR="00DD2A04">
        <w:rPr>
          <w:rFonts w:ascii="Times New Roman" w:hAnsi="Times New Roman" w:cs="Times New Roman"/>
        </w:rPr>
        <w:t xml:space="preserve"> </w:t>
      </w:r>
      <w:r w:rsidR="00B60C1E">
        <w:rPr>
          <w:rFonts w:ascii="Times New Roman" w:hAnsi="Times New Roman" w:cs="Times New Roman"/>
        </w:rPr>
        <w:t xml:space="preserve">for </w:t>
      </w:r>
      <w:r w:rsidR="00DD2A04">
        <w:rPr>
          <w:rFonts w:ascii="Times New Roman" w:hAnsi="Times New Roman" w:cs="Times New Roman"/>
        </w:rPr>
        <w:t xml:space="preserve">only one phenotype of rotifer, making leaves seem similar. </w:t>
      </w:r>
      <w:r w:rsidR="00C7139A" w:rsidRPr="00DD2A04">
        <w:rPr>
          <w:rFonts w:ascii="Times New Roman" w:hAnsi="Times New Roman" w:cs="Times New Roman"/>
        </w:rPr>
        <w:t>However</w:t>
      </w:r>
      <w:r w:rsidR="00C7139A">
        <w:rPr>
          <w:rFonts w:ascii="Times New Roman" w:hAnsi="Times New Roman" w:cs="Times New Roman"/>
        </w:rPr>
        <w:t xml:space="preserve">, the existence of substantial within-leaf variation suggests that </w:t>
      </w:r>
      <w:r w:rsidR="00DD2A04">
        <w:rPr>
          <w:rFonts w:ascii="Times New Roman" w:hAnsi="Times New Roman" w:cs="Times New Roman"/>
        </w:rPr>
        <w:t>none</w:t>
      </w:r>
      <w:r w:rsidR="00C7139A">
        <w:rPr>
          <w:rFonts w:ascii="Times New Roman" w:hAnsi="Times New Roman" w:cs="Times New Roman"/>
        </w:rPr>
        <w:t xml:space="preserve"> of the above explanations alone are sufficient</w:t>
      </w:r>
      <w:r w:rsidR="00F67144">
        <w:rPr>
          <w:rFonts w:ascii="Times New Roman" w:hAnsi="Times New Roman" w:cs="Times New Roman"/>
        </w:rPr>
        <w:t xml:space="preserve"> to explain the observed results and that the experimental design was sufficient to detect trait variation when it exists</w:t>
      </w:r>
      <w:r w:rsidR="00C7139A">
        <w:rPr>
          <w:rFonts w:ascii="Times New Roman" w:hAnsi="Times New Roman" w:cs="Times New Roman"/>
        </w:rPr>
        <w:t>.</w:t>
      </w:r>
      <w:r w:rsidR="00C7139A" w:rsidRPr="00724629">
        <w:rPr>
          <w:rFonts w:ascii="Times New Roman" w:hAnsi="Times New Roman" w:cs="Times New Roman"/>
        </w:rPr>
        <w:t xml:space="preserve"> </w:t>
      </w:r>
      <w:r w:rsidRPr="00724629">
        <w:rPr>
          <w:rFonts w:ascii="Times New Roman" w:hAnsi="Times New Roman" w:cs="Times New Roman"/>
        </w:rPr>
        <w:t>Experimental work that directly quantifies thermal conditions and dispersal among leaves would help clarify the role of environmental heterogeneity in structuring these populations.</w:t>
      </w:r>
    </w:p>
    <w:p w14:paraId="113E9E42" w14:textId="65238B00" w:rsidR="00DF5156" w:rsidRPr="009308A9" w:rsidRDefault="006D36E2" w:rsidP="00B33C3B">
      <w:pPr>
        <w:spacing w:after="0" w:line="480" w:lineRule="auto"/>
        <w:ind w:firstLine="720"/>
        <w:rPr>
          <w:rFonts w:ascii="Times New Roman" w:hAnsi="Times New Roman" w:cs="Times New Roman"/>
        </w:rPr>
      </w:pPr>
      <w:r w:rsidRPr="006D36E2">
        <w:rPr>
          <w:rFonts w:ascii="Times New Roman" w:hAnsi="Times New Roman" w:cs="Times New Roman"/>
        </w:rPr>
        <w:t>Despite substantial clonal variation in thermal response of maximum growth rate, I found no corresponding variation in body size among clones, leaves, or sites, and no effect of temperature</w:t>
      </w:r>
      <w:r w:rsidR="00A70597">
        <w:rPr>
          <w:rFonts w:ascii="Times New Roman" w:hAnsi="Times New Roman" w:cs="Times New Roman"/>
        </w:rPr>
        <w:t xml:space="preserve">. Most temperature-size rule </w:t>
      </w:r>
      <w:r w:rsidR="00F457C3">
        <w:rPr>
          <w:rFonts w:ascii="Times New Roman" w:hAnsi="Times New Roman" w:cs="Times New Roman"/>
        </w:rPr>
        <w:t xml:space="preserve">(TSR) </w:t>
      </w:r>
      <w:r w:rsidR="00A70597">
        <w:rPr>
          <w:rFonts w:ascii="Times New Roman" w:hAnsi="Times New Roman" w:cs="Times New Roman"/>
        </w:rPr>
        <w:t xml:space="preserve">work in Rotifera has focused on taxa in the </w:t>
      </w:r>
      <w:r w:rsidR="00336F95">
        <w:rPr>
          <w:rFonts w:ascii="Times New Roman" w:hAnsi="Times New Roman" w:cs="Times New Roman"/>
        </w:rPr>
        <w:t>M</w:t>
      </w:r>
      <w:r w:rsidR="00A70597">
        <w:rPr>
          <w:rFonts w:ascii="Times New Roman" w:hAnsi="Times New Roman" w:cs="Times New Roman"/>
        </w:rPr>
        <w:t xml:space="preserve">onogononta class. Such work has widely supported the pattern of smaller body sizes being associated with higher temperatures. </w:t>
      </w:r>
      <w:r w:rsidR="000C2A39">
        <w:rPr>
          <w:rFonts w:ascii="Times New Roman" w:hAnsi="Times New Roman" w:cs="Times New Roman"/>
        </w:rPr>
        <w:t xml:space="preserve">While I found no such association here despite </w:t>
      </w:r>
      <w:r w:rsidR="00336F95">
        <w:rPr>
          <w:rFonts w:ascii="Times New Roman" w:hAnsi="Times New Roman" w:cs="Times New Roman"/>
        </w:rPr>
        <w:t xml:space="preserve">large </w:t>
      </w:r>
      <w:r w:rsidR="000C2A39">
        <w:rPr>
          <w:rFonts w:ascii="Times New Roman" w:hAnsi="Times New Roman" w:cs="Times New Roman"/>
        </w:rPr>
        <w:t>sample sizes (</w:t>
      </w:r>
      <w:r w:rsidR="000C2A39" w:rsidRPr="002838E1">
        <w:rPr>
          <w:rFonts w:ascii="Times New Roman" w:hAnsi="Times New Roman" w:cs="Times New Roman"/>
        </w:rPr>
        <w:t>N</w:t>
      </w:r>
      <w:r w:rsidR="002838E1">
        <w:rPr>
          <w:rFonts w:ascii="Times New Roman" w:hAnsi="Times New Roman" w:cs="Times New Roman"/>
        </w:rPr>
        <w:t xml:space="preserve"> = 2</w:t>
      </w:r>
      <w:r w:rsidR="00601F4F">
        <w:rPr>
          <w:rFonts w:ascii="Times New Roman" w:hAnsi="Times New Roman" w:cs="Times New Roman"/>
        </w:rPr>
        <w:t>,</w:t>
      </w:r>
      <w:r w:rsidR="002838E1">
        <w:rPr>
          <w:rFonts w:ascii="Times New Roman" w:hAnsi="Times New Roman" w:cs="Times New Roman"/>
        </w:rPr>
        <w:t>140</w:t>
      </w:r>
      <w:r w:rsidR="000C2A39">
        <w:rPr>
          <w:rFonts w:ascii="Times New Roman" w:hAnsi="Times New Roman" w:cs="Times New Roman"/>
        </w:rPr>
        <w:t>)</w:t>
      </w:r>
      <w:r w:rsidR="009308A9">
        <w:rPr>
          <w:rFonts w:ascii="Times New Roman" w:hAnsi="Times New Roman" w:cs="Times New Roman"/>
        </w:rPr>
        <w:t xml:space="preserve">, this lack of </w:t>
      </w:r>
      <w:r w:rsidR="008B3419">
        <w:rPr>
          <w:rFonts w:ascii="Times New Roman" w:hAnsi="Times New Roman" w:cs="Times New Roman"/>
        </w:rPr>
        <w:t xml:space="preserve">observed </w:t>
      </w:r>
      <w:r w:rsidR="009308A9">
        <w:rPr>
          <w:rFonts w:ascii="Times New Roman" w:hAnsi="Times New Roman" w:cs="Times New Roman"/>
        </w:rPr>
        <w:t xml:space="preserve">morphological plasticity could be explained by </w:t>
      </w:r>
      <w:r w:rsidR="008B3419">
        <w:rPr>
          <w:rFonts w:ascii="Times New Roman" w:hAnsi="Times New Roman" w:cs="Times New Roman"/>
        </w:rPr>
        <w:t xml:space="preserve">the </w:t>
      </w:r>
      <w:r w:rsidR="00850C5F">
        <w:rPr>
          <w:rFonts w:ascii="Times New Roman" w:hAnsi="Times New Roman" w:cs="Times New Roman"/>
        </w:rPr>
        <w:t>narrow</w:t>
      </w:r>
      <w:r w:rsidR="008B3419">
        <w:rPr>
          <w:rFonts w:ascii="Times New Roman" w:hAnsi="Times New Roman" w:cs="Times New Roman"/>
        </w:rPr>
        <w:t xml:space="preserve"> range of </w:t>
      </w:r>
      <w:r w:rsidR="009308A9">
        <w:rPr>
          <w:rFonts w:ascii="Times New Roman" w:hAnsi="Times New Roman" w:cs="Times New Roman"/>
        </w:rPr>
        <w:t>temperature</w:t>
      </w:r>
      <w:r w:rsidR="008B3419">
        <w:rPr>
          <w:rFonts w:ascii="Times New Roman" w:hAnsi="Times New Roman" w:cs="Times New Roman"/>
        </w:rPr>
        <w:t>s used. My temperature treatments were</w:t>
      </w:r>
      <w:r w:rsidR="009308A9">
        <w:rPr>
          <w:rFonts w:ascii="Times New Roman" w:hAnsi="Times New Roman" w:cs="Times New Roman"/>
        </w:rPr>
        <w:t xml:space="preserve"> only 5 </w:t>
      </w:r>
      <w:r w:rsidR="009308A9" w:rsidRPr="009308A9">
        <w:rPr>
          <w:rFonts w:ascii="Times New Roman" w:hAnsi="Times New Roman" w:cs="Times New Roman"/>
        </w:rPr>
        <w:t>°C</w:t>
      </w:r>
      <w:r w:rsidR="009308A9">
        <w:rPr>
          <w:rFonts w:ascii="Times New Roman" w:hAnsi="Times New Roman" w:cs="Times New Roman"/>
        </w:rPr>
        <w:t xml:space="preserve"> </w:t>
      </w:r>
      <w:r w:rsidR="008B3419">
        <w:rPr>
          <w:rFonts w:ascii="Times New Roman" w:hAnsi="Times New Roman" w:cs="Times New Roman"/>
        </w:rPr>
        <w:t xml:space="preserve">apart, and likely </w:t>
      </w:r>
      <w:r w:rsidR="009308A9">
        <w:rPr>
          <w:rFonts w:ascii="Times New Roman" w:hAnsi="Times New Roman" w:cs="Times New Roman"/>
        </w:rPr>
        <w:t xml:space="preserve">near </w:t>
      </w:r>
      <w:r w:rsidR="00413BEF">
        <w:rPr>
          <w:rFonts w:ascii="Times New Roman" w:hAnsi="Times New Roman" w:cs="Times New Roman"/>
        </w:rPr>
        <w:t xml:space="preserve">the thermal optimum of </w:t>
      </w:r>
      <w:r w:rsidR="009308A9">
        <w:rPr>
          <w:rFonts w:ascii="Times New Roman" w:hAnsi="Times New Roman" w:cs="Times New Roman"/>
          <w:i/>
          <w:iCs/>
        </w:rPr>
        <w:t>H. rosa</w:t>
      </w:r>
      <w:r w:rsidR="009308A9">
        <w:rPr>
          <w:rFonts w:ascii="Times New Roman" w:hAnsi="Times New Roman" w:cs="Times New Roman"/>
        </w:rPr>
        <w:t xml:space="preserve">. </w:t>
      </w:r>
      <w:r w:rsidR="00850C5F">
        <w:rPr>
          <w:rFonts w:ascii="Times New Roman" w:hAnsi="Times New Roman" w:cs="Times New Roman"/>
        </w:rPr>
        <w:t xml:space="preserve">The effect of temperature on body size in </w:t>
      </w:r>
      <w:r w:rsidR="00D8760E">
        <w:rPr>
          <w:rFonts w:ascii="Times New Roman" w:hAnsi="Times New Roman" w:cs="Times New Roman"/>
        </w:rPr>
        <w:t xml:space="preserve">Monogononta </w:t>
      </w:r>
      <w:r w:rsidR="00850C5F">
        <w:rPr>
          <w:rFonts w:ascii="Times New Roman" w:hAnsi="Times New Roman" w:cs="Times New Roman"/>
        </w:rPr>
        <w:lastRenderedPageBreak/>
        <w:t>rotifers has been shown to be detectable only across much broader ranges of t</w:t>
      </w:r>
      <w:commentRangeStart w:id="32"/>
      <w:commentRangeStart w:id="33"/>
      <w:r w:rsidR="00850C5F">
        <w:rPr>
          <w:rFonts w:ascii="Times New Roman" w:hAnsi="Times New Roman" w:cs="Times New Roman"/>
        </w:rPr>
        <w:t>emp</w:t>
      </w:r>
      <w:commentRangeEnd w:id="32"/>
      <w:r w:rsidR="00336F95">
        <w:rPr>
          <w:rStyle w:val="CommentReference"/>
          <w:rFonts w:ascii="Times New Roman" w:hAnsi="Times New Roman" w:cs="Times New Roman"/>
          <w:sz w:val="24"/>
          <w:szCs w:val="24"/>
        </w:rPr>
        <w:commentReference w:id="32"/>
      </w:r>
      <w:commentRangeEnd w:id="33"/>
      <w:r w:rsidR="00EE6724">
        <w:rPr>
          <w:rStyle w:val="CommentReference"/>
          <w:rFonts w:ascii="Times New Roman" w:hAnsi="Times New Roman" w:cs="Times New Roman"/>
          <w:sz w:val="24"/>
          <w:szCs w:val="24"/>
        </w:rPr>
        <w:commentReference w:id="33"/>
      </w:r>
      <w:r w:rsidR="00850C5F">
        <w:rPr>
          <w:rFonts w:ascii="Times New Roman" w:hAnsi="Times New Roman" w:cs="Times New Roman"/>
        </w:rPr>
        <w:t>eratures (</w:t>
      </w:r>
      <w:r w:rsidR="009A3548">
        <w:rPr>
          <w:rFonts w:ascii="Times New Roman" w:hAnsi="Times New Roman" w:cs="Times New Roman"/>
        </w:rPr>
        <w:t xml:space="preserve">Serra and </w:t>
      </w:r>
      <w:r w:rsidR="00850C5F">
        <w:rPr>
          <w:rFonts w:ascii="Times New Roman" w:hAnsi="Times New Roman" w:cs="Times New Roman"/>
        </w:rPr>
        <w:t xml:space="preserve">Miracle, 1987; Zygadlo et al., 2025). </w:t>
      </w:r>
      <w:r w:rsidR="00EE26A0" w:rsidRPr="00EE26A0">
        <w:rPr>
          <w:rFonts w:ascii="Times New Roman" w:hAnsi="Times New Roman" w:cs="Times New Roman"/>
        </w:rPr>
        <w:t xml:space="preserve">Although previous TSR studies in Rotifera measured </w:t>
      </w:r>
      <w:r w:rsidR="008873A7">
        <w:rPr>
          <w:rFonts w:ascii="Times New Roman" w:hAnsi="Times New Roman" w:cs="Times New Roman"/>
        </w:rPr>
        <w:t>body</w:t>
      </w:r>
      <w:r w:rsidR="00EE26A0" w:rsidRPr="00EE26A0">
        <w:rPr>
          <w:rFonts w:ascii="Times New Roman" w:hAnsi="Times New Roman" w:cs="Times New Roman"/>
        </w:rPr>
        <w:t xml:space="preserve"> length and width rather than cross-sectional area directly, this approach is conceptually equivalent to and arguably less precise than the pixel-level segmentation used here, making measurement technique an unlikely explanation for the absence of an effect. A more meaningful distinction is that </w:t>
      </w:r>
      <w:r w:rsidR="00336F95">
        <w:rPr>
          <w:rFonts w:ascii="Times New Roman" w:hAnsi="Times New Roman" w:cs="Times New Roman"/>
        </w:rPr>
        <w:t>M</w:t>
      </w:r>
      <w:r w:rsidR="00EE26A0" w:rsidRPr="00EE26A0">
        <w:rPr>
          <w:rFonts w:ascii="Times New Roman" w:hAnsi="Times New Roman" w:cs="Times New Roman"/>
        </w:rPr>
        <w:t xml:space="preserve">onogononta possess a rigid lorica while bdelloids like </w:t>
      </w:r>
      <w:r w:rsidR="00EE26A0" w:rsidRPr="00D83E32">
        <w:rPr>
          <w:rFonts w:ascii="Times New Roman" w:hAnsi="Times New Roman" w:cs="Times New Roman"/>
          <w:i/>
          <w:iCs/>
        </w:rPr>
        <w:t>H. rosa</w:t>
      </w:r>
      <w:r w:rsidR="00EE26A0" w:rsidRPr="00EE26A0">
        <w:rPr>
          <w:rFonts w:ascii="Times New Roman" w:hAnsi="Times New Roman" w:cs="Times New Roman"/>
        </w:rPr>
        <w:t xml:space="preserve"> have soft, flexible bodies</w:t>
      </w:r>
      <w:r w:rsidR="00EE6724">
        <w:rPr>
          <w:rFonts w:ascii="Times New Roman" w:hAnsi="Times New Roman" w:cs="Times New Roman"/>
        </w:rPr>
        <w:t xml:space="preserve"> (Wallace et al., 2006)</w:t>
      </w:r>
      <w:r w:rsidR="00D83E32">
        <w:rPr>
          <w:rFonts w:ascii="Times New Roman" w:hAnsi="Times New Roman" w:cs="Times New Roman"/>
        </w:rPr>
        <w:t xml:space="preserve">. </w:t>
      </w:r>
      <w:r w:rsidR="008873A7">
        <w:rPr>
          <w:rFonts w:ascii="Times New Roman" w:hAnsi="Times New Roman" w:cs="Times New Roman"/>
        </w:rPr>
        <w:t>Because of t</w:t>
      </w:r>
      <w:r w:rsidR="00D83E32">
        <w:rPr>
          <w:rFonts w:ascii="Times New Roman" w:hAnsi="Times New Roman" w:cs="Times New Roman"/>
        </w:rPr>
        <w:t>his structural</w:t>
      </w:r>
      <w:r w:rsidR="00EE26A0" w:rsidRPr="00EE26A0">
        <w:rPr>
          <w:rFonts w:ascii="Times New Roman" w:hAnsi="Times New Roman" w:cs="Times New Roman"/>
        </w:rPr>
        <w:t xml:space="preserve"> difference</w:t>
      </w:r>
      <w:r w:rsidR="008873A7">
        <w:rPr>
          <w:rFonts w:ascii="Times New Roman" w:hAnsi="Times New Roman" w:cs="Times New Roman"/>
        </w:rPr>
        <w:t>, using other measurements (e.g., mastax length and width, mastax tooth count</w:t>
      </w:r>
      <w:r w:rsidR="00EE6724">
        <w:rPr>
          <w:rFonts w:ascii="Times New Roman" w:hAnsi="Times New Roman" w:cs="Times New Roman"/>
        </w:rPr>
        <w:t>; Melone et al., 1998; Fontaneto et al., 2004</w:t>
      </w:r>
      <w:r w:rsidR="008873A7">
        <w:rPr>
          <w:rFonts w:ascii="Times New Roman" w:hAnsi="Times New Roman" w:cs="Times New Roman"/>
        </w:rPr>
        <w:t>) in combination with</w:t>
      </w:r>
      <w:r w:rsidR="00662F93">
        <w:rPr>
          <w:rFonts w:ascii="Times New Roman" w:hAnsi="Times New Roman" w:cs="Times New Roman"/>
        </w:rPr>
        <w:t xml:space="preserve"> controlling for</w:t>
      </w:r>
      <w:r w:rsidR="008873A7">
        <w:rPr>
          <w:rFonts w:ascii="Times New Roman" w:hAnsi="Times New Roman" w:cs="Times New Roman"/>
        </w:rPr>
        <w:t xml:space="preserve"> life history </w:t>
      </w:r>
      <w:r w:rsidR="001701F5">
        <w:rPr>
          <w:rFonts w:ascii="Times New Roman" w:hAnsi="Times New Roman" w:cs="Times New Roman"/>
        </w:rPr>
        <w:t xml:space="preserve">(i.e., imaging only </w:t>
      </w:r>
      <w:r w:rsidR="0050170A">
        <w:rPr>
          <w:rFonts w:ascii="Times New Roman" w:hAnsi="Times New Roman" w:cs="Times New Roman"/>
        </w:rPr>
        <w:t xml:space="preserve">non-gravid adults) </w:t>
      </w:r>
      <w:r w:rsidR="008873A7">
        <w:rPr>
          <w:rFonts w:ascii="Times New Roman" w:hAnsi="Times New Roman" w:cs="Times New Roman"/>
        </w:rPr>
        <w:t>stage may be necessary to describe more subtle changes</w:t>
      </w:r>
      <w:r w:rsidR="007336F1">
        <w:rPr>
          <w:rFonts w:ascii="Times New Roman" w:hAnsi="Times New Roman" w:cs="Times New Roman"/>
        </w:rPr>
        <w:t xml:space="preserve"> in morphology across a finer range of temp</w:t>
      </w:r>
      <w:commentRangeStart w:id="34"/>
      <w:r w:rsidR="007336F1">
        <w:rPr>
          <w:rFonts w:ascii="Times New Roman" w:hAnsi="Times New Roman" w:cs="Times New Roman"/>
        </w:rPr>
        <w:t>er</w:t>
      </w:r>
      <w:commentRangeEnd w:id="34"/>
      <w:r w:rsidR="00336F95">
        <w:rPr>
          <w:rStyle w:val="CommentReference"/>
          <w:rFonts w:ascii="Times New Roman" w:hAnsi="Times New Roman" w:cs="Times New Roman"/>
          <w:sz w:val="24"/>
          <w:szCs w:val="24"/>
        </w:rPr>
        <w:commentReference w:id="34"/>
      </w:r>
      <w:r w:rsidR="007336F1">
        <w:rPr>
          <w:rFonts w:ascii="Times New Roman" w:hAnsi="Times New Roman" w:cs="Times New Roman"/>
        </w:rPr>
        <w:t>atures</w:t>
      </w:r>
      <w:r w:rsidR="008873A7">
        <w:rPr>
          <w:rFonts w:ascii="Times New Roman" w:hAnsi="Times New Roman" w:cs="Times New Roman"/>
        </w:rPr>
        <w:t xml:space="preserve">. </w:t>
      </w:r>
    </w:p>
    <w:p w14:paraId="60297A9C" w14:textId="406A6F52" w:rsidR="000D33FF" w:rsidRPr="00EE6724" w:rsidRDefault="00336F95" w:rsidP="009E5147">
      <w:pPr>
        <w:spacing w:after="0" w:line="480" w:lineRule="auto"/>
        <w:ind w:firstLine="720"/>
        <w:rPr>
          <w:rFonts w:ascii="Times New Roman" w:hAnsi="Times New Roman" w:cs="Times New Roman"/>
        </w:rPr>
      </w:pPr>
      <w:r>
        <w:rPr>
          <w:rFonts w:ascii="Times New Roman" w:hAnsi="Times New Roman" w:cs="Times New Roman"/>
        </w:rPr>
        <w:t>Although</w:t>
      </w:r>
      <w:r w:rsidRPr="00E7118C">
        <w:rPr>
          <w:rFonts w:ascii="Times New Roman" w:hAnsi="Times New Roman" w:cs="Times New Roman"/>
        </w:rPr>
        <w:t xml:space="preserve"> </w:t>
      </w:r>
      <w:r w:rsidR="00E7118C" w:rsidRPr="00E7118C">
        <w:rPr>
          <w:rFonts w:ascii="Times New Roman" w:hAnsi="Times New Roman" w:cs="Times New Roman"/>
        </w:rPr>
        <w:t xml:space="preserve">constant temperature treatments are standard for characterizing thermal performance and were appropriate for detecting differences among clones, they do not capture the full complexity of the thermal environment experienced by </w:t>
      </w:r>
      <w:r w:rsidR="00E7118C" w:rsidRPr="00D8760E">
        <w:rPr>
          <w:rFonts w:ascii="Times New Roman" w:hAnsi="Times New Roman" w:cs="Times New Roman"/>
          <w:i/>
          <w:iCs/>
        </w:rPr>
        <w:t>H. rosa</w:t>
      </w:r>
      <w:r w:rsidR="00E7118C" w:rsidRPr="00E7118C">
        <w:rPr>
          <w:rFonts w:ascii="Times New Roman" w:hAnsi="Times New Roman" w:cs="Times New Roman"/>
        </w:rPr>
        <w:t xml:space="preserve"> in nature. Pitcher plant leaf water temperatures fluctuate substantially </w:t>
      </w:r>
      <w:r w:rsidR="00F67144">
        <w:rPr>
          <w:rFonts w:ascii="Times New Roman" w:hAnsi="Times New Roman" w:cs="Times New Roman"/>
        </w:rPr>
        <w:t>within and among</w:t>
      </w:r>
      <w:r w:rsidR="007D5E0F">
        <w:rPr>
          <w:rFonts w:ascii="Times New Roman" w:hAnsi="Times New Roman" w:cs="Times New Roman"/>
        </w:rPr>
        <w:t xml:space="preserve"> day</w:t>
      </w:r>
      <w:r w:rsidR="00F67144">
        <w:rPr>
          <w:rFonts w:ascii="Times New Roman" w:hAnsi="Times New Roman" w:cs="Times New Roman"/>
        </w:rPr>
        <w:t>s, months,</w:t>
      </w:r>
      <w:r w:rsidR="007D5E0F">
        <w:rPr>
          <w:rFonts w:ascii="Times New Roman" w:hAnsi="Times New Roman" w:cs="Times New Roman"/>
        </w:rPr>
        <w:t xml:space="preserve"> and </w:t>
      </w:r>
      <w:r w:rsidR="00F67144">
        <w:rPr>
          <w:rFonts w:ascii="Times New Roman" w:hAnsi="Times New Roman" w:cs="Times New Roman"/>
        </w:rPr>
        <w:t>years</w:t>
      </w:r>
      <w:r w:rsidR="007D5E0F">
        <w:rPr>
          <w:rFonts w:ascii="Times New Roman" w:hAnsi="Times New Roman" w:cs="Times New Roman"/>
        </w:rPr>
        <w:t xml:space="preserve">. </w:t>
      </w:r>
      <w:r w:rsidR="00E7118C" w:rsidRPr="00E7118C">
        <w:rPr>
          <w:rFonts w:ascii="Times New Roman" w:hAnsi="Times New Roman" w:cs="Times New Roman"/>
        </w:rPr>
        <w:t>Jensen's inequality predicts that mean performance under fluctuating temperatures will diverge from performance at the mean temperature when the thermal performance curve is nonlinear</w:t>
      </w:r>
      <w:r w:rsidR="007D5E0F">
        <w:rPr>
          <w:rFonts w:ascii="Times New Roman" w:hAnsi="Times New Roman" w:cs="Times New Roman"/>
        </w:rPr>
        <w:t xml:space="preserve">, as is the case here where my experimental temperatures were likely near thermal </w:t>
      </w:r>
      <w:r w:rsidR="008770C5">
        <w:rPr>
          <w:rFonts w:ascii="Times New Roman" w:hAnsi="Times New Roman" w:cs="Times New Roman"/>
        </w:rPr>
        <w:t>optimum</w:t>
      </w:r>
      <w:r w:rsidR="00906C32">
        <w:rPr>
          <w:rFonts w:ascii="Times New Roman" w:hAnsi="Times New Roman" w:cs="Times New Roman"/>
        </w:rPr>
        <w:t xml:space="preserve"> (Ruel and Ayres, 1999)</w:t>
      </w:r>
      <w:r w:rsidR="00E7118C" w:rsidRPr="00E7118C">
        <w:rPr>
          <w:rFonts w:ascii="Times New Roman" w:hAnsi="Times New Roman" w:cs="Times New Roman"/>
        </w:rPr>
        <w:t xml:space="preserve">. Future work incorporating naturally fluctuating thermal regimes would complement </w:t>
      </w:r>
      <w:r w:rsidR="003C5CBD">
        <w:rPr>
          <w:rFonts w:ascii="Times New Roman" w:hAnsi="Times New Roman" w:cs="Times New Roman"/>
        </w:rPr>
        <w:t>the results presented here</w:t>
      </w:r>
      <w:r w:rsidR="00E7118C" w:rsidRPr="00E7118C">
        <w:rPr>
          <w:rFonts w:ascii="Times New Roman" w:hAnsi="Times New Roman" w:cs="Times New Roman"/>
        </w:rPr>
        <w:t xml:space="preserve"> by testing whether the clonal variation in thermal response translates to fitness differences under more ecologically realistic conditions.</w:t>
      </w:r>
      <w:r w:rsidR="007B191D">
        <w:rPr>
          <w:rFonts w:ascii="Times New Roman" w:hAnsi="Times New Roman" w:cs="Times New Roman"/>
        </w:rPr>
        <w:t xml:space="preserve"> </w:t>
      </w:r>
      <w:r w:rsidR="007B191D" w:rsidRPr="007B191D">
        <w:rPr>
          <w:rFonts w:ascii="Times New Roman" w:hAnsi="Times New Roman" w:cs="Times New Roman"/>
        </w:rPr>
        <w:t xml:space="preserve">These limitations are important to consider, but the </w:t>
      </w:r>
      <w:r w:rsidR="0037309C">
        <w:rPr>
          <w:rFonts w:ascii="Times New Roman" w:hAnsi="Times New Roman" w:cs="Times New Roman"/>
        </w:rPr>
        <w:t xml:space="preserve">variation among </w:t>
      </w:r>
      <w:r w:rsidR="007A765E">
        <w:rPr>
          <w:rFonts w:ascii="Times New Roman" w:hAnsi="Times New Roman" w:cs="Times New Roman"/>
        </w:rPr>
        <w:t xml:space="preserve">the thermal responses of </w:t>
      </w:r>
      <w:r w:rsidR="007B191D" w:rsidRPr="007B191D">
        <w:rPr>
          <w:rFonts w:ascii="Times New Roman" w:hAnsi="Times New Roman" w:cs="Times New Roman"/>
        </w:rPr>
        <w:t>clone</w:t>
      </w:r>
      <w:r w:rsidR="0037309C">
        <w:rPr>
          <w:rFonts w:ascii="Times New Roman" w:hAnsi="Times New Roman" w:cs="Times New Roman"/>
        </w:rPr>
        <w:t>s</w:t>
      </w:r>
      <w:r w:rsidR="007B191D" w:rsidRPr="007B191D">
        <w:rPr>
          <w:rFonts w:ascii="Times New Roman" w:hAnsi="Times New Roman" w:cs="Times New Roman"/>
        </w:rPr>
        <w:t xml:space="preserve"> </w:t>
      </w:r>
      <w:r w:rsidR="00A45D49">
        <w:rPr>
          <w:rFonts w:ascii="Times New Roman" w:hAnsi="Times New Roman" w:cs="Times New Roman"/>
        </w:rPr>
        <w:t xml:space="preserve">in these results </w:t>
      </w:r>
      <w:r w:rsidR="006D2F83">
        <w:rPr>
          <w:rFonts w:ascii="Times New Roman" w:hAnsi="Times New Roman" w:cs="Times New Roman"/>
        </w:rPr>
        <w:t>represent</w:t>
      </w:r>
      <w:r w:rsidR="007B191D" w:rsidRPr="007B191D">
        <w:rPr>
          <w:rFonts w:ascii="Times New Roman" w:hAnsi="Times New Roman" w:cs="Times New Roman"/>
        </w:rPr>
        <w:t xml:space="preserve"> underlying genetic differences that are unlikely to disappear under more </w:t>
      </w:r>
      <w:commentRangeStart w:id="35"/>
      <w:r w:rsidR="007B191D" w:rsidRPr="007B191D">
        <w:rPr>
          <w:rFonts w:ascii="Times New Roman" w:hAnsi="Times New Roman" w:cs="Times New Roman"/>
        </w:rPr>
        <w:lastRenderedPageBreak/>
        <w:t xml:space="preserve">ecologically realistic </w:t>
      </w:r>
      <w:commentRangeEnd w:id="35"/>
      <w:r w:rsidRPr="007B191D">
        <w:rPr>
          <w:rStyle w:val="CommentReference"/>
          <w:rFonts w:ascii="Times New Roman" w:hAnsi="Times New Roman" w:cs="Times New Roman"/>
          <w:sz w:val="24"/>
          <w:szCs w:val="24"/>
        </w:rPr>
        <w:commentReference w:id="35"/>
      </w:r>
      <w:r w:rsidR="007B191D" w:rsidRPr="007B191D">
        <w:rPr>
          <w:rFonts w:ascii="Times New Roman" w:hAnsi="Times New Roman" w:cs="Times New Roman"/>
        </w:rPr>
        <w:t>conditions</w:t>
      </w:r>
      <w:r w:rsidR="007B191D">
        <w:rPr>
          <w:rFonts w:ascii="Times New Roman" w:hAnsi="Times New Roman" w:cs="Times New Roman"/>
        </w:rPr>
        <w:t>.</w:t>
      </w:r>
      <w:r w:rsidR="00EE6724">
        <w:rPr>
          <w:rFonts w:ascii="Times New Roman" w:hAnsi="Times New Roman" w:cs="Times New Roman"/>
        </w:rPr>
        <w:t xml:space="preserve"> In Florida populations specifically, leaf water temperatures regularly exceed 41 °C in summer and can fall below 0 °C in winter, with substantial diel fluctuations throughout the growing season (Bradshaw et al., 2004). The 5 °C range used here therefore represents a narrow window of the full thermal range </w:t>
      </w:r>
      <w:r w:rsidR="00EE6724">
        <w:rPr>
          <w:rFonts w:ascii="Times New Roman" w:hAnsi="Times New Roman" w:cs="Times New Roman"/>
          <w:i/>
          <w:iCs/>
        </w:rPr>
        <w:t>H. rosa</w:t>
      </w:r>
      <w:r w:rsidR="00EE6724">
        <w:rPr>
          <w:rFonts w:ascii="Times New Roman" w:hAnsi="Times New Roman" w:cs="Times New Roman"/>
        </w:rPr>
        <w:t xml:space="preserve"> experiences in nature, and the clonal variation detected within it may underestimate the full extent of thermally relevant genetic variation in this system. </w:t>
      </w:r>
    </w:p>
    <w:p w14:paraId="10FE5B18" w14:textId="7D264AD7" w:rsidR="00DB48FA" w:rsidRPr="004D739F" w:rsidRDefault="0037309C" w:rsidP="00AC7BC0">
      <w:pPr>
        <w:spacing w:after="0" w:line="480" w:lineRule="auto"/>
        <w:ind w:firstLine="720"/>
        <w:rPr>
          <w:rFonts w:ascii="Times New Roman" w:hAnsi="Times New Roman" w:cs="Times New Roman"/>
        </w:rPr>
      </w:pPr>
      <w:r w:rsidRPr="0037309C">
        <w:rPr>
          <w:rFonts w:ascii="Times New Roman" w:hAnsi="Times New Roman" w:cs="Times New Roman"/>
        </w:rPr>
        <w:t xml:space="preserve">The concentration of variation in thermal response among clones within individual leaves has important implications for the </w:t>
      </w:r>
      <w:r w:rsidR="006F4761">
        <w:rPr>
          <w:rFonts w:ascii="Times New Roman" w:hAnsi="Times New Roman" w:cs="Times New Roman"/>
        </w:rPr>
        <w:t>evolvability</w:t>
      </w:r>
      <w:r w:rsidRPr="0037309C">
        <w:rPr>
          <w:rFonts w:ascii="Times New Roman" w:hAnsi="Times New Roman" w:cs="Times New Roman"/>
        </w:rPr>
        <w:t xml:space="preserve"> of </w:t>
      </w:r>
      <w:r w:rsidRPr="00D1193F">
        <w:rPr>
          <w:rFonts w:ascii="Times New Roman" w:hAnsi="Times New Roman" w:cs="Times New Roman"/>
          <w:i/>
          <w:iCs/>
        </w:rPr>
        <w:t>H. rosa</w:t>
      </w:r>
      <w:r w:rsidRPr="0037309C">
        <w:rPr>
          <w:rFonts w:ascii="Times New Roman" w:hAnsi="Times New Roman" w:cs="Times New Roman"/>
        </w:rPr>
        <w:t xml:space="preserve"> populations. Standing genetic variation is the raw material on which selection acts, and its </w:t>
      </w:r>
      <w:r w:rsidR="00D1193F">
        <w:rPr>
          <w:rFonts w:ascii="Times New Roman" w:hAnsi="Times New Roman" w:cs="Times New Roman"/>
        </w:rPr>
        <w:t>existence</w:t>
      </w:r>
      <w:r w:rsidRPr="0037309C">
        <w:rPr>
          <w:rFonts w:ascii="Times New Roman" w:hAnsi="Times New Roman" w:cs="Times New Roman"/>
        </w:rPr>
        <w:t xml:space="preserve"> at the within-leaf scale means that selection can act on the full range of clonal thermal responses present without requiring migration from other leaves or populations. As temperatures in the Apalachicola National Forest approach those projected under higher emissions scenarios, </w:t>
      </w:r>
      <w:r w:rsidR="00503A2B">
        <w:rPr>
          <w:rFonts w:ascii="Times New Roman" w:hAnsi="Times New Roman" w:cs="Times New Roman"/>
        </w:rPr>
        <w:t xml:space="preserve">these results are consistent with </w:t>
      </w:r>
      <w:r w:rsidRPr="00AC7BC0">
        <w:rPr>
          <w:rFonts w:ascii="Times New Roman" w:hAnsi="Times New Roman" w:cs="Times New Roman"/>
          <w:i/>
          <w:iCs/>
        </w:rPr>
        <w:t>H. rosa</w:t>
      </w:r>
      <w:r w:rsidRPr="0037309C">
        <w:rPr>
          <w:rFonts w:ascii="Times New Roman" w:hAnsi="Times New Roman" w:cs="Times New Roman"/>
        </w:rPr>
        <w:t xml:space="preserve"> populations hav</w:t>
      </w:r>
      <w:r w:rsidR="00503A2B">
        <w:rPr>
          <w:rFonts w:ascii="Times New Roman" w:hAnsi="Times New Roman" w:cs="Times New Roman"/>
        </w:rPr>
        <w:t>ing</w:t>
      </w:r>
      <w:r w:rsidRPr="0037309C">
        <w:rPr>
          <w:rFonts w:ascii="Times New Roman" w:hAnsi="Times New Roman" w:cs="Times New Roman"/>
        </w:rPr>
        <w:t xml:space="preserve"> a meaningful capacity to respond evolutionarily to warming. </w:t>
      </w:r>
      <w:r w:rsidR="00AC7BC0" w:rsidRPr="00AC7BC0">
        <w:rPr>
          <w:rFonts w:ascii="Times New Roman" w:hAnsi="Times New Roman" w:cs="Times New Roman"/>
        </w:rPr>
        <w:t xml:space="preserve">Whether </w:t>
      </w:r>
      <w:r w:rsidR="00954C80">
        <w:rPr>
          <w:rFonts w:ascii="Times New Roman" w:hAnsi="Times New Roman" w:cs="Times New Roman"/>
        </w:rPr>
        <w:t>this</w:t>
      </w:r>
      <w:r w:rsidR="00AC7BC0" w:rsidRPr="00AC7BC0">
        <w:rPr>
          <w:rFonts w:ascii="Times New Roman" w:hAnsi="Times New Roman" w:cs="Times New Roman"/>
        </w:rPr>
        <w:t xml:space="preserve"> range of clonal variation is sufficient to cope with the full suite of climate-driven changes projected for the Apalachicola National Forest</w:t>
      </w:r>
      <w:r w:rsidR="00ED2CCE">
        <w:rPr>
          <w:rFonts w:ascii="Times New Roman" w:hAnsi="Times New Roman" w:cs="Times New Roman"/>
        </w:rPr>
        <w:t xml:space="preserve"> (i.e.,</w:t>
      </w:r>
      <w:r w:rsidR="00AC7BC0" w:rsidRPr="00AC7BC0">
        <w:rPr>
          <w:rFonts w:ascii="Times New Roman" w:hAnsi="Times New Roman" w:cs="Times New Roman"/>
        </w:rPr>
        <w:t xml:space="preserve"> increased peak temperatures, shifts in precipitation, and saltwater intrusion</w:t>
      </w:r>
      <w:r w:rsidR="00ED2CCE">
        <w:rPr>
          <w:rFonts w:ascii="Times New Roman" w:hAnsi="Times New Roman" w:cs="Times New Roman"/>
        </w:rPr>
        <w:t>)</w:t>
      </w:r>
      <w:r w:rsidR="00AC7BC0" w:rsidRPr="00AC7BC0">
        <w:rPr>
          <w:rFonts w:ascii="Times New Roman" w:hAnsi="Times New Roman" w:cs="Times New Roman"/>
        </w:rPr>
        <w:t xml:space="preserve"> remains to be seen, but the substantial</w:t>
      </w:r>
      <w:r w:rsidR="0039374C">
        <w:rPr>
          <w:rFonts w:ascii="Times New Roman" w:hAnsi="Times New Roman" w:cs="Times New Roman"/>
        </w:rPr>
        <w:t xml:space="preserve"> standing genetic</w:t>
      </w:r>
      <w:r w:rsidR="00AC7BC0" w:rsidRPr="00AC7BC0">
        <w:rPr>
          <w:rFonts w:ascii="Times New Roman" w:hAnsi="Times New Roman" w:cs="Times New Roman"/>
        </w:rPr>
        <w:t xml:space="preserve"> variation in thermal reaction norms within individual leaves provides a credible basis for evolutionary rescue of this ecologically important member of the </w:t>
      </w:r>
      <w:r w:rsidR="00AC7BC0" w:rsidRPr="009C527C">
        <w:rPr>
          <w:rFonts w:ascii="Times New Roman" w:hAnsi="Times New Roman" w:cs="Times New Roman"/>
          <w:i/>
          <w:iCs/>
        </w:rPr>
        <w:t>S. purpurea</w:t>
      </w:r>
      <w:r w:rsidR="00AC7BC0" w:rsidRPr="00AC7BC0">
        <w:rPr>
          <w:rFonts w:ascii="Times New Roman" w:hAnsi="Times New Roman" w:cs="Times New Roman"/>
        </w:rPr>
        <w:t xml:space="preserve"> inquiline community</w:t>
      </w:r>
      <w:r w:rsidR="00BB20E9">
        <w:rPr>
          <w:rFonts w:ascii="Times New Roman" w:hAnsi="Times New Roman" w:cs="Times New Roman"/>
        </w:rPr>
        <w:t>.</w:t>
      </w:r>
    </w:p>
    <w:p w14:paraId="0A5C78AC" w14:textId="2F7DF714" w:rsidR="007B74FC" w:rsidRDefault="007B74FC">
      <w:pPr>
        <w:rPr>
          <w:rFonts w:ascii="Times New Roman" w:hAnsi="Times New Roman" w:cs="Times New Roman"/>
        </w:rPr>
      </w:pPr>
      <w:r>
        <w:rPr>
          <w:rFonts w:ascii="Times New Roman" w:hAnsi="Times New Roman" w:cs="Times New Roman"/>
        </w:rPr>
        <w:br w:type="page"/>
      </w:r>
    </w:p>
    <w:p w14:paraId="000B6CB4" w14:textId="6611CBF1" w:rsidR="002D7F35" w:rsidRPr="002D7F35" w:rsidRDefault="002D7F35" w:rsidP="002D7F35">
      <w:pPr>
        <w:spacing w:after="0" w:line="480" w:lineRule="auto"/>
        <w:jc w:val="center"/>
        <w:rPr>
          <w:rFonts w:ascii="Times New Roman" w:hAnsi="Times New Roman" w:cs="Times New Roman"/>
          <w:b/>
          <w:bCs/>
        </w:rPr>
      </w:pPr>
      <w:r>
        <w:rPr>
          <w:rFonts w:ascii="Times New Roman" w:hAnsi="Times New Roman" w:cs="Times New Roman"/>
          <w:b/>
          <w:bCs/>
        </w:rPr>
        <w:lastRenderedPageBreak/>
        <w:t>Chapter 2</w:t>
      </w:r>
    </w:p>
    <w:p w14:paraId="051D79D9" w14:textId="4298EEBC" w:rsidR="000B6618" w:rsidRPr="009857A5" w:rsidRDefault="009C59DB" w:rsidP="002D7F35">
      <w:pPr>
        <w:spacing w:after="0" w:line="480" w:lineRule="auto"/>
        <w:rPr>
          <w:rFonts w:ascii="Times New Roman" w:hAnsi="Times New Roman" w:cs="Times New Roman"/>
          <w:u w:val="single"/>
        </w:rPr>
      </w:pPr>
      <w:r w:rsidRPr="009857A5">
        <w:rPr>
          <w:rFonts w:ascii="Times New Roman" w:hAnsi="Times New Roman" w:cs="Times New Roman"/>
          <w:u w:val="single"/>
        </w:rPr>
        <w:t>Introduction</w:t>
      </w:r>
    </w:p>
    <w:p w14:paraId="0A3FFC0B" w14:textId="1154E1A3" w:rsidR="006661CC" w:rsidRDefault="006661CC" w:rsidP="001036A9">
      <w:pPr>
        <w:spacing w:after="0" w:line="480" w:lineRule="auto"/>
        <w:ind w:firstLine="720"/>
        <w:rPr>
          <w:rFonts w:ascii="Times New Roman" w:hAnsi="Times New Roman" w:cs="Times New Roman"/>
        </w:rPr>
      </w:pPr>
      <w:r>
        <w:rPr>
          <w:rFonts w:ascii="Times New Roman" w:hAnsi="Times New Roman" w:cs="Times New Roman"/>
        </w:rPr>
        <w:t>Rapid climate change threat</w:t>
      </w:r>
      <w:r w:rsidR="00097F97">
        <w:rPr>
          <w:rFonts w:ascii="Times New Roman" w:hAnsi="Times New Roman" w:cs="Times New Roman"/>
        </w:rPr>
        <w:t>ens</w:t>
      </w:r>
      <w:r>
        <w:rPr>
          <w:rFonts w:ascii="Times New Roman" w:hAnsi="Times New Roman" w:cs="Times New Roman"/>
        </w:rPr>
        <w:t xml:space="preserve"> natural communities through the persistence of individual species and the interactions among those species</w:t>
      </w:r>
      <w:r w:rsidR="00A07B14">
        <w:rPr>
          <w:rFonts w:ascii="Times New Roman" w:hAnsi="Times New Roman" w:cs="Times New Roman"/>
        </w:rPr>
        <w:t xml:space="preserve"> (Parmesan a</w:t>
      </w:r>
      <w:r w:rsidR="00A950FA">
        <w:rPr>
          <w:rFonts w:ascii="Times New Roman" w:hAnsi="Times New Roman" w:cs="Times New Roman"/>
        </w:rPr>
        <w:t>nd</w:t>
      </w:r>
      <w:r w:rsidR="00A07B14">
        <w:rPr>
          <w:rFonts w:ascii="Times New Roman" w:hAnsi="Times New Roman" w:cs="Times New Roman"/>
        </w:rPr>
        <w:t xml:space="preserve"> Yohe, 2003)</w:t>
      </w:r>
      <w:r w:rsidR="009D304B">
        <w:rPr>
          <w:rFonts w:ascii="Times New Roman" w:hAnsi="Times New Roman" w:cs="Times New Roman"/>
        </w:rPr>
        <w:t xml:space="preserve">. </w:t>
      </w:r>
      <w:r w:rsidR="001A3EBF">
        <w:rPr>
          <w:rFonts w:ascii="Times New Roman" w:hAnsi="Times New Roman" w:cs="Times New Roman"/>
        </w:rPr>
        <w:t>Research on the ecological effects of climate change has largely focused on the direct physiological effects experienced by individual species, and</w:t>
      </w:r>
      <w:r w:rsidR="00A07B14">
        <w:rPr>
          <w:rFonts w:ascii="Times New Roman" w:hAnsi="Times New Roman" w:cs="Times New Roman"/>
        </w:rPr>
        <w:t xml:space="preserve"> how species respond to such effects has become the central focus of modern ecology.</w:t>
      </w:r>
      <w:r w:rsidR="00ED1763">
        <w:rPr>
          <w:rFonts w:ascii="Times New Roman" w:hAnsi="Times New Roman" w:cs="Times New Roman"/>
        </w:rPr>
        <w:t xml:space="preserve"> </w:t>
      </w:r>
      <w:r w:rsidR="00FD53FD">
        <w:rPr>
          <w:rFonts w:ascii="Times New Roman" w:hAnsi="Times New Roman" w:cs="Times New Roman"/>
        </w:rPr>
        <w:t xml:space="preserve">Species have been </w:t>
      </w:r>
      <w:r w:rsidR="00AC42D0">
        <w:rPr>
          <w:rFonts w:ascii="Times New Roman" w:hAnsi="Times New Roman" w:cs="Times New Roman"/>
        </w:rPr>
        <w:t>shown</w:t>
      </w:r>
      <w:r w:rsidR="00FD53FD">
        <w:rPr>
          <w:rFonts w:ascii="Times New Roman" w:hAnsi="Times New Roman" w:cs="Times New Roman"/>
        </w:rPr>
        <w:t xml:space="preserve"> to respond by shifting their geographic range with (and often against, see Lawlor, 2024) changing </w:t>
      </w:r>
      <w:r w:rsidR="00772A55">
        <w:rPr>
          <w:rFonts w:ascii="Times New Roman" w:hAnsi="Times New Roman" w:cs="Times New Roman"/>
        </w:rPr>
        <w:t>latitudinal</w:t>
      </w:r>
      <w:r w:rsidR="00FD53FD">
        <w:rPr>
          <w:rFonts w:ascii="Times New Roman" w:hAnsi="Times New Roman" w:cs="Times New Roman"/>
        </w:rPr>
        <w:t xml:space="preserve"> and elevational temperature gradients</w:t>
      </w:r>
      <w:r w:rsidR="00AC42D0">
        <w:rPr>
          <w:rFonts w:ascii="Times New Roman" w:hAnsi="Times New Roman" w:cs="Times New Roman"/>
        </w:rPr>
        <w:t>, and by using plastic physiolog</w:t>
      </w:r>
      <w:r w:rsidR="00097F97">
        <w:rPr>
          <w:rFonts w:ascii="Times New Roman" w:hAnsi="Times New Roman" w:cs="Times New Roman"/>
        </w:rPr>
        <w:t>ical or morphological responses</w:t>
      </w:r>
      <w:r w:rsidR="00AC42D0">
        <w:rPr>
          <w:rFonts w:ascii="Times New Roman" w:hAnsi="Times New Roman" w:cs="Times New Roman"/>
        </w:rPr>
        <w:t xml:space="preserve"> to acclimatize to new conditions. However, for species </w:t>
      </w:r>
      <w:r w:rsidR="00097F97">
        <w:rPr>
          <w:rFonts w:ascii="Times New Roman" w:hAnsi="Times New Roman" w:cs="Times New Roman"/>
        </w:rPr>
        <w:t>that</w:t>
      </w:r>
      <w:r w:rsidR="00AC42D0">
        <w:rPr>
          <w:rFonts w:ascii="Times New Roman" w:hAnsi="Times New Roman" w:cs="Times New Roman"/>
        </w:rPr>
        <w:t xml:space="preserve"> lack the </w:t>
      </w:r>
      <w:r w:rsidR="00772A55">
        <w:rPr>
          <w:rFonts w:ascii="Times New Roman" w:hAnsi="Times New Roman" w:cs="Times New Roman"/>
        </w:rPr>
        <w:t>ability</w:t>
      </w:r>
      <w:r w:rsidR="00AC42D0">
        <w:rPr>
          <w:rFonts w:ascii="Times New Roman" w:hAnsi="Times New Roman" w:cs="Times New Roman"/>
        </w:rPr>
        <w:t xml:space="preserve"> to disperse </w:t>
      </w:r>
      <w:r w:rsidR="004C61BE">
        <w:rPr>
          <w:rFonts w:ascii="Times New Roman" w:hAnsi="Times New Roman" w:cs="Times New Roman"/>
        </w:rPr>
        <w:t>and</w:t>
      </w:r>
      <w:r w:rsidR="00AC42D0">
        <w:rPr>
          <w:rFonts w:ascii="Times New Roman" w:hAnsi="Times New Roman" w:cs="Times New Roman"/>
        </w:rPr>
        <w:t xml:space="preserve"> the breadth of plasticity to acclimate</w:t>
      </w:r>
      <w:r w:rsidR="002721F6">
        <w:rPr>
          <w:rFonts w:ascii="Times New Roman" w:hAnsi="Times New Roman" w:cs="Times New Roman"/>
        </w:rPr>
        <w:t>, neither of these solutions are accessible.</w:t>
      </w:r>
      <w:r w:rsidR="00AC42D0">
        <w:rPr>
          <w:rFonts w:ascii="Times New Roman" w:hAnsi="Times New Roman" w:cs="Times New Roman"/>
        </w:rPr>
        <w:t xml:space="preserve"> In such cases, rapid </w:t>
      </w:r>
      <w:r w:rsidR="00705272">
        <w:rPr>
          <w:rFonts w:ascii="Times New Roman" w:hAnsi="Times New Roman" w:cs="Times New Roman"/>
        </w:rPr>
        <w:t xml:space="preserve">evolution offers an additional avenue of </w:t>
      </w:r>
      <w:r w:rsidR="004C61BE">
        <w:rPr>
          <w:rFonts w:ascii="Times New Roman" w:hAnsi="Times New Roman" w:cs="Times New Roman"/>
        </w:rPr>
        <w:t xml:space="preserve">direct </w:t>
      </w:r>
      <w:r w:rsidR="00705272">
        <w:rPr>
          <w:rFonts w:ascii="Times New Roman" w:hAnsi="Times New Roman" w:cs="Times New Roman"/>
        </w:rPr>
        <w:t>response, one that operates on timescales once thought too slow to be ecologically relevant, but which has increasingly been shown to keep pace with contemporary environmental change (Hendry and Kinnison, 1999; Hairston et al., 2005)</w:t>
      </w:r>
      <w:r w:rsidR="00313483">
        <w:rPr>
          <w:rFonts w:ascii="Times New Roman" w:hAnsi="Times New Roman" w:cs="Times New Roman"/>
        </w:rPr>
        <w:t xml:space="preserve">. </w:t>
      </w:r>
    </w:p>
    <w:p w14:paraId="1483F580" w14:textId="016978BF" w:rsidR="00F40F55" w:rsidRPr="007B214D" w:rsidRDefault="00F40F55" w:rsidP="001036A9">
      <w:pPr>
        <w:spacing w:after="0" w:line="480" w:lineRule="auto"/>
        <w:ind w:firstLine="720"/>
        <w:rPr>
          <w:rFonts w:ascii="Times New Roman" w:hAnsi="Times New Roman" w:cs="Times New Roman"/>
        </w:rPr>
      </w:pPr>
      <w:r>
        <w:rPr>
          <w:rFonts w:ascii="Times New Roman" w:hAnsi="Times New Roman" w:cs="Times New Roman"/>
        </w:rPr>
        <w:t xml:space="preserve">Rapid evolutionary responses to climate change have now been documented across several taxa. In one example, populations of the pitcher plant specialist mosquito </w:t>
      </w:r>
      <w:r>
        <w:rPr>
          <w:rFonts w:ascii="Times New Roman" w:hAnsi="Times New Roman" w:cs="Times New Roman"/>
          <w:i/>
          <w:iCs/>
        </w:rPr>
        <w:t>Wyeomyia smithii</w:t>
      </w:r>
      <w:r>
        <w:rPr>
          <w:rFonts w:ascii="Times New Roman" w:hAnsi="Times New Roman" w:cs="Times New Roman"/>
        </w:rPr>
        <w:t xml:space="preserve"> shifted their genetically controlled photoperiodic response over just a few decades, allowing them to fit an additional generation within a warming </w:t>
      </w:r>
      <w:r w:rsidR="007B214D">
        <w:rPr>
          <w:rFonts w:ascii="Times New Roman" w:hAnsi="Times New Roman" w:cs="Times New Roman"/>
        </w:rPr>
        <w:t xml:space="preserve">growing season (Bradshaw and Holzapfel, 2000). Similarly, clonal lineages of the water flea </w:t>
      </w:r>
      <w:r w:rsidR="007B214D">
        <w:rPr>
          <w:rFonts w:ascii="Times New Roman" w:hAnsi="Times New Roman" w:cs="Times New Roman"/>
          <w:i/>
          <w:iCs/>
        </w:rPr>
        <w:t>Daphnia magna</w:t>
      </w:r>
      <w:r w:rsidR="007B214D">
        <w:rPr>
          <w:rFonts w:ascii="Times New Roman" w:hAnsi="Times New Roman" w:cs="Times New Roman"/>
        </w:rPr>
        <w:t xml:space="preserve"> were shown to differ genetically in their thermal tolerance, and tolerance increased rapidly in populations subjected to sustained experimental warming, a result further confirmed by resurrection ecology showing that natural populations had already evolved higher thermal tolerance over four decades of climate change (Geerts et al., 2015). </w:t>
      </w:r>
      <w:r w:rsidR="004938FB">
        <w:rPr>
          <w:rFonts w:ascii="Times New Roman" w:hAnsi="Times New Roman" w:cs="Times New Roman"/>
        </w:rPr>
        <w:t xml:space="preserve">In both of these examples, species that otherwise may </w:t>
      </w:r>
      <w:r w:rsidR="00D712B7">
        <w:rPr>
          <w:rFonts w:ascii="Times New Roman" w:hAnsi="Times New Roman" w:cs="Times New Roman"/>
        </w:rPr>
        <w:t xml:space="preserve">not </w:t>
      </w:r>
      <w:r w:rsidR="00D712B7">
        <w:rPr>
          <w:rFonts w:ascii="Times New Roman" w:hAnsi="Times New Roman" w:cs="Times New Roman"/>
        </w:rPr>
        <w:lastRenderedPageBreak/>
        <w:t>have</w:t>
      </w:r>
      <w:r w:rsidR="004938FB">
        <w:rPr>
          <w:rFonts w:ascii="Times New Roman" w:hAnsi="Times New Roman" w:cs="Times New Roman"/>
        </w:rPr>
        <w:t xml:space="preserve"> </w:t>
      </w:r>
      <w:r w:rsidR="00D712B7">
        <w:rPr>
          <w:rFonts w:ascii="Times New Roman" w:hAnsi="Times New Roman" w:cs="Times New Roman"/>
        </w:rPr>
        <w:t>been able to persist in their changing climates were able to adapt</w:t>
      </w:r>
      <w:r w:rsidR="00830AB7">
        <w:rPr>
          <w:rFonts w:ascii="Times New Roman" w:hAnsi="Times New Roman" w:cs="Times New Roman"/>
        </w:rPr>
        <w:t>, and did so as a direct response to the novel environmental conditions</w:t>
      </w:r>
      <w:r w:rsidR="00D712B7">
        <w:rPr>
          <w:rFonts w:ascii="Times New Roman" w:hAnsi="Times New Roman" w:cs="Times New Roman"/>
        </w:rPr>
        <w:t>.</w:t>
      </w:r>
    </w:p>
    <w:p w14:paraId="3EB9515C" w14:textId="727184E4" w:rsidR="006D6020" w:rsidRDefault="00684E00" w:rsidP="001036A9">
      <w:pPr>
        <w:spacing w:after="0" w:line="480" w:lineRule="auto"/>
        <w:ind w:firstLine="720"/>
        <w:rPr>
          <w:rFonts w:ascii="Times New Roman" w:hAnsi="Times New Roman" w:cs="Times New Roman"/>
        </w:rPr>
      </w:pPr>
      <w:r>
        <w:rPr>
          <w:rFonts w:ascii="Times New Roman" w:hAnsi="Times New Roman" w:cs="Times New Roman"/>
        </w:rPr>
        <w:t xml:space="preserve">Climate change, however, does not only threaten species directly, but it also reshapes the interactions among them, producing indirect effects that can reverberate through entire communities. </w:t>
      </w:r>
      <w:r w:rsidR="00985866">
        <w:rPr>
          <w:rFonts w:ascii="Times New Roman" w:hAnsi="Times New Roman" w:cs="Times New Roman"/>
        </w:rPr>
        <w:t xml:space="preserve">These indirect effects of climate change on species interactions have proven difficult to study empirically </w:t>
      </w:r>
      <w:r w:rsidR="00996D3C">
        <w:rPr>
          <w:rFonts w:ascii="Times New Roman" w:hAnsi="Times New Roman" w:cs="Times New Roman"/>
        </w:rPr>
        <w:t>(Woot</w:t>
      </w:r>
      <w:r w:rsidR="00F176D1">
        <w:rPr>
          <w:rFonts w:ascii="Times New Roman" w:hAnsi="Times New Roman" w:cs="Times New Roman"/>
        </w:rPr>
        <w:t>t</w:t>
      </w:r>
      <w:r w:rsidR="00996D3C">
        <w:rPr>
          <w:rFonts w:ascii="Times New Roman" w:hAnsi="Times New Roman" w:cs="Times New Roman"/>
        </w:rPr>
        <w:t>on, 1994)</w:t>
      </w:r>
      <w:r w:rsidR="00DB7AA5">
        <w:rPr>
          <w:rFonts w:ascii="Times New Roman" w:hAnsi="Times New Roman" w:cs="Times New Roman"/>
        </w:rPr>
        <w:t xml:space="preserve">, </w:t>
      </w:r>
      <w:r w:rsidR="005C20AD">
        <w:rPr>
          <w:rFonts w:ascii="Times New Roman" w:hAnsi="Times New Roman" w:cs="Times New Roman"/>
        </w:rPr>
        <w:t>but their comparable importance in reference to direct effects has become increasingly clear over the last few decades</w:t>
      </w:r>
      <w:r w:rsidR="00C57352">
        <w:rPr>
          <w:rFonts w:ascii="Times New Roman" w:hAnsi="Times New Roman" w:cs="Times New Roman"/>
        </w:rPr>
        <w:t xml:space="preserve"> </w:t>
      </w:r>
      <w:r w:rsidR="005C20AD">
        <w:rPr>
          <w:rFonts w:ascii="Times New Roman" w:hAnsi="Times New Roman" w:cs="Times New Roman"/>
        </w:rPr>
        <w:t>through both empirical (Menge 1995</w:t>
      </w:r>
      <w:r w:rsidR="00D90F4C">
        <w:rPr>
          <w:rFonts w:ascii="Times New Roman" w:hAnsi="Times New Roman" w:cs="Times New Roman"/>
        </w:rPr>
        <w:t>; Tylianakis et al., 2008</w:t>
      </w:r>
      <w:r w:rsidR="009F1CD2">
        <w:rPr>
          <w:rFonts w:ascii="Times New Roman" w:hAnsi="Times New Roman" w:cs="Times New Roman"/>
        </w:rPr>
        <w:t>; Blois et al., 2013</w:t>
      </w:r>
      <w:r w:rsidR="005C20AD">
        <w:rPr>
          <w:rFonts w:ascii="Times New Roman" w:hAnsi="Times New Roman" w:cs="Times New Roman"/>
        </w:rPr>
        <w:t>) and theoretical work (</w:t>
      </w:r>
      <w:r w:rsidR="005C20AD">
        <w:rPr>
          <w:rFonts w:ascii="Times New Roman" w:hAnsi="Times New Roman" w:cs="Times New Roman"/>
        </w:rPr>
        <w:t>Gilman et al., 2010; Kordas et al., 2011</w:t>
      </w:r>
      <w:r w:rsidR="00434331">
        <w:rPr>
          <w:rFonts w:ascii="Times New Roman" w:hAnsi="Times New Roman" w:cs="Times New Roman"/>
        </w:rPr>
        <w:t>; Fussmann et al., 2014</w:t>
      </w:r>
      <w:r w:rsidR="005C20AD">
        <w:rPr>
          <w:rFonts w:ascii="Times New Roman" w:hAnsi="Times New Roman" w:cs="Times New Roman"/>
        </w:rPr>
        <w:t>).</w:t>
      </w:r>
      <w:r w:rsidR="00936A0C">
        <w:rPr>
          <w:rFonts w:ascii="Times New Roman" w:hAnsi="Times New Roman" w:cs="Times New Roman"/>
        </w:rPr>
        <w:t xml:space="preserve"> </w:t>
      </w:r>
      <w:r w:rsidR="00F45868">
        <w:rPr>
          <w:rFonts w:ascii="Times New Roman" w:hAnsi="Times New Roman" w:cs="Times New Roman"/>
        </w:rPr>
        <w:t>Glo</w:t>
      </w:r>
      <w:commentRangeStart w:id="36"/>
      <w:r w:rsidR="00F45868">
        <w:rPr>
          <w:rFonts w:ascii="Times New Roman" w:hAnsi="Times New Roman" w:cs="Times New Roman"/>
        </w:rPr>
        <w:t>bal</w:t>
      </w:r>
      <w:commentRangeEnd w:id="36"/>
      <w:r w:rsidR="00F45868">
        <w:rPr>
          <w:rStyle w:val="CommentReference"/>
          <w:rFonts w:ascii="Times New Roman" w:hAnsi="Times New Roman" w:cs="Times New Roman"/>
          <w:sz w:val="24"/>
          <w:szCs w:val="24"/>
        </w:rPr>
        <w:commentReference w:id="36"/>
      </w:r>
      <w:r w:rsidR="00F45868">
        <w:rPr>
          <w:rFonts w:ascii="Times New Roman" w:hAnsi="Times New Roman" w:cs="Times New Roman"/>
        </w:rPr>
        <w:t xml:space="preserve"> warming, in particular, stands out as a pivotal driver of indirect ecological effects, with most studies demonstrating rapid warming-driven shifts in species interactions </w:t>
      </w:r>
      <w:r w:rsidR="00F45868" w:rsidRPr="005E34C2">
        <w:rPr>
          <w:rFonts w:ascii="Times New Roman" w:hAnsi="Times New Roman" w:cs="Times New Roman"/>
        </w:rPr>
        <w:t>(Vucic-Pestic et al., 201</w:t>
      </w:r>
      <w:r w:rsidR="00F45868">
        <w:rPr>
          <w:rFonts w:ascii="Times New Roman" w:hAnsi="Times New Roman" w:cs="Times New Roman"/>
        </w:rPr>
        <w:t>1</w:t>
      </w:r>
      <w:r w:rsidR="00F45868" w:rsidRPr="005E34C2">
        <w:rPr>
          <w:rFonts w:ascii="Times New Roman" w:hAnsi="Times New Roman" w:cs="Times New Roman"/>
        </w:rPr>
        <w:t>; Sentis et al., 2012</w:t>
      </w:r>
      <w:r w:rsidR="00F45868">
        <w:rPr>
          <w:rFonts w:ascii="Times New Roman" w:hAnsi="Times New Roman" w:cs="Times New Roman"/>
        </w:rPr>
        <w:t xml:space="preserve">; </w:t>
      </w:r>
      <w:r w:rsidR="00F45868" w:rsidRPr="005E34C2">
        <w:rPr>
          <w:rFonts w:ascii="Times New Roman" w:hAnsi="Times New Roman" w:cs="Times New Roman"/>
        </w:rPr>
        <w:t xml:space="preserve">Barrio et al., 2017; </w:t>
      </w:r>
      <w:r w:rsidR="00F45868">
        <w:rPr>
          <w:rFonts w:ascii="Times New Roman" w:hAnsi="Times New Roman" w:cs="Times New Roman"/>
        </w:rPr>
        <w:t xml:space="preserve">Carlson et al., 2018; </w:t>
      </w:r>
      <w:r w:rsidR="00F45868" w:rsidRPr="005E34C2">
        <w:rPr>
          <w:rFonts w:ascii="Times New Roman" w:hAnsi="Times New Roman" w:cs="Times New Roman"/>
        </w:rPr>
        <w:t xml:space="preserve">Frances and McCauley, 2018; </w:t>
      </w:r>
      <w:r w:rsidR="00F45868">
        <w:rPr>
          <w:rFonts w:ascii="Times New Roman" w:hAnsi="Times New Roman" w:cs="Times New Roman"/>
        </w:rPr>
        <w:t xml:space="preserve">but see </w:t>
      </w:r>
      <w:r w:rsidR="00F45868" w:rsidRPr="005E34C2">
        <w:rPr>
          <w:rFonts w:ascii="Times New Roman" w:hAnsi="Times New Roman" w:cs="Times New Roman"/>
        </w:rPr>
        <w:t>Thierry et al., 2021</w:t>
      </w:r>
      <w:r w:rsidR="00F45868">
        <w:rPr>
          <w:rFonts w:ascii="Times New Roman" w:hAnsi="Times New Roman" w:cs="Times New Roman"/>
        </w:rPr>
        <w:t xml:space="preserve">). </w:t>
      </w:r>
      <w:r w:rsidR="00D77B0E">
        <w:rPr>
          <w:rFonts w:ascii="Times New Roman" w:hAnsi="Times New Roman" w:cs="Times New Roman"/>
        </w:rPr>
        <w:t xml:space="preserve">A </w:t>
      </w:r>
      <w:r w:rsidR="00B8080E">
        <w:rPr>
          <w:rFonts w:ascii="Times New Roman" w:hAnsi="Times New Roman" w:cs="Times New Roman"/>
        </w:rPr>
        <w:t>well-known</w:t>
      </w:r>
      <w:r w:rsidR="00D77B0E">
        <w:rPr>
          <w:rFonts w:ascii="Times New Roman" w:hAnsi="Times New Roman" w:cs="Times New Roman"/>
        </w:rPr>
        <w:t xml:space="preserve"> example </w:t>
      </w:r>
      <w:r w:rsidR="00B8080E">
        <w:rPr>
          <w:rFonts w:ascii="Times New Roman" w:hAnsi="Times New Roman" w:cs="Times New Roman"/>
        </w:rPr>
        <w:t>is</w:t>
      </w:r>
      <w:r w:rsidR="00D77B0E">
        <w:rPr>
          <w:rFonts w:ascii="Times New Roman" w:hAnsi="Times New Roman" w:cs="Times New Roman"/>
        </w:rPr>
        <w:t xml:space="preserve"> </w:t>
      </w:r>
      <w:r w:rsidR="00B8080E">
        <w:rPr>
          <w:rFonts w:ascii="Times New Roman" w:hAnsi="Times New Roman" w:cs="Times New Roman"/>
        </w:rPr>
        <w:t xml:space="preserve">phenological </w:t>
      </w:r>
      <w:r w:rsidR="00D77B0E">
        <w:rPr>
          <w:rFonts w:ascii="Times New Roman" w:hAnsi="Times New Roman" w:cs="Times New Roman"/>
        </w:rPr>
        <w:t xml:space="preserve">mismatch between </w:t>
      </w:r>
      <w:r w:rsidR="00C728FC">
        <w:rPr>
          <w:rFonts w:ascii="Times New Roman" w:hAnsi="Times New Roman" w:cs="Times New Roman"/>
        </w:rPr>
        <w:t>flowering plants and their pollinators</w:t>
      </w:r>
      <w:r w:rsidR="00FB2A17">
        <w:rPr>
          <w:rFonts w:ascii="Times New Roman" w:hAnsi="Times New Roman" w:cs="Times New Roman"/>
        </w:rPr>
        <w:t xml:space="preserve">. </w:t>
      </w:r>
      <w:r w:rsidR="006E1EFE">
        <w:rPr>
          <w:rFonts w:ascii="Times New Roman" w:hAnsi="Times New Roman" w:cs="Times New Roman"/>
        </w:rPr>
        <w:t xml:space="preserve">Because </w:t>
      </w:r>
      <w:r w:rsidR="00FB2A17">
        <w:rPr>
          <w:rFonts w:ascii="Times New Roman" w:hAnsi="Times New Roman" w:cs="Times New Roman"/>
        </w:rPr>
        <w:t xml:space="preserve">they </w:t>
      </w:r>
      <w:r w:rsidR="00962E0F">
        <w:rPr>
          <w:rFonts w:ascii="Times New Roman" w:hAnsi="Times New Roman" w:cs="Times New Roman"/>
        </w:rPr>
        <w:t xml:space="preserve">each can </w:t>
      </w:r>
      <w:r w:rsidR="009806D1">
        <w:rPr>
          <w:rFonts w:ascii="Times New Roman" w:hAnsi="Times New Roman" w:cs="Times New Roman"/>
        </w:rPr>
        <w:t>rely on</w:t>
      </w:r>
      <w:r w:rsidR="00D77B0E">
        <w:rPr>
          <w:rFonts w:ascii="Times New Roman" w:hAnsi="Times New Roman" w:cs="Times New Roman"/>
        </w:rPr>
        <w:t xml:space="preserve"> different </w:t>
      </w:r>
      <w:r w:rsidR="00962E0F">
        <w:rPr>
          <w:rFonts w:ascii="Times New Roman" w:hAnsi="Times New Roman" w:cs="Times New Roman"/>
        </w:rPr>
        <w:t xml:space="preserve">cues to respond to changing environments, plant flowering and pollinator emergence can become unsynchronized as the </w:t>
      </w:r>
      <w:r w:rsidR="00B84B9A">
        <w:rPr>
          <w:rFonts w:ascii="Times New Roman" w:hAnsi="Times New Roman" w:cs="Times New Roman"/>
        </w:rPr>
        <w:t>climate changes rapidly</w:t>
      </w:r>
      <w:r w:rsidR="00C81DFF">
        <w:rPr>
          <w:rFonts w:ascii="Times New Roman" w:hAnsi="Times New Roman" w:cs="Times New Roman"/>
        </w:rPr>
        <w:t xml:space="preserve"> (Kharouba et al., 2018)</w:t>
      </w:r>
      <w:r w:rsidR="00D77B0E">
        <w:rPr>
          <w:rFonts w:ascii="Times New Roman" w:hAnsi="Times New Roman" w:cs="Times New Roman"/>
        </w:rPr>
        <w:t xml:space="preserve">. </w:t>
      </w:r>
      <w:r w:rsidR="002B74C6">
        <w:rPr>
          <w:rFonts w:ascii="Times New Roman" w:hAnsi="Times New Roman" w:cs="Times New Roman"/>
        </w:rPr>
        <w:t>Additionally</w:t>
      </w:r>
      <w:r w:rsidR="00C64B0E">
        <w:rPr>
          <w:rFonts w:ascii="Times New Roman" w:hAnsi="Times New Roman" w:cs="Times New Roman"/>
        </w:rPr>
        <w:t xml:space="preserve">, </w:t>
      </w:r>
      <w:r w:rsidR="00533B0F">
        <w:rPr>
          <w:rFonts w:ascii="Times New Roman" w:hAnsi="Times New Roman" w:cs="Times New Roman"/>
        </w:rPr>
        <w:t>elevated atmospheric CO</w:t>
      </w:r>
      <w:r w:rsidR="00533B0F" w:rsidRPr="00AB1EFF">
        <w:rPr>
          <w:rFonts w:ascii="Times New Roman" w:hAnsi="Times New Roman" w:cs="Times New Roman"/>
          <w:vertAlign w:val="subscript"/>
        </w:rPr>
        <w:t>2</w:t>
      </w:r>
      <w:r w:rsidR="00533B0F">
        <w:rPr>
          <w:rFonts w:ascii="Times New Roman" w:hAnsi="Times New Roman" w:cs="Times New Roman"/>
        </w:rPr>
        <w:t xml:space="preserve"> concentrations benefit some </w:t>
      </w:r>
      <w:r w:rsidR="00C64B0E">
        <w:rPr>
          <w:rFonts w:ascii="Times New Roman" w:hAnsi="Times New Roman" w:cs="Times New Roman"/>
        </w:rPr>
        <w:t>plant species</w:t>
      </w:r>
      <w:r w:rsidR="00533B0F">
        <w:rPr>
          <w:rFonts w:ascii="Times New Roman" w:hAnsi="Times New Roman" w:cs="Times New Roman"/>
        </w:rPr>
        <w:t>,</w:t>
      </w:r>
      <w:r w:rsidR="000560FE">
        <w:rPr>
          <w:rFonts w:ascii="Times New Roman" w:hAnsi="Times New Roman" w:cs="Times New Roman"/>
        </w:rPr>
        <w:t xml:space="preserve"> leading</w:t>
      </w:r>
      <w:r w:rsidR="00533B0F">
        <w:rPr>
          <w:rFonts w:ascii="Times New Roman" w:hAnsi="Times New Roman" w:cs="Times New Roman"/>
        </w:rPr>
        <w:t xml:space="preserve"> </w:t>
      </w:r>
      <w:r w:rsidR="000560FE">
        <w:rPr>
          <w:rFonts w:ascii="Times New Roman" w:hAnsi="Times New Roman" w:cs="Times New Roman"/>
        </w:rPr>
        <w:t xml:space="preserve">to a </w:t>
      </w:r>
      <w:r w:rsidR="00C64B0E">
        <w:rPr>
          <w:rFonts w:ascii="Times New Roman" w:hAnsi="Times New Roman" w:cs="Times New Roman"/>
        </w:rPr>
        <w:t>competitive advantage over neighboring plants that experience no such benefits (Lau et al., 2014).</w:t>
      </w:r>
      <w:r w:rsidR="00E35DD4">
        <w:rPr>
          <w:rFonts w:ascii="Times New Roman" w:hAnsi="Times New Roman" w:cs="Times New Roman"/>
        </w:rPr>
        <w:t xml:space="preserve"> </w:t>
      </w:r>
      <w:r w:rsidR="006E1EFE">
        <w:rPr>
          <w:rFonts w:ascii="Times New Roman" w:hAnsi="Times New Roman" w:cs="Times New Roman"/>
        </w:rPr>
        <w:t xml:space="preserve">Although </w:t>
      </w:r>
      <w:r w:rsidR="00330C87">
        <w:rPr>
          <w:rFonts w:ascii="Times New Roman" w:hAnsi="Times New Roman" w:cs="Times New Roman"/>
        </w:rPr>
        <w:t xml:space="preserve">these examples illustrate how climate change can reshape </w:t>
      </w:r>
      <w:r w:rsidR="002F46C3">
        <w:rPr>
          <w:rFonts w:ascii="Times New Roman" w:hAnsi="Times New Roman" w:cs="Times New Roman"/>
        </w:rPr>
        <w:t>community dynamics</w:t>
      </w:r>
      <w:r w:rsidR="00330C87">
        <w:rPr>
          <w:rFonts w:ascii="Times New Roman" w:hAnsi="Times New Roman" w:cs="Times New Roman"/>
        </w:rPr>
        <w:t xml:space="preserve"> over ecological timescales, </w:t>
      </w:r>
      <w:r w:rsidR="00851FF6">
        <w:rPr>
          <w:rFonts w:ascii="Times New Roman" w:hAnsi="Times New Roman" w:cs="Times New Roman"/>
        </w:rPr>
        <w:t>the degree to which evolutionary responses to climate change further mediate these interactions remains an open questio</w:t>
      </w:r>
      <w:commentRangeStart w:id="37"/>
      <w:r w:rsidR="00851FF6">
        <w:rPr>
          <w:rFonts w:ascii="Times New Roman" w:hAnsi="Times New Roman" w:cs="Times New Roman"/>
        </w:rPr>
        <w:t>n</w:t>
      </w:r>
      <w:commentRangeEnd w:id="37"/>
      <w:r w:rsidR="00851FF6">
        <w:rPr>
          <w:rStyle w:val="CommentReference"/>
          <w:rFonts w:ascii="Times New Roman" w:hAnsi="Times New Roman" w:cs="Times New Roman"/>
          <w:sz w:val="24"/>
          <w:szCs w:val="24"/>
        </w:rPr>
        <w:commentReference w:id="37"/>
      </w:r>
      <w:r w:rsidR="00330C87">
        <w:rPr>
          <w:rFonts w:ascii="Times New Roman" w:hAnsi="Times New Roman" w:cs="Times New Roman"/>
        </w:rPr>
        <w:t>.</w:t>
      </w:r>
    </w:p>
    <w:p w14:paraId="5A50A054" w14:textId="5BF0F2BD" w:rsidR="0062190C" w:rsidRDefault="00FF595D" w:rsidP="001036A9">
      <w:pPr>
        <w:spacing w:after="0" w:line="480" w:lineRule="auto"/>
        <w:ind w:firstLine="720"/>
        <w:rPr>
          <w:rFonts w:ascii="Times New Roman" w:hAnsi="Times New Roman" w:cs="Times New Roman"/>
        </w:rPr>
      </w:pPr>
      <w:r>
        <w:rPr>
          <w:rFonts w:ascii="Times New Roman" w:hAnsi="Times New Roman" w:cs="Times New Roman"/>
        </w:rPr>
        <w:t xml:space="preserve">Theoretical work has indicated that evolutionary responses to climate change can feed back into the ecological consequences of those changes, with the strength and direction of the feedback varying with the type and strength of species interactions (Northfield and Ives, 2013; </w:t>
      </w:r>
      <w:r>
        <w:rPr>
          <w:rFonts w:ascii="Times New Roman" w:hAnsi="Times New Roman" w:cs="Times New Roman"/>
        </w:rPr>
        <w:lastRenderedPageBreak/>
        <w:t>Akesson et al., 2021; Zhao et al., 202</w:t>
      </w:r>
      <w:r w:rsidR="00B43CD4">
        <w:rPr>
          <w:rFonts w:ascii="Times New Roman" w:hAnsi="Times New Roman" w:cs="Times New Roman"/>
        </w:rPr>
        <w:t>6</w:t>
      </w:r>
      <w:r>
        <w:rPr>
          <w:rFonts w:ascii="Times New Roman" w:hAnsi="Times New Roman" w:cs="Times New Roman"/>
        </w:rPr>
        <w:t xml:space="preserve">). These evolution-mediated indirect effects have been demonstrated empirically to arise through two distinct pathways: (1) a rapid change in climate may alter the strength of a species interaction that itself acts as a selective agent, or (2) a species interaction may modify the strength of selection imposed by climate change (Lau and terHorst, 2020). </w:t>
      </w:r>
      <w:r w:rsidR="007F1C6F">
        <w:rPr>
          <w:rFonts w:ascii="Times New Roman" w:hAnsi="Times New Roman" w:cs="Times New Roman"/>
        </w:rPr>
        <w:t xml:space="preserve">The magnitude and direction of effects in these pathways vary. </w:t>
      </w:r>
      <w:r w:rsidR="00FB0A9E">
        <w:rPr>
          <w:rFonts w:ascii="Times New Roman" w:hAnsi="Times New Roman" w:cs="Times New Roman"/>
        </w:rPr>
        <w:t>For example,</w:t>
      </w:r>
      <w:r>
        <w:rPr>
          <w:rFonts w:ascii="Times New Roman" w:hAnsi="Times New Roman" w:cs="Times New Roman"/>
        </w:rPr>
        <w:t xml:space="preserve"> populations of </w:t>
      </w:r>
      <w:r>
        <w:rPr>
          <w:rFonts w:ascii="Times New Roman" w:hAnsi="Times New Roman" w:cs="Times New Roman"/>
          <w:i/>
          <w:iCs/>
        </w:rPr>
        <w:t>Daphnia</w:t>
      </w:r>
      <w:r>
        <w:rPr>
          <w:rFonts w:ascii="Times New Roman" w:hAnsi="Times New Roman" w:cs="Times New Roman"/>
        </w:rPr>
        <w:t xml:space="preserve"> evolved faster growth rates in warming only when predators were present</w:t>
      </w:r>
      <w:r w:rsidR="007E348A">
        <w:rPr>
          <w:rFonts w:ascii="Times New Roman" w:hAnsi="Times New Roman" w:cs="Times New Roman"/>
        </w:rPr>
        <w:t xml:space="preserve"> (Tseng and O’Connor 2015)</w:t>
      </w:r>
      <w:r>
        <w:rPr>
          <w:rFonts w:ascii="Times New Roman" w:hAnsi="Times New Roman" w:cs="Times New Roman"/>
        </w:rPr>
        <w:t>. Higher temperatures</w:t>
      </w:r>
      <w:r w:rsidR="003B2EBA">
        <w:rPr>
          <w:rFonts w:ascii="Times New Roman" w:hAnsi="Times New Roman" w:cs="Times New Roman"/>
        </w:rPr>
        <w:t xml:space="preserve"> intensified predator activity, which reduced </w:t>
      </w:r>
      <w:r w:rsidR="003B2EBA">
        <w:rPr>
          <w:rFonts w:ascii="Times New Roman" w:hAnsi="Times New Roman" w:cs="Times New Roman"/>
          <w:i/>
          <w:iCs/>
        </w:rPr>
        <w:t>Daphnia</w:t>
      </w:r>
      <w:r w:rsidR="003B2EBA">
        <w:rPr>
          <w:rFonts w:ascii="Times New Roman" w:hAnsi="Times New Roman" w:cs="Times New Roman"/>
        </w:rPr>
        <w:t xml:space="preserve"> densities and decreased the strength of intraspecific competition that would otherwise have selected against faster life histories</w:t>
      </w:r>
      <w:r w:rsidR="006339E4">
        <w:rPr>
          <w:rFonts w:ascii="Times New Roman" w:hAnsi="Times New Roman" w:cs="Times New Roman"/>
        </w:rPr>
        <w:t>. By contrast, warming imposed directional selection on alpine plant species, but the strength of that selection was weakened in the presence of competitors (Nomoto et al., 202</w:t>
      </w:r>
      <w:r w:rsidR="00543BB0">
        <w:rPr>
          <w:rFonts w:ascii="Times New Roman" w:hAnsi="Times New Roman" w:cs="Times New Roman"/>
        </w:rPr>
        <w:t>5</w:t>
      </w:r>
      <w:r w:rsidR="006339E4">
        <w:rPr>
          <w:rFonts w:ascii="Times New Roman" w:hAnsi="Times New Roman" w:cs="Times New Roman"/>
        </w:rPr>
        <w:t xml:space="preserve">). </w:t>
      </w:r>
    </w:p>
    <w:p w14:paraId="13D6354A" w14:textId="0F8EA18B" w:rsidR="00FF595D" w:rsidRPr="006339E4" w:rsidRDefault="006339E4" w:rsidP="001036A9">
      <w:pPr>
        <w:spacing w:after="0" w:line="480" w:lineRule="auto"/>
        <w:ind w:firstLine="720"/>
        <w:rPr>
          <w:rFonts w:ascii="Times New Roman" w:hAnsi="Times New Roman" w:cs="Times New Roman"/>
        </w:rPr>
      </w:pPr>
      <w:r>
        <w:rPr>
          <w:rFonts w:ascii="Times New Roman" w:hAnsi="Times New Roman" w:cs="Times New Roman"/>
        </w:rPr>
        <w:t xml:space="preserve">Additional empirical support for these pathways has accumulated across a range of systems (Lopez-Pascua and Buckling, 2008; Van Doorslaer et al., 2009; </w:t>
      </w:r>
      <w:r w:rsidR="0092396C">
        <w:rPr>
          <w:rFonts w:ascii="Times New Roman" w:hAnsi="Times New Roman" w:cs="Times New Roman"/>
        </w:rPr>
        <w:t xml:space="preserve">Lau et al., 2014; </w:t>
      </w:r>
      <w:r>
        <w:rPr>
          <w:rFonts w:ascii="Times New Roman" w:hAnsi="Times New Roman" w:cs="Times New Roman"/>
        </w:rPr>
        <w:t xml:space="preserve">Tseng et al., 2019). However, these studies all document how climate change and species interactions jointly shape evolutionary trajectories, but leave open the reciprocal question of how the resulting evolutionary change in one species alters its interactions with others. In the one notable exception, Schaum et al. (2018) showed that thermal adaptation in the gastropod grazer </w:t>
      </w:r>
      <w:r>
        <w:rPr>
          <w:rFonts w:ascii="Times New Roman" w:hAnsi="Times New Roman" w:cs="Times New Roman"/>
          <w:i/>
          <w:iCs/>
        </w:rPr>
        <w:t>Radix balthica</w:t>
      </w:r>
      <w:r>
        <w:rPr>
          <w:rFonts w:ascii="Times New Roman" w:hAnsi="Times New Roman" w:cs="Times New Roman"/>
        </w:rPr>
        <w:t xml:space="preserve"> altered the strength of its grazing on an algal prey species, demonstrating that adaptation to temperature can itself be </w:t>
      </w:r>
      <w:r w:rsidR="001C6700">
        <w:rPr>
          <w:rFonts w:ascii="Times New Roman" w:hAnsi="Times New Roman" w:cs="Times New Roman"/>
        </w:rPr>
        <w:t xml:space="preserve">the mechanism producing indirect effects on other species. However, that adaptation occurred under natural conditions where multiple species evolve together along gradients that vary in more than just temperature, making it difficult to attribute the changed interaction specifically to thermal adaptation. </w:t>
      </w:r>
      <w:r w:rsidR="000B1063">
        <w:rPr>
          <w:rFonts w:ascii="Times New Roman" w:hAnsi="Times New Roman" w:cs="Times New Roman"/>
        </w:rPr>
        <w:t>In order to further isolate</w:t>
      </w:r>
      <w:r w:rsidR="001C6700">
        <w:rPr>
          <w:rFonts w:ascii="Times New Roman" w:hAnsi="Times New Roman" w:cs="Times New Roman"/>
        </w:rPr>
        <w:t xml:space="preserve"> thermal adaptation as the causal agent</w:t>
      </w:r>
      <w:r w:rsidR="00DD1AC6">
        <w:rPr>
          <w:rFonts w:ascii="Times New Roman" w:hAnsi="Times New Roman" w:cs="Times New Roman"/>
        </w:rPr>
        <w:t xml:space="preserve">, it </w:t>
      </w:r>
      <w:r w:rsidR="00A11509">
        <w:rPr>
          <w:rFonts w:ascii="Times New Roman" w:hAnsi="Times New Roman" w:cs="Times New Roman"/>
        </w:rPr>
        <w:t>is</w:t>
      </w:r>
      <w:r w:rsidR="00DD1AC6">
        <w:rPr>
          <w:rFonts w:ascii="Times New Roman" w:hAnsi="Times New Roman" w:cs="Times New Roman"/>
        </w:rPr>
        <w:t xml:space="preserve"> necessary to use an </w:t>
      </w:r>
      <w:r w:rsidR="001C6700">
        <w:rPr>
          <w:rFonts w:ascii="Times New Roman" w:hAnsi="Times New Roman" w:cs="Times New Roman"/>
        </w:rPr>
        <w:t xml:space="preserve">experimental system in which the evolutionary history of </w:t>
      </w:r>
      <w:r w:rsidR="001C6700">
        <w:rPr>
          <w:rFonts w:ascii="Times New Roman" w:hAnsi="Times New Roman" w:cs="Times New Roman"/>
        </w:rPr>
        <w:lastRenderedPageBreak/>
        <w:t>one species can be manipulated independently, then factorially crossed with contemporary temperature and the presence or absence of other community members.</w:t>
      </w:r>
    </w:p>
    <w:p w14:paraId="6F05D311" w14:textId="6728CAFE" w:rsidR="009136F6" w:rsidRDefault="002F16EC" w:rsidP="00EF47DA">
      <w:pPr>
        <w:spacing w:after="0" w:line="480" w:lineRule="auto"/>
        <w:ind w:firstLine="720"/>
        <w:rPr>
          <w:rFonts w:ascii="Times New Roman" w:hAnsi="Times New Roman" w:cs="Times New Roman"/>
        </w:rPr>
      </w:pPr>
      <w:commentRangeStart w:id="38"/>
      <w:r>
        <w:rPr>
          <w:rFonts w:ascii="Times New Roman" w:hAnsi="Times New Roman" w:cs="Times New Roman"/>
        </w:rPr>
        <w:t xml:space="preserve">Among the systems that meet these requirements </w:t>
      </w:r>
      <w:r w:rsidR="004509C3">
        <w:rPr>
          <w:rFonts w:ascii="Times New Roman" w:hAnsi="Times New Roman" w:cs="Times New Roman"/>
        </w:rPr>
        <w:t>is</w:t>
      </w:r>
      <w:r>
        <w:rPr>
          <w:rFonts w:ascii="Times New Roman" w:hAnsi="Times New Roman" w:cs="Times New Roman"/>
        </w:rPr>
        <w:t xml:space="preserve"> </w:t>
      </w:r>
      <w:commentRangeEnd w:id="38"/>
      <w:r w:rsidR="006E3EA5">
        <w:rPr>
          <w:rStyle w:val="CommentReference"/>
          <w:rFonts w:ascii="Times New Roman" w:hAnsi="Times New Roman" w:cs="Times New Roman"/>
          <w:sz w:val="24"/>
          <w:szCs w:val="24"/>
        </w:rPr>
        <w:commentReference w:id="38"/>
      </w:r>
      <w:r>
        <w:rPr>
          <w:rFonts w:ascii="Times New Roman" w:hAnsi="Times New Roman" w:cs="Times New Roman"/>
        </w:rPr>
        <w:t xml:space="preserve">the </w:t>
      </w:r>
      <w:r w:rsidR="004509C3">
        <w:rPr>
          <w:rFonts w:ascii="Times New Roman" w:hAnsi="Times New Roman" w:cs="Times New Roman"/>
        </w:rPr>
        <w:t>community of organisms that live in</w:t>
      </w:r>
      <w:r w:rsidR="00266C3B">
        <w:rPr>
          <w:rFonts w:ascii="Times New Roman" w:hAnsi="Times New Roman" w:cs="Times New Roman"/>
        </w:rPr>
        <w:t xml:space="preserve">side </w:t>
      </w:r>
      <w:r>
        <w:rPr>
          <w:rFonts w:ascii="Times New Roman" w:hAnsi="Times New Roman" w:cs="Times New Roman"/>
        </w:rPr>
        <w:t xml:space="preserve">the purple pitcher plant, </w:t>
      </w:r>
      <w:r>
        <w:rPr>
          <w:rFonts w:ascii="Times New Roman" w:hAnsi="Times New Roman" w:cs="Times New Roman"/>
          <w:i/>
          <w:iCs/>
        </w:rPr>
        <w:t xml:space="preserve">Sarracenia </w:t>
      </w:r>
      <w:commentRangeStart w:id="39"/>
      <w:r>
        <w:rPr>
          <w:rFonts w:ascii="Times New Roman" w:hAnsi="Times New Roman" w:cs="Times New Roman"/>
          <w:i/>
          <w:iCs/>
        </w:rPr>
        <w:t>purpurea</w:t>
      </w:r>
      <w:r>
        <w:rPr>
          <w:rFonts w:ascii="Times New Roman" w:hAnsi="Times New Roman" w:cs="Times New Roman"/>
        </w:rPr>
        <w:t>.</w:t>
      </w:r>
      <w:r w:rsidR="005C06A1">
        <w:rPr>
          <w:rFonts w:ascii="Times New Roman" w:hAnsi="Times New Roman" w:cs="Times New Roman"/>
        </w:rPr>
        <w:t xml:space="preserve"> </w:t>
      </w:r>
      <w:commentRangeEnd w:id="39"/>
      <w:r w:rsidR="006E3EA5">
        <w:rPr>
          <w:rStyle w:val="CommentReference"/>
          <w:rFonts w:ascii="Times New Roman" w:hAnsi="Times New Roman" w:cs="Times New Roman"/>
          <w:sz w:val="24"/>
          <w:szCs w:val="24"/>
        </w:rPr>
        <w:commentReference w:id="39"/>
      </w:r>
      <w:r w:rsidR="00563EB7">
        <w:rPr>
          <w:rFonts w:ascii="Times New Roman" w:hAnsi="Times New Roman" w:cs="Times New Roman"/>
        </w:rPr>
        <w:t xml:space="preserve">The cup-shaped, water-filled leaves of </w:t>
      </w:r>
      <w:r w:rsidR="00563EB7">
        <w:rPr>
          <w:rFonts w:ascii="Times New Roman" w:hAnsi="Times New Roman" w:cs="Times New Roman"/>
          <w:i/>
          <w:iCs/>
        </w:rPr>
        <w:t xml:space="preserve">S. </w:t>
      </w:r>
      <w:r w:rsidR="00563EB7" w:rsidRPr="00563EB7">
        <w:rPr>
          <w:rFonts w:ascii="Times New Roman" w:hAnsi="Times New Roman" w:cs="Times New Roman"/>
          <w:i/>
          <w:iCs/>
        </w:rPr>
        <w:t>purpurea</w:t>
      </w:r>
      <w:r w:rsidR="00563EB7">
        <w:rPr>
          <w:rFonts w:ascii="Times New Roman" w:hAnsi="Times New Roman" w:cs="Times New Roman"/>
        </w:rPr>
        <w:t xml:space="preserve"> </w:t>
      </w:r>
      <w:r w:rsidR="00457039">
        <w:rPr>
          <w:rFonts w:ascii="Times New Roman" w:hAnsi="Times New Roman" w:cs="Times New Roman"/>
        </w:rPr>
        <w:t>attract insect prey by producing nectar around the</w:t>
      </w:r>
      <w:r w:rsidR="004F0F72">
        <w:rPr>
          <w:rFonts w:ascii="Times New Roman" w:hAnsi="Times New Roman" w:cs="Times New Roman"/>
        </w:rPr>
        <w:t>ir</w:t>
      </w:r>
      <w:r w:rsidR="00457039">
        <w:rPr>
          <w:rFonts w:ascii="Times New Roman" w:hAnsi="Times New Roman" w:cs="Times New Roman"/>
        </w:rPr>
        <w:t xml:space="preserve"> rim</w:t>
      </w:r>
      <w:r w:rsidR="004F0F72">
        <w:rPr>
          <w:rFonts w:ascii="Times New Roman" w:hAnsi="Times New Roman" w:cs="Times New Roman"/>
        </w:rPr>
        <w:t>s</w:t>
      </w:r>
      <w:r w:rsidR="00457039">
        <w:rPr>
          <w:rFonts w:ascii="Times New Roman" w:hAnsi="Times New Roman" w:cs="Times New Roman"/>
        </w:rPr>
        <w:t xml:space="preserve">. </w:t>
      </w:r>
      <w:r w:rsidR="00606DD9">
        <w:rPr>
          <w:rFonts w:ascii="Times New Roman" w:hAnsi="Times New Roman" w:cs="Times New Roman"/>
        </w:rPr>
        <w:t>Prey fall into the water and drown before being decomposed by a diverse community</w:t>
      </w:r>
      <w:r w:rsidR="00BE6A41">
        <w:rPr>
          <w:rFonts w:ascii="Times New Roman" w:hAnsi="Times New Roman" w:cs="Times New Roman"/>
        </w:rPr>
        <w:t xml:space="preserve"> of bacteria, archaea, and fungi</w:t>
      </w:r>
      <w:r w:rsidR="00606DD9">
        <w:rPr>
          <w:rFonts w:ascii="Times New Roman" w:hAnsi="Times New Roman" w:cs="Times New Roman"/>
        </w:rPr>
        <w:t xml:space="preserve">. </w:t>
      </w:r>
      <w:r w:rsidR="006D36D0">
        <w:rPr>
          <w:rFonts w:ascii="Times New Roman" w:hAnsi="Times New Roman" w:cs="Times New Roman"/>
        </w:rPr>
        <w:t>These microbes form the base of multiple trophic level</w:t>
      </w:r>
      <w:r w:rsidR="000A4093">
        <w:rPr>
          <w:rFonts w:ascii="Times New Roman" w:hAnsi="Times New Roman" w:cs="Times New Roman"/>
        </w:rPr>
        <w:t>s</w:t>
      </w:r>
      <w:r w:rsidR="00661CE6">
        <w:rPr>
          <w:rFonts w:ascii="Times New Roman" w:hAnsi="Times New Roman" w:cs="Times New Roman"/>
        </w:rPr>
        <w:t xml:space="preserve">, including </w:t>
      </w:r>
      <w:r w:rsidR="007E137B">
        <w:rPr>
          <w:rFonts w:ascii="Times New Roman" w:hAnsi="Times New Roman" w:cs="Times New Roman"/>
        </w:rPr>
        <w:t xml:space="preserve">primary </w:t>
      </w:r>
      <w:r w:rsidR="008647B4">
        <w:rPr>
          <w:rFonts w:ascii="Times New Roman" w:hAnsi="Times New Roman" w:cs="Times New Roman"/>
        </w:rPr>
        <w:t xml:space="preserve">consumers </w:t>
      </w:r>
      <w:r w:rsidR="007E137B">
        <w:rPr>
          <w:rFonts w:ascii="Times New Roman" w:hAnsi="Times New Roman" w:cs="Times New Roman"/>
        </w:rPr>
        <w:t>(</w:t>
      </w:r>
      <w:r w:rsidR="00661CE6">
        <w:rPr>
          <w:rFonts w:ascii="Times New Roman" w:hAnsi="Times New Roman" w:cs="Times New Roman"/>
        </w:rPr>
        <w:t>bacterivores</w:t>
      </w:r>
      <w:r w:rsidR="007E137B">
        <w:rPr>
          <w:rFonts w:ascii="Times New Roman" w:hAnsi="Times New Roman" w:cs="Times New Roman"/>
        </w:rPr>
        <w:t xml:space="preserve">, </w:t>
      </w:r>
      <w:r w:rsidR="00661CE6">
        <w:rPr>
          <w:rFonts w:ascii="Times New Roman" w:hAnsi="Times New Roman" w:cs="Times New Roman"/>
        </w:rPr>
        <w:t xml:space="preserve">e.g., rotifers and </w:t>
      </w:r>
      <w:r w:rsidR="009D1B53">
        <w:rPr>
          <w:rFonts w:ascii="Times New Roman" w:hAnsi="Times New Roman" w:cs="Times New Roman"/>
        </w:rPr>
        <w:t>protists</w:t>
      </w:r>
      <w:r w:rsidR="00661CE6">
        <w:rPr>
          <w:rFonts w:ascii="Times New Roman" w:hAnsi="Times New Roman" w:cs="Times New Roman"/>
        </w:rPr>
        <w:t xml:space="preserve">) and </w:t>
      </w:r>
      <w:r w:rsidR="007E137B">
        <w:rPr>
          <w:rFonts w:ascii="Times New Roman" w:hAnsi="Times New Roman" w:cs="Times New Roman"/>
        </w:rPr>
        <w:t xml:space="preserve">secondary </w:t>
      </w:r>
      <w:r w:rsidR="008647B4">
        <w:rPr>
          <w:rFonts w:ascii="Times New Roman" w:hAnsi="Times New Roman" w:cs="Times New Roman"/>
        </w:rPr>
        <w:t xml:space="preserve">consumers </w:t>
      </w:r>
      <w:r w:rsidR="00661CE6">
        <w:rPr>
          <w:rFonts w:ascii="Times New Roman" w:hAnsi="Times New Roman" w:cs="Times New Roman"/>
        </w:rPr>
        <w:t>(</w:t>
      </w:r>
      <w:r w:rsidR="007E137B">
        <w:rPr>
          <w:rFonts w:ascii="Times New Roman" w:hAnsi="Times New Roman" w:cs="Times New Roman"/>
        </w:rPr>
        <w:t xml:space="preserve">predators, </w:t>
      </w:r>
      <w:r w:rsidR="00661CE6">
        <w:rPr>
          <w:rFonts w:ascii="Times New Roman" w:hAnsi="Times New Roman" w:cs="Times New Roman"/>
        </w:rPr>
        <w:t>e.g., mosquito and fly larvae).</w:t>
      </w:r>
      <w:r w:rsidR="002C3F3E">
        <w:rPr>
          <w:rFonts w:ascii="Times New Roman" w:hAnsi="Times New Roman" w:cs="Times New Roman"/>
        </w:rPr>
        <w:t xml:space="preserve"> This phytotelmic community has well-documented successional dynamics</w:t>
      </w:r>
      <w:r w:rsidR="00A26DAC">
        <w:rPr>
          <w:rFonts w:ascii="Times New Roman" w:hAnsi="Times New Roman" w:cs="Times New Roman"/>
        </w:rPr>
        <w:t xml:space="preserve"> </w:t>
      </w:r>
      <w:r w:rsidR="00A26DAC" w:rsidRPr="00A26DAC">
        <w:rPr>
          <w:rFonts w:ascii="Times New Roman" w:hAnsi="Times New Roman" w:cs="Times New Roman"/>
        </w:rPr>
        <w:t>(</w:t>
      </w:r>
      <w:r w:rsidR="00FB2DF3" w:rsidRPr="00A26DAC">
        <w:rPr>
          <w:rFonts w:ascii="Times New Roman" w:hAnsi="Times New Roman" w:cs="Times New Roman"/>
        </w:rPr>
        <w:t>Fish and Hall, 1978</w:t>
      </w:r>
      <w:r w:rsidR="00FB2DF3">
        <w:rPr>
          <w:rFonts w:ascii="Times New Roman" w:hAnsi="Times New Roman" w:cs="Times New Roman"/>
        </w:rPr>
        <w:t xml:space="preserve">; </w:t>
      </w:r>
      <w:r w:rsidR="00FB2DF3" w:rsidRPr="00A26DAC">
        <w:rPr>
          <w:rFonts w:ascii="Times New Roman" w:hAnsi="Times New Roman" w:cs="Times New Roman"/>
        </w:rPr>
        <w:t>Miller and terHorst, 2012;</w:t>
      </w:r>
      <w:r w:rsidR="00FB2DF3">
        <w:rPr>
          <w:rFonts w:ascii="Times New Roman" w:hAnsi="Times New Roman" w:cs="Times New Roman"/>
        </w:rPr>
        <w:t xml:space="preserve"> </w:t>
      </w:r>
      <w:r w:rsidR="00A26DAC" w:rsidRPr="00A26DAC">
        <w:rPr>
          <w:rFonts w:ascii="Times New Roman" w:hAnsi="Times New Roman" w:cs="Times New Roman"/>
        </w:rPr>
        <w:t>Cuellar-Gempeler et al., 2025)</w:t>
      </w:r>
      <w:r w:rsidR="002C3F3E">
        <w:rPr>
          <w:rFonts w:ascii="Times New Roman" w:hAnsi="Times New Roman" w:cs="Times New Roman"/>
        </w:rPr>
        <w:t>, and provides a strong model system for studying community-level responses to environmental change</w:t>
      </w:r>
      <w:r w:rsidR="00873D70">
        <w:rPr>
          <w:rFonts w:ascii="Times New Roman" w:hAnsi="Times New Roman" w:cs="Times New Roman"/>
        </w:rPr>
        <w:t xml:space="preserve"> (</w:t>
      </w:r>
      <w:r w:rsidR="00873D70" w:rsidRPr="00873D70">
        <w:rPr>
          <w:rFonts w:ascii="Times New Roman" w:hAnsi="Times New Roman" w:cs="Times New Roman"/>
        </w:rPr>
        <w:t>Miller et al., 2018</w:t>
      </w:r>
      <w:r w:rsidR="00873D70">
        <w:rPr>
          <w:rFonts w:ascii="Times New Roman" w:hAnsi="Times New Roman" w:cs="Times New Roman"/>
        </w:rPr>
        <w:t>)</w:t>
      </w:r>
      <w:r w:rsidR="002C3F3E">
        <w:rPr>
          <w:rFonts w:ascii="Times New Roman" w:hAnsi="Times New Roman" w:cs="Times New Roman"/>
        </w:rPr>
        <w:t>.</w:t>
      </w:r>
      <w:r w:rsidR="00661CE6">
        <w:rPr>
          <w:rFonts w:ascii="Times New Roman" w:hAnsi="Times New Roman" w:cs="Times New Roman"/>
        </w:rPr>
        <w:t xml:space="preserve"> </w:t>
      </w:r>
    </w:p>
    <w:p w14:paraId="72CE876F" w14:textId="285BB515" w:rsidR="00C920A7" w:rsidRDefault="001341F2" w:rsidP="00757B57">
      <w:pPr>
        <w:spacing w:after="0" w:line="480" w:lineRule="auto"/>
        <w:ind w:firstLine="720"/>
        <w:rPr>
          <w:rFonts w:ascii="Times New Roman" w:hAnsi="Times New Roman" w:cs="Times New Roman"/>
        </w:rPr>
      </w:pPr>
      <w:r>
        <w:rPr>
          <w:rFonts w:ascii="Times New Roman" w:hAnsi="Times New Roman" w:cs="Times New Roman"/>
        </w:rPr>
        <w:t xml:space="preserve">Compared to other pitcher plants, </w:t>
      </w:r>
      <w:r>
        <w:rPr>
          <w:rFonts w:ascii="Times New Roman" w:hAnsi="Times New Roman" w:cs="Times New Roman"/>
          <w:i/>
          <w:iCs/>
        </w:rPr>
        <w:t>S. purpurea</w:t>
      </w:r>
      <w:r>
        <w:rPr>
          <w:rFonts w:ascii="Times New Roman" w:hAnsi="Times New Roman" w:cs="Times New Roman"/>
        </w:rPr>
        <w:t xml:space="preserve"> is limited in its production of digestive enzymes and depends on its phytotelmic community to break down captured prey into bioavailable forms of nitrogen and phosphorus (Luciano and Newell, 2017). This dependence makes community-level processes </w:t>
      </w:r>
      <w:r w:rsidR="000C06C8">
        <w:rPr>
          <w:rFonts w:ascii="Times New Roman" w:hAnsi="Times New Roman" w:cs="Times New Roman"/>
        </w:rPr>
        <w:t>(</w:t>
      </w:r>
      <w:r>
        <w:rPr>
          <w:rFonts w:ascii="Times New Roman" w:hAnsi="Times New Roman" w:cs="Times New Roman"/>
        </w:rPr>
        <w:t xml:space="preserve">such as bacterial decomposition and </w:t>
      </w:r>
      <w:r w:rsidR="00B4578B">
        <w:rPr>
          <w:rFonts w:ascii="Times New Roman" w:hAnsi="Times New Roman" w:cs="Times New Roman"/>
        </w:rPr>
        <w:t>the release of mineralized nutrients by bacterivores</w:t>
      </w:r>
      <w:r w:rsidR="000C06C8">
        <w:rPr>
          <w:rFonts w:ascii="Times New Roman" w:hAnsi="Times New Roman" w:cs="Times New Roman"/>
        </w:rPr>
        <w:t>)</w:t>
      </w:r>
      <w:r w:rsidR="00B4578B">
        <w:rPr>
          <w:rFonts w:ascii="Times New Roman" w:hAnsi="Times New Roman" w:cs="Times New Roman"/>
        </w:rPr>
        <w:t xml:space="preserve"> central to the fitness of </w:t>
      </w:r>
      <w:r w:rsidR="00B4578B">
        <w:rPr>
          <w:rFonts w:ascii="Times New Roman" w:hAnsi="Times New Roman" w:cs="Times New Roman"/>
          <w:i/>
          <w:iCs/>
        </w:rPr>
        <w:t>S. purpurea</w:t>
      </w:r>
      <w:r w:rsidR="00B4578B">
        <w:rPr>
          <w:rFonts w:ascii="Times New Roman" w:hAnsi="Times New Roman" w:cs="Times New Roman"/>
        </w:rPr>
        <w:t xml:space="preserve">. </w:t>
      </w:r>
      <w:r w:rsidR="004900C0">
        <w:rPr>
          <w:rFonts w:ascii="Times New Roman" w:hAnsi="Times New Roman" w:cs="Times New Roman"/>
        </w:rPr>
        <w:t xml:space="preserve">The rate of </w:t>
      </w:r>
      <w:r w:rsidR="00FD5AEC">
        <w:rPr>
          <w:rFonts w:ascii="Times New Roman" w:hAnsi="Times New Roman" w:cs="Times New Roman"/>
        </w:rPr>
        <w:t xml:space="preserve">prey </w:t>
      </w:r>
      <w:r w:rsidR="004900C0">
        <w:rPr>
          <w:rFonts w:ascii="Times New Roman" w:hAnsi="Times New Roman" w:cs="Times New Roman"/>
        </w:rPr>
        <w:t xml:space="preserve">decomposition increases with the species richness of leaves (Baiser et al., 2011), suggesting that any climate-driven shift in community composition or interaction strength could feed back to affect the plant itself. </w:t>
      </w:r>
      <w:r w:rsidR="00BE7ECF">
        <w:rPr>
          <w:rFonts w:ascii="Times New Roman" w:hAnsi="Times New Roman" w:cs="Times New Roman"/>
        </w:rPr>
        <w:t>Although</w:t>
      </w:r>
      <w:r w:rsidR="004900C0">
        <w:rPr>
          <w:rFonts w:ascii="Times New Roman" w:hAnsi="Times New Roman" w:cs="Times New Roman"/>
        </w:rPr>
        <w:t xml:space="preserve"> climate change effects on </w:t>
      </w:r>
      <w:r w:rsidR="004900C0">
        <w:rPr>
          <w:rFonts w:ascii="Times New Roman" w:hAnsi="Times New Roman" w:cs="Times New Roman"/>
          <w:i/>
          <w:iCs/>
        </w:rPr>
        <w:t>S. purpurea</w:t>
      </w:r>
      <w:r w:rsidR="004900C0">
        <w:rPr>
          <w:rFonts w:ascii="Times New Roman" w:hAnsi="Times New Roman" w:cs="Times New Roman"/>
        </w:rPr>
        <w:t xml:space="preserve"> populations are increasingly documented (Gotelli and Ellison, 2002; Abbott and Battaglia, 2015; Brown et al., 2025), little is known about how warming affects interactions among organisms living inside the leaves (but see Bradshaw and Holzapfel, 2000). </w:t>
      </w:r>
      <w:r w:rsidR="00C920A7">
        <w:rPr>
          <w:rFonts w:ascii="Times New Roman" w:hAnsi="Times New Roman" w:cs="Times New Roman"/>
        </w:rPr>
        <w:t>One such interaction is competition among bacterivor</w:t>
      </w:r>
      <w:r w:rsidR="00504FEE">
        <w:rPr>
          <w:rFonts w:ascii="Times New Roman" w:hAnsi="Times New Roman" w:cs="Times New Roman"/>
        </w:rPr>
        <w:t>es</w:t>
      </w:r>
      <w:r w:rsidR="00C920A7">
        <w:rPr>
          <w:rFonts w:ascii="Times New Roman" w:hAnsi="Times New Roman" w:cs="Times New Roman"/>
        </w:rPr>
        <w:t xml:space="preserve">, of which </w:t>
      </w:r>
      <w:r w:rsidR="00C920A7">
        <w:rPr>
          <w:rFonts w:ascii="Times New Roman" w:hAnsi="Times New Roman" w:cs="Times New Roman"/>
          <w:i/>
          <w:iCs/>
        </w:rPr>
        <w:t xml:space="preserve">S. </w:t>
      </w:r>
      <w:r w:rsidR="00C920A7" w:rsidRPr="00C920A7">
        <w:rPr>
          <w:rFonts w:ascii="Times New Roman" w:hAnsi="Times New Roman" w:cs="Times New Roman"/>
          <w:i/>
          <w:iCs/>
        </w:rPr>
        <w:t>purpurea</w:t>
      </w:r>
      <w:r w:rsidR="00C920A7">
        <w:rPr>
          <w:rFonts w:ascii="Times New Roman" w:hAnsi="Times New Roman" w:cs="Times New Roman"/>
        </w:rPr>
        <w:t xml:space="preserve"> phytotelmata host over a dozen species </w:t>
      </w:r>
      <w:r w:rsidR="00FB7711">
        <w:rPr>
          <w:rFonts w:ascii="Times New Roman" w:hAnsi="Times New Roman" w:cs="Times New Roman"/>
        </w:rPr>
        <w:t>including</w:t>
      </w:r>
      <w:r w:rsidR="00C920A7">
        <w:rPr>
          <w:rFonts w:ascii="Times New Roman" w:hAnsi="Times New Roman" w:cs="Times New Roman"/>
        </w:rPr>
        <w:t xml:space="preserve"> ciliates, </w:t>
      </w:r>
      <w:r w:rsidR="00C920A7">
        <w:rPr>
          <w:rFonts w:ascii="Times New Roman" w:hAnsi="Times New Roman" w:cs="Times New Roman"/>
        </w:rPr>
        <w:lastRenderedPageBreak/>
        <w:t xml:space="preserve">flagellates, amoebae, and rotifers (Cochran-Stafira and von Ende, 1998; </w:t>
      </w:r>
      <w:r w:rsidR="00C920A7" w:rsidRPr="00730143">
        <w:rPr>
          <w:rFonts w:ascii="Times New Roman" w:hAnsi="Times New Roman" w:cs="Times New Roman"/>
          <w:color w:val="000000" w:themeColor="text1"/>
        </w:rPr>
        <w:t>Ellison et al., 2021</w:t>
      </w:r>
      <w:r w:rsidR="00C920A7">
        <w:rPr>
          <w:rFonts w:ascii="Times New Roman" w:hAnsi="Times New Roman" w:cs="Times New Roman"/>
        </w:rPr>
        <w:t>).</w:t>
      </w:r>
      <w:r w:rsidR="00505B0D">
        <w:rPr>
          <w:rFonts w:ascii="Times New Roman" w:hAnsi="Times New Roman" w:cs="Times New Roman"/>
        </w:rPr>
        <w:t xml:space="preserve"> </w:t>
      </w:r>
      <w:r w:rsidR="0017764D">
        <w:rPr>
          <w:rFonts w:ascii="Times New Roman" w:hAnsi="Times New Roman" w:cs="Times New Roman"/>
        </w:rPr>
        <w:t xml:space="preserve">These bacterivores </w:t>
      </w:r>
      <w:r w:rsidR="00D6699C">
        <w:rPr>
          <w:rFonts w:ascii="Times New Roman" w:hAnsi="Times New Roman" w:cs="Times New Roman"/>
        </w:rPr>
        <w:t>transfer</w:t>
      </w:r>
      <w:r w:rsidR="0017764D">
        <w:rPr>
          <w:rFonts w:ascii="Times New Roman" w:hAnsi="Times New Roman" w:cs="Times New Roman"/>
        </w:rPr>
        <w:t xml:space="preserve"> mineralized nutrients to </w:t>
      </w:r>
      <w:r w:rsidR="0017764D">
        <w:rPr>
          <w:rFonts w:ascii="Times New Roman" w:hAnsi="Times New Roman" w:cs="Times New Roman"/>
          <w:i/>
          <w:iCs/>
        </w:rPr>
        <w:t>S. purpurea</w:t>
      </w:r>
      <w:r w:rsidR="0017764D">
        <w:rPr>
          <w:rFonts w:ascii="Times New Roman" w:hAnsi="Times New Roman" w:cs="Times New Roman"/>
        </w:rPr>
        <w:t xml:space="preserve">, a process most well documented in the pitcher plant rotifer </w:t>
      </w:r>
      <w:r w:rsidR="0017764D">
        <w:rPr>
          <w:rFonts w:ascii="Times New Roman" w:hAnsi="Times New Roman" w:cs="Times New Roman"/>
          <w:i/>
          <w:iCs/>
        </w:rPr>
        <w:t>Habrotrocha rosa</w:t>
      </w:r>
      <w:r w:rsidR="0017764D">
        <w:rPr>
          <w:rFonts w:ascii="Times New Roman" w:hAnsi="Times New Roman" w:cs="Times New Roman"/>
        </w:rPr>
        <w:t xml:space="preserve"> (Bledzki and Ellison, 1998</w:t>
      </w:r>
      <w:r w:rsidR="002D06DE">
        <w:rPr>
          <w:rFonts w:ascii="Times New Roman" w:hAnsi="Times New Roman" w:cs="Times New Roman"/>
        </w:rPr>
        <w:t>; Bledzki and Ellison,</w:t>
      </w:r>
      <w:r w:rsidR="0017764D">
        <w:rPr>
          <w:rFonts w:ascii="Times New Roman" w:hAnsi="Times New Roman" w:cs="Times New Roman"/>
        </w:rPr>
        <w:t xml:space="preserve"> 2002).</w:t>
      </w:r>
      <w:r w:rsidR="00206392">
        <w:rPr>
          <w:rFonts w:ascii="Times New Roman" w:hAnsi="Times New Roman" w:cs="Times New Roman"/>
        </w:rPr>
        <w:t xml:space="preserve"> </w:t>
      </w:r>
      <w:r w:rsidR="00206392">
        <w:rPr>
          <w:rFonts w:ascii="Times New Roman" w:hAnsi="Times New Roman" w:cs="Times New Roman"/>
          <w:i/>
          <w:iCs/>
        </w:rPr>
        <w:t xml:space="preserve">Habrotrocha rosa </w:t>
      </w:r>
      <w:r w:rsidR="00206392">
        <w:rPr>
          <w:rFonts w:ascii="Times New Roman" w:hAnsi="Times New Roman" w:cs="Times New Roman"/>
        </w:rPr>
        <w:t>co</w:t>
      </w:r>
      <w:r w:rsidR="00D6292D">
        <w:rPr>
          <w:rFonts w:ascii="Times New Roman" w:hAnsi="Times New Roman" w:cs="Times New Roman"/>
        </w:rPr>
        <w:t>-</w:t>
      </w:r>
      <w:r w:rsidR="00206392">
        <w:rPr>
          <w:rFonts w:ascii="Times New Roman" w:hAnsi="Times New Roman" w:cs="Times New Roman"/>
        </w:rPr>
        <w:t>occur</w:t>
      </w:r>
      <w:r w:rsidR="00D6292D">
        <w:rPr>
          <w:rFonts w:ascii="Times New Roman" w:hAnsi="Times New Roman" w:cs="Times New Roman"/>
        </w:rPr>
        <w:t>s</w:t>
      </w:r>
      <w:r w:rsidR="00206392">
        <w:rPr>
          <w:rFonts w:ascii="Times New Roman" w:hAnsi="Times New Roman" w:cs="Times New Roman"/>
        </w:rPr>
        <w:t xml:space="preserve"> and compete</w:t>
      </w:r>
      <w:r w:rsidR="00D6292D">
        <w:rPr>
          <w:rFonts w:ascii="Times New Roman" w:hAnsi="Times New Roman" w:cs="Times New Roman"/>
        </w:rPr>
        <w:t>s</w:t>
      </w:r>
      <w:r w:rsidR="00206392">
        <w:rPr>
          <w:rFonts w:ascii="Times New Roman" w:hAnsi="Times New Roman" w:cs="Times New Roman"/>
        </w:rPr>
        <w:t xml:space="preserve"> for bacterial resources with other bacterivores</w:t>
      </w:r>
      <w:r w:rsidR="00C51A99">
        <w:rPr>
          <w:rFonts w:ascii="Times New Roman" w:hAnsi="Times New Roman" w:cs="Times New Roman"/>
        </w:rPr>
        <w:t xml:space="preserve">, among the more common of which are ciliates in the genus </w:t>
      </w:r>
      <w:r w:rsidR="00C51A99">
        <w:rPr>
          <w:rFonts w:ascii="Times New Roman" w:hAnsi="Times New Roman" w:cs="Times New Roman"/>
          <w:i/>
          <w:iCs/>
        </w:rPr>
        <w:t>Tetrahymena</w:t>
      </w:r>
      <w:r w:rsidR="00C51A99">
        <w:rPr>
          <w:rFonts w:ascii="Times New Roman" w:hAnsi="Times New Roman" w:cs="Times New Roman"/>
        </w:rPr>
        <w:t xml:space="preserve">. </w:t>
      </w:r>
      <w:r w:rsidR="009A3313">
        <w:rPr>
          <w:rFonts w:ascii="Times New Roman" w:hAnsi="Times New Roman" w:cs="Times New Roman"/>
        </w:rPr>
        <w:t xml:space="preserve">The competition between </w:t>
      </w:r>
      <w:r w:rsidR="009A3313">
        <w:rPr>
          <w:rFonts w:ascii="Times New Roman" w:hAnsi="Times New Roman" w:cs="Times New Roman"/>
          <w:i/>
          <w:iCs/>
        </w:rPr>
        <w:t>H. rosa</w:t>
      </w:r>
      <w:r w:rsidR="009A3313">
        <w:rPr>
          <w:rFonts w:ascii="Times New Roman" w:hAnsi="Times New Roman" w:cs="Times New Roman"/>
        </w:rPr>
        <w:t xml:space="preserve"> and </w:t>
      </w:r>
      <w:r w:rsidR="009A3313">
        <w:rPr>
          <w:rFonts w:ascii="Times New Roman" w:hAnsi="Times New Roman" w:cs="Times New Roman"/>
          <w:i/>
          <w:iCs/>
        </w:rPr>
        <w:t>Tetrahymena</w:t>
      </w:r>
      <w:r w:rsidR="009A3313">
        <w:rPr>
          <w:rFonts w:ascii="Times New Roman" w:hAnsi="Times New Roman" w:cs="Times New Roman"/>
        </w:rPr>
        <w:t xml:space="preserve"> not only offers an opportunity to investigate the effects of rapid warming on the </w:t>
      </w:r>
      <w:r w:rsidR="009A3313">
        <w:rPr>
          <w:rFonts w:ascii="Times New Roman" w:hAnsi="Times New Roman" w:cs="Times New Roman"/>
          <w:i/>
          <w:iCs/>
        </w:rPr>
        <w:t>S. purpurea</w:t>
      </w:r>
      <w:r w:rsidR="009A3313">
        <w:rPr>
          <w:rFonts w:ascii="Times New Roman" w:hAnsi="Times New Roman" w:cs="Times New Roman"/>
        </w:rPr>
        <w:t xml:space="preserve"> phytotelmic community, but also how rapid evolution can mediate the indirect effects of climate on ecology.</w:t>
      </w:r>
    </w:p>
    <w:p w14:paraId="4C16B69B" w14:textId="6B9CA7A8" w:rsidR="00757B57" w:rsidRDefault="00757B57" w:rsidP="00C920A7">
      <w:pPr>
        <w:spacing w:after="0"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i/>
          <w:iCs/>
        </w:rPr>
        <w:t>Habrotrocha rosa</w:t>
      </w:r>
      <w:r>
        <w:rPr>
          <w:rFonts w:ascii="Times New Roman" w:hAnsi="Times New Roman" w:cs="Times New Roman"/>
        </w:rPr>
        <w:t xml:space="preserve"> is particularly well-suited for empirical investigation of evolution-mediated indirect effects. It reproduces exclusively through apomictic parthenogenesis (Plasota and Plasota, 1980), allowing for the establishment of clonal lines and the manipulation of population composition under controlled conditions. </w:t>
      </w:r>
      <w:r w:rsidR="00CA73E8">
        <w:rPr>
          <w:rFonts w:ascii="Times New Roman" w:hAnsi="Times New Roman" w:cs="Times New Roman"/>
        </w:rPr>
        <w:t xml:space="preserve">With a </w:t>
      </w:r>
      <w:r>
        <w:rPr>
          <w:rFonts w:ascii="Times New Roman" w:hAnsi="Times New Roman" w:cs="Times New Roman"/>
        </w:rPr>
        <w:t>generation time of only 2–3 days</w:t>
      </w:r>
      <w:r w:rsidR="00834CFA">
        <w:rPr>
          <w:rFonts w:ascii="Times New Roman" w:hAnsi="Times New Roman" w:cs="Times New Roman"/>
        </w:rPr>
        <w:t xml:space="preserve">, experimental evolution over more than a hundred generations can be performed </w:t>
      </w:r>
      <w:r w:rsidR="00E56B62">
        <w:rPr>
          <w:rFonts w:ascii="Times New Roman" w:hAnsi="Times New Roman" w:cs="Times New Roman"/>
        </w:rPr>
        <w:t xml:space="preserve">well </w:t>
      </w:r>
      <w:r w:rsidR="00834CFA">
        <w:rPr>
          <w:rFonts w:ascii="Times New Roman" w:hAnsi="Times New Roman" w:cs="Times New Roman"/>
        </w:rPr>
        <w:t xml:space="preserve">within </w:t>
      </w:r>
      <w:r w:rsidR="00320544">
        <w:rPr>
          <w:rFonts w:ascii="Times New Roman" w:hAnsi="Times New Roman" w:cs="Times New Roman"/>
        </w:rPr>
        <w:t>a</w:t>
      </w:r>
      <w:r w:rsidR="00834CFA">
        <w:rPr>
          <w:rFonts w:ascii="Times New Roman" w:hAnsi="Times New Roman" w:cs="Times New Roman"/>
        </w:rPr>
        <w:t xml:space="preserve"> </w:t>
      </w:r>
      <w:r w:rsidR="00E56B62">
        <w:rPr>
          <w:rFonts w:ascii="Times New Roman" w:hAnsi="Times New Roman" w:cs="Times New Roman"/>
        </w:rPr>
        <w:t>year</w:t>
      </w:r>
      <w:r w:rsidR="00834CFA">
        <w:rPr>
          <w:rFonts w:ascii="Times New Roman" w:hAnsi="Times New Roman" w:cs="Times New Roman"/>
        </w:rPr>
        <w:t xml:space="preserve">. </w:t>
      </w:r>
      <w:r w:rsidR="007B656D">
        <w:rPr>
          <w:rFonts w:ascii="Times New Roman" w:hAnsi="Times New Roman" w:cs="Times New Roman"/>
        </w:rPr>
        <w:t>Substantial standing variation in thermal response exists among clonal linages within individual leaves, supporting the potential for clonal selection to act rapidly. Together, the</w:t>
      </w:r>
      <w:r w:rsidR="00E8497C">
        <w:rPr>
          <w:rFonts w:ascii="Times New Roman" w:hAnsi="Times New Roman" w:cs="Times New Roman"/>
        </w:rPr>
        <w:t xml:space="preserve">se features </w:t>
      </w:r>
      <w:r w:rsidR="007B656D">
        <w:rPr>
          <w:rFonts w:ascii="Times New Roman" w:hAnsi="Times New Roman" w:cs="Times New Roman"/>
        </w:rPr>
        <w:t xml:space="preserve">of </w:t>
      </w:r>
      <w:r w:rsidR="007B656D">
        <w:rPr>
          <w:rFonts w:ascii="Times New Roman" w:hAnsi="Times New Roman" w:cs="Times New Roman"/>
          <w:i/>
          <w:iCs/>
        </w:rPr>
        <w:t>H. rosa</w:t>
      </w:r>
      <w:r w:rsidR="007B656D">
        <w:rPr>
          <w:rFonts w:ascii="Times New Roman" w:hAnsi="Times New Roman" w:cs="Times New Roman"/>
        </w:rPr>
        <w:t xml:space="preserve"> makes it possible to induce thermal adaptation on a timescale commensurate to that of changes in species interactions, then measure the downstream effects on an ecologically relevant interaction with their natural competitor, </w:t>
      </w:r>
      <w:r w:rsidR="007B656D">
        <w:rPr>
          <w:rFonts w:ascii="Times New Roman" w:hAnsi="Times New Roman" w:cs="Times New Roman"/>
          <w:i/>
          <w:iCs/>
        </w:rPr>
        <w:t>Tetrahymena</w:t>
      </w:r>
      <w:r w:rsidR="007B656D">
        <w:rPr>
          <w:rFonts w:ascii="Times New Roman" w:hAnsi="Times New Roman" w:cs="Times New Roman"/>
        </w:rPr>
        <w:t>.</w:t>
      </w:r>
    </w:p>
    <w:p w14:paraId="3B8C44D5" w14:textId="2034158F" w:rsidR="007B74FC" w:rsidRDefault="00AF27CC" w:rsidP="007B74FC">
      <w:pPr>
        <w:spacing w:after="0" w:line="480" w:lineRule="auto"/>
        <w:rPr>
          <w:rFonts w:ascii="Times New Roman" w:hAnsi="Times New Roman" w:cs="Times New Roman"/>
        </w:rPr>
      </w:pPr>
      <w:r>
        <w:rPr>
          <w:rFonts w:ascii="Times New Roman" w:hAnsi="Times New Roman" w:cs="Times New Roman"/>
        </w:rPr>
        <w:tab/>
      </w:r>
      <w:r w:rsidRPr="00AF27CC">
        <w:rPr>
          <w:rFonts w:ascii="Times New Roman" w:hAnsi="Times New Roman" w:cs="Times New Roman"/>
        </w:rPr>
        <w:t xml:space="preserve">In this study, I asked three questions about the role of evolution-mediated indirect effects in the warming response of the </w:t>
      </w:r>
      <w:r w:rsidRPr="00092288">
        <w:rPr>
          <w:rFonts w:ascii="Times New Roman" w:hAnsi="Times New Roman" w:cs="Times New Roman"/>
          <w:i/>
          <w:iCs/>
        </w:rPr>
        <w:t>S. purpurea</w:t>
      </w:r>
      <w:r w:rsidRPr="00AF27CC">
        <w:rPr>
          <w:rFonts w:ascii="Times New Roman" w:hAnsi="Times New Roman" w:cs="Times New Roman"/>
        </w:rPr>
        <w:t xml:space="preserve"> inquiline community</w:t>
      </w:r>
      <w:r w:rsidR="007C3739">
        <w:rPr>
          <w:rFonts w:ascii="Times New Roman" w:hAnsi="Times New Roman" w:cs="Times New Roman"/>
        </w:rPr>
        <w:t>: (1)</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 populations of </w:t>
      </w:r>
      <w:r w:rsidRPr="00092288">
        <w:rPr>
          <w:rFonts w:ascii="Times New Roman" w:hAnsi="Times New Roman" w:cs="Times New Roman"/>
          <w:i/>
          <w:iCs/>
        </w:rPr>
        <w:t>H. rosa</w:t>
      </w:r>
      <w:r w:rsidRPr="00AF27CC">
        <w:rPr>
          <w:rFonts w:ascii="Times New Roman" w:hAnsi="Times New Roman" w:cs="Times New Roman"/>
        </w:rPr>
        <w:t xml:space="preserve"> adapt rapidly to a novel temperature?</w:t>
      </w:r>
      <w:r w:rsidR="007C3739">
        <w:rPr>
          <w:rFonts w:ascii="Times New Roman" w:hAnsi="Times New Roman" w:cs="Times New Roman"/>
        </w:rPr>
        <w:t xml:space="preserve"> (2)</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w:t>
      </w:r>
      <w:r w:rsidRPr="000174BC">
        <w:rPr>
          <w:rFonts w:ascii="Times New Roman" w:hAnsi="Times New Roman" w:cs="Times New Roman"/>
          <w:i/>
          <w:iCs/>
        </w:rPr>
        <w:t>H. rosa</w:t>
      </w:r>
      <w:r w:rsidRPr="00AF27CC">
        <w:rPr>
          <w:rFonts w:ascii="Times New Roman" w:hAnsi="Times New Roman" w:cs="Times New Roman"/>
        </w:rPr>
        <w:t xml:space="preserve"> compete with the bacterivorous ciliate </w:t>
      </w:r>
      <w:r w:rsidRPr="000174BC">
        <w:rPr>
          <w:rFonts w:ascii="Times New Roman" w:hAnsi="Times New Roman" w:cs="Times New Roman"/>
          <w:i/>
          <w:iCs/>
        </w:rPr>
        <w:t>Tetrahymena</w:t>
      </w:r>
      <w:r w:rsidRPr="00AF27CC">
        <w:rPr>
          <w:rFonts w:ascii="Times New Roman" w:hAnsi="Times New Roman" w:cs="Times New Roman"/>
        </w:rPr>
        <w:t>?</w:t>
      </w:r>
      <w:r w:rsidR="00CA2728">
        <w:rPr>
          <w:rFonts w:ascii="Times New Roman" w:hAnsi="Times New Roman" w:cs="Times New Roman"/>
        </w:rPr>
        <w:t xml:space="preserve"> </w:t>
      </w:r>
      <w:r w:rsidR="007C3739">
        <w:rPr>
          <w:rFonts w:ascii="Times New Roman" w:hAnsi="Times New Roman" w:cs="Times New Roman"/>
        </w:rPr>
        <w:t>(3)</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the outcome of competition depend on the evolutionary history of </w:t>
      </w:r>
      <w:r w:rsidRPr="000174BC">
        <w:rPr>
          <w:rFonts w:ascii="Times New Roman" w:hAnsi="Times New Roman" w:cs="Times New Roman"/>
          <w:i/>
          <w:iCs/>
        </w:rPr>
        <w:t>H. rosa</w:t>
      </w:r>
      <w:r w:rsidRPr="00AF27CC">
        <w:rPr>
          <w:rFonts w:ascii="Times New Roman" w:hAnsi="Times New Roman" w:cs="Times New Roman"/>
        </w:rPr>
        <w:t xml:space="preserve">? To address these questions, I allowed mixed-clone cultures of </w:t>
      </w:r>
      <w:r w:rsidRPr="000174BC">
        <w:rPr>
          <w:rFonts w:ascii="Times New Roman" w:hAnsi="Times New Roman" w:cs="Times New Roman"/>
          <w:i/>
          <w:iCs/>
        </w:rPr>
        <w:t>H. rosa</w:t>
      </w:r>
      <w:r w:rsidRPr="00AF27CC">
        <w:rPr>
          <w:rFonts w:ascii="Times New Roman" w:hAnsi="Times New Roman" w:cs="Times New Roman"/>
        </w:rPr>
        <w:t xml:space="preserve"> to </w:t>
      </w:r>
      <w:r w:rsidR="00BE7ECF">
        <w:rPr>
          <w:rFonts w:ascii="Times New Roman" w:hAnsi="Times New Roman" w:cs="Times New Roman"/>
        </w:rPr>
        <w:t>evolve in response</w:t>
      </w:r>
      <w:r w:rsidR="00BE7ECF" w:rsidRPr="00AF27CC">
        <w:rPr>
          <w:rFonts w:ascii="Times New Roman" w:hAnsi="Times New Roman" w:cs="Times New Roman"/>
        </w:rPr>
        <w:t xml:space="preserve"> </w:t>
      </w:r>
      <w:r w:rsidRPr="00AF27CC">
        <w:rPr>
          <w:rFonts w:ascii="Times New Roman" w:hAnsi="Times New Roman" w:cs="Times New Roman"/>
        </w:rPr>
        <w:lastRenderedPageBreak/>
        <w:t xml:space="preserve">to constant temperatures of 25 °C or 30 °C for approximately 120 generations, then established competition experiments in a factorial design that crossed evolved temperature, contemporary temperature, and the presence of </w:t>
      </w:r>
      <w:r w:rsidRPr="005A259F">
        <w:rPr>
          <w:rFonts w:ascii="Times New Roman" w:hAnsi="Times New Roman" w:cs="Times New Roman"/>
          <w:i/>
          <w:iCs/>
        </w:rPr>
        <w:t>Tetrahymena</w:t>
      </w:r>
      <w:r w:rsidRPr="00AF27CC">
        <w:rPr>
          <w:rFonts w:ascii="Times New Roman" w:hAnsi="Times New Roman" w:cs="Times New Roman"/>
        </w:rPr>
        <w:t xml:space="preserve">. </w:t>
      </w:r>
      <w:r w:rsidR="00291598">
        <w:rPr>
          <w:rFonts w:ascii="Times New Roman" w:hAnsi="Times New Roman" w:cs="Times New Roman"/>
        </w:rPr>
        <w:t>To estimate the effects of these treatments on each species’ performance, I fit logistic growth models to time-series population data and extracted intrinsic growth rate (</w:t>
      </w:r>
      <w:r w:rsidR="00291598" w:rsidRPr="00291598">
        <w:rPr>
          <w:rFonts w:ascii="Times New Roman" w:hAnsi="Times New Roman" w:cs="Times New Roman"/>
          <w:i/>
          <w:iCs/>
        </w:rPr>
        <w:t>r</w:t>
      </w:r>
      <w:r w:rsidR="00291598">
        <w:rPr>
          <w:rFonts w:ascii="Times New Roman" w:hAnsi="Times New Roman" w:cs="Times New Roman"/>
        </w:rPr>
        <w:t xml:space="preserve">) and crowding coefficients (α) for both </w:t>
      </w:r>
      <w:r w:rsidR="00291598">
        <w:rPr>
          <w:rFonts w:ascii="Times New Roman" w:hAnsi="Times New Roman" w:cs="Times New Roman"/>
          <w:i/>
          <w:iCs/>
        </w:rPr>
        <w:t>H. rosa</w:t>
      </w:r>
      <w:r w:rsidR="00291598">
        <w:rPr>
          <w:rFonts w:ascii="Times New Roman" w:hAnsi="Times New Roman" w:cs="Times New Roman"/>
        </w:rPr>
        <w:t xml:space="preserve"> and </w:t>
      </w:r>
      <w:r w:rsidR="00291598">
        <w:rPr>
          <w:rFonts w:ascii="Times New Roman" w:hAnsi="Times New Roman" w:cs="Times New Roman"/>
          <w:i/>
          <w:iCs/>
        </w:rPr>
        <w:t>Tetrahymena.</w:t>
      </w:r>
      <w:r w:rsidR="00291598">
        <w:rPr>
          <w:rFonts w:ascii="Times New Roman" w:hAnsi="Times New Roman" w:cs="Times New Roman"/>
        </w:rPr>
        <w:t xml:space="preserve"> These two parameters describe distinct aspects of population growth: </w:t>
      </w:r>
      <w:r w:rsidR="00291598">
        <w:rPr>
          <w:rFonts w:ascii="Times New Roman" w:hAnsi="Times New Roman" w:cs="Times New Roman"/>
          <w:i/>
          <w:iCs/>
        </w:rPr>
        <w:t xml:space="preserve">r </w:t>
      </w:r>
      <w:r w:rsidR="00291598">
        <w:rPr>
          <w:rFonts w:ascii="Times New Roman" w:hAnsi="Times New Roman" w:cs="Times New Roman"/>
        </w:rPr>
        <w:t>reflects per-capita performance at low density, while α</w:t>
      </w:r>
      <w:r w:rsidR="00291598" w:rsidRPr="00291598">
        <w:rPr>
          <w:rFonts w:ascii="Times New Roman" w:hAnsi="Times New Roman" w:cs="Times New Roman"/>
        </w:rPr>
        <w:t xml:space="preserve"> </w:t>
      </w:r>
      <w:r w:rsidR="00291598">
        <w:rPr>
          <w:rFonts w:ascii="Times New Roman" w:hAnsi="Times New Roman" w:cs="Times New Roman"/>
        </w:rPr>
        <w:t xml:space="preserve">reflects the strength of density-dependent suppression. </w:t>
      </w:r>
      <w:r w:rsidRPr="00291598">
        <w:rPr>
          <w:rFonts w:ascii="Times New Roman" w:hAnsi="Times New Roman" w:cs="Times New Roman"/>
        </w:rPr>
        <w:t>I</w:t>
      </w:r>
      <w:r w:rsidRPr="00AF27CC">
        <w:rPr>
          <w:rFonts w:ascii="Times New Roman" w:hAnsi="Times New Roman" w:cs="Times New Roman"/>
        </w:rPr>
        <w:t xml:space="preserve"> expected that </w:t>
      </w:r>
      <w:r w:rsidR="000174BC">
        <w:rPr>
          <w:rFonts w:ascii="Times New Roman" w:hAnsi="Times New Roman" w:cs="Times New Roman"/>
        </w:rPr>
        <w:t xml:space="preserve">(1) </w:t>
      </w:r>
      <w:r w:rsidRPr="000174BC">
        <w:rPr>
          <w:rFonts w:ascii="Times New Roman" w:hAnsi="Times New Roman" w:cs="Times New Roman"/>
          <w:i/>
          <w:iCs/>
        </w:rPr>
        <w:t>H. rosa</w:t>
      </w:r>
      <w:r w:rsidRPr="00AF27CC">
        <w:rPr>
          <w:rFonts w:ascii="Times New Roman" w:hAnsi="Times New Roman" w:cs="Times New Roman"/>
        </w:rPr>
        <w:t xml:space="preserve"> would adapt to its assigned temperature within this period,</w:t>
      </w:r>
      <w:r w:rsidR="0017190C">
        <w:rPr>
          <w:rFonts w:ascii="Times New Roman" w:hAnsi="Times New Roman" w:cs="Times New Roman"/>
        </w:rPr>
        <w:t xml:space="preserve"> (2)</w:t>
      </w:r>
      <w:r w:rsidRPr="00AF27CC">
        <w:rPr>
          <w:rFonts w:ascii="Times New Roman" w:hAnsi="Times New Roman" w:cs="Times New Roman"/>
        </w:rPr>
        <w:t xml:space="preserve"> that competition with </w:t>
      </w:r>
      <w:r w:rsidRPr="005A259F">
        <w:rPr>
          <w:rFonts w:ascii="Times New Roman" w:hAnsi="Times New Roman" w:cs="Times New Roman"/>
          <w:i/>
          <w:iCs/>
        </w:rPr>
        <w:t>Tetrahymena</w:t>
      </w:r>
      <w:r w:rsidRPr="00AF27CC">
        <w:rPr>
          <w:rFonts w:ascii="Times New Roman" w:hAnsi="Times New Roman" w:cs="Times New Roman"/>
        </w:rPr>
        <w:t xml:space="preserve"> would measurably </w:t>
      </w:r>
      <w:r w:rsidR="00276710">
        <w:rPr>
          <w:rFonts w:ascii="Times New Roman" w:hAnsi="Times New Roman" w:cs="Times New Roman"/>
        </w:rPr>
        <w:t>decrease</w:t>
      </w:r>
      <w:r w:rsidRPr="00AF27CC">
        <w:rPr>
          <w:rFonts w:ascii="Times New Roman" w:hAnsi="Times New Roman" w:cs="Times New Roman"/>
        </w:rPr>
        <w:t xml:space="preserve"> rotifer performance and vice versa, and </w:t>
      </w:r>
      <w:r w:rsidR="0068010C">
        <w:rPr>
          <w:rFonts w:ascii="Times New Roman" w:hAnsi="Times New Roman" w:cs="Times New Roman"/>
        </w:rPr>
        <w:t xml:space="preserve">(3) </w:t>
      </w:r>
      <w:r w:rsidRPr="00AF27CC">
        <w:rPr>
          <w:rFonts w:ascii="Times New Roman" w:hAnsi="Times New Roman" w:cs="Times New Roman"/>
        </w:rPr>
        <w:t xml:space="preserve">that rotifers </w:t>
      </w:r>
      <w:r w:rsidR="00891BEC">
        <w:rPr>
          <w:rFonts w:ascii="Times New Roman" w:hAnsi="Times New Roman" w:cs="Times New Roman"/>
        </w:rPr>
        <w:t>measured</w:t>
      </w:r>
      <w:r w:rsidRPr="00AF27CC">
        <w:rPr>
          <w:rFonts w:ascii="Times New Roman" w:hAnsi="Times New Roman" w:cs="Times New Roman"/>
        </w:rPr>
        <w:t xml:space="preserve"> at a contemporary temperature matching their evolutionary history would exhibit higher growth rates and stronger competitive effects than rotifers from a mismatched evolutionary history.</w:t>
      </w:r>
    </w:p>
    <w:p w14:paraId="710E76DD" w14:textId="77777777" w:rsidR="007808B7" w:rsidRDefault="007808B7" w:rsidP="007B74FC">
      <w:pPr>
        <w:spacing w:after="0" w:line="480" w:lineRule="auto"/>
        <w:rPr>
          <w:rFonts w:ascii="Times New Roman" w:hAnsi="Times New Roman" w:cs="Times New Roman"/>
        </w:rPr>
      </w:pPr>
    </w:p>
    <w:p w14:paraId="27517488" w14:textId="696602DA" w:rsidR="007B74FC" w:rsidRPr="009857A5" w:rsidRDefault="007B74FC" w:rsidP="00B94C96">
      <w:pPr>
        <w:spacing w:after="0" w:line="480" w:lineRule="auto"/>
        <w:rPr>
          <w:rFonts w:ascii="Times New Roman" w:hAnsi="Times New Roman" w:cs="Times New Roman"/>
          <w:u w:val="single"/>
        </w:rPr>
      </w:pPr>
      <w:r w:rsidRPr="009857A5">
        <w:rPr>
          <w:rFonts w:ascii="Times New Roman" w:hAnsi="Times New Roman" w:cs="Times New Roman"/>
          <w:u w:val="single"/>
        </w:rPr>
        <w:t>Methods</w:t>
      </w:r>
    </w:p>
    <w:p w14:paraId="309B56A4" w14:textId="47DB7110" w:rsidR="0051464C" w:rsidRPr="0051464C" w:rsidRDefault="00B94C96" w:rsidP="0051464C">
      <w:pPr>
        <w:spacing w:after="0" w:line="480" w:lineRule="auto"/>
        <w:ind w:firstLine="720"/>
        <w:rPr>
          <w:rFonts w:ascii="Times New Roman" w:hAnsi="Times New Roman" w:cs="Times New Roman"/>
          <w:color w:val="000000" w:themeColor="text1"/>
        </w:rPr>
      </w:pPr>
      <w:r w:rsidRPr="009857A5">
        <w:rPr>
          <w:rFonts w:ascii="Times New Roman" w:hAnsi="Times New Roman" w:cs="Times New Roman"/>
          <w:i/>
          <w:iCs/>
          <w:color w:val="000000" w:themeColor="text1"/>
        </w:rPr>
        <w:t>Field Collection of Rotifers</w:t>
      </w:r>
      <w:r>
        <w:rPr>
          <w:rFonts w:ascii="Times New Roman" w:hAnsi="Times New Roman" w:cs="Times New Roman"/>
          <w:color w:val="000000" w:themeColor="text1"/>
        </w:rPr>
        <w:t>—</w:t>
      </w:r>
      <w:r w:rsidR="0051464C" w:rsidRPr="0051464C">
        <w:rPr>
          <w:rFonts w:ascii="Times New Roman" w:hAnsi="Times New Roman" w:cs="Times New Roman"/>
          <w:color w:val="000000" w:themeColor="text1"/>
        </w:rPr>
        <w:t xml:space="preserve">I collected samples of </w:t>
      </w:r>
      <w:r w:rsidR="0051464C" w:rsidRPr="0051464C">
        <w:rPr>
          <w:rFonts w:ascii="Times New Roman" w:hAnsi="Times New Roman" w:cs="Times New Roman"/>
          <w:i/>
          <w:iCs/>
          <w:color w:val="000000" w:themeColor="text1"/>
        </w:rPr>
        <w:t>Sarracenia purpurea</w:t>
      </w:r>
      <w:r w:rsidR="0051464C" w:rsidRPr="0051464C">
        <w:rPr>
          <w:rFonts w:ascii="Times New Roman" w:hAnsi="Times New Roman" w:cs="Times New Roman"/>
          <w:color w:val="000000" w:themeColor="text1"/>
        </w:rPr>
        <w:t xml:space="preserve"> leaf water from 88 plants from two sites in the Apalachicola National Forest in northern Florida in July of 2024. These sites (Crystal Bog and Pleaphase Savannah, Figure 1) were chosen for the presence of known </w:t>
      </w:r>
      <w:r w:rsidR="0051464C" w:rsidRPr="0051464C">
        <w:rPr>
          <w:rFonts w:ascii="Times New Roman" w:hAnsi="Times New Roman" w:cs="Times New Roman"/>
          <w:i/>
          <w:iCs/>
          <w:color w:val="000000" w:themeColor="text1"/>
        </w:rPr>
        <w:t>S. purpurea</w:t>
      </w:r>
      <w:r w:rsidR="0051464C" w:rsidRPr="0051464C">
        <w:rPr>
          <w:rFonts w:ascii="Times New Roman" w:hAnsi="Times New Roman" w:cs="Times New Roman"/>
          <w:color w:val="000000" w:themeColor="text1"/>
        </w:rPr>
        <w:t xml:space="preserve"> populations and are separated by approximately 5 km of longleaf pine forest. I haphazardly sampled 50 plants from Site 1 (Crystal Bog), and 38 from Site 2 (Pleaphase Savanna). From each plant, a sample from one leaf was collected using a sterile plastic transfer pipette and stored in sterile 50 ml conical tubes. The contents of each leaf were gently mixed using the tip of the pipette before sampling. All of the water in each leaf was collected, unless the </w:t>
      </w:r>
      <w:r w:rsidR="0051464C" w:rsidRPr="0051464C">
        <w:rPr>
          <w:rFonts w:ascii="Times New Roman" w:hAnsi="Times New Roman" w:cs="Times New Roman"/>
          <w:color w:val="000000" w:themeColor="text1"/>
        </w:rPr>
        <w:lastRenderedPageBreak/>
        <w:t>leaf water volume exceeded 50 ml, in which case only 50 ml was collected. The samples were then transported to F</w:t>
      </w:r>
      <w:r w:rsidR="00A950FA">
        <w:rPr>
          <w:rFonts w:ascii="Times New Roman" w:hAnsi="Times New Roman" w:cs="Times New Roman"/>
          <w:color w:val="000000" w:themeColor="text1"/>
        </w:rPr>
        <w:t>l</w:t>
      </w:r>
      <w:r w:rsidR="0051464C" w:rsidRPr="0051464C">
        <w:rPr>
          <w:rFonts w:ascii="Times New Roman" w:hAnsi="Times New Roman" w:cs="Times New Roman"/>
          <w:color w:val="000000" w:themeColor="text1"/>
        </w:rPr>
        <w:t xml:space="preserve">orida State University and stored at room temperature. </w:t>
      </w:r>
    </w:p>
    <w:p w14:paraId="5D638604" w14:textId="304EFF41" w:rsidR="00E80CD7" w:rsidRPr="005551C5" w:rsidRDefault="0051464C" w:rsidP="005551C5">
      <w:pPr>
        <w:spacing w:after="0" w:line="480" w:lineRule="auto"/>
        <w:ind w:firstLine="720"/>
        <w:rPr>
          <w:rFonts w:ascii="Times New Roman" w:hAnsi="Times New Roman" w:cs="Times New Roman"/>
          <w:color w:val="000000" w:themeColor="text1"/>
        </w:rPr>
      </w:pPr>
      <w:r w:rsidRPr="0051464C">
        <w:rPr>
          <w:rFonts w:ascii="Times New Roman" w:hAnsi="Times New Roman" w:cs="Times New Roman"/>
          <w:color w:val="000000" w:themeColor="text1"/>
        </w:rPr>
        <w:t xml:space="preserve">Within </w:t>
      </w:r>
      <w:commentRangeStart w:id="40"/>
      <w:r w:rsidRPr="0051464C">
        <w:rPr>
          <w:rFonts w:ascii="Times New Roman" w:hAnsi="Times New Roman" w:cs="Times New Roman"/>
          <w:color w:val="000000" w:themeColor="text1"/>
        </w:rPr>
        <w:t xml:space="preserve">4 hours </w:t>
      </w:r>
      <w:commentRangeEnd w:id="40"/>
      <w:r w:rsidRPr="0051464C">
        <w:rPr>
          <w:rStyle w:val="CommentReference"/>
          <w:rFonts w:ascii="Times New Roman" w:hAnsi="Times New Roman" w:cs="Times New Roman"/>
          <w:color w:val="000000" w:themeColor="text1"/>
          <w:sz w:val="24"/>
          <w:szCs w:val="24"/>
        </w:rPr>
        <w:commentReference w:id="40"/>
      </w:r>
      <w:r w:rsidRPr="0051464C">
        <w:rPr>
          <w:rFonts w:ascii="Times New Roman" w:hAnsi="Times New Roman" w:cs="Times New Roman"/>
          <w:color w:val="000000" w:themeColor="text1"/>
        </w:rPr>
        <w:t>of collection, the samples were visually inspected for the presence of late-instar mosquito larvae (</w:t>
      </w:r>
      <w:r w:rsidRPr="0051464C">
        <w:rPr>
          <w:rFonts w:ascii="Times New Roman" w:hAnsi="Times New Roman" w:cs="Times New Roman"/>
          <w:i/>
          <w:iCs/>
          <w:color w:val="000000" w:themeColor="text1"/>
        </w:rPr>
        <w:t>W. smithii</w:t>
      </w:r>
      <w:r w:rsidRPr="0051464C">
        <w:rPr>
          <w:rFonts w:ascii="Times New Roman" w:hAnsi="Times New Roman" w:cs="Times New Roman"/>
          <w:color w:val="000000" w:themeColor="text1"/>
        </w:rPr>
        <w:t xml:space="preserve">). If present, larvae were removed using clean plastic transfer pipettes to prevent predation on </w:t>
      </w:r>
      <w:r w:rsidRPr="0051464C">
        <w:rPr>
          <w:rFonts w:ascii="Times New Roman" w:hAnsi="Times New Roman" w:cs="Times New Roman"/>
          <w:i/>
          <w:iCs/>
          <w:color w:val="000000" w:themeColor="text1"/>
        </w:rPr>
        <w:t>H. rosa</w:t>
      </w:r>
      <w:r w:rsidRPr="0051464C">
        <w:rPr>
          <w:rFonts w:ascii="Times New Roman" w:hAnsi="Times New Roman" w:cs="Times New Roman"/>
          <w:color w:val="000000" w:themeColor="text1"/>
        </w:rPr>
        <w:t xml:space="preserve">. All sample tubes were sealed with parafilm and transported via a commercial flight to California State University, Northridge. The samples were then stored in a growth chamber at 25 °C. A 300 µl sample from each tube was scored for the presence of </w:t>
      </w:r>
      <w:r w:rsidRPr="0051464C">
        <w:rPr>
          <w:rFonts w:ascii="Times New Roman" w:hAnsi="Times New Roman" w:cs="Times New Roman"/>
          <w:i/>
          <w:iCs/>
          <w:color w:val="000000" w:themeColor="text1"/>
        </w:rPr>
        <w:t>H. rosa</w:t>
      </w:r>
      <w:r w:rsidRPr="0051464C">
        <w:rPr>
          <w:rFonts w:ascii="Times New Roman" w:hAnsi="Times New Roman" w:cs="Times New Roman"/>
          <w:color w:val="000000" w:themeColor="text1"/>
        </w:rPr>
        <w:t>, other species of rotifers, and ciliates using 24-well tissue culture plates and a stereomicroscope. Samples were inspected for the presence of developing mosquito larvae for two additional weeks, which were removed upon detection.</w:t>
      </w:r>
    </w:p>
    <w:p w14:paraId="42F57BD2" w14:textId="28A0421D" w:rsidR="00F233B6" w:rsidRPr="00F233B6" w:rsidRDefault="00D36340" w:rsidP="00F233B6">
      <w:pPr>
        <w:spacing w:after="0" w:line="480" w:lineRule="auto"/>
        <w:ind w:firstLine="720"/>
        <w:rPr>
          <w:rFonts w:ascii="Times New Roman" w:hAnsi="Times New Roman" w:cs="Times New Roman"/>
          <w:color w:val="000000" w:themeColor="text1"/>
        </w:rPr>
      </w:pPr>
      <w:r w:rsidRPr="009857A5">
        <w:rPr>
          <w:rFonts w:ascii="Times New Roman" w:hAnsi="Times New Roman" w:cs="Times New Roman"/>
          <w:i/>
          <w:iCs/>
          <w:color w:val="000000" w:themeColor="text1"/>
        </w:rPr>
        <w:t>Rotifer Isolation and Rearing</w:t>
      </w:r>
      <w:r>
        <w:rPr>
          <w:rFonts w:ascii="Times New Roman" w:hAnsi="Times New Roman" w:cs="Times New Roman"/>
          <w:color w:val="000000" w:themeColor="text1"/>
        </w:rPr>
        <w:t>—</w:t>
      </w:r>
      <w:r w:rsidR="00F233B6" w:rsidRPr="00F233B6">
        <w:rPr>
          <w:rFonts w:ascii="Times New Roman" w:hAnsi="Times New Roman" w:cs="Times New Roman"/>
          <w:color w:val="000000" w:themeColor="text1"/>
        </w:rPr>
        <w:t>To establish clonal lines of the obligate parthenogen</w:t>
      </w:r>
      <w:r w:rsidR="00A950FA">
        <w:rPr>
          <w:rFonts w:ascii="Times New Roman" w:hAnsi="Times New Roman" w:cs="Times New Roman"/>
          <w:color w:val="000000" w:themeColor="text1"/>
        </w:rPr>
        <w:t>et</w:t>
      </w:r>
      <w:r w:rsidR="00F233B6" w:rsidRPr="00F233B6">
        <w:rPr>
          <w:rFonts w:ascii="Times New Roman" w:hAnsi="Times New Roman" w:cs="Times New Roman"/>
          <w:color w:val="000000" w:themeColor="text1"/>
        </w:rPr>
        <w:t xml:space="preserve">ic </w:t>
      </w:r>
      <w:r w:rsidR="00F233B6" w:rsidRPr="00F233B6">
        <w:rPr>
          <w:rFonts w:ascii="Times New Roman" w:hAnsi="Times New Roman" w:cs="Times New Roman"/>
          <w:i/>
          <w:iCs/>
          <w:color w:val="000000" w:themeColor="text1"/>
        </w:rPr>
        <w:t>H. rosa,</w:t>
      </w:r>
      <w:r w:rsidR="00F233B6" w:rsidRPr="00F233B6">
        <w:rPr>
          <w:rFonts w:ascii="Times New Roman" w:hAnsi="Times New Roman" w:cs="Times New Roman"/>
          <w:color w:val="000000" w:themeColor="text1"/>
        </w:rPr>
        <w:t xml:space="preserve"> I isolated individual rotifers from leaf water samples. Of the 88 leaf water samples collected, only s</w:t>
      </w:r>
      <w:commentRangeStart w:id="41"/>
      <w:r w:rsidR="00F233B6" w:rsidRPr="00F233B6">
        <w:rPr>
          <w:rFonts w:ascii="Times New Roman" w:hAnsi="Times New Roman" w:cs="Times New Roman"/>
          <w:color w:val="000000" w:themeColor="text1"/>
        </w:rPr>
        <w:t>ev</w:t>
      </w:r>
      <w:commentRangeEnd w:id="41"/>
      <w:r w:rsidR="00F233B6" w:rsidRPr="00F233B6">
        <w:rPr>
          <w:rStyle w:val="CommentReference"/>
          <w:rFonts w:ascii="Times New Roman" w:hAnsi="Times New Roman" w:cs="Times New Roman"/>
          <w:color w:val="000000" w:themeColor="text1"/>
          <w:sz w:val="24"/>
          <w:szCs w:val="24"/>
        </w:rPr>
        <w:commentReference w:id="41"/>
      </w:r>
      <w:r w:rsidR="00F233B6" w:rsidRPr="00F233B6">
        <w:rPr>
          <w:rFonts w:ascii="Times New Roman" w:hAnsi="Times New Roman" w:cs="Times New Roman"/>
          <w:color w:val="000000" w:themeColor="text1"/>
        </w:rPr>
        <w:t>en from Site 1 and six from Site 2 were likely candidates for isolation. The remaining samples either had no rotifers or were so densely populated by small ciliates that isolating rotifers without contamination was impractical. From each leaf water sample, I isolated 32 individual rotifers.</w:t>
      </w:r>
    </w:p>
    <w:p w14:paraId="5E9BF450" w14:textId="77777777" w:rsidR="00F233B6" w:rsidRPr="00F233B6" w:rsidRDefault="00F233B6" w:rsidP="00F233B6">
      <w:pPr>
        <w:spacing w:after="0" w:line="480" w:lineRule="auto"/>
        <w:ind w:firstLine="720"/>
        <w:rPr>
          <w:rFonts w:ascii="Times New Roman" w:hAnsi="Times New Roman" w:cs="Times New Roman"/>
          <w:color w:val="000000" w:themeColor="text1"/>
        </w:rPr>
      </w:pPr>
      <w:r w:rsidRPr="00F233B6">
        <w:rPr>
          <w:rFonts w:ascii="Times New Roman" w:hAnsi="Times New Roman" w:cs="Times New Roman"/>
          <w:color w:val="000000" w:themeColor="text1"/>
        </w:rPr>
        <w:t xml:space="preserve">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plates. Since the isolation process is intended to exclude other protists and not to produce a fully axenic culture, bacteria from the original sample were incidentally carried over along with each individual rotifer. The addition of fish food flakes acted as the basal </w:t>
      </w:r>
      <w:r w:rsidRPr="00F233B6">
        <w:rPr>
          <w:rFonts w:ascii="Times New Roman" w:hAnsi="Times New Roman" w:cs="Times New Roman"/>
          <w:color w:val="000000" w:themeColor="text1"/>
        </w:rPr>
        <w:lastRenderedPageBreak/>
        <w:t xml:space="preserve">resource for these bacteria, that in turn provided a food source for the rotifer. I carried out </w:t>
      </w:r>
      <w:commentRangeStart w:id="42"/>
      <w:r w:rsidRPr="00F233B6">
        <w:rPr>
          <w:rFonts w:ascii="Times New Roman" w:hAnsi="Times New Roman" w:cs="Times New Roman"/>
          <w:color w:val="000000" w:themeColor="text1"/>
        </w:rPr>
        <w:t>32</w:t>
      </w:r>
      <w:commentRangeEnd w:id="42"/>
      <w:r w:rsidRPr="00F233B6">
        <w:rPr>
          <w:rStyle w:val="CommentReference"/>
          <w:rFonts w:ascii="Times New Roman" w:hAnsi="Times New Roman" w:cs="Times New Roman"/>
          <w:color w:val="000000" w:themeColor="text1"/>
          <w:sz w:val="24"/>
          <w:szCs w:val="24"/>
        </w:rPr>
        <w:commentReference w:id="42"/>
      </w:r>
      <w:r w:rsidRPr="00F233B6">
        <w:rPr>
          <w:rFonts w:ascii="Times New Roman" w:hAnsi="Times New Roman" w:cs="Times New Roman"/>
          <w:color w:val="000000" w:themeColor="text1"/>
        </w:rPr>
        <w:t xml:space="preserve"> isolations per leaf water sample, for a total of 448 isolated rotifers. </w:t>
      </w:r>
    </w:p>
    <w:p w14:paraId="1FF896C7" w14:textId="54F8C364" w:rsidR="00F233B6" w:rsidRPr="00F233B6" w:rsidRDefault="00F233B6" w:rsidP="00F233B6">
      <w:pPr>
        <w:spacing w:after="0" w:line="480" w:lineRule="auto"/>
        <w:ind w:firstLine="720"/>
        <w:rPr>
          <w:rFonts w:ascii="Times New Roman" w:hAnsi="Times New Roman" w:cs="Times New Roman"/>
          <w:color w:val="000000" w:themeColor="text1"/>
        </w:rPr>
      </w:pPr>
      <w:r w:rsidRPr="00F233B6">
        <w:rPr>
          <w:rFonts w:ascii="Times New Roman" w:hAnsi="Times New Roman" w:cs="Times New Roman"/>
          <w:color w:val="000000" w:themeColor="text1"/>
        </w:rPr>
        <w:t xml:space="preserve">After two weeks, each well was observed for isolates that successfully founded clonal lines. Those that succeeded were transferred to 125 ml sterile flasks with 100 ml of artificial </w:t>
      </w:r>
      <w:commentRangeStart w:id="43"/>
      <w:r w:rsidRPr="00F233B6">
        <w:rPr>
          <w:rFonts w:ascii="Times New Roman" w:hAnsi="Times New Roman" w:cs="Times New Roman"/>
          <w:color w:val="000000" w:themeColor="text1"/>
        </w:rPr>
        <w:t>freshwater m</w:t>
      </w:r>
      <w:commentRangeEnd w:id="43"/>
      <w:r w:rsidRPr="00F233B6">
        <w:rPr>
          <w:rStyle w:val="CommentReference"/>
          <w:rFonts w:ascii="Times New Roman" w:hAnsi="Times New Roman" w:cs="Times New Roman"/>
          <w:color w:val="000000" w:themeColor="text1"/>
          <w:sz w:val="24"/>
          <w:szCs w:val="24"/>
        </w:rPr>
        <w:commentReference w:id="43"/>
      </w:r>
      <w:r w:rsidRPr="00F233B6">
        <w:rPr>
          <w:rFonts w:ascii="Times New Roman" w:hAnsi="Times New Roman" w:cs="Times New Roman"/>
          <w:color w:val="000000" w:themeColor="text1"/>
        </w:rPr>
        <w:t>edium, AFW (0.0096% sodium bicarbonate (NaHCO</w:t>
      </w:r>
      <w:r w:rsidRPr="00F233B6">
        <w:rPr>
          <w:rFonts w:ascii="Times New Roman" w:hAnsi="Times New Roman" w:cs="Times New Roman"/>
          <w:color w:val="000000" w:themeColor="text1"/>
          <w:vertAlign w:val="subscript"/>
        </w:rPr>
        <w:t>3</w:t>
      </w:r>
      <w:r w:rsidRPr="00F233B6">
        <w:rPr>
          <w:rFonts w:ascii="Times New Roman" w:hAnsi="Times New Roman" w:cs="Times New Roman"/>
          <w:color w:val="000000" w:themeColor="text1"/>
        </w:rPr>
        <w:t>), 0.0060% calcium sulfate dihydrate (CaSO</w:t>
      </w:r>
      <w:r w:rsidRPr="00F233B6">
        <w:rPr>
          <w:rFonts w:ascii="Times New Roman" w:hAnsi="Times New Roman" w:cs="Times New Roman"/>
          <w:color w:val="000000" w:themeColor="text1"/>
          <w:vertAlign w:val="subscript"/>
        </w:rPr>
        <w:t>4</w:t>
      </w:r>
      <w:r w:rsidRPr="00F233B6">
        <w:rPr>
          <w:rFonts w:ascii="Times New Roman" w:hAnsi="Times New Roman" w:cs="Times New Roman"/>
          <w:color w:val="000000" w:themeColor="text1"/>
        </w:rPr>
        <w:t>•2H</w:t>
      </w:r>
      <w:r w:rsidRPr="00F233B6">
        <w:rPr>
          <w:rFonts w:ascii="Times New Roman" w:hAnsi="Times New Roman" w:cs="Times New Roman"/>
          <w:color w:val="000000" w:themeColor="text1"/>
          <w:vertAlign w:val="subscript"/>
        </w:rPr>
        <w:t>2</w:t>
      </w:r>
      <w:r w:rsidRPr="00F233B6">
        <w:rPr>
          <w:rFonts w:ascii="Times New Roman" w:hAnsi="Times New Roman" w:cs="Times New Roman"/>
          <w:color w:val="000000" w:themeColor="text1"/>
        </w:rPr>
        <w:t>O), 0.0060% magnesium sulfate (MgSO</w:t>
      </w:r>
      <w:r w:rsidRPr="00F233B6">
        <w:rPr>
          <w:rFonts w:ascii="Times New Roman" w:hAnsi="Times New Roman" w:cs="Times New Roman"/>
          <w:color w:val="000000" w:themeColor="text1"/>
          <w:vertAlign w:val="subscript"/>
        </w:rPr>
        <w:t>4</w:t>
      </w:r>
      <w:r w:rsidRPr="00F233B6">
        <w:rPr>
          <w:rFonts w:ascii="Times New Roman" w:hAnsi="Times New Roman" w:cs="Times New Roman"/>
          <w:color w:val="000000" w:themeColor="text1"/>
        </w:rPr>
        <w:t>), 0.0004% potassium chloride (KCl); modified from U.S. E</w:t>
      </w:r>
      <w:r w:rsidR="00875C99">
        <w:rPr>
          <w:rFonts w:ascii="Times New Roman" w:hAnsi="Times New Roman" w:cs="Times New Roman"/>
          <w:color w:val="000000" w:themeColor="text1"/>
        </w:rPr>
        <w:t xml:space="preserve">nvironmental </w:t>
      </w:r>
      <w:r w:rsidRPr="00F233B6">
        <w:rPr>
          <w:rFonts w:ascii="Times New Roman" w:hAnsi="Times New Roman" w:cs="Times New Roman"/>
          <w:color w:val="000000" w:themeColor="text1"/>
        </w:rPr>
        <w:t>P</w:t>
      </w:r>
      <w:r w:rsidR="00875C99">
        <w:rPr>
          <w:rFonts w:ascii="Times New Roman" w:hAnsi="Times New Roman" w:cs="Times New Roman"/>
          <w:color w:val="000000" w:themeColor="text1"/>
        </w:rPr>
        <w:t xml:space="preserve">rotection </w:t>
      </w:r>
      <w:r w:rsidRPr="00F233B6">
        <w:rPr>
          <w:rFonts w:ascii="Times New Roman" w:hAnsi="Times New Roman" w:cs="Times New Roman"/>
          <w:color w:val="000000" w:themeColor="text1"/>
        </w:rPr>
        <w:t>A</w:t>
      </w:r>
      <w:r w:rsidR="00875C99">
        <w:rPr>
          <w:rFonts w:ascii="Times New Roman" w:hAnsi="Times New Roman" w:cs="Times New Roman"/>
          <w:color w:val="000000" w:themeColor="text1"/>
        </w:rPr>
        <w:t>gency</w:t>
      </w:r>
      <w:r w:rsidRPr="00F233B6">
        <w:rPr>
          <w:rFonts w:ascii="Times New Roman" w:hAnsi="Times New Roman" w:cs="Times New Roman"/>
          <w:color w:val="000000" w:themeColor="text1"/>
        </w:rPr>
        <w:t xml:space="preserve">, 2002). I designed this medium to approximate the low-mineral conditions of </w:t>
      </w:r>
      <w:r w:rsidRPr="00F233B6">
        <w:rPr>
          <w:rFonts w:ascii="Times New Roman" w:hAnsi="Times New Roman" w:cs="Times New Roman"/>
          <w:i/>
          <w:iCs/>
          <w:color w:val="000000" w:themeColor="text1"/>
        </w:rPr>
        <w:t>S. purpurea</w:t>
      </w:r>
      <w:r w:rsidRPr="00F233B6">
        <w:rPr>
          <w:rFonts w:ascii="Times New Roman" w:hAnsi="Times New Roman" w:cs="Times New Roman"/>
          <w:color w:val="000000" w:themeColor="text1"/>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80 clonal stock cultures spanning </w:t>
      </w:r>
      <w:commentRangeStart w:id="44"/>
      <w:r w:rsidRPr="00F233B6">
        <w:rPr>
          <w:rFonts w:ascii="Times New Roman" w:hAnsi="Times New Roman" w:cs="Times New Roman"/>
          <w:color w:val="000000" w:themeColor="text1"/>
        </w:rPr>
        <w:t>seven leaves for Site 1 (Crystal Bog) and six leaves for Site 2 (Pleaphase Savanna)</w:t>
      </w:r>
      <w:commentRangeEnd w:id="44"/>
      <w:r w:rsidRPr="00F233B6">
        <w:rPr>
          <w:rStyle w:val="CommentReference"/>
          <w:rFonts w:ascii="Times New Roman" w:hAnsi="Times New Roman" w:cs="Times New Roman"/>
          <w:color w:val="000000" w:themeColor="text1"/>
          <w:sz w:val="24"/>
          <w:szCs w:val="24"/>
        </w:rPr>
        <w:commentReference w:id="44"/>
      </w:r>
      <w:r w:rsidRPr="00F233B6">
        <w:rPr>
          <w:rFonts w:ascii="Times New Roman" w:hAnsi="Times New Roman" w:cs="Times New Roman"/>
          <w:color w:val="000000" w:themeColor="text1"/>
        </w:rPr>
        <w:t xml:space="preserve">. </w:t>
      </w:r>
    </w:p>
    <w:p w14:paraId="15019917" w14:textId="1CFE430A" w:rsidR="00284499" w:rsidRDefault="00E80CD7" w:rsidP="00223363">
      <w:pPr>
        <w:spacing w:after="0" w:line="480" w:lineRule="auto"/>
        <w:rPr>
          <w:rFonts w:ascii="Times New Roman" w:hAnsi="Times New Roman" w:cs="Times New Roman"/>
          <w:color w:val="000000" w:themeColor="text1"/>
        </w:rPr>
      </w:pPr>
      <w:r>
        <w:rPr>
          <w:rFonts w:ascii="Times New Roman" w:hAnsi="Times New Roman" w:cs="Times New Roman"/>
        </w:rPr>
        <w:tab/>
      </w:r>
      <w:r w:rsidR="007324D3" w:rsidRPr="009857A5">
        <w:rPr>
          <w:rFonts w:ascii="Times New Roman" w:hAnsi="Times New Roman" w:cs="Times New Roman"/>
          <w:i/>
          <w:iCs/>
        </w:rPr>
        <w:t>Culturing bacteria</w:t>
      </w:r>
      <w:r w:rsidR="007324D3">
        <w:rPr>
          <w:rFonts w:ascii="Times New Roman" w:hAnsi="Times New Roman" w:cs="Times New Roman"/>
        </w:rPr>
        <w:t>—</w:t>
      </w:r>
      <w:r w:rsidR="00284499" w:rsidRPr="00284499">
        <w:rPr>
          <w:rFonts w:ascii="Times New Roman" w:hAnsi="Times New Roman" w:cs="Times New Roman"/>
          <w:color w:val="000000" w:themeColor="text1"/>
        </w:rPr>
        <w:t>Immediately after field collections, the excess water from the removal of mosquito larvae was filtered using a 20 µm mesh strainer. The filtered leaf water was transferred into 1.5 ml plastic tubes and stored in a freezer. Before the start of the experiment, one 1.5 ml tube of leaf water was thawed and added to 200 ml of AFW medium along with 100 mg of autoclaved fish food flakes. The culture was allowed to grow at 30 °C with constant stirring for 2 days. I used a single pooled bacterial inoculum in an attempt to standardize the microbial food environment across all microcosms, helping to ensure that differences in rotifer performance among clones and temperatures would be less dependent on bacterial community composition. This bacterial stock was then used in the temperature response experiment.</w:t>
      </w:r>
    </w:p>
    <w:p w14:paraId="5A4CF901" w14:textId="6E7469E4" w:rsidR="00ED65DF" w:rsidRPr="00ED65DF" w:rsidRDefault="00ED65DF" w:rsidP="00223363">
      <w:pPr>
        <w:spacing w:after="0" w:line="480" w:lineRule="auto"/>
        <w:rPr>
          <w:rFonts w:ascii="Times New Roman" w:hAnsi="Times New Roman" w:cs="Times New Roman"/>
          <w:color w:val="EE0000"/>
        </w:rPr>
      </w:pPr>
      <w:r>
        <w:rPr>
          <w:rFonts w:ascii="Times New Roman" w:hAnsi="Times New Roman" w:cs="Times New Roman"/>
          <w:color w:val="000000" w:themeColor="text1"/>
        </w:rPr>
        <w:lastRenderedPageBreak/>
        <w:tab/>
      </w:r>
      <w:r w:rsidR="00C0082F" w:rsidRPr="009857A5">
        <w:rPr>
          <w:rFonts w:ascii="Times New Roman" w:hAnsi="Times New Roman" w:cs="Times New Roman"/>
          <w:i/>
          <w:iCs/>
          <w:color w:val="000000" w:themeColor="text1"/>
        </w:rPr>
        <w:t>Culturing Tetrahymena</w:t>
      </w:r>
      <w:r w:rsidR="00C0082F">
        <w:rPr>
          <w:rFonts w:ascii="Times New Roman" w:hAnsi="Times New Roman" w:cs="Times New Roman"/>
          <w:color w:val="000000" w:themeColor="text1"/>
        </w:rPr>
        <w:t>—</w:t>
      </w:r>
      <w:r>
        <w:rPr>
          <w:rFonts w:ascii="Times New Roman" w:hAnsi="Times New Roman" w:cs="Times New Roman"/>
          <w:color w:val="000000" w:themeColor="text1"/>
        </w:rPr>
        <w:t xml:space="preserve">A stock culture of </w:t>
      </w:r>
      <w:r>
        <w:rPr>
          <w:rFonts w:ascii="Times New Roman" w:hAnsi="Times New Roman" w:cs="Times New Roman"/>
          <w:i/>
          <w:iCs/>
          <w:color w:val="000000" w:themeColor="text1"/>
        </w:rPr>
        <w:t xml:space="preserve">Tetrahymena </w:t>
      </w:r>
      <w:r>
        <w:rPr>
          <w:rFonts w:ascii="Times New Roman" w:hAnsi="Times New Roman" w:cs="Times New Roman"/>
          <w:color w:val="000000" w:themeColor="text1"/>
        </w:rPr>
        <w:t>sp. was established from a single field-collected isolate obtained from a previous study, ensuring that all experimental replicates were exposed to a genetically identical competitor. The culture was maintained in AFW medium at 25 °C and fed sterile fish food flakes as a basal resource for bacteria.</w:t>
      </w:r>
    </w:p>
    <w:p w14:paraId="022F5C7E" w14:textId="76E7770E" w:rsidR="000639DC" w:rsidRDefault="00223363" w:rsidP="00223363">
      <w:pPr>
        <w:spacing w:after="0" w:line="480" w:lineRule="auto"/>
        <w:rPr>
          <w:rFonts w:ascii="Times New Roman" w:hAnsi="Times New Roman" w:cs="Times New Roman"/>
        </w:rPr>
      </w:pPr>
      <w:r>
        <w:rPr>
          <w:rFonts w:ascii="Times New Roman" w:hAnsi="Times New Roman" w:cs="Times New Roman"/>
        </w:rPr>
        <w:tab/>
        <w:t xml:space="preserve"> </w:t>
      </w:r>
      <w:r w:rsidR="00A26A0F">
        <w:rPr>
          <w:rFonts w:ascii="Times New Roman" w:hAnsi="Times New Roman" w:cs="Times New Roman"/>
          <w:i/>
          <w:iCs/>
        </w:rPr>
        <w:t>Evolution</w:t>
      </w:r>
      <w:r w:rsidR="00A26A0F" w:rsidRPr="009857A5">
        <w:rPr>
          <w:rFonts w:ascii="Times New Roman" w:hAnsi="Times New Roman" w:cs="Times New Roman"/>
          <w:i/>
          <w:iCs/>
        </w:rPr>
        <w:t xml:space="preserve"> </w:t>
      </w:r>
      <w:r w:rsidR="00C0082F" w:rsidRPr="009857A5">
        <w:rPr>
          <w:rFonts w:ascii="Times New Roman" w:hAnsi="Times New Roman" w:cs="Times New Roman"/>
          <w:i/>
          <w:iCs/>
        </w:rPr>
        <w:t>experiment</w:t>
      </w:r>
      <w:r w:rsidR="00C0082F">
        <w:rPr>
          <w:rFonts w:ascii="Times New Roman" w:hAnsi="Times New Roman" w:cs="Times New Roman"/>
        </w:rPr>
        <w:t>—</w:t>
      </w:r>
      <w:r>
        <w:rPr>
          <w:rFonts w:ascii="Times New Roman" w:hAnsi="Times New Roman" w:cs="Times New Roman"/>
        </w:rPr>
        <w:t xml:space="preserve">Rotifers from 17 different clonal lines were used in equal density to establish </w:t>
      </w:r>
      <w:r w:rsidR="005A259F">
        <w:rPr>
          <w:rFonts w:ascii="Times New Roman" w:hAnsi="Times New Roman" w:cs="Times New Roman"/>
        </w:rPr>
        <w:t>20 identical mixed</w:t>
      </w:r>
      <w:r>
        <w:rPr>
          <w:rFonts w:ascii="Times New Roman" w:hAnsi="Times New Roman" w:cs="Times New Roman"/>
        </w:rPr>
        <w:t>-clone cultures</w:t>
      </w:r>
      <w:r w:rsidR="00B46C2F">
        <w:rPr>
          <w:rFonts w:ascii="Times New Roman" w:hAnsi="Times New Roman" w:cs="Times New Roman"/>
        </w:rPr>
        <w:t xml:space="preserve"> in 50 ml conical tubes</w:t>
      </w:r>
      <w:r w:rsidR="008D6E23">
        <w:rPr>
          <w:rFonts w:ascii="Times New Roman" w:hAnsi="Times New Roman" w:cs="Times New Roman"/>
        </w:rPr>
        <w:t xml:space="preserve"> filled with 20 ml of AFW medium</w:t>
      </w:r>
      <w:r>
        <w:rPr>
          <w:rFonts w:ascii="Times New Roman" w:hAnsi="Times New Roman" w:cs="Times New Roman"/>
        </w:rPr>
        <w:t xml:space="preserve">. </w:t>
      </w:r>
      <w:r w:rsidR="005A259F">
        <w:rPr>
          <w:rFonts w:ascii="Times New Roman" w:hAnsi="Times New Roman" w:cs="Times New Roman"/>
        </w:rPr>
        <w:t xml:space="preserve">These cultures were </w:t>
      </w:r>
      <w:r w:rsidR="00C3212B">
        <w:rPr>
          <w:rFonts w:ascii="Times New Roman" w:hAnsi="Times New Roman" w:cs="Times New Roman"/>
        </w:rPr>
        <w:t>allowed to evolve</w:t>
      </w:r>
      <w:r w:rsidR="005A259F">
        <w:rPr>
          <w:rFonts w:ascii="Times New Roman" w:hAnsi="Times New Roman" w:cs="Times New Roman"/>
        </w:rPr>
        <w:t xml:space="preserve"> </w:t>
      </w:r>
      <w:r w:rsidR="00EB54A1">
        <w:rPr>
          <w:rFonts w:ascii="Times New Roman" w:hAnsi="Times New Roman" w:cs="Times New Roman"/>
        </w:rPr>
        <w:t>in growth chambers at constant temperature</w:t>
      </w:r>
      <w:r w:rsidR="00C3212B">
        <w:rPr>
          <w:rFonts w:ascii="Times New Roman" w:hAnsi="Times New Roman" w:cs="Times New Roman"/>
        </w:rPr>
        <w:t>s</w:t>
      </w:r>
      <w:r w:rsidR="00EB54A1">
        <w:rPr>
          <w:rFonts w:ascii="Times New Roman" w:hAnsi="Times New Roman" w:cs="Times New Roman"/>
        </w:rPr>
        <w:t xml:space="preserve">, with 10 replicates at </w:t>
      </w:r>
      <w:r>
        <w:rPr>
          <w:rFonts w:ascii="Times New Roman" w:hAnsi="Times New Roman" w:cs="Times New Roman"/>
        </w:rPr>
        <w:t>25</w:t>
      </w:r>
      <w:r w:rsidR="00D133EA">
        <w:rPr>
          <w:rFonts w:ascii="Times New Roman" w:hAnsi="Times New Roman" w:cs="Times New Roman"/>
        </w:rPr>
        <w:t xml:space="preserve"> </w:t>
      </w:r>
      <w:r>
        <w:rPr>
          <w:rFonts w:ascii="Times New Roman" w:hAnsi="Times New Roman" w:cs="Times New Roman"/>
        </w:rPr>
        <w:t xml:space="preserve">°C </w:t>
      </w:r>
      <w:r w:rsidR="00EB54A1">
        <w:rPr>
          <w:rFonts w:ascii="Times New Roman" w:hAnsi="Times New Roman" w:cs="Times New Roman"/>
        </w:rPr>
        <w:t>and 10 replicates at</w:t>
      </w:r>
      <w:r>
        <w:rPr>
          <w:rFonts w:ascii="Times New Roman" w:hAnsi="Times New Roman" w:cs="Times New Roman"/>
        </w:rPr>
        <w:t xml:space="preserve"> 30</w:t>
      </w:r>
      <w:r w:rsidR="00D133EA">
        <w:rPr>
          <w:rFonts w:ascii="Times New Roman" w:hAnsi="Times New Roman" w:cs="Times New Roman"/>
        </w:rPr>
        <w:t xml:space="preserve"> </w:t>
      </w:r>
      <w:r>
        <w:rPr>
          <w:rFonts w:ascii="Times New Roman" w:hAnsi="Times New Roman" w:cs="Times New Roman"/>
        </w:rPr>
        <w:t xml:space="preserve">°C for </w:t>
      </w:r>
      <w:r w:rsidR="00DE7E8C">
        <w:rPr>
          <w:rFonts w:ascii="Times New Roman" w:hAnsi="Times New Roman" w:cs="Times New Roman"/>
        </w:rPr>
        <w:t>135</w:t>
      </w:r>
      <w:r>
        <w:rPr>
          <w:rFonts w:ascii="Times New Roman" w:hAnsi="Times New Roman" w:cs="Times New Roman"/>
        </w:rPr>
        <w:t xml:space="preserve"> days, </w:t>
      </w:r>
      <w:r w:rsidR="00797ECD">
        <w:rPr>
          <w:rFonts w:ascii="Times New Roman" w:hAnsi="Times New Roman" w:cs="Times New Roman"/>
        </w:rPr>
        <w:t xml:space="preserve">or </w:t>
      </w:r>
      <w:r w:rsidR="00C3212B">
        <w:rPr>
          <w:rFonts w:ascii="Times New Roman" w:hAnsi="Times New Roman" w:cs="Times New Roman"/>
        </w:rPr>
        <w:t xml:space="preserve">approximately </w:t>
      </w:r>
      <w:r w:rsidR="00A3200A">
        <w:rPr>
          <w:rFonts w:ascii="Times New Roman" w:hAnsi="Times New Roman" w:cs="Times New Roman"/>
        </w:rPr>
        <w:t>120 generations</w:t>
      </w:r>
      <w:r>
        <w:rPr>
          <w:rFonts w:ascii="Times New Roman" w:hAnsi="Times New Roman" w:cs="Times New Roman"/>
        </w:rPr>
        <w:t xml:space="preserve">. </w:t>
      </w:r>
      <w:r w:rsidR="00C05D69">
        <w:rPr>
          <w:rFonts w:ascii="Times New Roman" w:hAnsi="Times New Roman" w:cs="Times New Roman"/>
        </w:rPr>
        <w:t xml:space="preserve">These cultures were fed sterile fish food flakes weekly as a basal resource for bacteria, and 50% water changes were performed every 30 days for the duration of the experiment. </w:t>
      </w:r>
      <w:r>
        <w:rPr>
          <w:rFonts w:ascii="Times New Roman" w:hAnsi="Times New Roman" w:cs="Times New Roman"/>
        </w:rPr>
        <w:t xml:space="preserve">After </w:t>
      </w:r>
      <w:r w:rsidR="00BB6C0E">
        <w:rPr>
          <w:rFonts w:ascii="Times New Roman" w:hAnsi="Times New Roman" w:cs="Times New Roman"/>
        </w:rPr>
        <w:t xml:space="preserve">the </w:t>
      </w:r>
      <w:r w:rsidR="000D2115">
        <w:rPr>
          <w:rFonts w:ascii="Times New Roman" w:hAnsi="Times New Roman" w:cs="Times New Roman"/>
        </w:rPr>
        <w:t>135-day</w:t>
      </w:r>
      <w:r w:rsidR="00BB6C0E">
        <w:rPr>
          <w:rFonts w:ascii="Times New Roman" w:hAnsi="Times New Roman" w:cs="Times New Roman"/>
        </w:rPr>
        <w:t xml:space="preserve"> </w:t>
      </w:r>
      <w:r w:rsidR="00C3212B">
        <w:rPr>
          <w:rFonts w:ascii="Times New Roman" w:hAnsi="Times New Roman" w:cs="Times New Roman"/>
        </w:rPr>
        <w:t>evo</w:t>
      </w:r>
      <w:commentRangeStart w:id="45"/>
      <w:r w:rsidR="00C3212B">
        <w:rPr>
          <w:rFonts w:ascii="Times New Roman" w:hAnsi="Times New Roman" w:cs="Times New Roman"/>
        </w:rPr>
        <w:t>l</w:t>
      </w:r>
      <w:commentRangeEnd w:id="45"/>
      <w:r w:rsidR="00C3212B">
        <w:rPr>
          <w:rStyle w:val="CommentReference"/>
          <w:rFonts w:ascii="Times New Roman" w:hAnsi="Times New Roman" w:cs="Times New Roman"/>
          <w:sz w:val="24"/>
          <w:szCs w:val="24"/>
        </w:rPr>
        <w:commentReference w:id="45"/>
      </w:r>
      <w:r w:rsidR="00C3212B">
        <w:rPr>
          <w:rFonts w:ascii="Times New Roman" w:hAnsi="Times New Roman" w:cs="Times New Roman"/>
        </w:rPr>
        <w:t xml:space="preserve">ution </w:t>
      </w:r>
      <w:r>
        <w:rPr>
          <w:rFonts w:ascii="Times New Roman" w:hAnsi="Times New Roman" w:cs="Times New Roman"/>
        </w:rPr>
        <w:t xml:space="preserve">period, </w:t>
      </w:r>
      <w:r w:rsidR="00974C7E">
        <w:rPr>
          <w:rFonts w:ascii="Times New Roman" w:hAnsi="Times New Roman" w:cs="Times New Roman"/>
        </w:rPr>
        <w:t>all 20 cultures were stored in a 25 °C growth chamber for 3 days, or ~2-3 generations</w:t>
      </w:r>
      <w:r w:rsidR="00043F5D">
        <w:rPr>
          <w:rFonts w:ascii="Times New Roman" w:hAnsi="Times New Roman" w:cs="Times New Roman"/>
        </w:rPr>
        <w:t>, to establish a common garden setting</w:t>
      </w:r>
      <w:r w:rsidR="00FF719A">
        <w:rPr>
          <w:rFonts w:ascii="Times New Roman" w:hAnsi="Times New Roman" w:cs="Times New Roman"/>
        </w:rPr>
        <w:t xml:space="preserve"> </w:t>
      </w:r>
      <w:r w:rsidR="000639DC">
        <w:rPr>
          <w:rFonts w:ascii="Times New Roman" w:hAnsi="Times New Roman" w:cs="Times New Roman"/>
        </w:rPr>
        <w:t xml:space="preserve">in order to minimize any maternal </w:t>
      </w:r>
      <w:r w:rsidR="00FF719A">
        <w:rPr>
          <w:rFonts w:ascii="Times New Roman" w:hAnsi="Times New Roman" w:cs="Times New Roman"/>
        </w:rPr>
        <w:t>effects o</w:t>
      </w:r>
      <w:r w:rsidR="000639DC">
        <w:rPr>
          <w:rFonts w:ascii="Times New Roman" w:hAnsi="Times New Roman" w:cs="Times New Roman"/>
        </w:rPr>
        <w:t>r transgenerational</w:t>
      </w:r>
      <w:r w:rsidR="00FF719A">
        <w:rPr>
          <w:rFonts w:ascii="Times New Roman" w:hAnsi="Times New Roman" w:cs="Times New Roman"/>
        </w:rPr>
        <w:t xml:space="preserve"> plasticity</w:t>
      </w:r>
      <w:r w:rsidR="00974C7E">
        <w:rPr>
          <w:rFonts w:ascii="Times New Roman" w:hAnsi="Times New Roman" w:cs="Times New Roman"/>
        </w:rPr>
        <w:t>.</w:t>
      </w:r>
      <w:r w:rsidR="00FF719A">
        <w:rPr>
          <w:rFonts w:ascii="Times New Roman" w:hAnsi="Times New Roman" w:cs="Times New Roman"/>
        </w:rPr>
        <w:t xml:space="preserve"> After this </w:t>
      </w:r>
      <w:r w:rsidR="00C3212B">
        <w:rPr>
          <w:rFonts w:ascii="Times New Roman" w:hAnsi="Times New Roman" w:cs="Times New Roman"/>
        </w:rPr>
        <w:t>brief</w:t>
      </w:r>
      <w:r w:rsidR="00FF719A">
        <w:rPr>
          <w:rFonts w:ascii="Times New Roman" w:hAnsi="Times New Roman" w:cs="Times New Roman"/>
        </w:rPr>
        <w:t xml:space="preserve"> acclimation period,</w:t>
      </w:r>
      <w:r w:rsidR="00974C7E">
        <w:rPr>
          <w:rFonts w:ascii="Times New Roman" w:hAnsi="Times New Roman" w:cs="Times New Roman"/>
        </w:rPr>
        <w:t xml:space="preserve"> </w:t>
      </w:r>
      <w:r w:rsidR="00C3212B">
        <w:rPr>
          <w:rFonts w:ascii="Times New Roman" w:hAnsi="Times New Roman" w:cs="Times New Roman"/>
        </w:rPr>
        <w:t xml:space="preserve">I measured traits of each population: growth rate, competitive ability, and </w:t>
      </w:r>
      <w:r w:rsidR="00F45868">
        <w:rPr>
          <w:rFonts w:ascii="Times New Roman" w:hAnsi="Times New Roman" w:cs="Times New Roman"/>
        </w:rPr>
        <w:t>body</w:t>
      </w:r>
      <w:r w:rsidR="00C3212B">
        <w:rPr>
          <w:rFonts w:ascii="Times New Roman" w:hAnsi="Times New Roman" w:cs="Times New Roman"/>
        </w:rPr>
        <w:t xml:space="preserve"> size. </w:t>
      </w:r>
      <w:r>
        <w:rPr>
          <w:rFonts w:ascii="Times New Roman" w:hAnsi="Times New Roman" w:cs="Times New Roman"/>
        </w:rPr>
        <w:t>im</w:t>
      </w:r>
      <w:commentRangeStart w:id="46"/>
      <w:commentRangeStart w:id="47"/>
      <w:commentRangeStart w:id="48"/>
      <w:r>
        <w:rPr>
          <w:rFonts w:ascii="Times New Roman" w:hAnsi="Times New Roman" w:cs="Times New Roman"/>
        </w:rPr>
        <w:t>ag</w:t>
      </w:r>
      <w:commentRangeEnd w:id="46"/>
      <w:r w:rsidR="00C3212B" w:rsidDel="00C3212B">
        <w:rPr>
          <w:rStyle w:val="CommentReference"/>
          <w:rFonts w:ascii="Times New Roman" w:hAnsi="Times New Roman" w:cs="Times New Roman"/>
          <w:sz w:val="24"/>
          <w:szCs w:val="24"/>
        </w:rPr>
        <w:commentReference w:id="46"/>
      </w:r>
      <w:commentRangeEnd w:id="47"/>
      <w:r w:rsidR="008C542F" w:rsidDel="00C3212B">
        <w:rPr>
          <w:rStyle w:val="CommentReference"/>
          <w:rFonts w:ascii="Times New Roman" w:hAnsi="Times New Roman" w:cs="Times New Roman"/>
          <w:sz w:val="24"/>
          <w:szCs w:val="24"/>
        </w:rPr>
        <w:commentReference w:id="47"/>
      </w:r>
      <w:commentRangeEnd w:id="48"/>
      <w:r w:rsidR="00A26A0F" w:rsidDel="00C3212B">
        <w:rPr>
          <w:rStyle w:val="CommentReference"/>
          <w:rFonts w:ascii="Times New Roman" w:hAnsi="Times New Roman" w:cs="Times New Roman"/>
          <w:sz w:val="24"/>
          <w:szCs w:val="24"/>
        </w:rPr>
        <w:commentReference w:id="48"/>
      </w:r>
      <w:r>
        <w:rPr>
          <w:rFonts w:ascii="Times New Roman" w:hAnsi="Times New Roman" w:cs="Times New Roman"/>
        </w:rPr>
        <w:t xml:space="preserve">ed </w:t>
      </w:r>
    </w:p>
    <w:p w14:paraId="436B417A" w14:textId="5E2732C5" w:rsidR="00223363" w:rsidRDefault="00C3212B" w:rsidP="000639DC">
      <w:pPr>
        <w:spacing w:after="0" w:line="480" w:lineRule="auto"/>
        <w:ind w:firstLine="720"/>
        <w:rPr>
          <w:rFonts w:ascii="Times New Roman" w:hAnsi="Times New Roman" w:cs="Times New Roman"/>
        </w:rPr>
      </w:pPr>
      <w:r w:rsidRPr="00AB29B8">
        <w:rPr>
          <w:rFonts w:ascii="Times New Roman" w:hAnsi="Times New Roman" w:cs="Times New Roman"/>
          <w:i/>
          <w:iCs/>
          <w:rPrChange w:id="49" w:author="Casey terHorst" w:date="2026-06-18T13:11:00Z" w16du:dateUtc="2026-06-18T20:11:00Z">
            <w:rPr>
              <w:rFonts w:ascii="Times New Roman" w:hAnsi="Times New Roman" w:cs="Times New Roman"/>
            </w:rPr>
          </w:rPrChange>
        </w:rPr>
        <w:t>Competitive Ability</w:t>
      </w:r>
      <w:r w:rsidR="00F45868">
        <w:rPr>
          <w:rFonts w:ascii="Times New Roman" w:hAnsi="Times New Roman" w:cs="Times New Roman"/>
        </w:rPr>
        <w:t>—</w:t>
      </w:r>
      <w:r w:rsidR="000639DC">
        <w:rPr>
          <w:rFonts w:ascii="Times New Roman" w:hAnsi="Times New Roman" w:cs="Times New Roman"/>
        </w:rPr>
        <w:t xml:space="preserve">Cultures </w:t>
      </w:r>
      <w:r>
        <w:rPr>
          <w:rFonts w:ascii="Times New Roman" w:hAnsi="Times New Roman" w:cs="Times New Roman"/>
        </w:rPr>
        <w:t>to quantify competitive ability</w:t>
      </w:r>
      <w:r w:rsidR="00AB29B8">
        <w:rPr>
          <w:rFonts w:ascii="Times New Roman" w:hAnsi="Times New Roman" w:cs="Times New Roman"/>
        </w:rPr>
        <w:t xml:space="preserve"> </w:t>
      </w:r>
      <w:r w:rsidR="00223363">
        <w:rPr>
          <w:rFonts w:ascii="Times New Roman" w:hAnsi="Times New Roman" w:cs="Times New Roman"/>
        </w:rPr>
        <w:t xml:space="preserve">were established in 50 ml conical </w:t>
      </w:r>
      <w:r w:rsidR="000D2115">
        <w:rPr>
          <w:rFonts w:ascii="Times New Roman" w:hAnsi="Times New Roman" w:cs="Times New Roman"/>
        </w:rPr>
        <w:t>tubes and</w:t>
      </w:r>
      <w:r w:rsidR="00223363">
        <w:rPr>
          <w:rFonts w:ascii="Times New Roman" w:hAnsi="Times New Roman" w:cs="Times New Roman"/>
        </w:rPr>
        <w:t xml:space="preserve"> had a total volume of 20 ml of AFW medium</w:t>
      </w:r>
      <w:r w:rsidR="008C542F">
        <w:rPr>
          <w:rFonts w:ascii="Times New Roman" w:hAnsi="Times New Roman" w:cs="Times New Roman"/>
        </w:rPr>
        <w:t xml:space="preserve"> at a</w:t>
      </w:r>
      <w:r w:rsidR="00AB29B8">
        <w:rPr>
          <w:rFonts w:ascii="Times New Roman" w:hAnsi="Times New Roman" w:cs="Times New Roman"/>
        </w:rPr>
        <w:t>n initial</w:t>
      </w:r>
      <w:r w:rsidR="008C542F">
        <w:rPr>
          <w:rFonts w:ascii="Times New Roman" w:hAnsi="Times New Roman" w:cs="Times New Roman"/>
        </w:rPr>
        <w:t xml:space="preserve"> rotifer density of 40 individuals per ml</w:t>
      </w:r>
      <w:r w:rsidR="00223363">
        <w:rPr>
          <w:rFonts w:ascii="Times New Roman" w:hAnsi="Times New Roman" w:cs="Times New Roman"/>
        </w:rPr>
        <w:t xml:space="preserve">. Each replicate received 5 mg of sterile fish food powder dissolved in deionized water and 50 </w:t>
      </w:r>
      <w:r w:rsidR="00223363" w:rsidRPr="00B222C7">
        <w:rPr>
          <w:rFonts w:ascii="Times New Roman" w:hAnsi="Times New Roman" w:cs="Times New Roman"/>
        </w:rPr>
        <w:t>µ</w:t>
      </w:r>
      <w:r w:rsidR="00223363">
        <w:rPr>
          <w:rFonts w:ascii="Times New Roman" w:hAnsi="Times New Roman" w:cs="Times New Roman"/>
        </w:rPr>
        <w:t>l of a concentrated culture of pitcher plant bacteria (prepared as described above). Replicates of each temperature history (25</w:t>
      </w:r>
      <w:r w:rsidR="0061754B">
        <w:rPr>
          <w:rFonts w:ascii="Times New Roman" w:hAnsi="Times New Roman" w:cs="Times New Roman"/>
        </w:rPr>
        <w:t xml:space="preserve"> </w:t>
      </w:r>
      <w:r w:rsidR="00223363">
        <w:rPr>
          <w:rFonts w:ascii="Times New Roman" w:hAnsi="Times New Roman" w:cs="Times New Roman"/>
        </w:rPr>
        <w:t>°C and 30</w:t>
      </w:r>
      <w:r w:rsidR="0061754B">
        <w:rPr>
          <w:rFonts w:ascii="Times New Roman" w:hAnsi="Times New Roman" w:cs="Times New Roman"/>
        </w:rPr>
        <w:t xml:space="preserve"> </w:t>
      </w:r>
      <w:r w:rsidR="00223363">
        <w:rPr>
          <w:rFonts w:ascii="Times New Roman" w:hAnsi="Times New Roman" w:cs="Times New Roman"/>
        </w:rPr>
        <w:t>°C) grew in two contemporary temperature treatments: 25</w:t>
      </w:r>
      <w:r w:rsidR="0061754B">
        <w:rPr>
          <w:rFonts w:ascii="Times New Roman" w:hAnsi="Times New Roman" w:cs="Times New Roman"/>
        </w:rPr>
        <w:t xml:space="preserve"> </w:t>
      </w:r>
      <w:r w:rsidR="00223363">
        <w:rPr>
          <w:rFonts w:ascii="Times New Roman" w:hAnsi="Times New Roman" w:cs="Times New Roman"/>
        </w:rPr>
        <w:t>°C and 30</w:t>
      </w:r>
      <w:r w:rsidR="0061754B">
        <w:rPr>
          <w:rFonts w:ascii="Times New Roman" w:hAnsi="Times New Roman" w:cs="Times New Roman"/>
        </w:rPr>
        <w:t xml:space="preserve"> </w:t>
      </w:r>
      <w:r w:rsidR="00223363">
        <w:rPr>
          <w:rFonts w:ascii="Times New Roman" w:hAnsi="Times New Roman" w:cs="Times New Roman"/>
        </w:rPr>
        <w:t>°C. Each of these four treat</w:t>
      </w:r>
      <w:commentRangeStart w:id="50"/>
      <w:r w:rsidR="00223363">
        <w:rPr>
          <w:rFonts w:ascii="Times New Roman" w:hAnsi="Times New Roman" w:cs="Times New Roman"/>
        </w:rPr>
        <w:t xml:space="preserve">ment </w:t>
      </w:r>
      <w:commentRangeEnd w:id="50"/>
      <w:r w:rsidR="000639DC">
        <w:rPr>
          <w:rStyle w:val="CommentReference"/>
          <w:rFonts w:ascii="Times New Roman" w:hAnsi="Times New Roman" w:cs="Times New Roman"/>
          <w:sz w:val="24"/>
          <w:szCs w:val="24"/>
        </w:rPr>
        <w:commentReference w:id="50"/>
      </w:r>
      <w:r w:rsidR="00223363">
        <w:rPr>
          <w:rFonts w:ascii="Times New Roman" w:hAnsi="Times New Roman" w:cs="Times New Roman"/>
        </w:rPr>
        <w:t xml:space="preserve">groups were established with and without the addition of the bacterivorous ciliate </w:t>
      </w:r>
      <w:r w:rsidR="00223363">
        <w:rPr>
          <w:rFonts w:ascii="Times New Roman" w:hAnsi="Times New Roman" w:cs="Times New Roman"/>
          <w:i/>
          <w:iCs/>
        </w:rPr>
        <w:t xml:space="preserve">Tetrahymena </w:t>
      </w:r>
      <w:r w:rsidR="00223363">
        <w:rPr>
          <w:rFonts w:ascii="Times New Roman" w:hAnsi="Times New Roman" w:cs="Times New Roman"/>
        </w:rPr>
        <w:t>sp.</w:t>
      </w:r>
      <w:r w:rsidR="00223363">
        <w:rPr>
          <w:rFonts w:ascii="Times New Roman" w:hAnsi="Times New Roman" w:cs="Times New Roman"/>
          <w:i/>
          <w:iCs/>
        </w:rPr>
        <w:t>,</w:t>
      </w:r>
      <w:r w:rsidR="00223363">
        <w:rPr>
          <w:rFonts w:ascii="Times New Roman" w:hAnsi="Times New Roman" w:cs="Times New Roman"/>
        </w:rPr>
        <w:t xml:space="preserve"> at a</w:t>
      </w:r>
      <w:r w:rsidR="00AB29B8">
        <w:rPr>
          <w:rFonts w:ascii="Times New Roman" w:hAnsi="Times New Roman" w:cs="Times New Roman"/>
        </w:rPr>
        <w:t>n initial</w:t>
      </w:r>
      <w:r w:rsidR="00223363">
        <w:rPr>
          <w:rFonts w:ascii="Times New Roman" w:hAnsi="Times New Roman" w:cs="Times New Roman"/>
        </w:rPr>
        <w:t xml:space="preserve"> density of </w:t>
      </w:r>
      <w:r w:rsidR="00223363" w:rsidRPr="00507E77">
        <w:rPr>
          <w:rFonts w:ascii="Times New Roman" w:hAnsi="Times New Roman" w:cs="Times New Roman"/>
        </w:rPr>
        <w:t>80 cells per m</w:t>
      </w:r>
      <w:r w:rsidR="00223363">
        <w:rPr>
          <w:rFonts w:ascii="Times New Roman" w:hAnsi="Times New Roman" w:cs="Times New Roman"/>
        </w:rPr>
        <w:t xml:space="preserve">l. I also grew </w:t>
      </w:r>
      <w:r w:rsidR="00223363">
        <w:rPr>
          <w:rFonts w:ascii="Times New Roman" w:hAnsi="Times New Roman" w:cs="Times New Roman"/>
          <w:i/>
          <w:iCs/>
        </w:rPr>
        <w:t>Tetrahymena</w:t>
      </w:r>
      <w:r w:rsidR="00223363">
        <w:rPr>
          <w:rFonts w:ascii="Times New Roman" w:hAnsi="Times New Roman" w:cs="Times New Roman"/>
        </w:rPr>
        <w:t xml:space="preserve"> at both contemporary temperatures without rotifers, at the same </w:t>
      </w:r>
      <w:r w:rsidR="00AB29B8">
        <w:rPr>
          <w:rFonts w:ascii="Times New Roman" w:hAnsi="Times New Roman" w:cs="Times New Roman"/>
        </w:rPr>
        <w:t xml:space="preserve">initial </w:t>
      </w:r>
      <w:r w:rsidR="00223363">
        <w:rPr>
          <w:rFonts w:ascii="Times New Roman" w:hAnsi="Times New Roman" w:cs="Times New Roman"/>
        </w:rPr>
        <w:t>density. Each treatment</w:t>
      </w:r>
      <w:r w:rsidR="00AB29B8">
        <w:rPr>
          <w:rFonts w:ascii="Times New Roman" w:hAnsi="Times New Roman" w:cs="Times New Roman"/>
        </w:rPr>
        <w:t xml:space="preserve"> combination</w:t>
      </w:r>
      <w:r w:rsidR="00223363">
        <w:rPr>
          <w:rFonts w:ascii="Times New Roman" w:hAnsi="Times New Roman" w:cs="Times New Roman"/>
        </w:rPr>
        <w:t xml:space="preserve"> had </w:t>
      </w:r>
      <w:r w:rsidR="00AB29B8">
        <w:rPr>
          <w:rFonts w:ascii="Times New Roman" w:hAnsi="Times New Roman" w:cs="Times New Roman"/>
        </w:rPr>
        <w:t>10</w:t>
      </w:r>
      <w:r w:rsidR="00223363">
        <w:rPr>
          <w:rFonts w:ascii="Times New Roman" w:hAnsi="Times New Roman" w:cs="Times New Roman"/>
        </w:rPr>
        <w:t xml:space="preserve"> replicates</w:t>
      </w:r>
      <w:r w:rsidR="00455A80">
        <w:rPr>
          <w:rFonts w:ascii="Times New Roman" w:hAnsi="Times New Roman" w:cs="Times New Roman"/>
        </w:rPr>
        <w:t xml:space="preserve">, </w:t>
      </w:r>
      <w:r w:rsidR="00455A80">
        <w:rPr>
          <w:rFonts w:ascii="Times New Roman" w:hAnsi="Times New Roman" w:cs="Times New Roman"/>
        </w:rPr>
        <w:lastRenderedPageBreak/>
        <w:t>corresponding to the</w:t>
      </w:r>
      <w:r w:rsidR="00B53127">
        <w:rPr>
          <w:rFonts w:ascii="Times New Roman" w:hAnsi="Times New Roman" w:cs="Times New Roman"/>
        </w:rPr>
        <w:t xml:space="preserve"> 10 replicate </w:t>
      </w:r>
      <w:r w:rsidR="00AB29B8">
        <w:rPr>
          <w:rFonts w:ascii="Times New Roman" w:hAnsi="Times New Roman" w:cs="Times New Roman"/>
        </w:rPr>
        <w:t>cultures from the evolution experiment</w:t>
      </w:r>
      <w:r w:rsidR="00223363">
        <w:rPr>
          <w:rFonts w:ascii="Times New Roman" w:hAnsi="Times New Roman" w:cs="Times New Roman"/>
        </w:rPr>
        <w:t xml:space="preserve">. Estimates of population size were made at expanding intervals of time: every six hours for the first two days, every 12 hours on the third day, daily until day 7, then every two days until day 21. A 100 ul sample of each replicate was removed and counted using a custom counting slide and a compound microscope to estimate population size. For replicates with both rotifers and ciliates, both species were counted from the same 100 ul sample. </w:t>
      </w:r>
    </w:p>
    <w:p w14:paraId="1C3048A0" w14:textId="16396F23" w:rsidR="000329DC" w:rsidRDefault="001E5580" w:rsidP="000329DC">
      <w:pPr>
        <w:spacing w:after="0" w:line="480" w:lineRule="auto"/>
        <w:ind w:firstLine="720"/>
        <w:rPr>
          <w:rFonts w:ascii="Times New Roman" w:hAnsi="Times New Roman" w:cs="Times New Roman"/>
        </w:rPr>
      </w:pPr>
      <w:r w:rsidRPr="009857A5">
        <w:rPr>
          <w:rFonts w:ascii="Times New Roman" w:hAnsi="Times New Roman" w:cs="Times New Roman"/>
          <w:i/>
          <w:iCs/>
        </w:rPr>
        <w:t>Body size measurements</w:t>
      </w:r>
      <w:r>
        <w:rPr>
          <w:rFonts w:ascii="Times New Roman" w:hAnsi="Times New Roman" w:cs="Times New Roman"/>
        </w:rPr>
        <w:t>—</w:t>
      </w:r>
      <w:r w:rsidR="000329DC">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 The purpose of using a custom slide was to avoid imaging the same individuals more than once. When recording videos, the slide stage was moved so that each channel was scanned by a camera (</w:t>
      </w:r>
      <w:r w:rsidR="000329DC" w:rsidRPr="001B54F6">
        <w:rPr>
          <w:rFonts w:ascii="Times New Roman" w:hAnsi="Times New Roman" w:cs="Times New Roman"/>
        </w:rPr>
        <w:t>Sony α7 II, ILCE-7M2, Sony Corp., Tokyo, Japan</w:t>
      </w:r>
      <w:r w:rsidR="000329DC">
        <w:rPr>
          <w:rFonts w:ascii="Times New Roman" w:hAnsi="Times New Roman" w:cs="Times New Roman"/>
        </w:rPr>
        <w:t xml:space="preserve">) attached to the compound microscope. Videos were recorded at 30 frames per second at a resolution of 1440 x 1080 pixels. </w:t>
      </w:r>
    </w:p>
    <w:p w14:paraId="5BD97CED" w14:textId="485FDA1A" w:rsidR="00DB3B9D" w:rsidRPr="00890AE8" w:rsidRDefault="000329DC" w:rsidP="00890AE8">
      <w:pPr>
        <w:spacing w:after="0" w:line="480" w:lineRule="auto"/>
        <w:ind w:firstLine="720"/>
        <w:rPr>
          <w:rFonts w:ascii="Times New Roman" w:hAnsi="Times New Roman" w:cs="Times New Roman"/>
        </w:rPr>
      </w:pPr>
      <w:r>
        <w:rPr>
          <w:rFonts w:ascii="Times New Roman" w:hAnsi="Times New Roman" w:cs="Times New Roman"/>
        </w:rPr>
        <w:t>From each video, still frames were exported each time a unique individual rotifer was visible, outstretched, and flat against the surface of the slide. From these images, rotifers were first isolated using object identification with a custom-trained YOLO11s model using Ultralytics YOLO (version 8.3.240; Jocher et al., 202</w:t>
      </w:r>
      <w:r w:rsidR="002D06DE">
        <w:rPr>
          <w:rFonts w:ascii="Times New Roman" w:hAnsi="Times New Roman" w:cs="Times New Roman"/>
        </w:rPr>
        <w:t>6</w:t>
      </w:r>
      <w:r>
        <w:rPr>
          <w:rFonts w:ascii="Times New Roman" w:hAnsi="Times New Roman" w:cs="Times New Roman"/>
        </w:rPr>
        <w:t xml:space="preserve">) running with PyTorch (version 2.9.0) on a CUDA-enabled GPU (NVIDIA Tesla T4). Objects identified as rotifers were then classified at the pixel level using a </w:t>
      </w:r>
      <w:r w:rsidRPr="007607DF">
        <w:rPr>
          <w:rFonts w:ascii="Times New Roman" w:hAnsi="Times New Roman" w:cs="Times New Roman"/>
        </w:rPr>
        <w:t xml:space="preserve">supervised parallel random forest classifier with variable importance </w:t>
      </w:r>
      <w:r>
        <w:rPr>
          <w:rFonts w:ascii="Times New Roman" w:hAnsi="Times New Roman" w:cs="Times New Roman"/>
        </w:rPr>
        <w:t xml:space="preserve">in Ilastik (version 1.4.1.post1-gpu; Berg et al., 2019). </w:t>
      </w:r>
      <w:r w:rsidRPr="00E5539E">
        <w:rPr>
          <w:rFonts w:ascii="Times New Roman" w:hAnsi="Times New Roman" w:cs="Times New Roman"/>
        </w:rPr>
        <w:t xml:space="preserve">The classifier was trained on manually annotated </w:t>
      </w:r>
      <w:r w:rsidRPr="00E5539E">
        <w:rPr>
          <w:rFonts w:ascii="Times New Roman" w:hAnsi="Times New Roman" w:cs="Times New Roman"/>
        </w:rPr>
        <w:lastRenderedPageBreak/>
        <w:t>pixels using multi-scale image features to generate per-pixel probability maps</w:t>
      </w:r>
      <w:r>
        <w:rPr>
          <w:rFonts w:ascii="Times New Roman" w:hAnsi="Times New Roman" w:cs="Times New Roman"/>
        </w:rPr>
        <w:t>. Segmented images were exported from Ilastik using the default settings, where each pixel was assigned to the rotifer class when that class had the highest predicted probability. These segmented images were converted to binary masks and further processed with closing, gap-filling, and smoothing operations using OpenCV (cv2, version 4.12.0) within Python (version 3.13.5). The area of each mask was measured in square pixels then converted to micrometers. Finally, the cleaned masks were overlayed on top of the original color images and manually reviewed to ensure accuracy using a custom Python script.</w:t>
      </w:r>
    </w:p>
    <w:p w14:paraId="4FA02388" w14:textId="1C592938" w:rsidR="007A44D5" w:rsidRDefault="00890AE8" w:rsidP="00DB3B9D">
      <w:pPr>
        <w:spacing w:after="0" w:line="480" w:lineRule="auto"/>
        <w:ind w:firstLine="720"/>
        <w:rPr>
          <w:rFonts w:ascii="Times New Roman" w:hAnsi="Times New Roman" w:cs="Times New Roman"/>
        </w:rPr>
      </w:pPr>
      <w:r w:rsidRPr="009857A5">
        <w:rPr>
          <w:rFonts w:ascii="Times New Roman" w:hAnsi="Times New Roman" w:cs="Times New Roman"/>
          <w:i/>
          <w:iCs/>
        </w:rPr>
        <w:t>Growth Models</w:t>
      </w:r>
      <w:r>
        <w:rPr>
          <w:rFonts w:ascii="Times New Roman" w:hAnsi="Times New Roman" w:cs="Times New Roman"/>
        </w:rPr>
        <w:t>—</w:t>
      </w:r>
      <w:r w:rsidR="002013A1" w:rsidRPr="002013A1">
        <w:rPr>
          <w:rFonts w:ascii="Times New Roman" w:hAnsi="Times New Roman" w:cs="Times New Roman"/>
        </w:rPr>
        <w:t xml:space="preserve">To model population growth, I used the form of the continuous logistic equation favored by Mallet (2012; Equation 2), which Mallet argues is closer to Verhulst's (1838) original conception. In this formulation, intraspecific crowding is parameterized directly by a per-capita competition coefficient (α) rather than indirectly through </w:t>
      </w:r>
      <w:r w:rsidR="00774E89">
        <w:rPr>
          <w:rFonts w:ascii="Times New Roman" w:hAnsi="Times New Roman" w:cs="Times New Roman"/>
        </w:rPr>
        <w:t>realized equilibrium</w:t>
      </w:r>
      <w:r w:rsidR="002013A1" w:rsidRPr="002013A1">
        <w:rPr>
          <w:rFonts w:ascii="Times New Roman" w:hAnsi="Times New Roman" w:cs="Times New Roman"/>
        </w:rPr>
        <w:t xml:space="preserve"> (</w:t>
      </w:r>
      <m:oMath>
        <m:acc>
          <m:accPr>
            <m:ctrlPr>
              <w:rPr>
                <w:rFonts w:ascii="Cambria Math" w:hAnsi="Cambria Math" w:cs="Times New Roman"/>
                <w:i/>
              </w:rPr>
            </m:ctrlPr>
          </m:accPr>
          <m:e>
            <m:r>
              <w:rPr>
                <w:rFonts w:ascii="Cambria Math" w:hAnsi="Cambria Math" w:cs="Times New Roman"/>
              </w:rPr>
              <m:t>N</m:t>
            </m:r>
          </m:e>
        </m:acc>
      </m:oMath>
      <w:r w:rsidR="00894724">
        <w:rPr>
          <w:rFonts w:ascii="Times New Roman" w:eastAsiaTheme="minorEastAsia" w:hAnsi="Times New Roman" w:cs="Times New Roman"/>
        </w:rPr>
        <w:t>; frequently referred to as carrying capacity, K</w:t>
      </w:r>
      <w:r w:rsidR="002013A1" w:rsidRPr="002013A1">
        <w:rPr>
          <w:rFonts w:ascii="Times New Roman" w:hAnsi="Times New Roman" w:cs="Times New Roman"/>
        </w:rPr>
        <w:t>), where</w:t>
      </w:r>
      <w:commentRangeStart w:id="51"/>
      <w:r w:rsidR="00774E89">
        <w:rPr>
          <w:rFonts w:ascii="Times New Roman" w:hAnsi="Times New Roman" w:cs="Times New Roman"/>
        </w:rPr>
        <w:t xml:space="preserve"> </w:t>
      </w:r>
      <m:oMath>
        <m:acc>
          <m:accPr>
            <m:ctrlPr>
              <w:rPr>
                <w:rFonts w:ascii="Cambria Math" w:hAnsi="Cambria Math" w:cs="Times New Roman"/>
                <w:i/>
              </w:rPr>
            </m:ctrlPr>
          </m:accPr>
          <m:e>
            <m:r>
              <w:rPr>
                <w:rFonts w:ascii="Cambria Math" w:hAnsi="Cambria Math" w:cs="Times New Roman"/>
              </w:rPr>
              <m:t>N</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r</m:t>
            </m:r>
          </m:num>
          <m:den>
            <m:r>
              <w:rPr>
                <w:rFonts w:ascii="Cambria Math" w:hAnsi="Cambria Math" w:cs="Times New Roman"/>
              </w:rPr>
              <m:t>α</m:t>
            </m:r>
          </m:den>
        </m:f>
      </m:oMath>
      <w:commentRangeEnd w:id="51"/>
      <w:r w:rsidR="00774E89" w:rsidRPr="002013A1">
        <w:rPr>
          <w:rStyle w:val="CommentReference"/>
          <w:rFonts w:ascii="Times New Roman" w:hAnsi="Times New Roman" w:cs="Times New Roman"/>
          <w:sz w:val="24"/>
          <w:szCs w:val="24"/>
        </w:rPr>
        <w:commentReference w:id="51"/>
      </w:r>
      <w:r w:rsidR="002013A1" w:rsidRPr="002013A1">
        <w:rPr>
          <w:rFonts w:ascii="Times New Roman" w:hAnsi="Times New Roman" w:cs="Times New Roman"/>
        </w:rPr>
        <w:t>.</w:t>
      </w:r>
      <w:r w:rsidR="002013A1">
        <w:rPr>
          <w:rFonts w:ascii="Times New Roman" w:hAnsi="Times New Roman" w:cs="Times New Roman"/>
        </w:rPr>
        <w:t xml:space="preserve"> </w:t>
      </w:r>
      <w:r w:rsidR="00503842" w:rsidRPr="00503842">
        <w:rPr>
          <w:rFonts w:ascii="Times New Roman" w:hAnsi="Times New Roman" w:cs="Times New Roman"/>
        </w:rPr>
        <w:t>This formulation allows growth rate (</w:t>
      </w:r>
      <w:r w:rsidR="00503842" w:rsidRPr="005F7EFF">
        <w:rPr>
          <w:rFonts w:ascii="Times New Roman" w:hAnsi="Times New Roman" w:cs="Times New Roman"/>
          <w:i/>
          <w:iCs/>
        </w:rPr>
        <w:t>r</w:t>
      </w:r>
      <w:r w:rsidR="00503842" w:rsidRPr="00503842">
        <w:rPr>
          <w:rFonts w:ascii="Times New Roman" w:hAnsi="Times New Roman" w:cs="Times New Roman"/>
        </w:rPr>
        <w:t xml:space="preserve">) and crowding (α) to be estimated and interpreted as independent biological </w:t>
      </w:r>
      <w:r w:rsidR="005F7EFF">
        <w:rPr>
          <w:rFonts w:ascii="Times New Roman" w:hAnsi="Times New Roman" w:cs="Times New Roman"/>
        </w:rPr>
        <w:t>characteristics</w:t>
      </w:r>
      <w:r w:rsidR="00503842" w:rsidRPr="00503842">
        <w:rPr>
          <w:rFonts w:ascii="Times New Roman" w:hAnsi="Times New Roman" w:cs="Times New Roman"/>
        </w:rPr>
        <w:t xml:space="preserve"> (</w:t>
      </w:r>
      <w:r w:rsidR="0078574F">
        <w:rPr>
          <w:rFonts w:ascii="Times New Roman" w:hAnsi="Times New Roman" w:cs="Times New Roman"/>
        </w:rPr>
        <w:t xml:space="preserve">Andrews et al., 1986; </w:t>
      </w:r>
      <w:r w:rsidR="00503842" w:rsidRPr="00503842">
        <w:rPr>
          <w:rFonts w:ascii="Times New Roman" w:hAnsi="Times New Roman" w:cs="Times New Roman"/>
        </w:rPr>
        <w:t xml:space="preserve">Mallet, </w:t>
      </w:r>
      <w:r w:rsidR="00BF7D9F">
        <w:rPr>
          <w:rFonts w:ascii="Times New Roman" w:hAnsi="Times New Roman" w:cs="Times New Roman"/>
        </w:rPr>
        <w:t>2012</w:t>
      </w:r>
      <w:r w:rsidR="00503842" w:rsidRPr="00503842">
        <w:rPr>
          <w:rFonts w:ascii="Times New Roman" w:hAnsi="Times New Roman" w:cs="Times New Roman"/>
        </w:rPr>
        <w:t>)</w:t>
      </w:r>
      <w:r w:rsidR="007A44D5" w:rsidRPr="007A44D5">
        <w:rPr>
          <w:rFonts w:ascii="Times New Roman" w:hAnsi="Times New Roman" w:cs="Times New Roman"/>
        </w:rPr>
        <w:t xml:space="preserve">. I fit the analytical solution of this equation (Equation 3) to time-series count data using nonlinear least squares via the Levenberg–Marquardt algorithm, implemented as a user-specified model in the </w:t>
      </w:r>
      <w:r w:rsidR="007A44D5" w:rsidRPr="007A44D5">
        <w:rPr>
          <w:rFonts w:ascii="Times New Roman" w:hAnsi="Times New Roman" w:cs="Times New Roman"/>
          <w:i/>
          <w:iCs/>
        </w:rPr>
        <w:t>growthrates</w:t>
      </w:r>
      <w:r w:rsidR="007A44D5" w:rsidRPr="007A44D5">
        <w:rPr>
          <w:rFonts w:ascii="Times New Roman" w:hAnsi="Times New Roman" w:cs="Times New Roman"/>
        </w:rPr>
        <w:t xml:space="preserve"> package (v</w:t>
      </w:r>
      <w:r w:rsidR="000F0A78">
        <w:rPr>
          <w:rFonts w:ascii="Times New Roman" w:hAnsi="Times New Roman" w:cs="Times New Roman"/>
        </w:rPr>
        <w:t xml:space="preserve">ersion </w:t>
      </w:r>
      <w:r w:rsidR="007A44D5" w:rsidRPr="007A44D5">
        <w:rPr>
          <w:rFonts w:ascii="Times New Roman" w:hAnsi="Times New Roman" w:cs="Times New Roman"/>
        </w:rPr>
        <w:t xml:space="preserve">0.8.5; Petzoldt, </w:t>
      </w:r>
      <w:r w:rsidR="00DF7D8B">
        <w:rPr>
          <w:rFonts w:ascii="Times New Roman" w:hAnsi="Times New Roman" w:cs="Times New Roman"/>
        </w:rPr>
        <w:t>2019</w:t>
      </w:r>
      <w:r w:rsidR="007A44D5" w:rsidRPr="007A44D5">
        <w:rPr>
          <w:rFonts w:ascii="Times New Roman" w:hAnsi="Times New Roman" w:cs="Times New Roman"/>
        </w:rPr>
        <w:t>) in R (v</w:t>
      </w:r>
      <w:r w:rsidR="000F0A78">
        <w:rPr>
          <w:rFonts w:ascii="Times New Roman" w:hAnsi="Times New Roman" w:cs="Times New Roman"/>
        </w:rPr>
        <w:t xml:space="preserve">ersion </w:t>
      </w:r>
      <w:r w:rsidR="007A44D5" w:rsidRPr="007A44D5">
        <w:rPr>
          <w:rFonts w:ascii="Times New Roman" w:hAnsi="Times New Roman" w:cs="Times New Roman"/>
        </w:rPr>
        <w:t xml:space="preserve">4.5.2). I fit models separately for each combination of evolved temperature, </w:t>
      </w:r>
      <w:r w:rsidR="00870EB5">
        <w:rPr>
          <w:rFonts w:ascii="Times New Roman" w:hAnsi="Times New Roman" w:cs="Times New Roman"/>
        </w:rPr>
        <w:t>contemporary</w:t>
      </w:r>
      <w:r w:rsidR="007A44D5" w:rsidRPr="007A44D5">
        <w:rPr>
          <w:rFonts w:ascii="Times New Roman" w:hAnsi="Times New Roman" w:cs="Times New Roman"/>
        </w:rPr>
        <w:t xml:space="preserve"> temperature, competition treatment, and replicate, and fit rotifer and protist populations independently. Initial parameter values and bounds for </w:t>
      </w:r>
      <w:r w:rsidR="007A44D5" w:rsidRPr="00A66011">
        <w:rPr>
          <w:rFonts w:ascii="Times New Roman" w:hAnsi="Times New Roman" w:cs="Times New Roman"/>
          <w:i/>
          <w:iCs/>
        </w:rPr>
        <w:t>y</w:t>
      </w:r>
      <w:r w:rsidR="007A44D5" w:rsidRPr="005154C5">
        <w:rPr>
          <w:rFonts w:ascii="Times New Roman" w:hAnsi="Times New Roman" w:cs="Times New Roman"/>
        </w:rPr>
        <w:t>₀</w:t>
      </w:r>
      <w:r w:rsidR="007A44D5" w:rsidRPr="007A44D5">
        <w:rPr>
          <w:rFonts w:ascii="Times New Roman" w:hAnsi="Times New Roman" w:cs="Times New Roman"/>
        </w:rPr>
        <w:t xml:space="preserve">, </w:t>
      </w:r>
      <w:r w:rsidR="007A44D5" w:rsidRPr="00A66011">
        <w:rPr>
          <w:rFonts w:ascii="Times New Roman" w:hAnsi="Times New Roman" w:cs="Times New Roman"/>
          <w:i/>
          <w:iCs/>
        </w:rPr>
        <w:t>r</w:t>
      </w:r>
      <w:r w:rsidR="007A44D5" w:rsidRPr="007A44D5">
        <w:rPr>
          <w:rFonts w:ascii="Times New Roman" w:hAnsi="Times New Roman" w:cs="Times New Roman"/>
        </w:rPr>
        <w:t>, and α were chosen based on visual inspection of the growth curves</w:t>
      </w:r>
      <w:r w:rsidR="00C36DD4">
        <w:rPr>
          <w:rFonts w:ascii="Times New Roman" w:hAnsi="Times New Roman" w:cs="Times New Roman"/>
        </w:rPr>
        <w:t>. These parameters</w:t>
      </w:r>
      <w:r w:rsidR="007A44D5" w:rsidRPr="007A44D5">
        <w:rPr>
          <w:rFonts w:ascii="Times New Roman" w:hAnsi="Times New Roman" w:cs="Times New Roman"/>
        </w:rPr>
        <w:t xml:space="preserve"> differed between taxa</w:t>
      </w:r>
      <w:r w:rsidR="00E107DE">
        <w:rPr>
          <w:rFonts w:ascii="Times New Roman" w:hAnsi="Times New Roman" w:cs="Times New Roman"/>
        </w:rPr>
        <w:t xml:space="preserve"> </w:t>
      </w:r>
      <w:r w:rsidR="007A44D5" w:rsidRPr="007A44D5">
        <w:rPr>
          <w:rFonts w:ascii="Times New Roman" w:hAnsi="Times New Roman" w:cs="Times New Roman"/>
        </w:rPr>
        <w:t>to reflect their distinct densities and growth rates</w:t>
      </w:r>
      <w:r w:rsidR="0099531D">
        <w:rPr>
          <w:rFonts w:ascii="Times New Roman" w:hAnsi="Times New Roman" w:cs="Times New Roman"/>
        </w:rPr>
        <w:t>, but remained consistent among treatments and replicates</w:t>
      </w:r>
      <w:r w:rsidR="00F241CC">
        <w:rPr>
          <w:rFonts w:ascii="Times New Roman" w:hAnsi="Times New Roman" w:cs="Times New Roman"/>
        </w:rPr>
        <w:t xml:space="preserve"> (Table </w:t>
      </w:r>
      <w:r w:rsidR="00B062CB">
        <w:rPr>
          <w:rFonts w:ascii="Times New Roman" w:hAnsi="Times New Roman" w:cs="Times New Roman"/>
        </w:rPr>
        <w:t>1</w:t>
      </w:r>
      <w:r w:rsidR="00F241CC">
        <w:rPr>
          <w:rFonts w:ascii="Times New Roman" w:hAnsi="Times New Roman" w:cs="Times New Roman"/>
        </w:rPr>
        <w:t>)</w:t>
      </w:r>
      <w:r w:rsidR="007A44D5" w:rsidRPr="007A44D5">
        <w:rPr>
          <w:rFonts w:ascii="Times New Roman" w:hAnsi="Times New Roman" w:cs="Times New Roman"/>
        </w:rPr>
        <w:t>. I assessed model fit</w:t>
      </w:r>
      <w:r w:rsidR="00E62A3F">
        <w:rPr>
          <w:rFonts w:ascii="Times New Roman" w:hAnsi="Times New Roman" w:cs="Times New Roman"/>
        </w:rPr>
        <w:t>s</w:t>
      </w:r>
      <w:r w:rsidR="007A44D5" w:rsidRPr="007A44D5">
        <w:rPr>
          <w:rFonts w:ascii="Times New Roman" w:hAnsi="Times New Roman" w:cs="Times New Roman"/>
        </w:rPr>
        <w:t xml:space="preserve"> by visual</w:t>
      </w:r>
      <w:r w:rsidR="001900E3">
        <w:rPr>
          <w:rFonts w:ascii="Times New Roman" w:hAnsi="Times New Roman" w:cs="Times New Roman"/>
        </w:rPr>
        <w:t>ly</w:t>
      </w:r>
      <w:r w:rsidR="007A44D5" w:rsidRPr="007A44D5">
        <w:rPr>
          <w:rFonts w:ascii="Times New Roman" w:hAnsi="Times New Roman" w:cs="Times New Roman"/>
        </w:rPr>
        <w:t xml:space="preserve"> inspect</w:t>
      </w:r>
      <w:r w:rsidR="001900E3">
        <w:rPr>
          <w:rFonts w:ascii="Times New Roman" w:hAnsi="Times New Roman" w:cs="Times New Roman"/>
        </w:rPr>
        <w:t xml:space="preserve">ing the </w:t>
      </w:r>
      <w:r w:rsidR="007A44D5" w:rsidRPr="007A44D5">
        <w:rPr>
          <w:rFonts w:ascii="Times New Roman" w:hAnsi="Times New Roman" w:cs="Times New Roman"/>
        </w:rPr>
        <w:t xml:space="preserve">fitted curves overlaid on </w:t>
      </w:r>
      <w:r w:rsidR="007A44D5" w:rsidRPr="007A44D5">
        <w:rPr>
          <w:rFonts w:ascii="Times New Roman" w:hAnsi="Times New Roman" w:cs="Times New Roman"/>
        </w:rPr>
        <w:lastRenderedPageBreak/>
        <w:t xml:space="preserve">observed data </w:t>
      </w:r>
      <w:r w:rsidR="00181CEC">
        <w:rPr>
          <w:rFonts w:ascii="Times New Roman" w:hAnsi="Times New Roman" w:cs="Times New Roman"/>
        </w:rPr>
        <w:t>(</w:t>
      </w:r>
      <w:r w:rsidR="00181CEC" w:rsidRPr="00B062CB">
        <w:rPr>
          <w:rFonts w:ascii="Times New Roman" w:hAnsi="Times New Roman" w:cs="Times New Roman"/>
        </w:rPr>
        <w:t>Figure</w:t>
      </w:r>
      <w:r w:rsidR="00B062CB">
        <w:rPr>
          <w:rFonts w:ascii="Times New Roman" w:hAnsi="Times New Roman" w:cs="Times New Roman"/>
        </w:rPr>
        <w:t xml:space="preserve"> </w:t>
      </w:r>
      <w:r w:rsidR="00176BF3">
        <w:rPr>
          <w:rFonts w:ascii="Times New Roman" w:hAnsi="Times New Roman" w:cs="Times New Roman"/>
        </w:rPr>
        <w:t>S2, S3</w:t>
      </w:r>
      <w:r w:rsidR="00181CEC">
        <w:rPr>
          <w:rFonts w:ascii="Times New Roman" w:hAnsi="Times New Roman" w:cs="Times New Roman"/>
        </w:rPr>
        <w:t xml:space="preserve">) </w:t>
      </w:r>
      <w:r w:rsidR="007A44D5" w:rsidRPr="007A44D5">
        <w:rPr>
          <w:rFonts w:ascii="Times New Roman" w:hAnsi="Times New Roman" w:cs="Times New Roman"/>
        </w:rPr>
        <w:t xml:space="preserve">and by </w:t>
      </w:r>
      <w:r w:rsidR="00AC450E">
        <w:rPr>
          <w:rFonts w:ascii="Times New Roman" w:hAnsi="Times New Roman" w:cs="Times New Roman"/>
        </w:rPr>
        <w:t>examining the</w:t>
      </w:r>
      <w:r w:rsidR="007A44D5" w:rsidRPr="007A44D5">
        <w:rPr>
          <w:rFonts w:ascii="Times New Roman" w:hAnsi="Times New Roman" w:cs="Times New Roman"/>
        </w:rPr>
        <w:t xml:space="preserve"> </w:t>
      </w:r>
      <w:r w:rsidR="007A44D5" w:rsidRPr="00E25E2C">
        <w:rPr>
          <w:rFonts w:ascii="Times New Roman" w:hAnsi="Times New Roman" w:cs="Times New Roman"/>
          <w:i/>
          <w:iCs/>
        </w:rPr>
        <w:t>R</w:t>
      </w:r>
      <w:r w:rsidR="007A44D5" w:rsidRPr="007A44D5">
        <w:rPr>
          <w:rFonts w:ascii="Times New Roman" w:hAnsi="Times New Roman" w:cs="Times New Roman"/>
        </w:rPr>
        <w:t>²</w:t>
      </w:r>
      <w:r w:rsidR="00AC450E">
        <w:rPr>
          <w:rFonts w:ascii="Times New Roman" w:hAnsi="Times New Roman" w:cs="Times New Roman"/>
        </w:rPr>
        <w:t xml:space="preserve"> values for each model</w:t>
      </w:r>
      <w:r w:rsidR="00E5601D">
        <w:rPr>
          <w:rFonts w:ascii="Times New Roman" w:hAnsi="Times New Roman" w:cs="Times New Roman"/>
        </w:rPr>
        <w:t xml:space="preserve"> (</w:t>
      </w:r>
      <w:r w:rsidR="00962EDF">
        <w:rPr>
          <w:rFonts w:ascii="Times New Roman" w:hAnsi="Times New Roman" w:cs="Times New Roman"/>
          <w:i/>
          <w:iCs/>
        </w:rPr>
        <w:t>H. rosa</w:t>
      </w:r>
      <w:r w:rsidR="00E5601D">
        <w:rPr>
          <w:rFonts w:ascii="Times New Roman" w:hAnsi="Times New Roman" w:cs="Times New Roman"/>
        </w:rPr>
        <w:t xml:space="preserve"> models </w:t>
      </w:r>
      <w:r w:rsidR="00E5601D">
        <w:rPr>
          <w:rFonts w:ascii="Times New Roman" w:hAnsi="Times New Roman" w:cs="Times New Roman"/>
          <w:i/>
          <w:iCs/>
        </w:rPr>
        <w:t>R</w:t>
      </w:r>
      <w:r w:rsidR="00E5601D" w:rsidRPr="00E5601D">
        <w:rPr>
          <w:rFonts w:ascii="Times New Roman" w:hAnsi="Times New Roman" w:cs="Times New Roman"/>
          <w:vertAlign w:val="superscript"/>
        </w:rPr>
        <w:t>2</w:t>
      </w:r>
      <w:r w:rsidR="00E5601D" w:rsidRPr="00E5601D">
        <w:rPr>
          <w:rFonts w:ascii="Times New Roman" w:hAnsi="Times New Roman" w:cs="Times New Roman"/>
          <w:vertAlign w:val="subscript"/>
        </w:rPr>
        <w:t xml:space="preserve"> </w:t>
      </w:r>
      <w:r w:rsidR="00E5601D">
        <w:rPr>
          <w:rFonts w:ascii="Times New Roman" w:hAnsi="Times New Roman" w:cs="Times New Roman"/>
        </w:rPr>
        <w:t>= 0.90 ± 0.0</w:t>
      </w:r>
      <w:r w:rsidR="00A5700D">
        <w:rPr>
          <w:rFonts w:ascii="Times New Roman" w:hAnsi="Times New Roman" w:cs="Times New Roman"/>
        </w:rPr>
        <w:t>6</w:t>
      </w:r>
      <w:r w:rsidR="007C22AA">
        <w:rPr>
          <w:rFonts w:ascii="Times New Roman" w:hAnsi="Times New Roman" w:cs="Times New Roman"/>
        </w:rPr>
        <w:t xml:space="preserve"> SD</w:t>
      </w:r>
      <w:r w:rsidR="00E5601D">
        <w:rPr>
          <w:rFonts w:ascii="Times New Roman" w:hAnsi="Times New Roman" w:cs="Times New Roman"/>
        </w:rPr>
        <w:t xml:space="preserve">; </w:t>
      </w:r>
      <w:r w:rsidR="001A4501">
        <w:rPr>
          <w:rFonts w:ascii="Times New Roman" w:hAnsi="Times New Roman" w:cs="Times New Roman"/>
          <w:i/>
          <w:iCs/>
        </w:rPr>
        <w:t>Tetrahymena</w:t>
      </w:r>
      <w:r w:rsidR="00E5601D">
        <w:rPr>
          <w:rFonts w:ascii="Times New Roman" w:hAnsi="Times New Roman" w:cs="Times New Roman"/>
        </w:rPr>
        <w:t xml:space="preserve"> models </w:t>
      </w:r>
      <w:r w:rsidR="00E5601D">
        <w:rPr>
          <w:rFonts w:ascii="Times New Roman" w:hAnsi="Times New Roman" w:cs="Times New Roman"/>
          <w:i/>
          <w:iCs/>
        </w:rPr>
        <w:t>R</w:t>
      </w:r>
      <w:r w:rsidR="00E5601D">
        <w:rPr>
          <w:rFonts w:ascii="Times New Roman" w:hAnsi="Times New Roman" w:cs="Times New Roman"/>
          <w:vertAlign w:val="superscript"/>
        </w:rPr>
        <w:t>2</w:t>
      </w:r>
      <w:r w:rsidR="00E5601D">
        <w:rPr>
          <w:rFonts w:ascii="Times New Roman" w:hAnsi="Times New Roman" w:cs="Times New Roman"/>
        </w:rPr>
        <w:t xml:space="preserve"> = 0.56 ± 0.17</w:t>
      </w:r>
      <w:r w:rsidR="007C22AA">
        <w:rPr>
          <w:rFonts w:ascii="Times New Roman" w:hAnsi="Times New Roman" w:cs="Times New Roman"/>
        </w:rPr>
        <w:t xml:space="preserve"> SD</w:t>
      </w:r>
      <w:r w:rsidR="00E5601D">
        <w:rPr>
          <w:rFonts w:ascii="Times New Roman" w:hAnsi="Times New Roman" w:cs="Times New Roman"/>
        </w:rPr>
        <w:t>)</w:t>
      </w:r>
      <w:r w:rsidR="007A44D5" w:rsidRPr="007A44D5">
        <w:rPr>
          <w:rFonts w:ascii="Times New Roman" w:hAnsi="Times New Roman" w:cs="Times New Roman"/>
        </w:rPr>
        <w:t>.</w:t>
      </w:r>
    </w:p>
    <w:p w14:paraId="459089B9" w14:textId="77777777" w:rsidR="00082721" w:rsidRPr="00695F54" w:rsidRDefault="00000000" w:rsidP="00082721">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2</m:t>
                  </m:r>
                </m:e>
              </m:d>
            </m:e>
          </m:eqArr>
        </m:oMath>
      </m:oMathPara>
    </w:p>
    <w:p w14:paraId="45862043" w14:textId="07FD8191" w:rsidR="00082721" w:rsidRPr="00082721" w:rsidRDefault="00000000" w:rsidP="00082721">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p w14:paraId="04BBBCD7" w14:textId="61528ABA" w:rsidR="00223363" w:rsidRPr="00580546" w:rsidRDefault="00C02350" w:rsidP="00223363">
      <w:pPr>
        <w:spacing w:after="0" w:line="480" w:lineRule="auto"/>
        <w:ind w:firstLine="720"/>
        <w:rPr>
          <w:rFonts w:ascii="Times New Roman" w:hAnsi="Times New Roman" w:cs="Times New Roman"/>
        </w:rPr>
      </w:pPr>
      <w:r w:rsidRPr="009857A5">
        <w:rPr>
          <w:rFonts w:ascii="Times New Roman" w:hAnsi="Times New Roman" w:cs="Times New Roman"/>
          <w:i/>
          <w:iCs/>
        </w:rPr>
        <w:t>Statistical analysis</w:t>
      </w:r>
      <w:r>
        <w:rPr>
          <w:rFonts w:ascii="Times New Roman" w:hAnsi="Times New Roman" w:cs="Times New Roman"/>
        </w:rPr>
        <w:t>—</w:t>
      </w:r>
      <w:r w:rsidR="00B475B6">
        <w:rPr>
          <w:rFonts w:ascii="Times New Roman" w:hAnsi="Times New Roman" w:cs="Times New Roman"/>
        </w:rPr>
        <w:t>The effect</w:t>
      </w:r>
      <w:r w:rsidR="00C613A0">
        <w:rPr>
          <w:rFonts w:ascii="Times New Roman" w:hAnsi="Times New Roman" w:cs="Times New Roman"/>
        </w:rPr>
        <w:t>s</w:t>
      </w:r>
      <w:r w:rsidR="00B475B6">
        <w:rPr>
          <w:rFonts w:ascii="Times New Roman" w:hAnsi="Times New Roman" w:cs="Times New Roman"/>
        </w:rPr>
        <w:t xml:space="preserve"> of h</w:t>
      </w:r>
      <w:r w:rsidR="00223363">
        <w:rPr>
          <w:rFonts w:ascii="Times New Roman" w:hAnsi="Times New Roman" w:cs="Times New Roman"/>
        </w:rPr>
        <w:t xml:space="preserve">istoric temperature, </w:t>
      </w:r>
      <w:r w:rsidR="00214740">
        <w:rPr>
          <w:rFonts w:ascii="Times New Roman" w:hAnsi="Times New Roman" w:cs="Times New Roman"/>
        </w:rPr>
        <w:t>contemporary</w:t>
      </w:r>
      <w:r w:rsidR="00223363">
        <w:rPr>
          <w:rFonts w:ascii="Times New Roman" w:hAnsi="Times New Roman" w:cs="Times New Roman"/>
        </w:rPr>
        <w:t xml:space="preserve"> temperature, competition</w:t>
      </w:r>
      <w:r w:rsidR="00D83249">
        <w:rPr>
          <w:rFonts w:ascii="Times New Roman" w:hAnsi="Times New Roman" w:cs="Times New Roman"/>
        </w:rPr>
        <w:t xml:space="preserve"> treatment</w:t>
      </w:r>
      <w:r w:rsidR="00EE53CE">
        <w:rPr>
          <w:rFonts w:ascii="Times New Roman" w:hAnsi="Times New Roman" w:cs="Times New Roman"/>
        </w:rPr>
        <w:t>, and their interactions</w:t>
      </w:r>
      <w:r w:rsidR="001E4114">
        <w:rPr>
          <w:rFonts w:ascii="Times New Roman" w:hAnsi="Times New Roman" w:cs="Times New Roman"/>
        </w:rPr>
        <w:t xml:space="preserve"> </w:t>
      </w:r>
      <w:r w:rsidR="00223363">
        <w:rPr>
          <w:rFonts w:ascii="Times New Roman" w:hAnsi="Times New Roman" w:cs="Times New Roman"/>
        </w:rPr>
        <w:t>on the intrinsic growth rate (</w:t>
      </w:r>
      <w:r w:rsidR="00223363">
        <w:rPr>
          <w:rFonts w:ascii="Times New Roman" w:hAnsi="Times New Roman" w:cs="Times New Roman"/>
          <w:i/>
          <w:iCs/>
        </w:rPr>
        <w:t>r</w:t>
      </w:r>
      <w:r w:rsidR="00223363">
        <w:rPr>
          <w:rFonts w:ascii="Times New Roman" w:hAnsi="Times New Roman" w:cs="Times New Roman"/>
        </w:rPr>
        <w:t>)</w:t>
      </w:r>
      <w:r w:rsidR="00E96EEB">
        <w:rPr>
          <w:rFonts w:ascii="Times New Roman" w:hAnsi="Times New Roman" w:cs="Times New Roman"/>
        </w:rPr>
        <w:t xml:space="preserve"> and </w:t>
      </w:r>
      <w:r w:rsidR="00223363">
        <w:rPr>
          <w:rFonts w:ascii="Times New Roman" w:hAnsi="Times New Roman" w:cs="Times New Roman"/>
        </w:rPr>
        <w:t>crowding coefficient (</w:t>
      </w:r>
      <w:r w:rsidR="00223363" w:rsidRPr="00580546">
        <w:rPr>
          <w:rFonts w:ascii="Times New Roman" w:hAnsi="Times New Roman" w:cs="Times New Roman"/>
          <w:i/>
          <w:iCs/>
        </w:rPr>
        <w:t>α</w:t>
      </w:r>
      <w:r w:rsidR="00223363">
        <w:rPr>
          <w:rFonts w:ascii="Times New Roman" w:hAnsi="Times New Roman" w:cs="Times New Roman"/>
        </w:rPr>
        <w:t>)</w:t>
      </w:r>
      <w:r w:rsidR="00E96EEB">
        <w:rPr>
          <w:rFonts w:ascii="Times New Roman" w:hAnsi="Times New Roman" w:cs="Times New Roman"/>
        </w:rPr>
        <w:t xml:space="preserve"> </w:t>
      </w:r>
      <w:r w:rsidR="002C5A28">
        <w:rPr>
          <w:rFonts w:ascii="Times New Roman" w:hAnsi="Times New Roman" w:cs="Times New Roman"/>
        </w:rPr>
        <w:t xml:space="preserve">of </w:t>
      </w:r>
      <w:r w:rsidR="00B649DF" w:rsidRPr="00B649DF">
        <w:rPr>
          <w:rFonts w:ascii="Times New Roman" w:hAnsi="Times New Roman" w:cs="Times New Roman"/>
        </w:rPr>
        <w:t>rotifers</w:t>
      </w:r>
      <w:r w:rsidR="002C5A28">
        <w:rPr>
          <w:rFonts w:ascii="Times New Roman" w:hAnsi="Times New Roman" w:cs="Times New Roman"/>
        </w:rPr>
        <w:t xml:space="preserve"> </w:t>
      </w:r>
      <w:r w:rsidR="00223363" w:rsidRPr="002C5A28">
        <w:rPr>
          <w:rFonts w:ascii="Times New Roman" w:hAnsi="Times New Roman" w:cs="Times New Roman"/>
        </w:rPr>
        <w:t>were</w:t>
      </w:r>
      <w:r w:rsidR="00223363">
        <w:rPr>
          <w:rFonts w:ascii="Times New Roman" w:hAnsi="Times New Roman" w:cs="Times New Roman"/>
        </w:rPr>
        <w:t xml:space="preserve"> analyzed using separate three-way ANOVA</w:t>
      </w:r>
      <w:r w:rsidR="00D96103">
        <w:rPr>
          <w:rFonts w:ascii="Times New Roman" w:hAnsi="Times New Roman" w:cs="Times New Roman"/>
        </w:rPr>
        <w:t>s</w:t>
      </w:r>
      <w:r w:rsidR="00DD0F83">
        <w:rPr>
          <w:rFonts w:ascii="Times New Roman" w:hAnsi="Times New Roman" w:cs="Times New Roman"/>
        </w:rPr>
        <w:t xml:space="preserve"> for each </w:t>
      </w:r>
      <w:r w:rsidR="00D83249">
        <w:rPr>
          <w:rFonts w:ascii="Times New Roman" w:hAnsi="Times New Roman" w:cs="Times New Roman"/>
        </w:rPr>
        <w:t xml:space="preserve">dependent </w:t>
      </w:r>
      <w:r w:rsidR="00DD0F83">
        <w:rPr>
          <w:rFonts w:ascii="Times New Roman" w:hAnsi="Times New Roman" w:cs="Times New Roman"/>
        </w:rPr>
        <w:t>variable</w:t>
      </w:r>
      <w:r w:rsidR="00223363">
        <w:rPr>
          <w:rFonts w:ascii="Times New Roman" w:hAnsi="Times New Roman" w:cs="Times New Roman"/>
        </w:rPr>
        <w:t xml:space="preserve">. </w:t>
      </w:r>
      <w:r w:rsidR="00B649DF">
        <w:rPr>
          <w:rFonts w:ascii="Times New Roman" w:hAnsi="Times New Roman" w:cs="Times New Roman"/>
        </w:rPr>
        <w:t xml:space="preserve">The effect of historic temperature on the body size of </w:t>
      </w:r>
      <w:r w:rsidR="000024D4" w:rsidRPr="000024D4">
        <w:rPr>
          <w:rFonts w:ascii="Times New Roman" w:hAnsi="Times New Roman" w:cs="Times New Roman"/>
        </w:rPr>
        <w:t>rotifers</w:t>
      </w:r>
      <w:r w:rsidR="00B649DF">
        <w:rPr>
          <w:rFonts w:ascii="Times New Roman" w:hAnsi="Times New Roman" w:cs="Times New Roman"/>
        </w:rPr>
        <w:t xml:space="preserve"> was analyzed using a one-way ANOVA. </w:t>
      </w:r>
      <w:r w:rsidR="008D284A" w:rsidRPr="00B649DF">
        <w:rPr>
          <w:rFonts w:ascii="Times New Roman" w:hAnsi="Times New Roman" w:cs="Times New Roman"/>
        </w:rPr>
        <w:t>For</w:t>
      </w:r>
      <w:r w:rsidR="008D284A" w:rsidRPr="008D284A">
        <w:rPr>
          <w:rFonts w:ascii="Times New Roman" w:hAnsi="Times New Roman" w:cs="Times New Roman"/>
        </w:rPr>
        <w:t xml:space="preserve"> protists, the effects of experimental temperature, co</w:t>
      </w:r>
      <w:commentRangeStart w:id="52"/>
      <w:r w:rsidR="008D284A" w:rsidRPr="008D284A">
        <w:rPr>
          <w:rFonts w:ascii="Times New Roman" w:hAnsi="Times New Roman" w:cs="Times New Roman"/>
        </w:rPr>
        <w:t>mpeti</w:t>
      </w:r>
      <w:commentRangeEnd w:id="52"/>
      <w:r w:rsidR="00D83249" w:rsidRPr="008D284A">
        <w:rPr>
          <w:rStyle w:val="CommentReference"/>
          <w:rFonts w:ascii="Times New Roman" w:hAnsi="Times New Roman" w:cs="Times New Roman"/>
          <w:sz w:val="24"/>
          <w:szCs w:val="24"/>
        </w:rPr>
        <w:commentReference w:id="52"/>
      </w:r>
      <w:r w:rsidR="008D284A" w:rsidRPr="008D284A">
        <w:rPr>
          <w:rFonts w:ascii="Times New Roman" w:hAnsi="Times New Roman" w:cs="Times New Roman"/>
        </w:rPr>
        <w:t xml:space="preserve">tion, and their interaction on intrinsic growth rate (r) and crowding coefficient (α) were analyzed using separate two-way ANOVAs. The competition factor </w:t>
      </w:r>
      <w:r w:rsidR="00D17620">
        <w:rPr>
          <w:rFonts w:ascii="Times New Roman" w:hAnsi="Times New Roman" w:cs="Times New Roman"/>
        </w:rPr>
        <w:t xml:space="preserve">for the protist analyses </w:t>
      </w:r>
      <w:r w:rsidR="008D284A" w:rsidRPr="008D284A">
        <w:rPr>
          <w:rFonts w:ascii="Times New Roman" w:hAnsi="Times New Roman" w:cs="Times New Roman"/>
        </w:rPr>
        <w:t xml:space="preserve">included </w:t>
      </w:r>
      <w:commentRangeStart w:id="53"/>
      <w:r w:rsidR="008D284A" w:rsidRPr="008D284A">
        <w:rPr>
          <w:rFonts w:ascii="Times New Roman" w:hAnsi="Times New Roman" w:cs="Times New Roman"/>
        </w:rPr>
        <w:t>three levels</w:t>
      </w:r>
      <w:commentRangeEnd w:id="53"/>
      <w:r w:rsidR="00D83249" w:rsidRPr="008D284A">
        <w:rPr>
          <w:rStyle w:val="CommentReference"/>
          <w:rFonts w:ascii="Times New Roman" w:hAnsi="Times New Roman" w:cs="Times New Roman"/>
          <w:sz w:val="24"/>
          <w:szCs w:val="24"/>
        </w:rPr>
        <w:commentReference w:id="53"/>
      </w:r>
      <w:r w:rsidR="008D284A" w:rsidRPr="008D284A">
        <w:rPr>
          <w:rFonts w:ascii="Times New Roman" w:hAnsi="Times New Roman" w:cs="Times New Roman"/>
        </w:rPr>
        <w:t>: no competition, competition with rotifers adapted to 25 °C, and competition with rotifers adapted to 30 °C.</w:t>
      </w:r>
      <w:r w:rsidR="008D284A">
        <w:rPr>
          <w:rFonts w:ascii="Times New Roman" w:hAnsi="Times New Roman" w:cs="Times New Roman"/>
        </w:rPr>
        <w:t xml:space="preserve"> </w:t>
      </w:r>
      <w:r w:rsidR="00214740">
        <w:rPr>
          <w:rFonts w:ascii="Times New Roman" w:hAnsi="Times New Roman" w:cs="Times New Roman"/>
        </w:rPr>
        <w:t xml:space="preserve">For rotifer analyses, the competition treatment included only two levels: protists present, and protists absent. </w:t>
      </w:r>
      <w:r w:rsidR="00A4425A" w:rsidRPr="00A4425A">
        <w:rPr>
          <w:rFonts w:ascii="Times New Roman" w:hAnsi="Times New Roman" w:cs="Times New Roman"/>
        </w:rPr>
        <w:t xml:space="preserve">To meet model assumptions, intrinsic growth rate (r) for both rotifers and protists </w:t>
      </w:r>
      <w:r w:rsidR="00AF0E7F" w:rsidRPr="00A4425A">
        <w:rPr>
          <w:rFonts w:ascii="Times New Roman" w:hAnsi="Times New Roman" w:cs="Times New Roman"/>
        </w:rPr>
        <w:t xml:space="preserve">was </w:t>
      </w:r>
      <w:r w:rsidR="00BC3E5E">
        <w:rPr>
          <w:rFonts w:ascii="Times New Roman" w:hAnsi="Times New Roman" w:cs="Times New Roman"/>
        </w:rPr>
        <w:t>log</w:t>
      </w:r>
      <w:r w:rsidR="00AF0E7F">
        <w:rPr>
          <w:rFonts w:ascii="Times New Roman" w:hAnsi="Times New Roman" w:cs="Times New Roman"/>
        </w:rPr>
        <w:t>-</w:t>
      </w:r>
      <w:r w:rsidR="00A4425A" w:rsidRPr="00A4425A">
        <w:rPr>
          <w:rFonts w:ascii="Times New Roman" w:hAnsi="Times New Roman" w:cs="Times New Roman"/>
        </w:rPr>
        <w:t xml:space="preserve">transformed. </w:t>
      </w:r>
      <w:r w:rsidR="003C57F7">
        <w:rPr>
          <w:rFonts w:ascii="Times New Roman" w:hAnsi="Times New Roman" w:cs="Times New Roman"/>
        </w:rPr>
        <w:t xml:space="preserve">Rotifer body size was also log-transformed. </w:t>
      </w:r>
      <w:r w:rsidR="00A4425A" w:rsidRPr="00A4425A">
        <w:rPr>
          <w:rFonts w:ascii="Times New Roman" w:hAnsi="Times New Roman" w:cs="Times New Roman"/>
        </w:rPr>
        <w:t>Protist crowding coefficient (α) was l</w:t>
      </w:r>
      <w:r w:rsidR="00A70809">
        <w:rPr>
          <w:rFonts w:ascii="Times New Roman" w:hAnsi="Times New Roman" w:cs="Times New Roman"/>
        </w:rPr>
        <w:t>og</w:t>
      </w:r>
      <w:r w:rsidR="00A4425A" w:rsidRPr="00A4425A">
        <w:rPr>
          <w:rFonts w:ascii="Times New Roman" w:hAnsi="Times New Roman" w:cs="Times New Roman"/>
        </w:rPr>
        <w:t>-transformed, whereas rotifer crowding coefficient met model assumptions without transformation.</w:t>
      </w:r>
      <w:r w:rsidR="00BA689F" w:rsidRPr="00BA689F">
        <w:rPr>
          <w:rFonts w:ascii="Times New Roman" w:hAnsi="Times New Roman" w:cs="Times New Roman"/>
        </w:rPr>
        <w:t xml:space="preserve"> </w:t>
      </w:r>
      <w:r w:rsidR="00EE53CE">
        <w:rPr>
          <w:rFonts w:ascii="Times New Roman" w:hAnsi="Times New Roman" w:cs="Times New Roman"/>
        </w:rPr>
        <w:t xml:space="preserve">Post-hoc comparisons were </w:t>
      </w:r>
      <w:r w:rsidR="00344F9B">
        <w:rPr>
          <w:rFonts w:ascii="Times New Roman" w:hAnsi="Times New Roman" w:cs="Times New Roman"/>
        </w:rPr>
        <w:t>conducted</w:t>
      </w:r>
      <w:r w:rsidR="00EE53CE">
        <w:rPr>
          <w:rFonts w:ascii="Times New Roman" w:hAnsi="Times New Roman" w:cs="Times New Roman"/>
        </w:rPr>
        <w:t xml:space="preserve"> using Tukey’s </w:t>
      </w:r>
      <w:r w:rsidR="00DB0AAD">
        <w:rPr>
          <w:rFonts w:ascii="Times New Roman" w:hAnsi="Times New Roman" w:cs="Times New Roman"/>
        </w:rPr>
        <w:t>HSD</w:t>
      </w:r>
      <w:r w:rsidR="00EE53CE">
        <w:rPr>
          <w:rFonts w:ascii="Times New Roman" w:hAnsi="Times New Roman" w:cs="Times New Roman"/>
        </w:rPr>
        <w:t xml:space="preserve"> tests. </w:t>
      </w:r>
      <w:r w:rsidR="00247A50">
        <w:rPr>
          <w:rFonts w:ascii="Times New Roman" w:hAnsi="Times New Roman" w:cs="Times New Roman"/>
        </w:rPr>
        <w:t xml:space="preserve">All </w:t>
      </w:r>
      <w:r w:rsidR="00D83249">
        <w:rPr>
          <w:rFonts w:ascii="Times New Roman" w:hAnsi="Times New Roman" w:cs="Times New Roman"/>
        </w:rPr>
        <w:t xml:space="preserve">models were fit using lme4 </w:t>
      </w:r>
      <w:r w:rsidR="00ED08BF">
        <w:rPr>
          <w:rFonts w:ascii="Times New Roman" w:hAnsi="Times New Roman" w:cs="Times New Roman"/>
        </w:rPr>
        <w:t>(version 1.1.3</w:t>
      </w:r>
      <w:r w:rsidR="004B7698">
        <w:rPr>
          <w:rFonts w:ascii="Times New Roman" w:hAnsi="Times New Roman" w:cs="Times New Roman"/>
        </w:rPr>
        <w:t>8</w:t>
      </w:r>
      <w:r w:rsidR="00ED08BF">
        <w:rPr>
          <w:rFonts w:ascii="Times New Roman" w:hAnsi="Times New Roman" w:cs="Times New Roman"/>
        </w:rPr>
        <w:t xml:space="preserve">) </w:t>
      </w:r>
      <w:r w:rsidR="00D83249">
        <w:rPr>
          <w:rFonts w:ascii="Times New Roman" w:hAnsi="Times New Roman" w:cs="Times New Roman"/>
        </w:rPr>
        <w:t xml:space="preserve">and </w:t>
      </w:r>
      <w:r w:rsidR="00247A50">
        <w:rPr>
          <w:rFonts w:ascii="Times New Roman" w:hAnsi="Times New Roman" w:cs="Times New Roman"/>
        </w:rPr>
        <w:t xml:space="preserve">analyses were performed in R (version 4.5.2). </w:t>
      </w:r>
    </w:p>
    <w:p w14:paraId="43961892" w14:textId="77777777" w:rsidR="007A7E47" w:rsidRDefault="007A7E47" w:rsidP="007B74FC">
      <w:pPr>
        <w:spacing w:after="0" w:line="480" w:lineRule="auto"/>
        <w:jc w:val="center"/>
        <w:rPr>
          <w:rFonts w:ascii="Times New Roman" w:hAnsi="Times New Roman" w:cs="Times New Roman"/>
          <w:b/>
          <w:bCs/>
        </w:rPr>
      </w:pPr>
    </w:p>
    <w:p w14:paraId="6990F589" w14:textId="77777777" w:rsidR="007A7E47" w:rsidRDefault="007A7E47">
      <w:pPr>
        <w:rPr>
          <w:rFonts w:ascii="Times New Roman" w:hAnsi="Times New Roman" w:cs="Times New Roman"/>
          <w:b/>
          <w:bCs/>
        </w:rPr>
      </w:pPr>
      <w:r>
        <w:rPr>
          <w:rFonts w:ascii="Times New Roman" w:hAnsi="Times New Roman" w:cs="Times New Roman"/>
          <w:b/>
          <w:bCs/>
        </w:rPr>
        <w:br w:type="page"/>
      </w:r>
    </w:p>
    <w:p w14:paraId="2230C324" w14:textId="7039842F" w:rsidR="007B74FC" w:rsidRPr="009857A5" w:rsidRDefault="007B74FC" w:rsidP="00B2693B">
      <w:pPr>
        <w:spacing w:after="0" w:line="480" w:lineRule="auto"/>
        <w:rPr>
          <w:rFonts w:ascii="Times New Roman" w:hAnsi="Times New Roman" w:cs="Times New Roman"/>
          <w:u w:val="single"/>
        </w:rPr>
      </w:pPr>
      <w:r w:rsidRPr="009857A5">
        <w:rPr>
          <w:rFonts w:ascii="Times New Roman" w:hAnsi="Times New Roman" w:cs="Times New Roman"/>
          <w:u w:val="single"/>
        </w:rPr>
        <w:lastRenderedPageBreak/>
        <w:t>Results</w:t>
      </w:r>
    </w:p>
    <w:p w14:paraId="0E14C2B1" w14:textId="45610287" w:rsidR="001D6D86" w:rsidRDefault="00AC63D5" w:rsidP="004329B1">
      <w:pPr>
        <w:spacing w:after="0" w:line="480" w:lineRule="auto"/>
        <w:ind w:firstLine="720"/>
        <w:rPr>
          <w:rFonts w:ascii="Times New Roman" w:hAnsi="Times New Roman" w:cs="Times New Roman"/>
        </w:rPr>
      </w:pPr>
      <w:r>
        <w:rPr>
          <w:rFonts w:ascii="Times New Roman" w:hAnsi="Times New Roman" w:cs="Times New Roman"/>
        </w:rPr>
        <w:t>At the end of the evolution experiment, r</w:t>
      </w:r>
      <w:commentRangeStart w:id="54"/>
      <w:commentRangeStart w:id="55"/>
      <w:commentRangeStart w:id="56"/>
      <w:r w:rsidR="001D6D86">
        <w:rPr>
          <w:rFonts w:ascii="Times New Roman" w:hAnsi="Times New Roman" w:cs="Times New Roman"/>
        </w:rPr>
        <w:t>otifers with a temperature history of 30 °C had cross-sectional areas 10% s</w:t>
      </w:r>
      <w:commentRangeStart w:id="57"/>
      <w:r w:rsidR="001D6D86">
        <w:rPr>
          <w:rFonts w:ascii="Times New Roman" w:hAnsi="Times New Roman" w:cs="Times New Roman"/>
        </w:rPr>
        <w:t>malle</w:t>
      </w:r>
      <w:commentRangeEnd w:id="57"/>
      <w:r w:rsidR="00FF42FA">
        <w:rPr>
          <w:rStyle w:val="CommentReference"/>
          <w:rFonts w:ascii="Times New Roman" w:hAnsi="Times New Roman" w:cs="Times New Roman"/>
          <w:sz w:val="24"/>
          <w:szCs w:val="24"/>
        </w:rPr>
        <w:commentReference w:id="57"/>
      </w:r>
      <w:r w:rsidR="001D6D86">
        <w:rPr>
          <w:rFonts w:ascii="Times New Roman" w:hAnsi="Times New Roman" w:cs="Times New Roman"/>
        </w:rPr>
        <w:t xml:space="preserve">r than those with a history of </w:t>
      </w:r>
      <w:r w:rsidR="001D6D86" w:rsidRPr="009B61B3">
        <w:rPr>
          <w:rFonts w:ascii="Times New Roman" w:hAnsi="Times New Roman" w:cs="Times New Roman"/>
        </w:rPr>
        <w:t>25 °C</w:t>
      </w:r>
      <w:r w:rsidR="001D6D86">
        <w:rPr>
          <w:rFonts w:ascii="Times New Roman" w:hAnsi="Times New Roman" w:cs="Times New Roman"/>
        </w:rPr>
        <w:t xml:space="preserve"> (</w:t>
      </w:r>
      <w:r w:rsidR="001D6D86" w:rsidRPr="00726DDD">
        <w:rPr>
          <w:rFonts w:ascii="Times New Roman" w:hAnsi="Times New Roman" w:cs="Times New Roman"/>
          <w:i/>
          <w:iCs/>
        </w:rPr>
        <w:t>F</w:t>
      </w:r>
      <w:r w:rsidR="001D6D86" w:rsidRPr="00726DDD">
        <w:rPr>
          <w:rFonts w:ascii="Times New Roman" w:hAnsi="Times New Roman" w:cs="Times New Roman"/>
          <w:vertAlign w:val="subscript"/>
        </w:rPr>
        <w:t>1,294</w:t>
      </w:r>
      <w:r w:rsidR="001D6D86">
        <w:rPr>
          <w:rFonts w:ascii="Times New Roman" w:hAnsi="Times New Roman" w:cs="Times New Roman"/>
        </w:rPr>
        <w:t xml:space="preserve"> = 10.90, </w:t>
      </w:r>
      <w:r w:rsidR="001D6D86" w:rsidRPr="00726DDD">
        <w:rPr>
          <w:rFonts w:ascii="Times New Roman" w:hAnsi="Times New Roman" w:cs="Times New Roman"/>
          <w:i/>
          <w:iCs/>
        </w:rPr>
        <w:t>P</w:t>
      </w:r>
      <w:r w:rsidR="001D6D86">
        <w:rPr>
          <w:rFonts w:ascii="Times New Roman" w:hAnsi="Times New Roman" w:cs="Times New Roman"/>
        </w:rPr>
        <w:t xml:space="preserve"> = 0.001</w:t>
      </w:r>
      <w:r w:rsidR="001D6D86" w:rsidRPr="00401A70">
        <w:rPr>
          <w:rFonts w:ascii="Times New Roman" w:hAnsi="Times New Roman" w:cs="Times New Roman"/>
        </w:rPr>
        <w:t>; Table</w:t>
      </w:r>
      <w:r w:rsidR="00401A70">
        <w:rPr>
          <w:rFonts w:ascii="Times New Roman" w:hAnsi="Times New Roman" w:cs="Times New Roman"/>
        </w:rPr>
        <w:t xml:space="preserve"> 2</w:t>
      </w:r>
      <w:r w:rsidR="001D6D86">
        <w:rPr>
          <w:rFonts w:ascii="Times New Roman" w:hAnsi="Times New Roman" w:cs="Times New Roman"/>
        </w:rPr>
        <w:t xml:space="preserve">). </w:t>
      </w:r>
      <w:commentRangeEnd w:id="54"/>
      <w:r w:rsidR="000639DC">
        <w:rPr>
          <w:rStyle w:val="CommentReference"/>
          <w:rFonts w:ascii="Times New Roman" w:hAnsi="Times New Roman" w:cs="Times New Roman"/>
          <w:sz w:val="24"/>
          <w:szCs w:val="24"/>
        </w:rPr>
        <w:commentReference w:id="54"/>
      </w:r>
      <w:commentRangeEnd w:id="55"/>
      <w:r w:rsidR="004B026B">
        <w:rPr>
          <w:rStyle w:val="CommentReference"/>
          <w:rFonts w:ascii="Times New Roman" w:hAnsi="Times New Roman" w:cs="Times New Roman"/>
          <w:sz w:val="24"/>
          <w:szCs w:val="24"/>
        </w:rPr>
        <w:commentReference w:id="55"/>
      </w:r>
      <w:commentRangeEnd w:id="56"/>
      <w:r w:rsidR="00AB29B8">
        <w:rPr>
          <w:rStyle w:val="CommentReference"/>
          <w:rFonts w:ascii="Times New Roman" w:hAnsi="Times New Roman" w:cs="Times New Roman"/>
          <w:sz w:val="24"/>
          <w:szCs w:val="24"/>
        </w:rPr>
        <w:commentReference w:id="56"/>
      </w:r>
      <w:r w:rsidR="00F04351">
        <w:rPr>
          <w:rFonts w:ascii="Times New Roman" w:hAnsi="Times New Roman" w:cs="Times New Roman"/>
        </w:rPr>
        <w:t>The effect of e</w:t>
      </w:r>
      <w:r w:rsidR="0072405F">
        <w:rPr>
          <w:rFonts w:ascii="Times New Roman" w:hAnsi="Times New Roman" w:cs="Times New Roman"/>
        </w:rPr>
        <w:t>volutionary history of temperature</w:t>
      </w:r>
      <w:r w:rsidR="00920875">
        <w:rPr>
          <w:rFonts w:ascii="Times New Roman" w:hAnsi="Times New Roman" w:cs="Times New Roman"/>
        </w:rPr>
        <w:t xml:space="preserve"> </w:t>
      </w:r>
      <w:r w:rsidR="0072405F">
        <w:rPr>
          <w:rFonts w:ascii="Times New Roman" w:hAnsi="Times New Roman" w:cs="Times New Roman"/>
        </w:rPr>
        <w:t>on the intrinsic growth rate of rotifers</w:t>
      </w:r>
      <w:r w:rsidR="00F04351">
        <w:rPr>
          <w:rFonts w:ascii="Times New Roman" w:hAnsi="Times New Roman" w:cs="Times New Roman"/>
        </w:rPr>
        <w:t xml:space="preserve"> depended on the presence of </w:t>
      </w:r>
      <w:r w:rsidR="00F04351">
        <w:rPr>
          <w:rFonts w:ascii="Times New Roman" w:hAnsi="Times New Roman" w:cs="Times New Roman"/>
          <w:i/>
          <w:iCs/>
        </w:rPr>
        <w:t>Tetrahymena</w:t>
      </w:r>
      <w:r w:rsidR="00F04351">
        <w:rPr>
          <w:rFonts w:ascii="Times New Roman" w:hAnsi="Times New Roman" w:cs="Times New Roman"/>
        </w:rPr>
        <w:t xml:space="preserve">, indicating that thermal evolution altered the outcome of competition with </w:t>
      </w:r>
      <w:r w:rsidR="00F04351">
        <w:rPr>
          <w:rFonts w:ascii="Times New Roman" w:hAnsi="Times New Roman" w:cs="Times New Roman"/>
          <w:i/>
          <w:iCs/>
        </w:rPr>
        <w:t>Tetrahymena</w:t>
      </w:r>
      <w:r w:rsidR="0072405F">
        <w:rPr>
          <w:rFonts w:ascii="Times New Roman" w:hAnsi="Times New Roman" w:cs="Times New Roman"/>
        </w:rPr>
        <w:t xml:space="preserve"> (</w:t>
      </w:r>
      <w:r w:rsidR="0072405F" w:rsidRPr="00726DDD">
        <w:rPr>
          <w:rFonts w:ascii="Times New Roman" w:hAnsi="Times New Roman" w:cs="Times New Roman"/>
          <w:i/>
          <w:iCs/>
        </w:rPr>
        <w:t>F</w:t>
      </w:r>
      <w:r w:rsidR="0072405F" w:rsidRPr="00726DDD">
        <w:rPr>
          <w:rFonts w:ascii="Times New Roman" w:hAnsi="Times New Roman" w:cs="Times New Roman"/>
          <w:vertAlign w:val="subscript"/>
        </w:rPr>
        <w:t>1,72</w:t>
      </w:r>
      <w:r w:rsidR="0072405F">
        <w:rPr>
          <w:rFonts w:ascii="Times New Roman" w:hAnsi="Times New Roman" w:cs="Times New Roman"/>
        </w:rPr>
        <w:t xml:space="preserve"> = </w:t>
      </w:r>
      <w:r w:rsidR="0072405F" w:rsidRPr="009B61B3">
        <w:rPr>
          <w:rFonts w:ascii="Times New Roman" w:hAnsi="Times New Roman" w:cs="Times New Roman"/>
        </w:rPr>
        <w:t xml:space="preserve">5.22, </w:t>
      </w:r>
      <w:r w:rsidR="0072405F" w:rsidRPr="00D80932">
        <w:rPr>
          <w:rFonts w:ascii="Times New Roman" w:hAnsi="Times New Roman" w:cs="Times New Roman"/>
          <w:i/>
          <w:iCs/>
        </w:rPr>
        <w:t>P</w:t>
      </w:r>
      <w:r w:rsidR="0072405F" w:rsidRPr="009B61B3">
        <w:rPr>
          <w:rFonts w:ascii="Times New Roman" w:hAnsi="Times New Roman" w:cs="Times New Roman"/>
        </w:rPr>
        <w:t xml:space="preserve"> = 0.025</w:t>
      </w:r>
      <w:r w:rsidR="0072405F">
        <w:rPr>
          <w:rFonts w:ascii="Times New Roman" w:hAnsi="Times New Roman" w:cs="Times New Roman"/>
        </w:rPr>
        <w:t>;</w:t>
      </w:r>
      <w:r w:rsidR="0072405F" w:rsidRPr="001D6D86">
        <w:rPr>
          <w:rFonts w:ascii="Times New Roman" w:hAnsi="Times New Roman" w:cs="Times New Roman"/>
        </w:rPr>
        <w:t xml:space="preserve"> </w:t>
      </w:r>
      <w:r w:rsidR="0072405F" w:rsidRPr="006E5872">
        <w:rPr>
          <w:rFonts w:ascii="Times New Roman" w:hAnsi="Times New Roman" w:cs="Times New Roman"/>
        </w:rPr>
        <w:t xml:space="preserve">Figure </w:t>
      </w:r>
      <w:r w:rsidR="001571D1">
        <w:rPr>
          <w:rFonts w:ascii="Times New Roman" w:hAnsi="Times New Roman" w:cs="Times New Roman"/>
        </w:rPr>
        <w:t>4</w:t>
      </w:r>
      <w:r w:rsidR="0072405F">
        <w:rPr>
          <w:rFonts w:ascii="Times New Roman" w:hAnsi="Times New Roman" w:cs="Times New Roman"/>
        </w:rPr>
        <w:t xml:space="preserve">; </w:t>
      </w:r>
      <w:r w:rsidR="0072405F" w:rsidRPr="00771C9F">
        <w:rPr>
          <w:rFonts w:ascii="Times New Roman" w:hAnsi="Times New Roman" w:cs="Times New Roman"/>
        </w:rPr>
        <w:t xml:space="preserve">Table </w:t>
      </w:r>
      <w:r w:rsidR="00771C9F" w:rsidRPr="00771C9F">
        <w:rPr>
          <w:rFonts w:ascii="Times New Roman" w:hAnsi="Times New Roman" w:cs="Times New Roman"/>
        </w:rPr>
        <w:t>3</w:t>
      </w:r>
      <w:r w:rsidR="0072405F">
        <w:rPr>
          <w:rFonts w:ascii="Times New Roman" w:hAnsi="Times New Roman" w:cs="Times New Roman"/>
        </w:rPr>
        <w:t xml:space="preserve">). </w:t>
      </w:r>
      <w:r w:rsidR="001D6D86" w:rsidRPr="0072405F">
        <w:rPr>
          <w:rFonts w:ascii="Times New Roman" w:hAnsi="Times New Roman" w:cs="Times New Roman"/>
        </w:rPr>
        <w:t>When</w:t>
      </w:r>
      <w:r w:rsidR="001D6D86">
        <w:rPr>
          <w:rFonts w:ascii="Times New Roman" w:hAnsi="Times New Roman" w:cs="Times New Roman"/>
        </w:rPr>
        <w:t xml:space="preserve"> cultured in the presence of </w:t>
      </w:r>
      <w:r w:rsidR="001D6D86">
        <w:rPr>
          <w:rFonts w:ascii="Times New Roman" w:hAnsi="Times New Roman" w:cs="Times New Roman"/>
          <w:i/>
          <w:iCs/>
        </w:rPr>
        <w:t>Tetrahymena</w:t>
      </w:r>
      <w:r w:rsidR="001D6D86">
        <w:rPr>
          <w:rFonts w:ascii="Times New Roman" w:hAnsi="Times New Roman" w:cs="Times New Roman"/>
        </w:rPr>
        <w:t xml:space="preserve">, rotifers with a </w:t>
      </w:r>
      <w:r w:rsidR="001D6D86" w:rsidRPr="009B61B3">
        <w:rPr>
          <w:rFonts w:ascii="Times New Roman" w:hAnsi="Times New Roman" w:cs="Times New Roman"/>
        </w:rPr>
        <w:t>25 °C</w:t>
      </w:r>
      <w:r w:rsidR="001D6D86">
        <w:rPr>
          <w:rFonts w:ascii="Times New Roman" w:hAnsi="Times New Roman" w:cs="Times New Roman"/>
        </w:rPr>
        <w:t xml:space="preserve"> history exhibited h</w:t>
      </w:r>
      <w:commentRangeStart w:id="58"/>
      <w:commentRangeStart w:id="59"/>
      <w:r w:rsidR="001D6D86">
        <w:rPr>
          <w:rFonts w:ascii="Times New Roman" w:hAnsi="Times New Roman" w:cs="Times New Roman"/>
        </w:rPr>
        <w:t>ighe</w:t>
      </w:r>
      <w:commentRangeEnd w:id="58"/>
      <w:r w:rsidR="00FF6222">
        <w:rPr>
          <w:rStyle w:val="CommentReference"/>
          <w:rFonts w:ascii="Times New Roman" w:hAnsi="Times New Roman" w:cs="Times New Roman"/>
          <w:sz w:val="24"/>
          <w:szCs w:val="24"/>
        </w:rPr>
        <w:commentReference w:id="58"/>
      </w:r>
      <w:commentRangeEnd w:id="59"/>
      <w:r w:rsidR="00FF6222">
        <w:rPr>
          <w:rStyle w:val="CommentReference"/>
          <w:rFonts w:ascii="Times New Roman" w:hAnsi="Times New Roman" w:cs="Times New Roman"/>
          <w:sz w:val="24"/>
          <w:szCs w:val="24"/>
        </w:rPr>
        <w:commentReference w:id="59"/>
      </w:r>
      <w:r w:rsidR="001D6D86">
        <w:rPr>
          <w:rFonts w:ascii="Times New Roman" w:hAnsi="Times New Roman" w:cs="Times New Roman"/>
        </w:rPr>
        <w:t>r intrinsic growth rates than those with a 30 °C history</w:t>
      </w:r>
      <w:r w:rsidR="009A1087">
        <w:rPr>
          <w:rFonts w:ascii="Times New Roman" w:hAnsi="Times New Roman" w:cs="Times New Roman"/>
        </w:rPr>
        <w:t xml:space="preserve"> (</w:t>
      </w:r>
      <w:r w:rsidR="00771C9F">
        <w:rPr>
          <w:rFonts w:ascii="Times New Roman" w:hAnsi="Times New Roman" w:cs="Times New Roman"/>
        </w:rPr>
        <w:t xml:space="preserve">Tukey contrast: </w:t>
      </w:r>
      <w:r w:rsidR="00771C9F">
        <w:rPr>
          <w:rFonts w:ascii="Times New Roman" w:hAnsi="Times New Roman" w:cs="Times New Roman"/>
          <w:i/>
          <w:iCs/>
        </w:rPr>
        <w:t>P</w:t>
      </w:r>
      <w:r w:rsidR="00771C9F">
        <w:rPr>
          <w:rFonts w:ascii="Times New Roman" w:hAnsi="Times New Roman" w:cs="Times New Roman"/>
        </w:rPr>
        <w:t xml:space="preserve"> &lt; 0.001; </w:t>
      </w:r>
      <w:r w:rsidR="00656873">
        <w:rPr>
          <w:rFonts w:ascii="Times New Roman" w:hAnsi="Times New Roman" w:cs="Times New Roman"/>
        </w:rPr>
        <w:t>Table 4</w:t>
      </w:r>
      <w:r w:rsidR="00771C9F">
        <w:rPr>
          <w:rFonts w:ascii="Times New Roman" w:hAnsi="Times New Roman" w:cs="Times New Roman"/>
        </w:rPr>
        <w:t>)</w:t>
      </w:r>
      <w:r w:rsidR="00283563">
        <w:rPr>
          <w:rFonts w:ascii="Times New Roman" w:hAnsi="Times New Roman" w:cs="Times New Roman"/>
        </w:rPr>
        <w:t>.</w:t>
      </w:r>
      <w:r w:rsidR="001D6D86">
        <w:rPr>
          <w:rFonts w:ascii="Times New Roman" w:hAnsi="Times New Roman" w:cs="Times New Roman"/>
        </w:rPr>
        <w:t xml:space="preserve"> </w:t>
      </w:r>
      <w:r w:rsidR="00DA6EAE">
        <w:rPr>
          <w:rFonts w:ascii="Times New Roman" w:hAnsi="Times New Roman" w:cs="Times New Roman"/>
        </w:rPr>
        <w:t>No differences between evolutionary histories w</w:t>
      </w:r>
      <w:r w:rsidR="00F30725">
        <w:rPr>
          <w:rFonts w:ascii="Times New Roman" w:hAnsi="Times New Roman" w:cs="Times New Roman"/>
        </w:rPr>
        <w:t>ere</w:t>
      </w:r>
      <w:r w:rsidR="00DA6EAE">
        <w:rPr>
          <w:rFonts w:ascii="Times New Roman" w:hAnsi="Times New Roman" w:cs="Times New Roman"/>
        </w:rPr>
        <w:t xml:space="preserve"> detected in the absence of competitors. </w:t>
      </w:r>
      <w:r w:rsidR="00283563">
        <w:rPr>
          <w:rFonts w:ascii="Times New Roman" w:hAnsi="Times New Roman" w:cs="Times New Roman"/>
        </w:rPr>
        <w:t>There was no evidence of a three-way interaction between evolutionary history, contemporary temperature, and competition</w:t>
      </w:r>
      <w:del w:id="60" w:author="Casey terHorst" w:date="2026-06-18T13:38:00Z" w16du:dateUtc="2026-06-18T20:38:00Z">
        <w:r w:rsidR="00283563" w:rsidDel="00FF42FA">
          <w:rPr>
            <w:rFonts w:ascii="Times New Roman" w:hAnsi="Times New Roman" w:cs="Times New Roman"/>
          </w:rPr>
          <w:delText>,</w:delText>
        </w:r>
      </w:del>
      <w:r w:rsidR="00283563">
        <w:rPr>
          <w:rFonts w:ascii="Times New Roman" w:hAnsi="Times New Roman" w:cs="Times New Roman"/>
        </w:rPr>
        <w:t xml:space="preserve"> </w:t>
      </w:r>
      <w:r w:rsidR="001F0AFE">
        <w:rPr>
          <w:rFonts w:ascii="Times New Roman" w:hAnsi="Times New Roman" w:cs="Times New Roman"/>
        </w:rPr>
        <w:t>(</w:t>
      </w:r>
      <w:r w:rsidR="001F0AFE">
        <w:rPr>
          <w:rFonts w:ascii="Times New Roman" w:hAnsi="Times New Roman" w:cs="Times New Roman"/>
          <w:i/>
          <w:iCs/>
        </w:rPr>
        <w:t>P</w:t>
      </w:r>
      <w:r w:rsidR="001F0AFE">
        <w:rPr>
          <w:rFonts w:ascii="Times New Roman" w:hAnsi="Times New Roman" w:cs="Times New Roman"/>
        </w:rPr>
        <w:t xml:space="preserve"> = 0.179)</w:t>
      </w:r>
      <w:r w:rsidR="001D6D86">
        <w:rPr>
          <w:rFonts w:ascii="Times New Roman" w:hAnsi="Times New Roman" w:cs="Times New Roman"/>
        </w:rPr>
        <w:t xml:space="preserve">. Evolutionary history did not affect rotifer crowding coefficients or realized equilibrium densities under any condition (all </w:t>
      </w:r>
      <w:r w:rsidR="001D6D86" w:rsidRPr="00AB608D">
        <w:rPr>
          <w:rFonts w:ascii="Times New Roman" w:hAnsi="Times New Roman" w:cs="Times New Roman"/>
          <w:i/>
          <w:iCs/>
        </w:rPr>
        <w:t>P</w:t>
      </w:r>
      <w:r w:rsidR="001D6D86">
        <w:rPr>
          <w:rFonts w:ascii="Times New Roman" w:hAnsi="Times New Roman" w:cs="Times New Roman"/>
        </w:rPr>
        <w:t xml:space="preserve"> &gt; </w:t>
      </w:r>
      <w:r w:rsidR="008F2252">
        <w:rPr>
          <w:rFonts w:ascii="Times New Roman" w:hAnsi="Times New Roman" w:cs="Times New Roman"/>
        </w:rPr>
        <w:t>0.16</w:t>
      </w:r>
      <w:r w:rsidR="00220B13">
        <w:rPr>
          <w:rFonts w:ascii="Times New Roman" w:hAnsi="Times New Roman" w:cs="Times New Roman"/>
        </w:rPr>
        <w:t>; Table</w:t>
      </w:r>
      <w:r w:rsidR="00ED5E58">
        <w:rPr>
          <w:rFonts w:ascii="Times New Roman" w:hAnsi="Times New Roman" w:cs="Times New Roman"/>
        </w:rPr>
        <w:t>s</w:t>
      </w:r>
      <w:r w:rsidR="00220B13">
        <w:rPr>
          <w:rFonts w:ascii="Times New Roman" w:hAnsi="Times New Roman" w:cs="Times New Roman"/>
        </w:rPr>
        <w:t xml:space="preserve"> 5</w:t>
      </w:r>
      <w:r w:rsidR="00ED5E58">
        <w:rPr>
          <w:rFonts w:ascii="Times New Roman" w:hAnsi="Times New Roman" w:cs="Times New Roman"/>
        </w:rPr>
        <w:t>, 6</w:t>
      </w:r>
      <w:r w:rsidR="001D6D86">
        <w:rPr>
          <w:rFonts w:ascii="Times New Roman" w:hAnsi="Times New Roman" w:cs="Times New Roman"/>
        </w:rPr>
        <w:t xml:space="preserve">). </w:t>
      </w:r>
    </w:p>
    <w:p w14:paraId="5D20706C" w14:textId="6707C61C" w:rsid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 xml:space="preserve">Competition with protists </w:t>
      </w:r>
      <w:commentRangeStart w:id="61"/>
      <w:r>
        <w:rPr>
          <w:rFonts w:ascii="Times New Roman" w:hAnsi="Times New Roman" w:cs="Times New Roman"/>
        </w:rPr>
        <w:t xml:space="preserve">reduced rotifer </w:t>
      </w:r>
      <w:commentRangeEnd w:id="61"/>
      <w:r w:rsidR="00FF42FA">
        <w:rPr>
          <w:rStyle w:val="CommentReference"/>
          <w:rFonts w:ascii="Times New Roman" w:hAnsi="Times New Roman" w:cs="Times New Roman"/>
          <w:sz w:val="24"/>
          <w:szCs w:val="24"/>
        </w:rPr>
        <w:commentReference w:id="61"/>
      </w:r>
      <w:r>
        <w:rPr>
          <w:rFonts w:ascii="Times New Roman" w:hAnsi="Times New Roman" w:cs="Times New Roman"/>
        </w:rPr>
        <w:t xml:space="preserve">intrinsic growth rates </w:t>
      </w:r>
      <w:r w:rsidR="00FF6222">
        <w:rPr>
          <w:rFonts w:ascii="Times New Roman" w:hAnsi="Times New Roman" w:cs="Times New Roman"/>
        </w:rPr>
        <w:t>more</w:t>
      </w:r>
      <w:commentRangeStart w:id="62"/>
      <w:r>
        <w:rPr>
          <w:rFonts w:ascii="Times New Roman" w:hAnsi="Times New Roman" w:cs="Times New Roman"/>
        </w:rPr>
        <w:t xml:space="preserve"> at</w:t>
      </w:r>
      <w:r w:rsidR="00FF6222">
        <w:rPr>
          <w:rFonts w:ascii="Times New Roman" w:hAnsi="Times New Roman" w:cs="Times New Roman"/>
        </w:rPr>
        <w:t xml:space="preserve"> a contemporary temperature of</w:t>
      </w:r>
      <w:r>
        <w:rPr>
          <w:rFonts w:ascii="Times New Roman" w:hAnsi="Times New Roman" w:cs="Times New Roman"/>
        </w:rPr>
        <w:t xml:space="preserve"> 30 °C than at 25 °C </w:t>
      </w:r>
      <w:commentRangeEnd w:id="62"/>
      <w:r w:rsidR="00FF42FA">
        <w:rPr>
          <w:rStyle w:val="CommentReference"/>
          <w:rFonts w:ascii="Times New Roman" w:hAnsi="Times New Roman" w:cs="Times New Roman"/>
          <w:sz w:val="24"/>
          <w:szCs w:val="24"/>
        </w:rPr>
        <w:commentReference w:id="62"/>
      </w:r>
      <w:r>
        <w:rPr>
          <w:rFonts w:ascii="Times New Roman" w:hAnsi="Times New Roman" w:cs="Times New Roman"/>
        </w:rPr>
        <w:t>(</w:t>
      </w:r>
      <w:r w:rsidRPr="007B6CBC">
        <w:rPr>
          <w:rFonts w:ascii="Times New Roman" w:hAnsi="Times New Roman" w:cs="Times New Roman"/>
          <w:i/>
          <w:iCs/>
        </w:rPr>
        <w:t>F</w:t>
      </w:r>
      <w:r w:rsidRPr="007B6CBC">
        <w:rPr>
          <w:rFonts w:ascii="Times New Roman" w:hAnsi="Times New Roman" w:cs="Times New Roman"/>
          <w:vertAlign w:val="subscript"/>
        </w:rPr>
        <w:t>1,72</w:t>
      </w:r>
      <w:r>
        <w:rPr>
          <w:rFonts w:ascii="Times New Roman" w:hAnsi="Times New Roman" w:cs="Times New Roman"/>
        </w:rPr>
        <w:t xml:space="preserve"> = 11.48, </w:t>
      </w:r>
      <w:r w:rsidRPr="007B6CBC">
        <w:rPr>
          <w:rFonts w:ascii="Times New Roman" w:hAnsi="Times New Roman" w:cs="Times New Roman"/>
          <w:i/>
          <w:iCs/>
        </w:rPr>
        <w:t>P</w:t>
      </w:r>
      <w:r>
        <w:rPr>
          <w:rFonts w:ascii="Times New Roman" w:hAnsi="Times New Roman" w:cs="Times New Roman"/>
        </w:rPr>
        <w:t xml:space="preserve"> = 0.001; </w:t>
      </w:r>
      <w:r w:rsidRPr="00AB4B61">
        <w:rPr>
          <w:rFonts w:ascii="Times New Roman" w:hAnsi="Times New Roman" w:cs="Times New Roman"/>
        </w:rPr>
        <w:t>Table</w:t>
      </w:r>
      <w:r w:rsidR="00AB4B61">
        <w:rPr>
          <w:rFonts w:ascii="Times New Roman" w:hAnsi="Times New Roman" w:cs="Times New Roman"/>
        </w:rPr>
        <w:t xml:space="preserve"> 3</w:t>
      </w:r>
      <w:r>
        <w:rPr>
          <w:rFonts w:ascii="Times New Roman" w:hAnsi="Times New Roman" w:cs="Times New Roman"/>
        </w:rPr>
        <w:t xml:space="preserve">). Rotifer crowding coefficients were higher at </w:t>
      </w:r>
      <w:r w:rsidR="00D94D22">
        <w:rPr>
          <w:rFonts w:ascii="Times New Roman" w:hAnsi="Times New Roman" w:cs="Times New Roman"/>
        </w:rPr>
        <w:t xml:space="preserve">a contemporary temperature of </w:t>
      </w:r>
      <w:r>
        <w:rPr>
          <w:rFonts w:ascii="Times New Roman" w:hAnsi="Times New Roman" w:cs="Times New Roman"/>
        </w:rPr>
        <w:t>30 °C than at 25 °C, but only in the absence of competitors</w:t>
      </w:r>
      <w:r w:rsidR="008D1D3B">
        <w:rPr>
          <w:rFonts w:ascii="Times New Roman" w:hAnsi="Times New Roman" w:cs="Times New Roman"/>
        </w:rPr>
        <w:t xml:space="preserve"> </w:t>
      </w:r>
      <w:r>
        <w:rPr>
          <w:rFonts w:ascii="Times New Roman" w:hAnsi="Times New Roman" w:cs="Times New Roman"/>
        </w:rPr>
        <w:t>(</w:t>
      </w:r>
      <w:r w:rsidRPr="00163A05">
        <w:rPr>
          <w:rFonts w:ascii="Times New Roman" w:hAnsi="Times New Roman" w:cs="Times New Roman"/>
          <w:i/>
          <w:iCs/>
        </w:rPr>
        <w:t>F</w:t>
      </w:r>
      <w:r w:rsidRPr="00163A05">
        <w:rPr>
          <w:rFonts w:ascii="Times New Roman" w:hAnsi="Times New Roman" w:cs="Times New Roman"/>
          <w:vertAlign w:val="subscript"/>
        </w:rPr>
        <w:t>1,72</w:t>
      </w:r>
      <w:r>
        <w:rPr>
          <w:rFonts w:ascii="Times New Roman" w:hAnsi="Times New Roman" w:cs="Times New Roman"/>
        </w:rPr>
        <w:t xml:space="preserve"> = 4.01, </w:t>
      </w:r>
      <w:r w:rsidRPr="00163A05">
        <w:rPr>
          <w:rFonts w:ascii="Times New Roman" w:hAnsi="Times New Roman" w:cs="Times New Roman"/>
          <w:i/>
          <w:iCs/>
        </w:rPr>
        <w:t>P</w:t>
      </w:r>
      <w:r>
        <w:rPr>
          <w:rFonts w:ascii="Times New Roman" w:hAnsi="Times New Roman" w:cs="Times New Roman"/>
        </w:rPr>
        <w:t xml:space="preserve"> = 0.049; </w:t>
      </w:r>
      <w:r w:rsidRPr="003804B0">
        <w:rPr>
          <w:rFonts w:ascii="Times New Roman" w:hAnsi="Times New Roman" w:cs="Times New Roman"/>
        </w:rPr>
        <w:t>Figure</w:t>
      </w:r>
      <w:r w:rsidR="003804B0" w:rsidRPr="003804B0">
        <w:rPr>
          <w:rFonts w:ascii="Times New Roman" w:hAnsi="Times New Roman" w:cs="Times New Roman"/>
        </w:rPr>
        <w:t xml:space="preserve"> </w:t>
      </w:r>
      <w:r w:rsidR="001571D1">
        <w:rPr>
          <w:rFonts w:ascii="Times New Roman" w:hAnsi="Times New Roman" w:cs="Times New Roman"/>
        </w:rPr>
        <w:t>5</w:t>
      </w:r>
      <w:r w:rsidRPr="003804B0">
        <w:rPr>
          <w:rFonts w:ascii="Times New Roman" w:hAnsi="Times New Roman" w:cs="Times New Roman"/>
        </w:rPr>
        <w:t>; Table</w:t>
      </w:r>
      <w:r w:rsidR="003804B0">
        <w:rPr>
          <w:rFonts w:ascii="Times New Roman" w:hAnsi="Times New Roman" w:cs="Times New Roman"/>
        </w:rPr>
        <w:t xml:space="preserve"> 5</w:t>
      </w:r>
      <w:r>
        <w:rPr>
          <w:rFonts w:ascii="Times New Roman" w:hAnsi="Times New Roman" w:cs="Times New Roman"/>
        </w:rPr>
        <w:t>). Rotifer realized equilibrium densities were consistently reduced under competition by approximately 25% relative to monoculture, regardless of contemporary temperature or evolutionary history (</w:t>
      </w:r>
      <w:r w:rsidRPr="00B76037">
        <w:rPr>
          <w:rFonts w:ascii="Times New Roman" w:hAnsi="Times New Roman" w:cs="Times New Roman"/>
          <w:i/>
          <w:iCs/>
        </w:rPr>
        <w:t>F</w:t>
      </w:r>
      <w:r w:rsidRPr="00B76037">
        <w:rPr>
          <w:rFonts w:ascii="Times New Roman" w:hAnsi="Times New Roman" w:cs="Times New Roman"/>
          <w:vertAlign w:val="subscript"/>
        </w:rPr>
        <w:t>1,72</w:t>
      </w:r>
      <w:r>
        <w:rPr>
          <w:rFonts w:ascii="Times New Roman" w:hAnsi="Times New Roman" w:cs="Times New Roman"/>
        </w:rPr>
        <w:t xml:space="preserve"> = 21.97, </w:t>
      </w:r>
      <w:r w:rsidRPr="00CE48C0">
        <w:rPr>
          <w:rFonts w:ascii="Times New Roman" w:hAnsi="Times New Roman" w:cs="Times New Roman"/>
          <w:i/>
          <w:iCs/>
        </w:rPr>
        <w:t>P</w:t>
      </w:r>
      <w:r>
        <w:rPr>
          <w:rFonts w:ascii="Times New Roman" w:hAnsi="Times New Roman" w:cs="Times New Roman"/>
        </w:rPr>
        <w:t xml:space="preserve"> &lt; 0.001;</w:t>
      </w:r>
      <w:r w:rsidR="008F00CE">
        <w:rPr>
          <w:rFonts w:ascii="Times New Roman" w:hAnsi="Times New Roman" w:cs="Times New Roman"/>
        </w:rPr>
        <w:t xml:space="preserve"> Figure </w:t>
      </w:r>
      <w:r w:rsidR="00C50103">
        <w:rPr>
          <w:rFonts w:ascii="Times New Roman" w:hAnsi="Times New Roman" w:cs="Times New Roman"/>
        </w:rPr>
        <w:t>6</w:t>
      </w:r>
      <w:r w:rsidR="008F00CE">
        <w:rPr>
          <w:rFonts w:ascii="Times New Roman" w:hAnsi="Times New Roman" w:cs="Times New Roman"/>
        </w:rPr>
        <w:t>;</w:t>
      </w:r>
      <w:r>
        <w:rPr>
          <w:rFonts w:ascii="Times New Roman" w:hAnsi="Times New Roman" w:cs="Times New Roman"/>
        </w:rPr>
        <w:t xml:space="preserve"> </w:t>
      </w:r>
      <w:r w:rsidRPr="008F00CE">
        <w:rPr>
          <w:rFonts w:ascii="Times New Roman" w:hAnsi="Times New Roman" w:cs="Times New Roman"/>
        </w:rPr>
        <w:t>Table</w:t>
      </w:r>
      <w:r w:rsidR="008F00CE" w:rsidRPr="008F00CE">
        <w:rPr>
          <w:rFonts w:ascii="Times New Roman" w:hAnsi="Times New Roman" w:cs="Times New Roman"/>
        </w:rPr>
        <w:t xml:space="preserve"> 6</w:t>
      </w:r>
      <w:r>
        <w:rPr>
          <w:rFonts w:ascii="Times New Roman" w:hAnsi="Times New Roman" w:cs="Times New Roman"/>
        </w:rPr>
        <w:t xml:space="preserve">). </w:t>
      </w:r>
    </w:p>
    <w:p w14:paraId="3A455E6A" w14:textId="1857E059" w:rsidR="001D6D86" w:rsidRP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 xml:space="preserve">Without competitors, </w:t>
      </w:r>
      <w:r>
        <w:rPr>
          <w:rFonts w:ascii="Times New Roman" w:hAnsi="Times New Roman" w:cs="Times New Roman"/>
          <w:i/>
          <w:iCs/>
        </w:rPr>
        <w:t>Tetrahymena</w:t>
      </w:r>
      <w:r>
        <w:rPr>
          <w:rFonts w:ascii="Times New Roman" w:hAnsi="Times New Roman" w:cs="Times New Roman"/>
        </w:rPr>
        <w:t xml:space="preserve"> grew 1.8 times faster and </w:t>
      </w:r>
      <w:commentRangeStart w:id="63"/>
      <w:commentRangeStart w:id="64"/>
      <w:r>
        <w:rPr>
          <w:rFonts w:ascii="Times New Roman" w:hAnsi="Times New Roman" w:cs="Times New Roman"/>
        </w:rPr>
        <w:t xml:space="preserve">experienced 4.3 times </w:t>
      </w:r>
      <w:commentRangeEnd w:id="63"/>
      <w:r w:rsidR="00357F11">
        <w:rPr>
          <w:rStyle w:val="CommentReference"/>
          <w:rFonts w:ascii="Times New Roman" w:hAnsi="Times New Roman" w:cs="Times New Roman"/>
          <w:sz w:val="24"/>
          <w:szCs w:val="24"/>
        </w:rPr>
        <w:commentReference w:id="63"/>
      </w:r>
      <w:commentRangeEnd w:id="64"/>
      <w:r w:rsidR="004B026B">
        <w:rPr>
          <w:rStyle w:val="CommentReference"/>
          <w:rFonts w:ascii="Times New Roman" w:hAnsi="Times New Roman" w:cs="Times New Roman"/>
          <w:sz w:val="24"/>
          <w:szCs w:val="24"/>
        </w:rPr>
        <w:commentReference w:id="64"/>
      </w:r>
      <w:r>
        <w:rPr>
          <w:rFonts w:ascii="Times New Roman" w:hAnsi="Times New Roman" w:cs="Times New Roman"/>
        </w:rPr>
        <w:t>stronger crowding effects at 30 °C than at 25 °C (</w:t>
      </w:r>
      <w:r w:rsidRPr="005F0830">
        <w:rPr>
          <w:rFonts w:ascii="Times New Roman" w:hAnsi="Times New Roman" w:cs="Times New Roman"/>
        </w:rPr>
        <w:t>Figure</w:t>
      </w:r>
      <w:r w:rsidR="00A950FA">
        <w:rPr>
          <w:rFonts w:ascii="Times New Roman" w:hAnsi="Times New Roman" w:cs="Times New Roman"/>
        </w:rPr>
        <w:t>s</w:t>
      </w:r>
      <w:r w:rsidRPr="005F0830">
        <w:rPr>
          <w:rFonts w:ascii="Times New Roman" w:hAnsi="Times New Roman" w:cs="Times New Roman"/>
        </w:rPr>
        <w:t xml:space="preserve"> </w:t>
      </w:r>
      <w:r w:rsidR="00177DAE">
        <w:rPr>
          <w:rFonts w:ascii="Times New Roman" w:hAnsi="Times New Roman" w:cs="Times New Roman"/>
        </w:rPr>
        <w:t>7</w:t>
      </w:r>
      <w:r w:rsidR="005F0830" w:rsidRPr="005F0830">
        <w:rPr>
          <w:rFonts w:ascii="Times New Roman" w:hAnsi="Times New Roman" w:cs="Times New Roman"/>
        </w:rPr>
        <w:t xml:space="preserve">, </w:t>
      </w:r>
      <w:r w:rsidR="00177DAE">
        <w:rPr>
          <w:rFonts w:ascii="Times New Roman" w:hAnsi="Times New Roman" w:cs="Times New Roman"/>
        </w:rPr>
        <w:t>8</w:t>
      </w:r>
      <w:r w:rsidRPr="005F0830">
        <w:rPr>
          <w:rFonts w:ascii="Times New Roman" w:hAnsi="Times New Roman" w:cs="Times New Roman"/>
        </w:rPr>
        <w:t xml:space="preserve">; </w:t>
      </w:r>
      <w:r w:rsidR="005F0830" w:rsidRPr="005F0830">
        <w:rPr>
          <w:rFonts w:ascii="Times New Roman" w:hAnsi="Times New Roman" w:cs="Times New Roman"/>
        </w:rPr>
        <w:t>Tables</w:t>
      </w:r>
      <w:r w:rsidRPr="005F0830">
        <w:rPr>
          <w:rFonts w:ascii="Times New Roman" w:hAnsi="Times New Roman" w:cs="Times New Roman"/>
        </w:rPr>
        <w:t xml:space="preserve"> </w:t>
      </w:r>
      <w:r w:rsidR="005F0830" w:rsidRPr="005F0830">
        <w:rPr>
          <w:rFonts w:ascii="Times New Roman" w:hAnsi="Times New Roman" w:cs="Times New Roman"/>
        </w:rPr>
        <w:t>7</w:t>
      </w:r>
      <w:r w:rsidR="005F0830">
        <w:rPr>
          <w:rFonts w:ascii="Times New Roman" w:hAnsi="Times New Roman" w:cs="Times New Roman"/>
        </w:rPr>
        <w:t>, 8</w:t>
      </w:r>
      <w:r>
        <w:rPr>
          <w:rFonts w:ascii="Times New Roman" w:hAnsi="Times New Roman" w:cs="Times New Roman"/>
        </w:rPr>
        <w:t xml:space="preserve">). </w:t>
      </w:r>
      <w:r w:rsidR="00FF42FA">
        <w:rPr>
          <w:rFonts w:ascii="Times New Roman" w:hAnsi="Times New Roman" w:cs="Times New Roman"/>
        </w:rPr>
        <w:t xml:space="preserve">There were no temperature effects </w:t>
      </w:r>
      <w:r w:rsidR="002D3F46">
        <w:rPr>
          <w:rFonts w:ascii="Times New Roman" w:hAnsi="Times New Roman" w:cs="Times New Roman"/>
        </w:rPr>
        <w:t>of</w:t>
      </w:r>
      <w:r>
        <w:rPr>
          <w:rFonts w:ascii="Times New Roman" w:hAnsi="Times New Roman" w:cs="Times New Roman"/>
        </w:rPr>
        <w:t xml:space="preserve"> competition with rotifers, as indicated by significant interactions between current temperature and competition (</w:t>
      </w:r>
      <w:r>
        <w:rPr>
          <w:rFonts w:ascii="Times New Roman" w:hAnsi="Times New Roman" w:cs="Times New Roman"/>
          <w:i/>
          <w:iCs/>
        </w:rPr>
        <w:t xml:space="preserve">r: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4.55, </w:t>
      </w:r>
      <w:r w:rsidRPr="00CE48C0">
        <w:rPr>
          <w:rFonts w:ascii="Times New Roman" w:hAnsi="Times New Roman" w:cs="Times New Roman"/>
          <w:i/>
          <w:iCs/>
        </w:rPr>
        <w:t>P</w:t>
      </w:r>
      <w:r>
        <w:rPr>
          <w:rFonts w:ascii="Times New Roman" w:hAnsi="Times New Roman" w:cs="Times New Roman"/>
        </w:rPr>
        <w:t xml:space="preserve"> = 0.015; </w:t>
      </w:r>
      <w:r w:rsidR="00372D18">
        <w:rPr>
          <w:rFonts w:ascii="Times New Roman" w:hAnsi="Times New Roman" w:cs="Times New Roman"/>
        </w:rPr>
        <w:t>α</w:t>
      </w:r>
      <w:r>
        <w:rPr>
          <w:rFonts w:ascii="Times New Roman" w:hAnsi="Times New Roman" w:cs="Times New Roman"/>
        </w:rPr>
        <w:t xml:space="preserve">: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9.59, </w:t>
      </w:r>
      <w:r w:rsidRPr="00CE48C0">
        <w:rPr>
          <w:rFonts w:ascii="Times New Roman" w:hAnsi="Times New Roman" w:cs="Times New Roman"/>
          <w:i/>
          <w:iCs/>
        </w:rPr>
        <w:t>P</w:t>
      </w:r>
      <w:r>
        <w:rPr>
          <w:rFonts w:ascii="Times New Roman" w:hAnsi="Times New Roman" w:cs="Times New Roman"/>
        </w:rPr>
        <w:t xml:space="preserve"> &lt; 0.001). The </w:t>
      </w:r>
      <w:r>
        <w:rPr>
          <w:rFonts w:ascii="Times New Roman" w:hAnsi="Times New Roman" w:cs="Times New Roman"/>
        </w:rPr>
        <w:lastRenderedPageBreak/>
        <w:t xml:space="preserve">corresponding </w:t>
      </w:r>
      <w:r w:rsidR="003E7E8F">
        <w:rPr>
          <w:rFonts w:ascii="Times New Roman" w:hAnsi="Times New Roman" w:cs="Times New Roman"/>
        </w:rPr>
        <w:t xml:space="preserve">competitive </w:t>
      </w:r>
      <w:r>
        <w:rPr>
          <w:rFonts w:ascii="Times New Roman" w:hAnsi="Times New Roman" w:cs="Times New Roman"/>
        </w:rPr>
        <w:t xml:space="preserve">effect on </w:t>
      </w:r>
      <w:r w:rsidR="00D42278">
        <w:rPr>
          <w:rFonts w:ascii="Times New Roman" w:hAnsi="Times New Roman" w:cs="Times New Roman"/>
        </w:rPr>
        <w:t xml:space="preserve">the </w:t>
      </w:r>
      <w:r>
        <w:rPr>
          <w:rFonts w:ascii="Times New Roman" w:hAnsi="Times New Roman" w:cs="Times New Roman"/>
        </w:rPr>
        <w:t xml:space="preserve">realized equilibrium densities </w:t>
      </w:r>
      <w:r w:rsidR="00F64AC7">
        <w:rPr>
          <w:rFonts w:ascii="Times New Roman" w:hAnsi="Times New Roman" w:cs="Times New Roman"/>
        </w:rPr>
        <w:t xml:space="preserve">of protists </w:t>
      </w:r>
      <w:r>
        <w:rPr>
          <w:rFonts w:ascii="Times New Roman" w:hAnsi="Times New Roman" w:cs="Times New Roman"/>
        </w:rPr>
        <w:t>was temperature-dependent</w:t>
      </w:r>
      <w:r w:rsidR="003E7E8F">
        <w:rPr>
          <w:rFonts w:ascii="Times New Roman" w:hAnsi="Times New Roman" w:cs="Times New Roman"/>
        </w:rPr>
        <w:t xml:space="preserve"> (</w:t>
      </w:r>
      <w:r w:rsidR="00A950FA">
        <w:rPr>
          <w:rFonts w:ascii="Times New Roman" w:hAnsi="Times New Roman" w:cs="Times New Roman"/>
        </w:rPr>
        <w:t>Figure</w:t>
      </w:r>
      <w:r w:rsidR="00605A0A">
        <w:rPr>
          <w:rFonts w:ascii="Times New Roman" w:hAnsi="Times New Roman" w:cs="Times New Roman"/>
        </w:rPr>
        <w:t xml:space="preserve"> </w:t>
      </w:r>
      <w:r w:rsidR="00A950FA">
        <w:rPr>
          <w:rFonts w:ascii="Times New Roman" w:hAnsi="Times New Roman" w:cs="Times New Roman"/>
        </w:rPr>
        <w:t xml:space="preserve">9; </w:t>
      </w:r>
      <w:r w:rsidR="003E7E8F">
        <w:rPr>
          <w:rFonts w:ascii="Times New Roman" w:hAnsi="Times New Roman" w:cs="Times New Roman"/>
        </w:rPr>
        <w:t>Table 9)</w:t>
      </w:r>
      <w:r>
        <w:rPr>
          <w:rFonts w:ascii="Times New Roman" w:hAnsi="Times New Roman" w:cs="Times New Roman"/>
        </w:rPr>
        <w:t xml:space="preserve">. At 25 °C, competition with rotifers reduced protist </w:t>
      </w:r>
      <w:r w:rsidR="00FF6C9C">
        <w:rPr>
          <w:rFonts w:ascii="Times New Roman" w:hAnsi="Times New Roman" w:cs="Times New Roman"/>
        </w:rPr>
        <w:t>equilibrium</w:t>
      </w:r>
      <w:r>
        <w:rPr>
          <w:rFonts w:ascii="Times New Roman" w:hAnsi="Times New Roman" w:cs="Times New Roman"/>
        </w:rPr>
        <w:t xml:space="preserve"> densities substantially (Tukey contrast: </w:t>
      </w:r>
      <w:r w:rsidRPr="00B14AEC">
        <w:rPr>
          <w:rFonts w:ascii="Times New Roman" w:hAnsi="Times New Roman" w:cs="Times New Roman"/>
          <w:i/>
          <w:iCs/>
        </w:rPr>
        <w:t>P</w:t>
      </w:r>
      <w:r>
        <w:rPr>
          <w:rFonts w:ascii="Times New Roman" w:hAnsi="Times New Roman" w:cs="Times New Roman"/>
        </w:rPr>
        <w:t xml:space="preserve"> &lt; 0.001; </w:t>
      </w:r>
      <w:r w:rsidRPr="00A57C13">
        <w:rPr>
          <w:rFonts w:ascii="Times New Roman" w:hAnsi="Times New Roman" w:cs="Times New Roman"/>
        </w:rPr>
        <w:t>Table</w:t>
      </w:r>
      <w:r w:rsidR="00A57C13">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while at 30 °C protist equilibrium densities did not differ between competition treatments (</w:t>
      </w:r>
      <w:r w:rsidRPr="00AC18B2">
        <w:rPr>
          <w:rFonts w:ascii="Times New Roman" w:hAnsi="Times New Roman" w:cs="Times New Roman"/>
        </w:rPr>
        <w:t xml:space="preserve">all </w:t>
      </w:r>
      <w:r w:rsidRPr="00AC18B2">
        <w:rPr>
          <w:rFonts w:ascii="Times New Roman" w:hAnsi="Times New Roman" w:cs="Times New Roman"/>
          <w:i/>
          <w:iCs/>
        </w:rPr>
        <w:t>P</w:t>
      </w:r>
      <w:r w:rsidRPr="00AC18B2">
        <w:rPr>
          <w:rFonts w:ascii="Times New Roman" w:hAnsi="Times New Roman" w:cs="Times New Roman"/>
        </w:rPr>
        <w:t xml:space="preserve"> &gt; </w:t>
      </w:r>
      <w:r w:rsidR="00B82B0E">
        <w:rPr>
          <w:rFonts w:ascii="Times New Roman" w:hAnsi="Times New Roman" w:cs="Times New Roman"/>
        </w:rPr>
        <w:t>0.2</w:t>
      </w:r>
      <w:r w:rsidRPr="00AC18B2">
        <w:rPr>
          <w:rFonts w:ascii="Times New Roman" w:hAnsi="Times New Roman" w:cs="Times New Roman"/>
        </w:rPr>
        <w:t xml:space="preserve">; </w:t>
      </w:r>
      <w:r w:rsidR="00AC18B2" w:rsidRPr="00A57C13">
        <w:rPr>
          <w:rFonts w:ascii="Times New Roman" w:hAnsi="Times New Roman" w:cs="Times New Roman"/>
        </w:rPr>
        <w:t>Table</w:t>
      </w:r>
      <w:r w:rsidR="00AC18B2">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xml:space="preserve">). Protist growth rates, crowding coefficients, and realized equilibrium densities were unaffected by the evolutionary history of their rotifer competitors (all </w:t>
      </w:r>
      <w:r w:rsidRPr="00165D85">
        <w:rPr>
          <w:rFonts w:ascii="Times New Roman" w:hAnsi="Times New Roman" w:cs="Times New Roman"/>
          <w:i/>
          <w:iCs/>
        </w:rPr>
        <w:t>P</w:t>
      </w:r>
      <w:r>
        <w:rPr>
          <w:rFonts w:ascii="Times New Roman" w:hAnsi="Times New Roman" w:cs="Times New Roman"/>
        </w:rPr>
        <w:t xml:space="preserve"> &gt; 0.39).</w:t>
      </w:r>
    </w:p>
    <w:p w14:paraId="1D7F53EA" w14:textId="77777777" w:rsidR="00DA0D38" w:rsidRDefault="00DA0D38" w:rsidP="00DA0D38">
      <w:pPr>
        <w:jc w:val="center"/>
        <w:rPr>
          <w:rFonts w:ascii="Times New Roman" w:hAnsi="Times New Roman" w:cs="Times New Roman"/>
          <w:b/>
          <w:bCs/>
        </w:rPr>
      </w:pPr>
      <w:r>
        <w:rPr>
          <w:rFonts w:ascii="Times New Roman" w:hAnsi="Times New Roman" w:cs="Times New Roman"/>
          <w:b/>
          <w:bCs/>
          <w:noProof/>
        </w:rPr>
        <w:drawing>
          <wp:inline distT="0" distB="0" distL="0" distR="0" wp14:anchorId="2D852F88" wp14:editId="697D4D6B">
            <wp:extent cx="5008728" cy="3339152"/>
            <wp:effectExtent l="0" t="0" r="1905" b="0"/>
            <wp:docPr id="900305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12255" cy="3341503"/>
                    </a:xfrm>
                    <a:prstGeom prst="rect">
                      <a:avLst/>
                    </a:prstGeom>
                    <a:noFill/>
                    <a:ln>
                      <a:noFill/>
                    </a:ln>
                  </pic:spPr>
                </pic:pic>
              </a:graphicData>
            </a:graphic>
          </wp:inline>
        </w:drawing>
      </w:r>
    </w:p>
    <w:p w14:paraId="38C30AE1" w14:textId="52EBC817" w:rsidR="00DA0D38" w:rsidRPr="002A6419" w:rsidRDefault="00DA0D38" w:rsidP="00DA0D38">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1571D1" w:rsidRPr="002A6419">
        <w:rPr>
          <w:rFonts w:ascii="Times New Roman" w:hAnsi="Times New Roman" w:cs="Times New Roman"/>
          <w:b/>
          <w:bCs/>
          <w:sz w:val="22"/>
          <w:szCs w:val="22"/>
        </w:rPr>
        <w:t>4</w:t>
      </w:r>
      <w:r w:rsidRPr="002A6419">
        <w:rPr>
          <w:rFonts w:ascii="Times New Roman" w:hAnsi="Times New Roman" w:cs="Times New Roman"/>
          <w:b/>
          <w:bCs/>
          <w:sz w:val="22"/>
          <w:szCs w:val="22"/>
        </w:rPr>
        <w:t>.</w:t>
      </w:r>
      <w:r w:rsidRPr="002A6419">
        <w:rPr>
          <w:rFonts w:ascii="Times New Roman" w:hAnsi="Times New Roman" w:cs="Times New Roman"/>
          <w:sz w:val="22"/>
          <w:szCs w:val="22"/>
        </w:rPr>
        <w:t xml:space="preserve"> Intrinsic growth rate (ln </w:t>
      </w:r>
      <w:r w:rsidRPr="002A6419">
        <w:rPr>
          <w:rFonts w:ascii="Times New Roman" w:hAnsi="Times New Roman" w:cs="Times New Roman"/>
          <w:i/>
          <w:iCs/>
          <w:sz w:val="22"/>
          <w:szCs w:val="22"/>
        </w:rPr>
        <w:t>r</w:t>
      </w:r>
      <w:r w:rsidRPr="002A6419">
        <w:rPr>
          <w:rFonts w:ascii="Times New Roman" w:hAnsi="Times New Roman" w:cs="Times New Roman"/>
          <w:sz w:val="22"/>
          <w:szCs w:val="22"/>
        </w:rPr>
        <w:t xml:space="preserve">)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populations with evolutionary histories of 25 °C (blue circles) or 30 °C (orange triangles), measured at contemporary temperatures of 25 °C and 30 °C in the presence or absence of competition with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Points show mean ± SE.</w:t>
      </w:r>
    </w:p>
    <w:p w14:paraId="4D5685A2" w14:textId="77777777" w:rsidR="00DA0D38" w:rsidRDefault="00DA0D38" w:rsidP="00DA0D3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D27949F" wp14:editId="027D7115">
            <wp:extent cx="4987439" cy="3125025"/>
            <wp:effectExtent l="0" t="0" r="3810" b="0"/>
            <wp:docPr id="1841126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668" b="3345"/>
                    <a:stretch>
                      <a:fillRect/>
                    </a:stretch>
                  </pic:blipFill>
                  <pic:spPr bwMode="auto">
                    <a:xfrm>
                      <a:off x="0" y="0"/>
                      <a:ext cx="5002275" cy="3134321"/>
                    </a:xfrm>
                    <a:prstGeom prst="rect">
                      <a:avLst/>
                    </a:prstGeom>
                    <a:noFill/>
                    <a:ln>
                      <a:noFill/>
                    </a:ln>
                    <a:extLst>
                      <a:ext uri="{53640926-AAD7-44D8-BBD7-CCE9431645EC}">
                        <a14:shadowObscured xmlns:a14="http://schemas.microsoft.com/office/drawing/2010/main"/>
                      </a:ext>
                    </a:extLst>
                  </pic:spPr>
                </pic:pic>
              </a:graphicData>
            </a:graphic>
          </wp:inline>
        </w:drawing>
      </w:r>
    </w:p>
    <w:p w14:paraId="0B5168A1" w14:textId="123B2CBE" w:rsidR="00DA0D38" w:rsidRPr="002A6419" w:rsidRDefault="00DA0D38" w:rsidP="00DA0D38">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1571D1" w:rsidRPr="002A6419">
        <w:rPr>
          <w:rFonts w:ascii="Times New Roman" w:hAnsi="Times New Roman" w:cs="Times New Roman"/>
          <w:b/>
          <w:bCs/>
          <w:sz w:val="22"/>
          <w:szCs w:val="22"/>
        </w:rPr>
        <w:t>5</w:t>
      </w:r>
      <w:r w:rsidRPr="002A6419">
        <w:rPr>
          <w:rFonts w:ascii="Times New Roman" w:hAnsi="Times New Roman" w:cs="Times New Roman"/>
          <w:b/>
          <w:bCs/>
          <w:sz w:val="22"/>
          <w:szCs w:val="22"/>
        </w:rPr>
        <w:t xml:space="preserve">. </w:t>
      </w:r>
      <w:r w:rsidRPr="002A6419">
        <w:rPr>
          <w:rFonts w:ascii="Times New Roman" w:hAnsi="Times New Roman" w:cs="Times New Roman"/>
          <w:sz w:val="22"/>
          <w:szCs w:val="22"/>
        </w:rPr>
        <w:t xml:space="preserve">Logistic crowding coefficient (ln α)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populations with evolutionary histories of 25 °C (blue circles) or 30 °C (orange triangles), measured at contemporary temperatures of 25 °C and 30 °C in the presence or absence of competition with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Points show mean ± SE.</w:t>
      </w:r>
    </w:p>
    <w:p w14:paraId="7F2A3973" w14:textId="77777777" w:rsidR="00DA0D38" w:rsidRDefault="00DA0D38" w:rsidP="00DA0D38">
      <w:pPr>
        <w:jc w:val="center"/>
        <w:rPr>
          <w:rFonts w:ascii="Times New Roman" w:hAnsi="Times New Roman" w:cs="Times New Roman"/>
        </w:rPr>
      </w:pPr>
      <w:r>
        <w:rPr>
          <w:rFonts w:ascii="Times New Roman" w:hAnsi="Times New Roman" w:cs="Times New Roman"/>
          <w:noProof/>
        </w:rPr>
        <w:drawing>
          <wp:inline distT="0" distB="0" distL="0" distR="0" wp14:anchorId="6597183D" wp14:editId="7089CF2C">
            <wp:extent cx="4776716" cy="2997468"/>
            <wp:effectExtent l="0" t="0" r="5080" b="0"/>
            <wp:docPr id="880535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942" b="2931"/>
                    <a:stretch>
                      <a:fillRect/>
                    </a:stretch>
                  </pic:blipFill>
                  <pic:spPr bwMode="auto">
                    <a:xfrm>
                      <a:off x="0" y="0"/>
                      <a:ext cx="4787035" cy="3003944"/>
                    </a:xfrm>
                    <a:prstGeom prst="rect">
                      <a:avLst/>
                    </a:prstGeom>
                    <a:noFill/>
                    <a:ln>
                      <a:noFill/>
                    </a:ln>
                    <a:extLst>
                      <a:ext uri="{53640926-AAD7-44D8-BBD7-CCE9431645EC}">
                        <a14:shadowObscured xmlns:a14="http://schemas.microsoft.com/office/drawing/2010/main"/>
                      </a:ext>
                    </a:extLst>
                  </pic:spPr>
                </pic:pic>
              </a:graphicData>
            </a:graphic>
          </wp:inline>
        </w:drawing>
      </w:r>
    </w:p>
    <w:p w14:paraId="11EAFF4B" w14:textId="1AC2AB2F" w:rsidR="00DA0D38" w:rsidRPr="002A6419" w:rsidRDefault="00DA0D38" w:rsidP="00DA0D38">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C50103" w:rsidRPr="002A6419">
        <w:rPr>
          <w:rFonts w:ascii="Times New Roman" w:hAnsi="Times New Roman" w:cs="Times New Roman"/>
          <w:b/>
          <w:bCs/>
          <w:sz w:val="22"/>
          <w:szCs w:val="22"/>
        </w:rPr>
        <w:t>6</w:t>
      </w:r>
      <w:r w:rsidRPr="002A6419">
        <w:rPr>
          <w:rFonts w:ascii="Times New Roman" w:hAnsi="Times New Roman" w:cs="Times New Roman"/>
          <w:b/>
          <w:bCs/>
          <w:sz w:val="22"/>
          <w:szCs w:val="22"/>
        </w:rPr>
        <w:t xml:space="preserve">. </w:t>
      </w:r>
      <w:r w:rsidRPr="002A6419">
        <w:rPr>
          <w:rFonts w:ascii="Times New Roman" w:hAnsi="Times New Roman" w:cs="Times New Roman"/>
          <w:sz w:val="22"/>
          <w:szCs w:val="22"/>
        </w:rPr>
        <w:t xml:space="preserve">Realized equilibrium population (N̂ per 1 ml)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populations with evolutionary histories of 25 °C (blue circles) or 30 °C (orange triangles), measured at contemporary temperatures of 25 °C and 30 °C in the presence or absence of competition with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Points show mean ± SE.</w:t>
      </w:r>
    </w:p>
    <w:p w14:paraId="7F50A64D" w14:textId="77777777" w:rsidR="00DA0D38" w:rsidRDefault="00DA0D38" w:rsidP="00DA0D38">
      <w:pPr>
        <w:rPr>
          <w:rFonts w:ascii="Times New Roman" w:hAnsi="Times New Roman" w:cs="Times New Roman"/>
        </w:rPr>
      </w:pPr>
    </w:p>
    <w:p w14:paraId="5408D1CE" w14:textId="77777777" w:rsidR="00DA0D38" w:rsidRDefault="00DA0D38" w:rsidP="00DA0D3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1DDC437" wp14:editId="63BD6E49">
            <wp:extent cx="4503420" cy="2886501"/>
            <wp:effectExtent l="0" t="0" r="0" b="9525"/>
            <wp:docPr id="6650367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3857"/>
                    <a:stretch>
                      <a:fillRect/>
                    </a:stretch>
                  </pic:blipFill>
                  <pic:spPr bwMode="auto">
                    <a:xfrm>
                      <a:off x="0" y="0"/>
                      <a:ext cx="4507485" cy="2889106"/>
                    </a:xfrm>
                    <a:prstGeom prst="rect">
                      <a:avLst/>
                    </a:prstGeom>
                    <a:noFill/>
                    <a:ln>
                      <a:noFill/>
                    </a:ln>
                    <a:extLst>
                      <a:ext uri="{53640926-AAD7-44D8-BBD7-CCE9431645EC}">
                        <a14:shadowObscured xmlns:a14="http://schemas.microsoft.com/office/drawing/2010/main"/>
                      </a:ext>
                    </a:extLst>
                  </pic:spPr>
                </pic:pic>
              </a:graphicData>
            </a:graphic>
          </wp:inline>
        </w:drawing>
      </w:r>
    </w:p>
    <w:p w14:paraId="7165B329" w14:textId="45849316" w:rsidR="00DA0D38" w:rsidRPr="002A6419" w:rsidRDefault="00DA0D38" w:rsidP="00DA0D38">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C50103" w:rsidRPr="002A6419">
        <w:rPr>
          <w:rFonts w:ascii="Times New Roman" w:hAnsi="Times New Roman" w:cs="Times New Roman"/>
          <w:b/>
          <w:bCs/>
          <w:sz w:val="22"/>
          <w:szCs w:val="22"/>
        </w:rPr>
        <w:t>7</w:t>
      </w:r>
      <w:r w:rsidRPr="002A6419">
        <w:rPr>
          <w:rFonts w:ascii="Times New Roman" w:hAnsi="Times New Roman" w:cs="Times New Roman"/>
          <w:b/>
          <w:bCs/>
          <w:sz w:val="22"/>
          <w:szCs w:val="22"/>
        </w:rPr>
        <w:t>.</w:t>
      </w:r>
      <w:r w:rsidRPr="002A6419">
        <w:rPr>
          <w:rFonts w:ascii="Times New Roman" w:hAnsi="Times New Roman" w:cs="Times New Roman"/>
          <w:sz w:val="22"/>
          <w:szCs w:val="22"/>
        </w:rPr>
        <w:t xml:space="preserve"> Intrinsic growth rate (ln </w:t>
      </w:r>
      <w:r w:rsidRPr="002A6419">
        <w:rPr>
          <w:rFonts w:ascii="Times New Roman" w:hAnsi="Times New Roman" w:cs="Times New Roman"/>
          <w:i/>
          <w:iCs/>
          <w:sz w:val="22"/>
          <w:szCs w:val="22"/>
        </w:rPr>
        <w:t>r</w:t>
      </w:r>
      <w:r w:rsidRPr="002A6419">
        <w:rPr>
          <w:rFonts w:ascii="Times New Roman" w:hAnsi="Times New Roman" w:cs="Times New Roman"/>
          <w:sz w:val="22"/>
          <w:szCs w:val="22"/>
        </w:rPr>
        <w:t xml:space="preserve">) of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6A194B17" w14:textId="77777777" w:rsidR="00A950FA" w:rsidRDefault="00A950FA" w:rsidP="00A950FA">
      <w:pPr>
        <w:jc w:val="center"/>
        <w:rPr>
          <w:rFonts w:ascii="Times New Roman" w:hAnsi="Times New Roman" w:cs="Times New Roman"/>
        </w:rPr>
      </w:pPr>
      <w:r>
        <w:rPr>
          <w:rFonts w:ascii="Times New Roman" w:hAnsi="Times New Roman" w:cs="Times New Roman"/>
          <w:noProof/>
        </w:rPr>
        <w:drawing>
          <wp:inline distT="0" distB="0" distL="0" distR="0" wp14:anchorId="4F459800" wp14:editId="3BE522C6">
            <wp:extent cx="4625975" cy="2954740"/>
            <wp:effectExtent l="0" t="0" r="3175" b="0"/>
            <wp:docPr id="16492330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4191"/>
                    <a:stretch>
                      <a:fillRect/>
                    </a:stretch>
                  </pic:blipFill>
                  <pic:spPr bwMode="auto">
                    <a:xfrm>
                      <a:off x="0" y="0"/>
                      <a:ext cx="4639227" cy="2963204"/>
                    </a:xfrm>
                    <a:prstGeom prst="rect">
                      <a:avLst/>
                    </a:prstGeom>
                    <a:noFill/>
                    <a:ln>
                      <a:noFill/>
                    </a:ln>
                    <a:extLst>
                      <a:ext uri="{53640926-AAD7-44D8-BBD7-CCE9431645EC}">
                        <a14:shadowObscured xmlns:a14="http://schemas.microsoft.com/office/drawing/2010/main"/>
                      </a:ext>
                    </a:extLst>
                  </pic:spPr>
                </pic:pic>
              </a:graphicData>
            </a:graphic>
          </wp:inline>
        </w:drawing>
      </w:r>
    </w:p>
    <w:p w14:paraId="6762AAF6" w14:textId="77777777" w:rsidR="00A950FA" w:rsidRPr="002A6419" w:rsidRDefault="00A950FA" w:rsidP="00A950FA">
      <w:pPr>
        <w:rPr>
          <w:rFonts w:ascii="Times New Roman" w:hAnsi="Times New Roman" w:cs="Times New Roman"/>
          <w:sz w:val="22"/>
          <w:szCs w:val="22"/>
        </w:rPr>
      </w:pPr>
      <w:r w:rsidRPr="002A6419">
        <w:rPr>
          <w:rFonts w:ascii="Times New Roman" w:hAnsi="Times New Roman" w:cs="Times New Roman"/>
          <w:b/>
          <w:bCs/>
          <w:sz w:val="22"/>
          <w:szCs w:val="22"/>
        </w:rPr>
        <w:t xml:space="preserve">Figure 8. </w:t>
      </w:r>
      <w:r w:rsidRPr="002A6419">
        <w:rPr>
          <w:rFonts w:ascii="Times New Roman" w:hAnsi="Times New Roman" w:cs="Times New Roman"/>
          <w:sz w:val="22"/>
          <w:szCs w:val="22"/>
        </w:rPr>
        <w:t xml:space="preserve">Logistic crowding coefficient (ln α) of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6BC14DE3" w14:textId="77777777" w:rsidR="00A950FA" w:rsidRDefault="00A950FA" w:rsidP="00A950F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877460C" wp14:editId="52C6FAB9">
            <wp:extent cx="4749421" cy="3087859"/>
            <wp:effectExtent l="0" t="0" r="0" b="0"/>
            <wp:docPr id="10916874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2477"/>
                    <a:stretch>
                      <a:fillRect/>
                    </a:stretch>
                  </pic:blipFill>
                  <pic:spPr bwMode="auto">
                    <a:xfrm>
                      <a:off x="0" y="0"/>
                      <a:ext cx="4766946" cy="3099253"/>
                    </a:xfrm>
                    <a:prstGeom prst="rect">
                      <a:avLst/>
                    </a:prstGeom>
                    <a:noFill/>
                    <a:ln>
                      <a:noFill/>
                    </a:ln>
                    <a:extLst>
                      <a:ext uri="{53640926-AAD7-44D8-BBD7-CCE9431645EC}">
                        <a14:shadowObscured xmlns:a14="http://schemas.microsoft.com/office/drawing/2010/main"/>
                      </a:ext>
                    </a:extLst>
                  </pic:spPr>
                </pic:pic>
              </a:graphicData>
            </a:graphic>
          </wp:inline>
        </w:drawing>
      </w:r>
    </w:p>
    <w:p w14:paraId="71D5F725" w14:textId="77777777" w:rsidR="00A950FA" w:rsidRPr="00FB7E4C" w:rsidRDefault="00A950FA" w:rsidP="00A950FA">
      <w:pPr>
        <w:rPr>
          <w:rFonts w:ascii="Times New Roman" w:hAnsi="Times New Roman" w:cs="Times New Roman"/>
          <w:sz w:val="22"/>
          <w:szCs w:val="22"/>
        </w:rPr>
      </w:pPr>
      <w:r w:rsidRPr="00FB7E4C">
        <w:rPr>
          <w:rFonts w:ascii="Times New Roman" w:hAnsi="Times New Roman" w:cs="Times New Roman"/>
          <w:b/>
          <w:bCs/>
          <w:sz w:val="22"/>
          <w:szCs w:val="22"/>
        </w:rPr>
        <w:t>Figure 9.</w:t>
      </w:r>
      <w:r w:rsidRPr="00FB7E4C">
        <w:rPr>
          <w:rFonts w:ascii="Times New Roman" w:hAnsi="Times New Roman" w:cs="Times New Roman"/>
          <w:sz w:val="22"/>
          <w:szCs w:val="22"/>
        </w:rPr>
        <w:t xml:space="preserve"> Realized equilibrium population (N̂ per 1 ml) of </w:t>
      </w:r>
      <w:r w:rsidRPr="00FB7E4C">
        <w:rPr>
          <w:rFonts w:ascii="Times New Roman" w:hAnsi="Times New Roman" w:cs="Times New Roman"/>
          <w:i/>
          <w:iCs/>
          <w:sz w:val="22"/>
          <w:szCs w:val="22"/>
        </w:rPr>
        <w:t>Tetrahymena</w:t>
      </w:r>
      <w:r w:rsidRPr="00FB7E4C">
        <w:rPr>
          <w:rFonts w:ascii="Times New Roman" w:hAnsi="Times New Roman" w:cs="Times New Roman"/>
          <w:sz w:val="22"/>
          <w:szCs w:val="22"/>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6849D03A" w14:textId="2B517289" w:rsidR="00DB4D9F" w:rsidRDefault="00DB4D9F">
      <w:pPr>
        <w:rPr>
          <w:rFonts w:ascii="Times New Roman" w:hAnsi="Times New Roman" w:cs="Times New Roman"/>
        </w:rPr>
      </w:pPr>
    </w:p>
    <w:p w14:paraId="4F77CFAC" w14:textId="6D775DFC" w:rsidR="00610076" w:rsidRPr="009857A5" w:rsidRDefault="007B74FC" w:rsidP="00B2693B">
      <w:pPr>
        <w:spacing w:after="0" w:line="480" w:lineRule="auto"/>
        <w:rPr>
          <w:rFonts w:ascii="Times New Roman" w:hAnsi="Times New Roman" w:cs="Times New Roman"/>
          <w:u w:val="single"/>
        </w:rPr>
      </w:pPr>
      <w:r w:rsidRPr="009857A5">
        <w:rPr>
          <w:rFonts w:ascii="Times New Roman" w:hAnsi="Times New Roman" w:cs="Times New Roman"/>
          <w:u w:val="single"/>
        </w:rPr>
        <w:t>Discussion</w:t>
      </w:r>
    </w:p>
    <w:p w14:paraId="4C4CB8FD" w14:textId="135F74E2" w:rsidR="00A167BD" w:rsidRPr="00183764" w:rsidRDefault="00A167BD" w:rsidP="00A837E5">
      <w:pPr>
        <w:spacing w:after="0" w:line="480" w:lineRule="auto"/>
        <w:ind w:firstLine="720"/>
        <w:rPr>
          <w:rFonts w:ascii="Times New Roman" w:hAnsi="Times New Roman" w:cs="Times New Roman"/>
        </w:rPr>
      </w:pPr>
      <w:commentRangeStart w:id="65"/>
      <w:r>
        <w:rPr>
          <w:rFonts w:ascii="Times New Roman" w:hAnsi="Times New Roman" w:cs="Times New Roman"/>
        </w:rPr>
        <w:t xml:space="preserve">Rapid climate change poses a novel threat to the persistence of </w:t>
      </w:r>
      <w:r w:rsidR="003D0F4B">
        <w:rPr>
          <w:rFonts w:ascii="Times New Roman" w:hAnsi="Times New Roman" w:cs="Times New Roman"/>
        </w:rPr>
        <w:t>natural populations</w:t>
      </w:r>
      <w:r>
        <w:rPr>
          <w:rFonts w:ascii="Times New Roman" w:hAnsi="Times New Roman" w:cs="Times New Roman"/>
        </w:rPr>
        <w:t xml:space="preserve">, and for many species rapid adaptation </w:t>
      </w:r>
      <w:r w:rsidR="00A837E5">
        <w:rPr>
          <w:rFonts w:ascii="Times New Roman" w:hAnsi="Times New Roman" w:cs="Times New Roman"/>
        </w:rPr>
        <w:t>to a new environment may be reshaping the way the</w:t>
      </w:r>
      <w:r w:rsidR="00977DFA">
        <w:rPr>
          <w:rFonts w:ascii="Times New Roman" w:hAnsi="Times New Roman" w:cs="Times New Roman"/>
        </w:rPr>
        <w:t>y</w:t>
      </w:r>
      <w:r w:rsidR="00A837E5">
        <w:rPr>
          <w:rFonts w:ascii="Times New Roman" w:hAnsi="Times New Roman" w:cs="Times New Roman"/>
        </w:rPr>
        <w:t xml:space="preserve"> interact with other community members</w:t>
      </w:r>
      <w:commentRangeEnd w:id="65"/>
      <w:r w:rsidR="00357F11">
        <w:rPr>
          <w:rStyle w:val="CommentReference"/>
          <w:rFonts w:ascii="Times New Roman" w:hAnsi="Times New Roman" w:cs="Times New Roman"/>
          <w:sz w:val="24"/>
          <w:szCs w:val="24"/>
        </w:rPr>
        <w:commentReference w:id="65"/>
      </w:r>
      <w:r>
        <w:rPr>
          <w:rFonts w:ascii="Times New Roman" w:hAnsi="Times New Roman" w:cs="Times New Roman"/>
        </w:rPr>
        <w:t xml:space="preserve">. I found evidence that populations of </w:t>
      </w:r>
      <w:r>
        <w:rPr>
          <w:rFonts w:ascii="Times New Roman" w:hAnsi="Times New Roman" w:cs="Times New Roman"/>
          <w:i/>
          <w:iCs/>
        </w:rPr>
        <w:t>Habrotrocha rosa</w:t>
      </w:r>
      <w:r>
        <w:rPr>
          <w:rFonts w:ascii="Times New Roman" w:hAnsi="Times New Roman" w:cs="Times New Roman"/>
        </w:rPr>
        <w:t xml:space="preserve"> can evolve in response to changes in temperature</w:t>
      </w:r>
      <w:r w:rsidR="00BD0ED2">
        <w:rPr>
          <w:rFonts w:ascii="Times New Roman" w:hAnsi="Times New Roman" w:cs="Times New Roman"/>
        </w:rPr>
        <w:t xml:space="preserve">, </w:t>
      </w:r>
      <w:commentRangeStart w:id="66"/>
      <w:r w:rsidR="00BD0ED2">
        <w:rPr>
          <w:rFonts w:ascii="Times New Roman" w:hAnsi="Times New Roman" w:cs="Times New Roman"/>
        </w:rPr>
        <w:t>and</w:t>
      </w:r>
      <w:r w:rsidR="00AE4415">
        <w:rPr>
          <w:rFonts w:ascii="Times New Roman" w:hAnsi="Times New Roman" w:cs="Times New Roman"/>
        </w:rPr>
        <w:t xml:space="preserve"> that this evolution altered their competitive interactions with </w:t>
      </w:r>
      <w:r w:rsidR="00AE4415" w:rsidRPr="00AE4415">
        <w:rPr>
          <w:rFonts w:ascii="Times New Roman" w:hAnsi="Times New Roman" w:cs="Times New Roman"/>
          <w:i/>
          <w:iCs/>
        </w:rPr>
        <w:t>Tetrahymena</w:t>
      </w:r>
      <w:r w:rsidR="00AE4415">
        <w:rPr>
          <w:rFonts w:ascii="Times New Roman" w:hAnsi="Times New Roman" w:cs="Times New Roman"/>
        </w:rPr>
        <w:t>.</w:t>
      </w:r>
      <w:commentRangeEnd w:id="66"/>
      <w:r w:rsidR="001534C6">
        <w:rPr>
          <w:rStyle w:val="CommentReference"/>
          <w:rFonts w:ascii="Times New Roman" w:hAnsi="Times New Roman" w:cs="Times New Roman"/>
          <w:sz w:val="24"/>
          <w:szCs w:val="24"/>
        </w:rPr>
        <w:commentReference w:id="66"/>
      </w:r>
      <w:r w:rsidR="00AE4415">
        <w:rPr>
          <w:rFonts w:ascii="Times New Roman" w:hAnsi="Times New Roman" w:cs="Times New Roman"/>
        </w:rPr>
        <w:t xml:space="preserve"> Cultures of </w:t>
      </w:r>
      <w:r w:rsidR="00AE4415">
        <w:rPr>
          <w:rFonts w:ascii="Times New Roman" w:hAnsi="Times New Roman" w:cs="Times New Roman"/>
          <w:i/>
          <w:iCs/>
        </w:rPr>
        <w:t xml:space="preserve">H. </w:t>
      </w:r>
      <w:r w:rsidR="00AE4415" w:rsidRPr="00AE4415">
        <w:rPr>
          <w:rFonts w:ascii="Times New Roman" w:hAnsi="Times New Roman" w:cs="Times New Roman"/>
          <w:i/>
          <w:iCs/>
        </w:rPr>
        <w:t>rosa</w:t>
      </w:r>
      <w:r w:rsidR="00AE4415">
        <w:rPr>
          <w:rFonts w:ascii="Times New Roman" w:hAnsi="Times New Roman" w:cs="Times New Roman"/>
        </w:rPr>
        <w:t xml:space="preserve"> with a warmer evolutionary history </w:t>
      </w:r>
      <w:r w:rsidR="00ED704C">
        <w:rPr>
          <w:rFonts w:ascii="Times New Roman" w:hAnsi="Times New Roman" w:cs="Times New Roman"/>
        </w:rPr>
        <w:t>performed worse in</w:t>
      </w:r>
      <w:r w:rsidR="00846406">
        <w:rPr>
          <w:rFonts w:ascii="Times New Roman" w:hAnsi="Times New Roman" w:cs="Times New Roman"/>
        </w:rPr>
        <w:t xml:space="preserve"> competition </w:t>
      </w:r>
      <w:r w:rsidR="00ED704C">
        <w:rPr>
          <w:rFonts w:ascii="Times New Roman" w:hAnsi="Times New Roman" w:cs="Times New Roman"/>
        </w:rPr>
        <w:t xml:space="preserve">with </w:t>
      </w:r>
      <w:r w:rsidR="00ED704C">
        <w:rPr>
          <w:rFonts w:ascii="Times New Roman" w:hAnsi="Times New Roman" w:cs="Times New Roman"/>
          <w:i/>
          <w:iCs/>
        </w:rPr>
        <w:t xml:space="preserve">Tetrahymena </w:t>
      </w:r>
      <w:r w:rsidR="00AE4415">
        <w:rPr>
          <w:rFonts w:ascii="Times New Roman" w:hAnsi="Times New Roman" w:cs="Times New Roman"/>
        </w:rPr>
        <w:t>than those with a cooler history.</w:t>
      </w:r>
      <w:r w:rsidR="00F212B9">
        <w:rPr>
          <w:rFonts w:ascii="Times New Roman" w:hAnsi="Times New Roman" w:cs="Times New Roman"/>
        </w:rPr>
        <w:t xml:space="preserve"> </w:t>
      </w:r>
      <w:r w:rsidR="002969A7">
        <w:rPr>
          <w:rFonts w:ascii="Times New Roman" w:hAnsi="Times New Roman" w:cs="Times New Roman"/>
        </w:rPr>
        <w:t xml:space="preserve">These </w:t>
      </w:r>
      <w:r w:rsidR="00357F11">
        <w:rPr>
          <w:rFonts w:ascii="Times New Roman" w:hAnsi="Times New Roman" w:cs="Times New Roman"/>
        </w:rPr>
        <w:t>results</w:t>
      </w:r>
      <w:r w:rsidR="002969A7">
        <w:rPr>
          <w:rFonts w:ascii="Times New Roman" w:hAnsi="Times New Roman" w:cs="Times New Roman"/>
        </w:rPr>
        <w:t xml:space="preserve"> </w:t>
      </w:r>
      <w:r w:rsidR="00971E32">
        <w:rPr>
          <w:rFonts w:ascii="Times New Roman" w:hAnsi="Times New Roman" w:cs="Times New Roman"/>
        </w:rPr>
        <w:t xml:space="preserve">support </w:t>
      </w:r>
      <w:r w:rsidR="00D85CE3">
        <w:rPr>
          <w:rFonts w:ascii="Times New Roman" w:hAnsi="Times New Roman" w:cs="Times New Roman"/>
        </w:rPr>
        <w:t xml:space="preserve">the existence of meaningful </w:t>
      </w:r>
      <w:commentRangeStart w:id="67"/>
      <w:r w:rsidR="00D85CE3">
        <w:rPr>
          <w:rFonts w:ascii="Times New Roman" w:hAnsi="Times New Roman" w:cs="Times New Roman"/>
        </w:rPr>
        <w:t>evolution-mediated indirect effects</w:t>
      </w:r>
      <w:commentRangeEnd w:id="67"/>
      <w:r w:rsidR="00357F11">
        <w:rPr>
          <w:rStyle w:val="CommentReference"/>
          <w:rFonts w:ascii="Times New Roman" w:hAnsi="Times New Roman" w:cs="Times New Roman"/>
          <w:sz w:val="24"/>
          <w:szCs w:val="24"/>
        </w:rPr>
        <w:commentReference w:id="67"/>
      </w:r>
      <w:r w:rsidR="00183764">
        <w:rPr>
          <w:rFonts w:ascii="Times New Roman" w:hAnsi="Times New Roman" w:cs="Times New Roman"/>
        </w:rPr>
        <w:t xml:space="preserve">, wherein rapid evolution to temperature in </w:t>
      </w:r>
      <w:r w:rsidR="00183764">
        <w:rPr>
          <w:rFonts w:ascii="Times New Roman" w:hAnsi="Times New Roman" w:cs="Times New Roman"/>
          <w:i/>
          <w:iCs/>
        </w:rPr>
        <w:t>H. rosa</w:t>
      </w:r>
      <w:r w:rsidR="00183764">
        <w:rPr>
          <w:rFonts w:ascii="Times New Roman" w:hAnsi="Times New Roman" w:cs="Times New Roman"/>
        </w:rPr>
        <w:t xml:space="preserve"> altered the competitive dynamics between </w:t>
      </w:r>
      <w:r w:rsidR="00183764">
        <w:rPr>
          <w:rFonts w:ascii="Times New Roman" w:hAnsi="Times New Roman" w:cs="Times New Roman"/>
          <w:i/>
          <w:iCs/>
        </w:rPr>
        <w:t>H. rosa</w:t>
      </w:r>
      <w:r w:rsidR="00183764">
        <w:rPr>
          <w:rFonts w:ascii="Times New Roman" w:hAnsi="Times New Roman" w:cs="Times New Roman"/>
          <w:iCs/>
        </w:rPr>
        <w:t xml:space="preserve"> and </w:t>
      </w:r>
      <w:r w:rsidR="00183764">
        <w:rPr>
          <w:rFonts w:ascii="Times New Roman" w:hAnsi="Times New Roman" w:cs="Times New Roman"/>
          <w:i/>
        </w:rPr>
        <w:t>Tetrahymena</w:t>
      </w:r>
      <w:r w:rsidR="00183764">
        <w:rPr>
          <w:rFonts w:ascii="Times New Roman" w:hAnsi="Times New Roman" w:cs="Times New Roman"/>
          <w:iCs/>
        </w:rPr>
        <w:t>, suggesting that evolution in one community member can reshape species interactions in ways that may have broader community-level consequences</w:t>
      </w:r>
      <w:r w:rsidR="001D1974">
        <w:rPr>
          <w:rFonts w:ascii="Times New Roman" w:hAnsi="Times New Roman" w:cs="Times New Roman"/>
        </w:rPr>
        <w:t>.</w:t>
      </w:r>
    </w:p>
    <w:p w14:paraId="3214FB3F" w14:textId="67713A78" w:rsidR="0089635F" w:rsidRDefault="00BB4D4A" w:rsidP="007B74FC">
      <w:pPr>
        <w:spacing w:after="0" w:line="480" w:lineRule="auto"/>
        <w:rPr>
          <w:rFonts w:ascii="Times New Roman" w:hAnsi="Times New Roman" w:cs="Times New Roman"/>
        </w:rPr>
      </w:pPr>
      <w:r>
        <w:rPr>
          <w:rFonts w:ascii="Times New Roman" w:hAnsi="Times New Roman" w:cs="Times New Roman"/>
        </w:rPr>
        <w:lastRenderedPageBreak/>
        <w:tab/>
      </w:r>
      <w:r w:rsidR="00B2693B" w:rsidRPr="009857A5">
        <w:rPr>
          <w:rFonts w:ascii="Times New Roman" w:hAnsi="Times New Roman" w:cs="Times New Roman"/>
          <w:i/>
          <w:iCs/>
        </w:rPr>
        <w:t>Evolutionary response to temperature</w:t>
      </w:r>
      <w:r w:rsidR="00B2693B">
        <w:rPr>
          <w:rFonts w:ascii="Times New Roman" w:hAnsi="Times New Roman" w:cs="Times New Roman"/>
        </w:rPr>
        <w:t>—</w:t>
      </w:r>
      <w:r w:rsidR="00FF438D">
        <w:rPr>
          <w:rFonts w:ascii="Times New Roman" w:hAnsi="Times New Roman" w:cs="Times New Roman"/>
        </w:rPr>
        <w:t xml:space="preserve">Two separate </w:t>
      </w:r>
      <w:commentRangeStart w:id="68"/>
      <w:r w:rsidR="00183764">
        <w:rPr>
          <w:rFonts w:ascii="Times New Roman" w:hAnsi="Times New Roman" w:cs="Times New Roman"/>
        </w:rPr>
        <w:t>lines of evidence</w:t>
      </w:r>
      <w:r w:rsidR="00FF438D">
        <w:rPr>
          <w:rFonts w:ascii="Times New Roman" w:hAnsi="Times New Roman" w:cs="Times New Roman"/>
        </w:rPr>
        <w:t xml:space="preserve"> </w:t>
      </w:r>
      <w:commentRangeEnd w:id="68"/>
      <w:r w:rsidR="00AD2486">
        <w:rPr>
          <w:rStyle w:val="CommentReference"/>
          <w:rFonts w:ascii="Times New Roman" w:hAnsi="Times New Roman" w:cs="Times New Roman"/>
          <w:sz w:val="24"/>
          <w:szCs w:val="24"/>
        </w:rPr>
        <w:commentReference w:id="68"/>
      </w:r>
      <w:r w:rsidR="001534C6">
        <w:rPr>
          <w:rFonts w:ascii="Times New Roman" w:hAnsi="Times New Roman" w:cs="Times New Roman"/>
        </w:rPr>
        <w:t xml:space="preserve">are </w:t>
      </w:r>
      <w:r w:rsidR="00183764">
        <w:rPr>
          <w:rFonts w:ascii="Times New Roman" w:hAnsi="Times New Roman" w:cs="Times New Roman"/>
        </w:rPr>
        <w:t xml:space="preserve">consistent with evolutionary change occurring </w:t>
      </w:r>
      <w:r w:rsidR="00E60941">
        <w:rPr>
          <w:rFonts w:ascii="Times New Roman" w:hAnsi="Times New Roman" w:cs="Times New Roman"/>
        </w:rPr>
        <w:t>in response to temperature</w:t>
      </w:r>
      <w:r w:rsidR="00FF438D">
        <w:rPr>
          <w:rFonts w:ascii="Times New Roman" w:hAnsi="Times New Roman" w:cs="Times New Roman"/>
        </w:rPr>
        <w:t xml:space="preserve">. </w:t>
      </w:r>
      <w:r w:rsidR="00191A6C">
        <w:rPr>
          <w:rFonts w:ascii="Times New Roman" w:hAnsi="Times New Roman" w:cs="Times New Roman"/>
        </w:rPr>
        <w:t xml:space="preserve">First, individuals of </w:t>
      </w:r>
      <w:r w:rsidR="00191A6C">
        <w:rPr>
          <w:rFonts w:ascii="Times New Roman" w:hAnsi="Times New Roman" w:cs="Times New Roman"/>
          <w:i/>
          <w:iCs/>
        </w:rPr>
        <w:t xml:space="preserve">H. rosa </w:t>
      </w:r>
      <w:r w:rsidR="00191A6C">
        <w:rPr>
          <w:rFonts w:ascii="Times New Roman" w:hAnsi="Times New Roman" w:cs="Times New Roman"/>
        </w:rPr>
        <w:t xml:space="preserve">with a thermal history of 30 °C had cross-sectional areas ~10% smaller than those with a history of 25 °C. </w:t>
      </w:r>
      <w:r w:rsidR="00686598">
        <w:rPr>
          <w:rFonts w:ascii="Times New Roman" w:hAnsi="Times New Roman" w:cs="Times New Roman"/>
        </w:rPr>
        <w:t xml:space="preserve">This pattern is consistent with the classical </w:t>
      </w:r>
      <w:r w:rsidR="00686598" w:rsidRPr="00686598">
        <w:rPr>
          <w:rFonts w:ascii="Times New Roman" w:hAnsi="Times New Roman" w:cs="Times New Roman"/>
        </w:rPr>
        <w:t>temperature-size rule</w:t>
      </w:r>
      <w:r w:rsidR="00397B1C">
        <w:rPr>
          <w:rFonts w:ascii="Times New Roman" w:hAnsi="Times New Roman" w:cs="Times New Roman"/>
        </w:rPr>
        <w:t xml:space="preserve"> (TSR)</w:t>
      </w:r>
      <w:r w:rsidR="00686598">
        <w:rPr>
          <w:rFonts w:ascii="Times New Roman" w:hAnsi="Times New Roman" w:cs="Times New Roman"/>
        </w:rPr>
        <w:t>, which</w:t>
      </w:r>
      <w:r w:rsidR="00686598" w:rsidRPr="00686598">
        <w:rPr>
          <w:rFonts w:ascii="Times New Roman" w:hAnsi="Times New Roman" w:cs="Times New Roman"/>
        </w:rPr>
        <w:t xml:space="preserve"> predicts selection for smaller body sizes at higher temperatures (Atkinson, 1994)</w:t>
      </w:r>
      <w:r w:rsidR="00682F66">
        <w:rPr>
          <w:rFonts w:ascii="Times New Roman" w:hAnsi="Times New Roman" w:cs="Times New Roman"/>
        </w:rPr>
        <w:t>.</w:t>
      </w:r>
      <w:r w:rsidR="00397B1C">
        <w:rPr>
          <w:rFonts w:ascii="Times New Roman" w:hAnsi="Times New Roman" w:cs="Times New Roman"/>
        </w:rPr>
        <w:t xml:space="preserve"> The TSR </w:t>
      </w:r>
      <w:r w:rsidR="00C5567E">
        <w:rPr>
          <w:rFonts w:ascii="Times New Roman" w:hAnsi="Times New Roman" w:cs="Times New Roman"/>
        </w:rPr>
        <w:t>is frequently used in the context of phenotypic plasticity</w:t>
      </w:r>
      <w:r w:rsidR="00A44FEB">
        <w:rPr>
          <w:rFonts w:ascii="Times New Roman" w:hAnsi="Times New Roman" w:cs="Times New Roman"/>
        </w:rPr>
        <w:t xml:space="preserve"> (e.g., Forster et al., 2012)</w:t>
      </w:r>
      <w:r w:rsidR="00231984">
        <w:rPr>
          <w:rFonts w:ascii="Times New Roman" w:hAnsi="Times New Roman" w:cs="Times New Roman"/>
        </w:rPr>
        <w:t>, but such a relationship has fitness consequences and has been documented to drive directional selection</w:t>
      </w:r>
      <w:r w:rsidR="00B544DD">
        <w:rPr>
          <w:rFonts w:ascii="Times New Roman" w:hAnsi="Times New Roman" w:cs="Times New Roman"/>
        </w:rPr>
        <w:t xml:space="preserve"> under sustained thermal regimes</w:t>
      </w:r>
      <w:r w:rsidR="002D06DE">
        <w:rPr>
          <w:rFonts w:ascii="Times New Roman" w:hAnsi="Times New Roman" w:cs="Times New Roman"/>
        </w:rPr>
        <w:t xml:space="preserve"> (e.g.,</w:t>
      </w:r>
      <w:r w:rsidR="00B544DD">
        <w:rPr>
          <w:rFonts w:ascii="Times New Roman" w:hAnsi="Times New Roman" w:cs="Times New Roman"/>
        </w:rPr>
        <w:t xml:space="preserve"> in a freshwater ostracod</w:t>
      </w:r>
      <w:r w:rsidR="002D06DE">
        <w:rPr>
          <w:rFonts w:ascii="Times New Roman" w:hAnsi="Times New Roman" w:cs="Times New Roman"/>
        </w:rPr>
        <w:t xml:space="preserve">; </w:t>
      </w:r>
      <w:r w:rsidR="00B544DD">
        <w:rPr>
          <w:rFonts w:ascii="Times New Roman" w:hAnsi="Times New Roman" w:cs="Times New Roman"/>
        </w:rPr>
        <w:t>Scheihing et al., 2011</w:t>
      </w:r>
      <w:r w:rsidR="00231984">
        <w:rPr>
          <w:rFonts w:ascii="Times New Roman" w:hAnsi="Times New Roman" w:cs="Times New Roman"/>
        </w:rPr>
        <w:t>).</w:t>
      </w:r>
      <w:r w:rsidR="00790E60">
        <w:rPr>
          <w:rFonts w:ascii="Times New Roman" w:hAnsi="Times New Roman" w:cs="Times New Roman"/>
        </w:rPr>
        <w:t xml:space="preserve"> </w:t>
      </w:r>
      <w:r w:rsidR="00AD2486">
        <w:rPr>
          <w:rFonts w:ascii="Times New Roman" w:hAnsi="Times New Roman" w:cs="Times New Roman"/>
        </w:rPr>
        <w:t xml:space="preserve">Although </w:t>
      </w:r>
      <w:r w:rsidR="00790E60">
        <w:rPr>
          <w:rFonts w:ascii="Times New Roman" w:hAnsi="Times New Roman" w:cs="Times New Roman"/>
        </w:rPr>
        <w:t>I establish</w:t>
      </w:r>
      <w:r w:rsidR="00AD2486">
        <w:rPr>
          <w:rFonts w:ascii="Times New Roman" w:hAnsi="Times New Roman" w:cs="Times New Roman"/>
        </w:rPr>
        <w:t>ed</w:t>
      </w:r>
      <w:r w:rsidR="00790E60">
        <w:rPr>
          <w:rFonts w:ascii="Times New Roman" w:hAnsi="Times New Roman" w:cs="Times New Roman"/>
        </w:rPr>
        <w:t xml:space="preserve"> a common garden setting of 25 °C for ~3 generations before measuring the body size of each rotifer lineage, it is possible that some plasticity was</w:t>
      </w:r>
      <w:r w:rsidR="00232A3E">
        <w:rPr>
          <w:rFonts w:ascii="Times New Roman" w:hAnsi="Times New Roman" w:cs="Times New Roman"/>
        </w:rPr>
        <w:t xml:space="preserve"> still</w:t>
      </w:r>
      <w:r w:rsidR="00790E60">
        <w:rPr>
          <w:rFonts w:ascii="Times New Roman" w:hAnsi="Times New Roman" w:cs="Times New Roman"/>
        </w:rPr>
        <w:t xml:space="preserve"> carried over from the previous temperature treatments</w:t>
      </w:r>
      <w:r w:rsidR="00232A3E">
        <w:rPr>
          <w:rFonts w:ascii="Times New Roman" w:hAnsi="Times New Roman" w:cs="Times New Roman"/>
        </w:rPr>
        <w:t xml:space="preserve"> by older individuals</w:t>
      </w:r>
      <w:r w:rsidR="00790E60">
        <w:rPr>
          <w:rFonts w:ascii="Times New Roman" w:hAnsi="Times New Roman" w:cs="Times New Roman"/>
        </w:rPr>
        <w:t xml:space="preserve">. </w:t>
      </w:r>
      <w:r w:rsidR="005F2750">
        <w:rPr>
          <w:rFonts w:ascii="Times New Roman" w:hAnsi="Times New Roman" w:cs="Times New Roman"/>
        </w:rPr>
        <w:t xml:space="preserve">However, I </w:t>
      </w:r>
      <w:r w:rsidR="007C2245">
        <w:rPr>
          <w:rFonts w:ascii="Times New Roman" w:hAnsi="Times New Roman" w:cs="Times New Roman"/>
        </w:rPr>
        <w:t>estimate</w:t>
      </w:r>
      <w:r w:rsidR="005F2750">
        <w:rPr>
          <w:rFonts w:ascii="Times New Roman" w:hAnsi="Times New Roman" w:cs="Times New Roman"/>
        </w:rPr>
        <w:t xml:space="preserve"> that </w:t>
      </w:r>
      <w:r w:rsidR="00842B20">
        <w:rPr>
          <w:rFonts w:ascii="Times New Roman" w:hAnsi="Times New Roman" w:cs="Times New Roman"/>
        </w:rPr>
        <w:t>8</w:t>
      </w:r>
      <w:commentRangeStart w:id="69"/>
      <w:r w:rsidR="005F2750">
        <w:rPr>
          <w:rFonts w:ascii="Times New Roman" w:hAnsi="Times New Roman" w:cs="Times New Roman"/>
        </w:rPr>
        <w:t>0</w:t>
      </w:r>
      <w:commentRangeEnd w:id="69"/>
      <w:r w:rsidR="00AC5219">
        <w:rPr>
          <w:rStyle w:val="CommentReference"/>
          <w:rFonts w:ascii="Times New Roman" w:hAnsi="Times New Roman" w:cs="Times New Roman"/>
          <w:sz w:val="24"/>
          <w:szCs w:val="24"/>
        </w:rPr>
        <w:commentReference w:id="69"/>
      </w:r>
      <w:r w:rsidR="005F2750">
        <w:rPr>
          <w:rFonts w:ascii="Times New Roman" w:hAnsi="Times New Roman" w:cs="Times New Roman"/>
        </w:rPr>
        <w:t xml:space="preserve">% of the individuals measured for body size hatched </w:t>
      </w:r>
      <w:r w:rsidR="00842B20">
        <w:rPr>
          <w:rFonts w:ascii="Times New Roman" w:hAnsi="Times New Roman" w:cs="Times New Roman"/>
        </w:rPr>
        <w:t xml:space="preserve">during </w:t>
      </w:r>
      <w:r w:rsidR="005F2750">
        <w:rPr>
          <w:rFonts w:ascii="Times New Roman" w:hAnsi="Times New Roman" w:cs="Times New Roman"/>
        </w:rPr>
        <w:t>th</w:t>
      </w:r>
      <w:r w:rsidR="00842B20">
        <w:rPr>
          <w:rFonts w:ascii="Times New Roman" w:hAnsi="Times New Roman" w:cs="Times New Roman"/>
        </w:rPr>
        <w:t>is</w:t>
      </w:r>
      <w:r w:rsidR="005F2750">
        <w:rPr>
          <w:rFonts w:ascii="Times New Roman" w:hAnsi="Times New Roman" w:cs="Times New Roman"/>
        </w:rPr>
        <w:t xml:space="preserve"> 25 °C common setting</w:t>
      </w:r>
      <w:r w:rsidR="004F23F9">
        <w:rPr>
          <w:rFonts w:ascii="Times New Roman" w:hAnsi="Times New Roman" w:cs="Times New Roman"/>
        </w:rPr>
        <w:t>.</w:t>
      </w:r>
      <w:r w:rsidR="005F2750">
        <w:rPr>
          <w:rFonts w:ascii="Times New Roman" w:hAnsi="Times New Roman" w:cs="Times New Roman"/>
        </w:rPr>
        <w:t xml:space="preserve"> </w:t>
      </w:r>
      <w:r w:rsidR="004F23F9">
        <w:rPr>
          <w:rFonts w:ascii="Times New Roman" w:hAnsi="Times New Roman" w:cs="Times New Roman"/>
        </w:rPr>
        <w:t>Therefore, t</w:t>
      </w:r>
      <w:r w:rsidR="005F2750">
        <w:rPr>
          <w:rFonts w:ascii="Times New Roman" w:hAnsi="Times New Roman" w:cs="Times New Roman"/>
        </w:rPr>
        <w:t xml:space="preserve">he 10% smaller body size observed in cultures with a warmer history of temperature </w:t>
      </w:r>
      <w:r w:rsidR="004F23F9">
        <w:rPr>
          <w:rFonts w:ascii="Times New Roman" w:hAnsi="Times New Roman" w:cs="Times New Roman"/>
        </w:rPr>
        <w:t>is unlikely to be attributed to plasticity alone</w:t>
      </w:r>
      <w:r w:rsidR="000D232F">
        <w:rPr>
          <w:rFonts w:ascii="Times New Roman" w:hAnsi="Times New Roman" w:cs="Times New Roman"/>
        </w:rPr>
        <w:t xml:space="preserve">, especially since a previous experiment failed to find meaningful plastic responses to the same temperatures among these same 17 clonal lines of </w:t>
      </w:r>
      <w:r w:rsidR="000D232F">
        <w:rPr>
          <w:rFonts w:ascii="Times New Roman" w:hAnsi="Times New Roman" w:cs="Times New Roman"/>
          <w:i/>
          <w:iCs/>
        </w:rPr>
        <w:t>H. rosa</w:t>
      </w:r>
      <w:r w:rsidR="000D232F">
        <w:rPr>
          <w:rFonts w:ascii="Times New Roman" w:hAnsi="Times New Roman" w:cs="Times New Roman"/>
        </w:rPr>
        <w:t xml:space="preserve"> in isolation</w:t>
      </w:r>
      <w:r w:rsidR="00C523F9">
        <w:rPr>
          <w:rFonts w:ascii="Times New Roman" w:hAnsi="Times New Roman" w:cs="Times New Roman"/>
        </w:rPr>
        <w:t xml:space="preserve"> (</w:t>
      </w:r>
      <w:r w:rsidR="00C523F9" w:rsidRPr="00FF286B">
        <w:rPr>
          <w:rFonts w:ascii="Times New Roman" w:hAnsi="Times New Roman" w:cs="Times New Roman"/>
        </w:rPr>
        <w:t>Figure</w:t>
      </w:r>
      <w:r w:rsidR="00FF286B">
        <w:rPr>
          <w:rFonts w:ascii="Times New Roman" w:hAnsi="Times New Roman" w:cs="Times New Roman"/>
        </w:rPr>
        <w:t xml:space="preserve"> </w:t>
      </w:r>
      <w:r w:rsidR="001571D1">
        <w:rPr>
          <w:rFonts w:ascii="Times New Roman" w:hAnsi="Times New Roman" w:cs="Times New Roman"/>
        </w:rPr>
        <w:t>3</w:t>
      </w:r>
      <w:r w:rsidR="00C523F9">
        <w:rPr>
          <w:rFonts w:ascii="Times New Roman" w:hAnsi="Times New Roman" w:cs="Times New Roman"/>
        </w:rPr>
        <w:t>)</w:t>
      </w:r>
      <w:r w:rsidR="000D232F">
        <w:rPr>
          <w:rFonts w:ascii="Times New Roman" w:hAnsi="Times New Roman" w:cs="Times New Roman"/>
        </w:rPr>
        <w:t xml:space="preserve">. </w:t>
      </w:r>
      <w:r w:rsidR="00AC5219">
        <w:rPr>
          <w:rFonts w:ascii="Times New Roman" w:hAnsi="Times New Roman" w:cs="Times New Roman"/>
        </w:rPr>
        <w:t xml:space="preserve">Although </w:t>
      </w:r>
      <w:r w:rsidR="00A74272">
        <w:rPr>
          <w:rFonts w:ascii="Times New Roman" w:hAnsi="Times New Roman" w:cs="Times New Roman"/>
        </w:rPr>
        <w:t>a body size difference of 10% was too subtle to be detected previously, the results reported here have adequate statistical power to suggest that clonal selection did occur in favor of smaller clones at 30 °C</w:t>
      </w:r>
      <w:r w:rsidR="00C67B66">
        <w:rPr>
          <w:rFonts w:ascii="Times New Roman" w:hAnsi="Times New Roman" w:cs="Times New Roman"/>
        </w:rPr>
        <w:t>.</w:t>
      </w:r>
    </w:p>
    <w:p w14:paraId="77141DCA" w14:textId="2349D0B2" w:rsidR="00210245" w:rsidRPr="00B20F77" w:rsidRDefault="001156B5" w:rsidP="007B74FC">
      <w:pPr>
        <w:spacing w:after="0" w:line="480" w:lineRule="auto"/>
        <w:rPr>
          <w:rFonts w:ascii="Times New Roman" w:hAnsi="Times New Roman" w:cs="Times New Roman"/>
        </w:rPr>
      </w:pPr>
      <w:r>
        <w:rPr>
          <w:rFonts w:ascii="Times New Roman" w:hAnsi="Times New Roman" w:cs="Times New Roman"/>
        </w:rPr>
        <w:tab/>
        <w:t>Second</w:t>
      </w:r>
      <w:r w:rsidR="00E201D0">
        <w:rPr>
          <w:rFonts w:ascii="Times New Roman" w:hAnsi="Times New Roman" w:cs="Times New Roman"/>
        </w:rPr>
        <w:t xml:space="preserve">, the intrinsic growth rate of </w:t>
      </w:r>
      <w:r w:rsidR="00E201D0">
        <w:rPr>
          <w:rFonts w:ascii="Times New Roman" w:hAnsi="Times New Roman" w:cs="Times New Roman"/>
          <w:i/>
          <w:iCs/>
        </w:rPr>
        <w:t>H. rosa</w:t>
      </w:r>
      <w:r w:rsidR="00E201D0">
        <w:rPr>
          <w:rFonts w:ascii="Times New Roman" w:hAnsi="Times New Roman" w:cs="Times New Roman"/>
        </w:rPr>
        <w:t xml:space="preserve"> cultures with a warmer history of temperature was lower than </w:t>
      </w:r>
      <w:r w:rsidR="00F559B0">
        <w:rPr>
          <w:rFonts w:ascii="Times New Roman" w:hAnsi="Times New Roman" w:cs="Times New Roman"/>
        </w:rPr>
        <w:t>that of</w:t>
      </w:r>
      <w:r w:rsidR="00E201D0">
        <w:rPr>
          <w:rFonts w:ascii="Times New Roman" w:hAnsi="Times New Roman" w:cs="Times New Roman"/>
        </w:rPr>
        <w:t xml:space="preserve"> cultures with a cooler history.</w:t>
      </w:r>
      <w:r w:rsidR="00C31098">
        <w:rPr>
          <w:rFonts w:ascii="Times New Roman" w:hAnsi="Times New Roman" w:cs="Times New Roman"/>
        </w:rPr>
        <w:t xml:space="preserve"> T</w:t>
      </w:r>
      <w:r w:rsidR="002C5C68">
        <w:rPr>
          <w:rFonts w:ascii="Times New Roman" w:hAnsi="Times New Roman" w:cs="Times New Roman"/>
        </w:rPr>
        <w:t xml:space="preserve">his pattern emerged only during competition with </w:t>
      </w:r>
      <w:r w:rsidR="002C5C68">
        <w:rPr>
          <w:rFonts w:ascii="Times New Roman" w:hAnsi="Times New Roman" w:cs="Times New Roman"/>
          <w:i/>
          <w:iCs/>
        </w:rPr>
        <w:t>Tetrahymena</w:t>
      </w:r>
      <w:r w:rsidR="001C672E">
        <w:rPr>
          <w:rFonts w:ascii="Times New Roman" w:hAnsi="Times New Roman" w:cs="Times New Roman"/>
        </w:rPr>
        <w:t>, and</w:t>
      </w:r>
      <w:r w:rsidR="0023792A">
        <w:rPr>
          <w:rFonts w:ascii="Times New Roman" w:hAnsi="Times New Roman" w:cs="Times New Roman"/>
        </w:rPr>
        <w:t xml:space="preserve"> was </w:t>
      </w:r>
      <w:r w:rsidR="001C672E">
        <w:rPr>
          <w:rFonts w:ascii="Times New Roman" w:hAnsi="Times New Roman" w:cs="Times New Roman"/>
        </w:rPr>
        <w:t>statistically</w:t>
      </w:r>
      <w:commentRangeStart w:id="70"/>
      <w:r w:rsidR="0023792A">
        <w:rPr>
          <w:rFonts w:ascii="Times New Roman" w:hAnsi="Times New Roman" w:cs="Times New Roman"/>
        </w:rPr>
        <w:t xml:space="preserve"> </w:t>
      </w:r>
      <w:r w:rsidR="002C5C68">
        <w:rPr>
          <w:rFonts w:ascii="Times New Roman" w:hAnsi="Times New Roman" w:cs="Times New Roman"/>
        </w:rPr>
        <w:t>independent of contemporary temperature</w:t>
      </w:r>
      <w:commentRangeEnd w:id="70"/>
      <w:r w:rsidR="00AD2486">
        <w:rPr>
          <w:rStyle w:val="CommentReference"/>
          <w:rFonts w:ascii="Times New Roman" w:hAnsi="Times New Roman" w:cs="Times New Roman"/>
          <w:sz w:val="24"/>
          <w:szCs w:val="24"/>
        </w:rPr>
        <w:commentReference w:id="70"/>
      </w:r>
      <w:r w:rsidR="002C5C68">
        <w:rPr>
          <w:rFonts w:ascii="Times New Roman" w:hAnsi="Times New Roman" w:cs="Times New Roman"/>
        </w:rPr>
        <w:t>.</w:t>
      </w:r>
      <w:r w:rsidR="00C31098">
        <w:rPr>
          <w:rFonts w:ascii="Times New Roman" w:hAnsi="Times New Roman" w:cs="Times New Roman"/>
        </w:rPr>
        <w:t xml:space="preserve"> </w:t>
      </w:r>
      <w:r w:rsidR="001C672E">
        <w:rPr>
          <w:rFonts w:ascii="Times New Roman" w:hAnsi="Times New Roman" w:cs="Times New Roman"/>
        </w:rPr>
        <w:t xml:space="preserve">It is worth noting, however, that the magnitude of the difference between evolutionary histories was nearly twice as large at 25 °C as at 30 °C (Table 4). Rotifers with a warmer history may have </w:t>
      </w:r>
      <w:r w:rsidR="001C672E">
        <w:rPr>
          <w:rFonts w:ascii="Times New Roman" w:hAnsi="Times New Roman" w:cs="Times New Roman"/>
        </w:rPr>
        <w:lastRenderedPageBreak/>
        <w:t xml:space="preserve">traded competitive ability for improved thermal performance at 30 °C, such that their physiological advantage at that </w:t>
      </w:r>
      <w:r w:rsidR="005457D3">
        <w:rPr>
          <w:rFonts w:ascii="Times New Roman" w:hAnsi="Times New Roman" w:cs="Times New Roman"/>
        </w:rPr>
        <w:t xml:space="preserve">higher </w:t>
      </w:r>
      <w:r w:rsidR="001C672E">
        <w:rPr>
          <w:rFonts w:ascii="Times New Roman" w:hAnsi="Times New Roman" w:cs="Times New Roman"/>
        </w:rPr>
        <w:t>temperature partially offset their competitive disadvantage</w:t>
      </w:r>
      <w:r w:rsidR="00C86D35">
        <w:rPr>
          <w:rFonts w:ascii="Times New Roman" w:hAnsi="Times New Roman" w:cs="Times New Roman"/>
        </w:rPr>
        <w:t xml:space="preserve">. </w:t>
      </w:r>
      <w:r w:rsidR="005457D3">
        <w:rPr>
          <w:rFonts w:ascii="Times New Roman" w:hAnsi="Times New Roman" w:cs="Times New Roman"/>
        </w:rPr>
        <w:t xml:space="preserve">This explanation </w:t>
      </w:r>
      <w:r w:rsidR="000A4532">
        <w:rPr>
          <w:rFonts w:ascii="Times New Roman" w:hAnsi="Times New Roman" w:cs="Times New Roman"/>
        </w:rPr>
        <w:t xml:space="preserve">could be </w:t>
      </w:r>
      <w:r w:rsidR="005457D3">
        <w:rPr>
          <w:rFonts w:ascii="Times New Roman" w:hAnsi="Times New Roman" w:cs="Times New Roman"/>
        </w:rPr>
        <w:t>supported by the larger difference in growth rates</w:t>
      </w:r>
      <w:r w:rsidR="009B084B">
        <w:rPr>
          <w:rFonts w:ascii="Times New Roman" w:hAnsi="Times New Roman" w:cs="Times New Roman"/>
        </w:rPr>
        <w:t xml:space="preserve"> between evolutionary histories</w:t>
      </w:r>
      <w:r w:rsidR="005457D3">
        <w:rPr>
          <w:rFonts w:ascii="Times New Roman" w:hAnsi="Times New Roman" w:cs="Times New Roman"/>
        </w:rPr>
        <w:t xml:space="preserve"> at the cooler contemporary temperature, as</w:t>
      </w:r>
      <w:r w:rsidR="00C86D35">
        <w:rPr>
          <w:rFonts w:ascii="Times New Roman" w:hAnsi="Times New Roman" w:cs="Times New Roman"/>
        </w:rPr>
        <w:t xml:space="preserve"> rotifers with a cool history are better matched to contemporary conditions</w:t>
      </w:r>
      <w:r w:rsidR="00595F52">
        <w:rPr>
          <w:rFonts w:ascii="Times New Roman" w:hAnsi="Times New Roman" w:cs="Times New Roman"/>
        </w:rPr>
        <w:t xml:space="preserve"> and the tradeoff swings in the other direction</w:t>
      </w:r>
      <w:r w:rsidR="00C86D35">
        <w:rPr>
          <w:rFonts w:ascii="Times New Roman" w:hAnsi="Times New Roman" w:cs="Times New Roman"/>
        </w:rPr>
        <w:t>.</w:t>
      </w:r>
      <w:r w:rsidR="00595F52">
        <w:rPr>
          <w:rFonts w:ascii="Times New Roman" w:hAnsi="Times New Roman" w:cs="Times New Roman"/>
        </w:rPr>
        <w:t xml:space="preserve"> Although the three-way interaction between evolutionary history, contemporary temperature, and competition was not statistically significant (</w:t>
      </w:r>
      <w:r w:rsidR="00595F52">
        <w:rPr>
          <w:rFonts w:ascii="Times New Roman" w:hAnsi="Times New Roman" w:cs="Times New Roman"/>
          <w:i/>
          <w:iCs/>
        </w:rPr>
        <w:t>P</w:t>
      </w:r>
      <w:r w:rsidR="00595F52">
        <w:rPr>
          <w:rFonts w:ascii="Times New Roman" w:hAnsi="Times New Roman" w:cs="Times New Roman"/>
        </w:rPr>
        <w:t xml:space="preserve"> = 0.179), this pattern may warrant future work with greater statistical power.</w:t>
      </w:r>
      <w:r w:rsidR="004332BE">
        <w:rPr>
          <w:rFonts w:ascii="Times New Roman" w:hAnsi="Times New Roman" w:cs="Times New Roman"/>
        </w:rPr>
        <w:t xml:space="preserve"> </w:t>
      </w:r>
      <w:r w:rsidR="001B6F87">
        <w:rPr>
          <w:rFonts w:ascii="Times New Roman" w:hAnsi="Times New Roman" w:cs="Times New Roman"/>
        </w:rPr>
        <w:t xml:space="preserve">Regardless of this potential variation in </w:t>
      </w:r>
      <w:r w:rsidR="00294544">
        <w:rPr>
          <w:rFonts w:ascii="Times New Roman" w:hAnsi="Times New Roman" w:cs="Times New Roman"/>
        </w:rPr>
        <w:t xml:space="preserve">competitive response between contemporary temperatures, the broader finding remains that evolutionary history shaped intrinsic growth rate in a way that was only revealed in the presence of a competitor. </w:t>
      </w:r>
      <w:r w:rsidR="005D47F4">
        <w:rPr>
          <w:rFonts w:ascii="Times New Roman" w:hAnsi="Times New Roman" w:cs="Times New Roman"/>
        </w:rPr>
        <w:t>T</w:t>
      </w:r>
      <w:r w:rsidR="00210245">
        <w:rPr>
          <w:rFonts w:ascii="Times New Roman" w:hAnsi="Times New Roman" w:cs="Times New Roman"/>
        </w:rPr>
        <w:t>ogether</w:t>
      </w:r>
      <w:r w:rsidR="00294544">
        <w:rPr>
          <w:rFonts w:ascii="Times New Roman" w:hAnsi="Times New Roman" w:cs="Times New Roman"/>
        </w:rPr>
        <w:t xml:space="preserve"> with cross-sectional area</w:t>
      </w:r>
      <w:r w:rsidR="00210245">
        <w:rPr>
          <w:rFonts w:ascii="Times New Roman" w:hAnsi="Times New Roman" w:cs="Times New Roman"/>
        </w:rPr>
        <w:t xml:space="preserve">, these two lines of evidence suggest that thermal selection </w:t>
      </w:r>
      <w:r w:rsidR="005D47F4">
        <w:rPr>
          <w:rFonts w:ascii="Times New Roman" w:hAnsi="Times New Roman" w:cs="Times New Roman"/>
        </w:rPr>
        <w:t xml:space="preserve">produced changes in </w:t>
      </w:r>
      <w:r w:rsidR="005D47F4">
        <w:rPr>
          <w:rFonts w:ascii="Times New Roman" w:hAnsi="Times New Roman" w:cs="Times New Roman"/>
          <w:i/>
          <w:iCs/>
        </w:rPr>
        <w:t>H. rosa</w:t>
      </w:r>
      <w:r w:rsidR="005D47F4">
        <w:rPr>
          <w:rFonts w:ascii="Times New Roman" w:hAnsi="Times New Roman" w:cs="Times New Roman"/>
        </w:rPr>
        <w:t xml:space="preserve"> populations that were detectable in the outcome of species interac</w:t>
      </w:r>
      <w:commentRangeStart w:id="71"/>
      <w:r w:rsidR="005D47F4">
        <w:rPr>
          <w:rFonts w:ascii="Times New Roman" w:hAnsi="Times New Roman" w:cs="Times New Roman"/>
        </w:rPr>
        <w:t>tio</w:t>
      </w:r>
      <w:commentRangeEnd w:id="71"/>
      <w:r w:rsidR="00AC5219">
        <w:rPr>
          <w:rStyle w:val="CommentReference"/>
          <w:rFonts w:ascii="Times New Roman" w:hAnsi="Times New Roman" w:cs="Times New Roman"/>
          <w:sz w:val="24"/>
          <w:szCs w:val="24"/>
        </w:rPr>
        <w:commentReference w:id="71"/>
      </w:r>
      <w:r w:rsidR="005D47F4">
        <w:rPr>
          <w:rFonts w:ascii="Times New Roman" w:hAnsi="Times New Roman" w:cs="Times New Roman"/>
        </w:rPr>
        <w:t>ns</w:t>
      </w:r>
      <w:r w:rsidR="00210245">
        <w:rPr>
          <w:rFonts w:ascii="Times New Roman" w:hAnsi="Times New Roman" w:cs="Times New Roman"/>
        </w:rPr>
        <w:t>.</w:t>
      </w:r>
      <w:r w:rsidR="00FF7D47">
        <w:rPr>
          <w:rFonts w:ascii="Times New Roman" w:hAnsi="Times New Roman" w:cs="Times New Roman"/>
        </w:rPr>
        <w:t xml:space="preserve"> It is also possible that smaller body size and faster intrinsic growth rate in rotifers with a cooler history reflect the same underlying life history change rather than two independent evolutionary responses. For example, rotifers that begin reproducing earlier in life may be expected to be smaller at maturity and to drive faster population growth. </w:t>
      </w:r>
      <w:r w:rsidR="00B20F77">
        <w:rPr>
          <w:rFonts w:ascii="Times New Roman" w:hAnsi="Times New Roman" w:cs="Times New Roman"/>
        </w:rPr>
        <w:t xml:space="preserve">Distinguishing between these possibilities would require demographic data, such as age at first reproduction. Regardless of the underlying mechanism, these results indicate that evolution over 120 generations produced detectable changes in </w:t>
      </w:r>
      <w:r w:rsidR="00B20F77">
        <w:rPr>
          <w:rFonts w:ascii="Times New Roman" w:hAnsi="Times New Roman" w:cs="Times New Roman"/>
          <w:i/>
          <w:iCs/>
        </w:rPr>
        <w:t>H. rosa</w:t>
      </w:r>
      <w:r w:rsidR="00B20F77">
        <w:rPr>
          <w:rFonts w:ascii="Times New Roman" w:hAnsi="Times New Roman" w:cs="Times New Roman"/>
        </w:rPr>
        <w:t xml:space="preserve"> populations that shaped how they performed in the presence of a competitor.</w:t>
      </w:r>
    </w:p>
    <w:p w14:paraId="6727A9AA" w14:textId="4A0A654A" w:rsidR="00552CB0" w:rsidRDefault="001541C6" w:rsidP="007B74FC">
      <w:pPr>
        <w:spacing w:after="0" w:line="480" w:lineRule="auto"/>
        <w:rPr>
          <w:rFonts w:ascii="Times New Roman" w:hAnsi="Times New Roman" w:cs="Times New Roman"/>
        </w:rPr>
      </w:pPr>
      <w:r>
        <w:rPr>
          <w:rFonts w:ascii="Times New Roman" w:hAnsi="Times New Roman" w:cs="Times New Roman"/>
        </w:rPr>
        <w:tab/>
      </w:r>
      <w:r w:rsidR="0006774C" w:rsidRPr="009857A5">
        <w:rPr>
          <w:rFonts w:ascii="Times New Roman" w:hAnsi="Times New Roman" w:cs="Times New Roman"/>
          <w:i/>
          <w:iCs/>
        </w:rPr>
        <w:t xml:space="preserve">Competition between </w:t>
      </w:r>
      <w:r w:rsidR="0006774C" w:rsidRPr="009857A5">
        <w:rPr>
          <w:rFonts w:ascii="Times New Roman" w:hAnsi="Times New Roman" w:cs="Times New Roman"/>
        </w:rPr>
        <w:t>H. rosa</w:t>
      </w:r>
      <w:r w:rsidR="0006774C" w:rsidRPr="009857A5">
        <w:rPr>
          <w:rFonts w:ascii="Times New Roman" w:hAnsi="Times New Roman" w:cs="Times New Roman"/>
          <w:i/>
          <w:iCs/>
        </w:rPr>
        <w:t xml:space="preserve"> and </w:t>
      </w:r>
      <w:r w:rsidR="0006774C" w:rsidRPr="009857A5">
        <w:rPr>
          <w:rFonts w:ascii="Times New Roman" w:hAnsi="Times New Roman" w:cs="Times New Roman"/>
        </w:rPr>
        <w:t>Tetrahymena</w:t>
      </w:r>
      <w:r w:rsidR="0006774C">
        <w:rPr>
          <w:rFonts w:ascii="Times New Roman" w:hAnsi="Times New Roman" w:cs="Times New Roman"/>
        </w:rPr>
        <w:t>—</w:t>
      </w:r>
      <w:r w:rsidR="00E66571">
        <w:rPr>
          <w:rFonts w:ascii="Times New Roman" w:hAnsi="Times New Roman" w:cs="Times New Roman"/>
        </w:rPr>
        <w:t>Co-occurrence</w:t>
      </w:r>
      <w:r w:rsidR="005E29AB">
        <w:rPr>
          <w:rFonts w:ascii="Times New Roman" w:hAnsi="Times New Roman" w:cs="Times New Roman"/>
        </w:rPr>
        <w:t xml:space="preserve"> </w:t>
      </w:r>
      <w:r w:rsidR="00DB20E8">
        <w:rPr>
          <w:rFonts w:ascii="Times New Roman" w:hAnsi="Times New Roman" w:cs="Times New Roman"/>
        </w:rPr>
        <w:t>reduced</w:t>
      </w:r>
      <w:r>
        <w:rPr>
          <w:rFonts w:ascii="Times New Roman" w:hAnsi="Times New Roman" w:cs="Times New Roman"/>
        </w:rPr>
        <w:t xml:space="preserve"> the </w:t>
      </w:r>
      <w:r w:rsidR="001F183A">
        <w:rPr>
          <w:rFonts w:ascii="Times New Roman" w:hAnsi="Times New Roman" w:cs="Times New Roman"/>
        </w:rPr>
        <w:t xml:space="preserve">intrinsic </w:t>
      </w:r>
      <w:r>
        <w:rPr>
          <w:rFonts w:ascii="Times New Roman" w:hAnsi="Times New Roman" w:cs="Times New Roman"/>
        </w:rPr>
        <w:t xml:space="preserve">growth rate </w:t>
      </w:r>
      <w:r w:rsidR="001F183A">
        <w:rPr>
          <w:rFonts w:ascii="Times New Roman" w:hAnsi="Times New Roman" w:cs="Times New Roman"/>
        </w:rPr>
        <w:t xml:space="preserve">of </w:t>
      </w:r>
      <w:r w:rsidR="005E29AB">
        <w:rPr>
          <w:rFonts w:ascii="Times New Roman" w:hAnsi="Times New Roman" w:cs="Times New Roman"/>
        </w:rPr>
        <w:t>both</w:t>
      </w:r>
      <w:r w:rsidR="00E66571">
        <w:rPr>
          <w:rFonts w:ascii="Times New Roman" w:hAnsi="Times New Roman" w:cs="Times New Roman"/>
        </w:rPr>
        <w:t xml:space="preserve"> species, </w:t>
      </w:r>
      <w:r w:rsidR="00860DF5">
        <w:rPr>
          <w:rFonts w:ascii="Times New Roman" w:hAnsi="Times New Roman" w:cs="Times New Roman"/>
        </w:rPr>
        <w:t>which is consistent with</w:t>
      </w:r>
      <w:r w:rsidR="00E66571">
        <w:rPr>
          <w:rFonts w:ascii="Times New Roman" w:hAnsi="Times New Roman" w:cs="Times New Roman"/>
        </w:rPr>
        <w:t xml:space="preserve"> </w:t>
      </w:r>
      <w:r w:rsidR="00E66571">
        <w:rPr>
          <w:rFonts w:ascii="Times New Roman" w:hAnsi="Times New Roman" w:cs="Times New Roman"/>
          <w:i/>
          <w:iCs/>
        </w:rPr>
        <w:t>H. rosa</w:t>
      </w:r>
      <w:r w:rsidR="00E66571">
        <w:rPr>
          <w:rFonts w:ascii="Times New Roman" w:hAnsi="Times New Roman" w:cs="Times New Roman"/>
        </w:rPr>
        <w:t xml:space="preserve"> and </w:t>
      </w:r>
      <w:r w:rsidR="00E66571">
        <w:rPr>
          <w:rFonts w:ascii="Times New Roman" w:hAnsi="Times New Roman" w:cs="Times New Roman"/>
          <w:i/>
          <w:iCs/>
        </w:rPr>
        <w:t>Tetrahymena</w:t>
      </w:r>
      <w:r w:rsidR="00E66571">
        <w:rPr>
          <w:rFonts w:ascii="Times New Roman" w:hAnsi="Times New Roman" w:cs="Times New Roman"/>
        </w:rPr>
        <w:t xml:space="preserve"> compet</w:t>
      </w:r>
      <w:r w:rsidR="00860DF5">
        <w:rPr>
          <w:rFonts w:ascii="Times New Roman" w:hAnsi="Times New Roman" w:cs="Times New Roman"/>
        </w:rPr>
        <w:t>ing</w:t>
      </w:r>
      <w:r w:rsidR="00E66571">
        <w:rPr>
          <w:rFonts w:ascii="Times New Roman" w:hAnsi="Times New Roman" w:cs="Times New Roman"/>
        </w:rPr>
        <w:t xml:space="preserve"> for shared resources in this system. The strength and structure of these competitive responses, </w:t>
      </w:r>
      <w:r w:rsidR="00E66571">
        <w:rPr>
          <w:rFonts w:ascii="Times New Roman" w:hAnsi="Times New Roman" w:cs="Times New Roman"/>
        </w:rPr>
        <w:lastRenderedPageBreak/>
        <w:t>however, depend</w:t>
      </w:r>
      <w:r w:rsidR="00C36C77">
        <w:rPr>
          <w:rFonts w:ascii="Times New Roman" w:hAnsi="Times New Roman" w:cs="Times New Roman"/>
        </w:rPr>
        <w:t>ed</w:t>
      </w:r>
      <w:r w:rsidR="00E66571">
        <w:rPr>
          <w:rFonts w:ascii="Times New Roman" w:hAnsi="Times New Roman" w:cs="Times New Roman"/>
        </w:rPr>
        <w:t xml:space="preserve"> on contemporary temperature in ways that differed between the two species. </w:t>
      </w:r>
      <w:r w:rsidR="00E66571">
        <w:rPr>
          <w:rFonts w:ascii="Times New Roman" w:hAnsi="Times New Roman" w:cs="Times New Roman"/>
          <w:i/>
          <w:iCs/>
        </w:rPr>
        <w:t>Tetrahymena</w:t>
      </w:r>
      <w:r w:rsidR="00E66571">
        <w:rPr>
          <w:rFonts w:ascii="Times New Roman" w:hAnsi="Times New Roman" w:cs="Times New Roman"/>
        </w:rPr>
        <w:t xml:space="preserve"> in isolation grew 1.8 times faster at 30</w:t>
      </w:r>
      <w:r w:rsidR="005E29AB">
        <w:rPr>
          <w:rFonts w:ascii="Times New Roman" w:hAnsi="Times New Roman" w:cs="Times New Roman"/>
        </w:rPr>
        <w:t xml:space="preserve"> </w:t>
      </w:r>
      <w:r w:rsidR="00E66571">
        <w:rPr>
          <w:rFonts w:ascii="Times New Roman" w:hAnsi="Times New Roman" w:cs="Times New Roman"/>
        </w:rPr>
        <w:t xml:space="preserve">°C than at 25 °C, but this temperature effect was absent during competition with </w:t>
      </w:r>
      <w:r w:rsidR="00E66571">
        <w:rPr>
          <w:rFonts w:ascii="Times New Roman" w:hAnsi="Times New Roman" w:cs="Times New Roman"/>
          <w:i/>
          <w:iCs/>
        </w:rPr>
        <w:t xml:space="preserve">H. </w:t>
      </w:r>
      <w:r w:rsidR="00E66571" w:rsidRPr="00E66571">
        <w:rPr>
          <w:rFonts w:ascii="Times New Roman" w:hAnsi="Times New Roman" w:cs="Times New Roman"/>
          <w:i/>
          <w:iCs/>
        </w:rPr>
        <w:t>rosa</w:t>
      </w:r>
      <w:r w:rsidR="000709CB">
        <w:rPr>
          <w:rFonts w:ascii="Times New Roman" w:hAnsi="Times New Roman" w:cs="Times New Roman"/>
        </w:rPr>
        <w:t xml:space="preserve"> (</w:t>
      </w:r>
      <w:r w:rsidR="000709CB" w:rsidRPr="00554162">
        <w:rPr>
          <w:rFonts w:ascii="Times New Roman" w:hAnsi="Times New Roman" w:cs="Times New Roman"/>
        </w:rPr>
        <w:t>Figure</w:t>
      </w:r>
      <w:r w:rsidR="00554162">
        <w:rPr>
          <w:rFonts w:ascii="Times New Roman" w:hAnsi="Times New Roman" w:cs="Times New Roman"/>
        </w:rPr>
        <w:t xml:space="preserve"> </w:t>
      </w:r>
      <w:r w:rsidR="00C50103">
        <w:rPr>
          <w:rFonts w:ascii="Times New Roman" w:hAnsi="Times New Roman" w:cs="Times New Roman"/>
        </w:rPr>
        <w:t>7</w:t>
      </w:r>
      <w:r w:rsidR="000709CB">
        <w:rPr>
          <w:rFonts w:ascii="Times New Roman" w:hAnsi="Times New Roman" w:cs="Times New Roman"/>
        </w:rPr>
        <w:t>)</w:t>
      </w:r>
      <w:r w:rsidR="00E66571">
        <w:rPr>
          <w:rFonts w:ascii="Times New Roman" w:hAnsi="Times New Roman" w:cs="Times New Roman"/>
        </w:rPr>
        <w:t>. Rotifers showed a related but weaker version of the same pattern: their growth rate response to temperature was significantly reduced during competition, but not</w:t>
      </w:r>
      <w:r w:rsidR="001846EF">
        <w:rPr>
          <w:rFonts w:ascii="Times New Roman" w:hAnsi="Times New Roman" w:cs="Times New Roman"/>
        </w:rPr>
        <w:t xml:space="preserve"> absent entirely</w:t>
      </w:r>
      <w:r w:rsidR="000709CB">
        <w:rPr>
          <w:rFonts w:ascii="Times New Roman" w:hAnsi="Times New Roman" w:cs="Times New Roman"/>
        </w:rPr>
        <w:t xml:space="preserve"> (</w:t>
      </w:r>
      <w:r w:rsidR="000709CB" w:rsidRPr="007A0246">
        <w:rPr>
          <w:rFonts w:ascii="Times New Roman" w:hAnsi="Times New Roman" w:cs="Times New Roman"/>
        </w:rPr>
        <w:t>Figure</w:t>
      </w:r>
      <w:r w:rsidR="007A0246">
        <w:rPr>
          <w:rFonts w:ascii="Times New Roman" w:hAnsi="Times New Roman" w:cs="Times New Roman"/>
        </w:rPr>
        <w:t xml:space="preserve"> </w:t>
      </w:r>
      <w:r w:rsidR="001571D1">
        <w:rPr>
          <w:rFonts w:ascii="Times New Roman" w:hAnsi="Times New Roman" w:cs="Times New Roman"/>
        </w:rPr>
        <w:t>4</w:t>
      </w:r>
      <w:r w:rsidR="000709CB">
        <w:rPr>
          <w:rFonts w:ascii="Times New Roman" w:hAnsi="Times New Roman" w:cs="Times New Roman"/>
        </w:rPr>
        <w:t>)</w:t>
      </w:r>
      <w:r w:rsidR="001846EF">
        <w:rPr>
          <w:rFonts w:ascii="Times New Roman" w:hAnsi="Times New Roman" w:cs="Times New Roman"/>
        </w:rPr>
        <w:t xml:space="preserve">. </w:t>
      </w:r>
      <w:r w:rsidR="002D09DF">
        <w:rPr>
          <w:rFonts w:ascii="Times New Roman" w:hAnsi="Times New Roman" w:cs="Times New Roman"/>
        </w:rPr>
        <w:t xml:space="preserve">One possible explanation for this pattern is that elevated temperature increased per-capita resource demand in both species. Each individual at 30 °C </w:t>
      </w:r>
      <w:r w:rsidR="00755B67">
        <w:rPr>
          <w:rFonts w:ascii="Times New Roman" w:hAnsi="Times New Roman" w:cs="Times New Roman"/>
        </w:rPr>
        <w:t xml:space="preserve">might </w:t>
      </w:r>
      <w:commentRangeStart w:id="72"/>
      <w:r w:rsidR="002D09DF">
        <w:rPr>
          <w:rFonts w:ascii="Times New Roman" w:hAnsi="Times New Roman" w:cs="Times New Roman"/>
        </w:rPr>
        <w:t xml:space="preserve">consume bacteria </w:t>
      </w:r>
      <w:commentRangeEnd w:id="72"/>
      <w:r w:rsidR="00F8367B">
        <w:rPr>
          <w:rStyle w:val="CommentReference"/>
          <w:rFonts w:ascii="Times New Roman" w:hAnsi="Times New Roman" w:cs="Times New Roman"/>
          <w:sz w:val="24"/>
          <w:szCs w:val="24"/>
        </w:rPr>
        <w:commentReference w:id="72"/>
      </w:r>
      <w:r w:rsidR="002D09DF">
        <w:rPr>
          <w:rFonts w:ascii="Times New Roman" w:hAnsi="Times New Roman" w:cs="Times New Roman"/>
        </w:rPr>
        <w:t xml:space="preserve">more rapidly than at 25 °C, but when a competitor is also drawing down the shared resource pool, the elevated demand at 30 °C </w:t>
      </w:r>
      <w:r w:rsidR="00755B67">
        <w:rPr>
          <w:rFonts w:ascii="Times New Roman" w:hAnsi="Times New Roman" w:cs="Times New Roman"/>
        </w:rPr>
        <w:t>may not</w:t>
      </w:r>
      <w:r w:rsidR="002D09DF">
        <w:rPr>
          <w:rFonts w:ascii="Times New Roman" w:hAnsi="Times New Roman" w:cs="Times New Roman"/>
        </w:rPr>
        <w:t xml:space="preserve"> be met and growth becomes constrained by resource availability rather than temperature. </w:t>
      </w:r>
      <w:r w:rsidR="00572D7B">
        <w:rPr>
          <w:rFonts w:ascii="Times New Roman" w:hAnsi="Times New Roman" w:cs="Times New Roman"/>
        </w:rPr>
        <w:t xml:space="preserve">The crowding coefficient data are consistent with this interpretation. In isolation, </w:t>
      </w:r>
      <w:r w:rsidR="00572D7B">
        <w:rPr>
          <w:rFonts w:ascii="Times New Roman" w:hAnsi="Times New Roman" w:cs="Times New Roman"/>
          <w:i/>
          <w:iCs/>
        </w:rPr>
        <w:t xml:space="preserve">Tetrahymena </w:t>
      </w:r>
      <w:r w:rsidR="00572D7B">
        <w:rPr>
          <w:rFonts w:ascii="Times New Roman" w:hAnsi="Times New Roman" w:cs="Times New Roman"/>
        </w:rPr>
        <w:t xml:space="preserve">cultures exhibited crowding coefficients 4.3 times stronger at 30 °C than at 25 °C, reflecting the steeper resource depletion expected at that elevated temperature. </w:t>
      </w:r>
      <w:r w:rsidR="001D6ABD">
        <w:rPr>
          <w:rFonts w:ascii="Times New Roman" w:hAnsi="Times New Roman" w:cs="Times New Roman"/>
        </w:rPr>
        <w:t xml:space="preserve">Under competition with rotifers, this temperature effect on protist crowding coefficients was absent. </w:t>
      </w:r>
      <w:r w:rsidR="000709CB">
        <w:rPr>
          <w:rFonts w:ascii="Times New Roman" w:hAnsi="Times New Roman" w:cs="Times New Roman"/>
        </w:rPr>
        <w:t>While t</w:t>
      </w:r>
      <w:r w:rsidR="00D77A8D">
        <w:rPr>
          <w:rFonts w:ascii="Times New Roman" w:hAnsi="Times New Roman" w:cs="Times New Roman"/>
        </w:rPr>
        <w:t>he crowding coefficient</w:t>
      </w:r>
      <w:r w:rsidR="000709CB">
        <w:rPr>
          <w:rFonts w:ascii="Times New Roman" w:hAnsi="Times New Roman" w:cs="Times New Roman"/>
        </w:rPr>
        <w:t>s</w:t>
      </w:r>
      <w:r w:rsidR="00D77A8D">
        <w:rPr>
          <w:rFonts w:ascii="Times New Roman" w:hAnsi="Times New Roman" w:cs="Times New Roman"/>
        </w:rPr>
        <w:t xml:space="preserve"> under competition cannot be separated into intra- and interspecific components, the lack of a temperature effect demonstrates that competition restructures how </w:t>
      </w:r>
      <w:r w:rsidR="00907659">
        <w:rPr>
          <w:rFonts w:ascii="Times New Roman" w:hAnsi="Times New Roman" w:cs="Times New Roman"/>
        </w:rPr>
        <w:t xml:space="preserve">overall </w:t>
      </w:r>
      <w:r w:rsidR="00D77A8D">
        <w:rPr>
          <w:rFonts w:ascii="Times New Roman" w:hAnsi="Times New Roman" w:cs="Times New Roman"/>
        </w:rPr>
        <w:t>density-dependent dynamics respond to temperature, parallel to the pattern seen in intrinsic growth rates</w:t>
      </w:r>
      <w:r w:rsidR="001D6ABD">
        <w:rPr>
          <w:rFonts w:ascii="Times New Roman" w:hAnsi="Times New Roman" w:cs="Times New Roman"/>
        </w:rPr>
        <w:t>.</w:t>
      </w:r>
      <w:r w:rsidR="00801D58">
        <w:rPr>
          <w:rFonts w:ascii="Times New Roman" w:hAnsi="Times New Roman" w:cs="Times New Roman"/>
        </w:rPr>
        <w:t xml:space="preserve"> </w:t>
      </w:r>
    </w:p>
    <w:p w14:paraId="1212CD69" w14:textId="639B9F92" w:rsidR="00731F28" w:rsidRDefault="00CF64E9" w:rsidP="007B74FC">
      <w:pPr>
        <w:spacing w:after="0" w:line="480" w:lineRule="auto"/>
        <w:rPr>
          <w:rFonts w:ascii="Times New Roman" w:hAnsi="Times New Roman" w:cs="Times New Roman"/>
          <w:sz w:val="26"/>
          <w:szCs w:val="26"/>
        </w:rPr>
      </w:pPr>
      <w:r>
        <w:rPr>
          <w:rFonts w:ascii="Times New Roman" w:hAnsi="Times New Roman" w:cs="Times New Roman"/>
        </w:rPr>
        <w:tab/>
        <w:t xml:space="preserve">The patterns in growth rate and crowding coefficient </w:t>
      </w:r>
      <w:r w:rsidR="00B314B0">
        <w:rPr>
          <w:rFonts w:ascii="Times New Roman" w:hAnsi="Times New Roman" w:cs="Times New Roman"/>
        </w:rPr>
        <w:t>manifest</w:t>
      </w:r>
      <w:r w:rsidR="00A61488">
        <w:rPr>
          <w:rFonts w:ascii="Times New Roman" w:hAnsi="Times New Roman" w:cs="Times New Roman"/>
        </w:rPr>
        <w:t>ed</w:t>
      </w:r>
      <w:r w:rsidR="00B314B0">
        <w:rPr>
          <w:rFonts w:ascii="Times New Roman" w:hAnsi="Times New Roman" w:cs="Times New Roman"/>
        </w:rPr>
        <w:t xml:space="preserve"> </w:t>
      </w:r>
      <w:r>
        <w:rPr>
          <w:rFonts w:ascii="Times New Roman" w:hAnsi="Times New Roman" w:cs="Times New Roman"/>
        </w:rPr>
        <w:t>into differences in realized equilibrium densities under competition</w:t>
      </w:r>
      <w:r w:rsidR="00952870">
        <w:rPr>
          <w:rFonts w:ascii="Times New Roman" w:hAnsi="Times New Roman" w:cs="Times New Roman"/>
        </w:rPr>
        <w:t xml:space="preserve">. </w:t>
      </w:r>
      <w:r w:rsidR="00054DFA">
        <w:rPr>
          <w:rFonts w:ascii="Times New Roman" w:hAnsi="Times New Roman" w:cs="Times New Roman"/>
        </w:rPr>
        <w:t>For protists</w:t>
      </w:r>
      <w:r w:rsidR="00F8367B">
        <w:rPr>
          <w:rFonts w:ascii="Times New Roman" w:hAnsi="Times New Roman" w:cs="Times New Roman"/>
        </w:rPr>
        <w:t xml:space="preserve"> in interspecific</w:t>
      </w:r>
      <w:r w:rsidR="00054DFA">
        <w:rPr>
          <w:rFonts w:ascii="Times New Roman" w:hAnsi="Times New Roman" w:cs="Times New Roman"/>
        </w:rPr>
        <w:t xml:space="preserve"> competition</w:t>
      </w:r>
      <w:r w:rsidR="00F8367B">
        <w:rPr>
          <w:rFonts w:ascii="Times New Roman" w:hAnsi="Times New Roman" w:cs="Times New Roman"/>
        </w:rPr>
        <w:t>,</w:t>
      </w:r>
      <w:r w:rsidR="00054DFA">
        <w:rPr>
          <w:rFonts w:ascii="Times New Roman" w:hAnsi="Times New Roman" w:cs="Times New Roman"/>
        </w:rPr>
        <w:t xml:space="preserve"> equilibrium densities were 36% lower at a contemporary temperature of 25 °C</w:t>
      </w:r>
      <w:r w:rsidR="00F8367B">
        <w:rPr>
          <w:rFonts w:ascii="Times New Roman" w:hAnsi="Times New Roman" w:cs="Times New Roman"/>
        </w:rPr>
        <w:t xml:space="preserve"> than without interspecific competition</w:t>
      </w:r>
      <w:r w:rsidR="00054DFA">
        <w:rPr>
          <w:rFonts w:ascii="Times New Roman" w:hAnsi="Times New Roman" w:cs="Times New Roman"/>
        </w:rPr>
        <w:t xml:space="preserve">, indicating </w:t>
      </w:r>
      <w:r w:rsidR="00E9234D">
        <w:rPr>
          <w:rFonts w:ascii="Times New Roman" w:hAnsi="Times New Roman" w:cs="Times New Roman"/>
        </w:rPr>
        <w:t xml:space="preserve">a </w:t>
      </w:r>
      <w:r w:rsidR="00054DFA">
        <w:rPr>
          <w:rFonts w:ascii="Times New Roman" w:hAnsi="Times New Roman" w:cs="Times New Roman"/>
        </w:rPr>
        <w:t xml:space="preserve">strong </w:t>
      </w:r>
      <w:r w:rsidR="00E9234D">
        <w:rPr>
          <w:rFonts w:ascii="Times New Roman" w:hAnsi="Times New Roman" w:cs="Times New Roman"/>
        </w:rPr>
        <w:t xml:space="preserve">effect of </w:t>
      </w:r>
      <w:r w:rsidR="00054DFA">
        <w:rPr>
          <w:rFonts w:ascii="Times New Roman" w:hAnsi="Times New Roman" w:cs="Times New Roman"/>
        </w:rPr>
        <w:t>competition</w:t>
      </w:r>
      <w:r w:rsidR="004C644E">
        <w:rPr>
          <w:rFonts w:ascii="Times New Roman" w:hAnsi="Times New Roman" w:cs="Times New Roman"/>
        </w:rPr>
        <w:t xml:space="preserve"> with rotifers</w:t>
      </w:r>
      <w:r w:rsidR="00DA0D38">
        <w:rPr>
          <w:rFonts w:ascii="Times New Roman" w:hAnsi="Times New Roman" w:cs="Times New Roman"/>
        </w:rPr>
        <w:t xml:space="preserve"> (Figure </w:t>
      </w:r>
      <w:r w:rsidR="003C33FC">
        <w:rPr>
          <w:rFonts w:ascii="Times New Roman" w:hAnsi="Times New Roman" w:cs="Times New Roman"/>
        </w:rPr>
        <w:t>9</w:t>
      </w:r>
      <w:r w:rsidR="00DA0D38">
        <w:rPr>
          <w:rFonts w:ascii="Times New Roman" w:hAnsi="Times New Roman" w:cs="Times New Roman"/>
        </w:rPr>
        <w:t>)</w:t>
      </w:r>
      <w:r w:rsidR="00054DFA">
        <w:rPr>
          <w:rFonts w:ascii="Times New Roman" w:hAnsi="Times New Roman" w:cs="Times New Roman"/>
        </w:rPr>
        <w:t>.</w:t>
      </w:r>
      <w:r w:rsidR="004C644E">
        <w:rPr>
          <w:rFonts w:ascii="Times New Roman" w:hAnsi="Times New Roman" w:cs="Times New Roman"/>
        </w:rPr>
        <w:t xml:space="preserve"> At 30 °C, however, protist equilibrium densities with and without competition were </w:t>
      </w:r>
      <w:r w:rsidR="00F8367B">
        <w:rPr>
          <w:rFonts w:ascii="Times New Roman" w:hAnsi="Times New Roman" w:cs="Times New Roman"/>
        </w:rPr>
        <w:t>not significantly different</w:t>
      </w:r>
      <w:r w:rsidR="004C644E">
        <w:rPr>
          <w:rFonts w:ascii="Times New Roman" w:hAnsi="Times New Roman" w:cs="Times New Roman"/>
        </w:rPr>
        <w:t xml:space="preserve">. </w:t>
      </w:r>
      <w:r w:rsidR="00903AEB">
        <w:rPr>
          <w:rFonts w:ascii="Times New Roman" w:hAnsi="Times New Roman" w:cs="Times New Roman"/>
        </w:rPr>
        <w:t xml:space="preserve">This may be driven by the </w:t>
      </w:r>
      <w:r w:rsidR="00C452B5">
        <w:rPr>
          <w:rFonts w:ascii="Times New Roman" w:hAnsi="Times New Roman" w:cs="Times New Roman"/>
        </w:rPr>
        <w:t xml:space="preserve">stronger suppression in growth </w:t>
      </w:r>
      <w:r w:rsidR="00903AEB">
        <w:rPr>
          <w:rFonts w:ascii="Times New Roman" w:hAnsi="Times New Roman" w:cs="Times New Roman"/>
        </w:rPr>
        <w:t>experienced by protists growing alone at 30 °C</w:t>
      </w:r>
      <w:r w:rsidR="00D9320E">
        <w:rPr>
          <w:rFonts w:ascii="Times New Roman" w:hAnsi="Times New Roman" w:cs="Times New Roman"/>
        </w:rPr>
        <w:t xml:space="preserve"> (Figure </w:t>
      </w:r>
      <w:r w:rsidR="00C50103">
        <w:rPr>
          <w:rFonts w:ascii="Times New Roman" w:hAnsi="Times New Roman" w:cs="Times New Roman"/>
        </w:rPr>
        <w:t>8</w:t>
      </w:r>
      <w:r w:rsidR="00D9320E">
        <w:rPr>
          <w:rFonts w:ascii="Times New Roman" w:hAnsi="Times New Roman" w:cs="Times New Roman"/>
        </w:rPr>
        <w:t>)</w:t>
      </w:r>
      <w:r w:rsidR="00264C74">
        <w:rPr>
          <w:rFonts w:ascii="Times New Roman" w:hAnsi="Times New Roman" w:cs="Times New Roman"/>
        </w:rPr>
        <w:t xml:space="preserve">, </w:t>
      </w:r>
      <w:r w:rsidR="00441462">
        <w:rPr>
          <w:rFonts w:ascii="Times New Roman" w:hAnsi="Times New Roman" w:cs="Times New Roman"/>
        </w:rPr>
        <w:t xml:space="preserve">leaving less </w:t>
      </w:r>
      <w:r w:rsidR="00667B92">
        <w:rPr>
          <w:rFonts w:ascii="Times New Roman" w:hAnsi="Times New Roman" w:cs="Times New Roman"/>
        </w:rPr>
        <w:t xml:space="preserve">room for additional interspecific competitive </w:t>
      </w:r>
      <w:r w:rsidR="00667B92">
        <w:rPr>
          <w:rFonts w:ascii="Times New Roman" w:hAnsi="Times New Roman" w:cs="Times New Roman"/>
        </w:rPr>
        <w:lastRenderedPageBreak/>
        <w:t xml:space="preserve">effect </w:t>
      </w:r>
      <w:r w:rsidR="00441462">
        <w:rPr>
          <w:rFonts w:ascii="Times New Roman" w:hAnsi="Times New Roman" w:cs="Times New Roman"/>
        </w:rPr>
        <w:t xml:space="preserve">at that temperature, whereas the weaker intraspecific suppression at 25 °C enables a much stronger interspecific competitive </w:t>
      </w:r>
      <w:commentRangeStart w:id="73"/>
      <w:r w:rsidR="00441462">
        <w:rPr>
          <w:rFonts w:ascii="Times New Roman" w:hAnsi="Times New Roman" w:cs="Times New Roman"/>
        </w:rPr>
        <w:t>effect</w:t>
      </w:r>
      <w:commentRangeEnd w:id="73"/>
      <w:r w:rsidR="00F8367B">
        <w:rPr>
          <w:rStyle w:val="CommentReference"/>
          <w:rFonts w:ascii="Times New Roman" w:hAnsi="Times New Roman" w:cs="Times New Roman"/>
          <w:sz w:val="24"/>
          <w:szCs w:val="24"/>
        </w:rPr>
        <w:commentReference w:id="73"/>
      </w:r>
      <w:r w:rsidR="00441462">
        <w:rPr>
          <w:rFonts w:ascii="Times New Roman" w:hAnsi="Times New Roman" w:cs="Times New Roman"/>
        </w:rPr>
        <w:t>.</w:t>
      </w:r>
      <w:r w:rsidR="00BA491B">
        <w:rPr>
          <w:rFonts w:ascii="Times New Roman" w:hAnsi="Times New Roman" w:cs="Times New Roman"/>
        </w:rPr>
        <w:t xml:space="preserve"> </w:t>
      </w:r>
      <w:r w:rsidR="003B1876">
        <w:rPr>
          <w:rFonts w:ascii="Times New Roman" w:hAnsi="Times New Roman" w:cs="Times New Roman"/>
        </w:rPr>
        <w:t>R</w:t>
      </w:r>
      <w:r w:rsidR="00BA491B">
        <w:rPr>
          <w:rFonts w:ascii="Times New Roman" w:hAnsi="Times New Roman" w:cs="Times New Roman"/>
        </w:rPr>
        <w:t>otifers</w:t>
      </w:r>
      <w:r w:rsidR="003B1876">
        <w:rPr>
          <w:rFonts w:ascii="Times New Roman" w:hAnsi="Times New Roman" w:cs="Times New Roman"/>
        </w:rPr>
        <w:t xml:space="preserve"> showed no such temperature dependent asymmetry. Rotifer </w:t>
      </w:r>
      <w:r w:rsidR="00852CEC">
        <w:rPr>
          <w:rFonts w:ascii="Times New Roman" w:hAnsi="Times New Roman" w:cs="Times New Roman"/>
        </w:rPr>
        <w:t>realized equilibrium densities were consistently ~25% lower during competition</w:t>
      </w:r>
      <w:r w:rsidR="00054DFA">
        <w:rPr>
          <w:rFonts w:ascii="Times New Roman" w:hAnsi="Times New Roman" w:cs="Times New Roman"/>
        </w:rPr>
        <w:t xml:space="preserve"> </w:t>
      </w:r>
      <w:r w:rsidR="00936962">
        <w:rPr>
          <w:rFonts w:ascii="Times New Roman" w:hAnsi="Times New Roman" w:cs="Times New Roman"/>
        </w:rPr>
        <w:t>when compared to growth in isolation</w:t>
      </w:r>
      <w:r w:rsidR="005501C7">
        <w:rPr>
          <w:rFonts w:ascii="Times New Roman" w:hAnsi="Times New Roman" w:cs="Times New Roman"/>
        </w:rPr>
        <w:t>, regardless of contemporary temperature and evolutionary history</w:t>
      </w:r>
      <w:r w:rsidR="00941F28">
        <w:rPr>
          <w:rFonts w:ascii="Times New Roman" w:hAnsi="Times New Roman" w:cs="Times New Roman"/>
        </w:rPr>
        <w:t xml:space="preserve"> (Figure </w:t>
      </w:r>
      <w:r w:rsidR="00C50103">
        <w:rPr>
          <w:rFonts w:ascii="Times New Roman" w:hAnsi="Times New Roman" w:cs="Times New Roman"/>
        </w:rPr>
        <w:t>6</w:t>
      </w:r>
      <w:r w:rsidR="00941F28">
        <w:rPr>
          <w:rFonts w:ascii="Times New Roman" w:hAnsi="Times New Roman" w:cs="Times New Roman"/>
        </w:rPr>
        <w:t>)</w:t>
      </w:r>
      <w:r w:rsidR="00936962">
        <w:rPr>
          <w:rFonts w:ascii="Times New Roman" w:hAnsi="Times New Roman" w:cs="Times New Roman"/>
        </w:rPr>
        <w:t xml:space="preserve">. </w:t>
      </w:r>
      <w:r w:rsidR="004B6A0C">
        <w:rPr>
          <w:rFonts w:ascii="Times New Roman" w:hAnsi="Times New Roman" w:cs="Times New Roman"/>
        </w:rPr>
        <w:t xml:space="preserve">Together, these patterns indicate that the strength of competition between </w:t>
      </w:r>
      <w:r w:rsidR="004B6A0C">
        <w:rPr>
          <w:rFonts w:ascii="Times New Roman" w:hAnsi="Times New Roman" w:cs="Times New Roman"/>
          <w:i/>
          <w:iCs/>
        </w:rPr>
        <w:t>H. rosa</w:t>
      </w:r>
      <w:r w:rsidR="004B6A0C">
        <w:rPr>
          <w:rFonts w:ascii="Times New Roman" w:hAnsi="Times New Roman" w:cs="Times New Roman"/>
        </w:rPr>
        <w:t xml:space="preserve"> and </w:t>
      </w:r>
      <w:r w:rsidR="004B6A0C">
        <w:rPr>
          <w:rFonts w:ascii="Times New Roman" w:hAnsi="Times New Roman" w:cs="Times New Roman"/>
          <w:i/>
          <w:iCs/>
        </w:rPr>
        <w:t>Tetrahymena</w:t>
      </w:r>
      <w:r w:rsidR="004B6A0C">
        <w:rPr>
          <w:rFonts w:ascii="Times New Roman" w:hAnsi="Times New Roman" w:cs="Times New Roman"/>
        </w:rPr>
        <w:t xml:space="preserve"> is modulated by temperature. </w:t>
      </w:r>
      <w:r w:rsidR="006A1F4C">
        <w:rPr>
          <w:rFonts w:ascii="Times New Roman" w:hAnsi="Times New Roman" w:cs="Times New Roman"/>
        </w:rPr>
        <w:t xml:space="preserve">Independent of temperature, however, the competitive dynamics between these two species were </w:t>
      </w:r>
      <w:r w:rsidR="004B6A0C">
        <w:rPr>
          <w:rFonts w:ascii="Times New Roman" w:hAnsi="Times New Roman" w:cs="Times New Roman"/>
        </w:rPr>
        <w:t>further shaped by the evolutionary history of rotife</w:t>
      </w:r>
      <w:r w:rsidR="000F1959">
        <w:rPr>
          <w:rFonts w:ascii="Times New Roman" w:hAnsi="Times New Roman" w:cs="Times New Roman"/>
        </w:rPr>
        <w:t>rs.</w:t>
      </w:r>
    </w:p>
    <w:p w14:paraId="3341553C" w14:textId="40E9FDFB" w:rsidR="004802F8" w:rsidRPr="00A950FA" w:rsidRDefault="001A64E7" w:rsidP="00A177A1">
      <w:pPr>
        <w:spacing w:line="480" w:lineRule="auto"/>
        <w:rPr>
          <w:rFonts w:ascii="Times New Roman" w:hAnsi="Times New Roman" w:cs="Times New Roman"/>
          <w:sz w:val="26"/>
          <w:szCs w:val="26"/>
        </w:rPr>
      </w:pPr>
      <w:r>
        <w:rPr>
          <w:rFonts w:ascii="Times New Roman" w:hAnsi="Times New Roman" w:cs="Times New Roman"/>
        </w:rPr>
        <w:tab/>
      </w:r>
      <w:r w:rsidR="00B00DBF" w:rsidRPr="009857A5">
        <w:rPr>
          <w:rFonts w:ascii="Times New Roman" w:hAnsi="Times New Roman" w:cs="Times New Roman"/>
          <w:i/>
          <w:iCs/>
        </w:rPr>
        <w:t>Evolution-mediated indirect effects</w:t>
      </w:r>
      <w:r w:rsidR="00B00DBF">
        <w:rPr>
          <w:rFonts w:ascii="Times New Roman" w:hAnsi="Times New Roman" w:cs="Times New Roman"/>
        </w:rPr>
        <w:t>—</w:t>
      </w:r>
      <w:r w:rsidR="003F269E">
        <w:rPr>
          <w:rFonts w:ascii="Times New Roman" w:hAnsi="Times New Roman" w:cs="Times New Roman"/>
        </w:rPr>
        <w:t xml:space="preserve">Rotifers with a temperature history of 30 °C were 10% smaller in body size and grew </w:t>
      </w:r>
      <w:r w:rsidR="007C2245">
        <w:rPr>
          <w:rFonts w:ascii="Times New Roman" w:hAnsi="Times New Roman" w:cs="Times New Roman"/>
        </w:rPr>
        <w:t>on average 25</w:t>
      </w:r>
      <w:r w:rsidR="003F269E">
        <w:rPr>
          <w:rFonts w:ascii="Times New Roman" w:hAnsi="Times New Roman" w:cs="Times New Roman"/>
        </w:rPr>
        <w:t>% slower</w:t>
      </w:r>
      <w:r w:rsidR="007205E9">
        <w:rPr>
          <w:rFonts w:ascii="Times New Roman" w:hAnsi="Times New Roman" w:cs="Times New Roman"/>
        </w:rPr>
        <w:t xml:space="preserve"> during competition</w:t>
      </w:r>
      <w:r w:rsidR="003F269E">
        <w:rPr>
          <w:rFonts w:ascii="Times New Roman" w:hAnsi="Times New Roman" w:cs="Times New Roman"/>
        </w:rPr>
        <w:t xml:space="preserve"> than </w:t>
      </w:r>
      <w:r w:rsidR="000F177E">
        <w:rPr>
          <w:rFonts w:ascii="Times New Roman" w:hAnsi="Times New Roman" w:cs="Times New Roman"/>
        </w:rPr>
        <w:t>rotifers</w:t>
      </w:r>
      <w:r w:rsidR="003F269E">
        <w:rPr>
          <w:rFonts w:ascii="Times New Roman" w:hAnsi="Times New Roman" w:cs="Times New Roman"/>
        </w:rPr>
        <w:t xml:space="preserve"> with a history of 25 °C, </w:t>
      </w:r>
      <w:r w:rsidR="0001470E">
        <w:rPr>
          <w:rFonts w:ascii="Times New Roman" w:hAnsi="Times New Roman" w:cs="Times New Roman"/>
        </w:rPr>
        <w:t xml:space="preserve">indicating the presence of an </w:t>
      </w:r>
      <w:commentRangeStart w:id="74"/>
      <w:commentRangeStart w:id="75"/>
      <w:r w:rsidR="0001470E">
        <w:rPr>
          <w:rFonts w:ascii="Times New Roman" w:hAnsi="Times New Roman" w:cs="Times New Roman"/>
        </w:rPr>
        <w:t>evolution-mediated indirect effect on rotifer response to competition</w:t>
      </w:r>
      <w:r w:rsidR="0098344A">
        <w:rPr>
          <w:rFonts w:ascii="Times New Roman" w:hAnsi="Times New Roman" w:cs="Times New Roman"/>
        </w:rPr>
        <w:t xml:space="preserve"> </w:t>
      </w:r>
      <w:commentRangeEnd w:id="74"/>
      <w:r w:rsidR="000F177E">
        <w:rPr>
          <w:rStyle w:val="CommentReference"/>
          <w:rFonts w:ascii="Times New Roman" w:hAnsi="Times New Roman" w:cs="Times New Roman"/>
          <w:sz w:val="24"/>
          <w:szCs w:val="24"/>
        </w:rPr>
        <w:commentReference w:id="74"/>
      </w:r>
      <w:commentRangeEnd w:id="75"/>
      <w:r w:rsidR="007205E9">
        <w:rPr>
          <w:rStyle w:val="CommentReference"/>
          <w:rFonts w:ascii="Times New Roman" w:hAnsi="Times New Roman" w:cs="Times New Roman"/>
          <w:sz w:val="24"/>
          <w:szCs w:val="24"/>
        </w:rPr>
        <w:commentReference w:id="75"/>
      </w:r>
      <w:r w:rsidR="0098344A">
        <w:rPr>
          <w:rFonts w:ascii="Times New Roman" w:hAnsi="Times New Roman" w:cs="Times New Roman"/>
        </w:rPr>
        <w:t>(</w:t>
      </w:r>
      <w:r w:rsidR="0098344A" w:rsidRPr="003E7792">
        <w:rPr>
          <w:rFonts w:ascii="Times New Roman" w:hAnsi="Times New Roman" w:cs="Times New Roman"/>
        </w:rPr>
        <w:t>Figure</w:t>
      </w:r>
      <w:r w:rsidR="003E7792">
        <w:rPr>
          <w:rFonts w:ascii="Times New Roman" w:hAnsi="Times New Roman" w:cs="Times New Roman"/>
        </w:rPr>
        <w:t xml:space="preserve"> </w:t>
      </w:r>
      <w:r w:rsidR="001571D1">
        <w:rPr>
          <w:rFonts w:ascii="Times New Roman" w:hAnsi="Times New Roman" w:cs="Times New Roman"/>
        </w:rPr>
        <w:t>4</w:t>
      </w:r>
      <w:r w:rsidR="0098344A">
        <w:rPr>
          <w:rFonts w:ascii="Times New Roman" w:hAnsi="Times New Roman" w:cs="Times New Roman"/>
        </w:rPr>
        <w:t>)</w:t>
      </w:r>
      <w:r w:rsidR="0001470E">
        <w:rPr>
          <w:rFonts w:ascii="Times New Roman" w:hAnsi="Times New Roman" w:cs="Times New Roman"/>
        </w:rPr>
        <w:t xml:space="preserve">. </w:t>
      </w:r>
      <w:r w:rsidR="00223E7B">
        <w:rPr>
          <w:rFonts w:ascii="Times New Roman" w:hAnsi="Times New Roman" w:cs="Times New Roman"/>
        </w:rPr>
        <w:t xml:space="preserve">The difference in body size could explain this disparity in competitive performance, as rotifer </w:t>
      </w:r>
      <w:r w:rsidR="0083271A">
        <w:rPr>
          <w:rFonts w:ascii="Times New Roman" w:hAnsi="Times New Roman" w:cs="Times New Roman"/>
        </w:rPr>
        <w:t>body size is important for acquiring resources.</w:t>
      </w:r>
      <w:r w:rsidR="00223E7B">
        <w:rPr>
          <w:rFonts w:ascii="Times New Roman" w:hAnsi="Times New Roman" w:cs="Times New Roman"/>
        </w:rPr>
        <w:t xml:space="preserve"> </w:t>
      </w:r>
      <w:r w:rsidR="003C0886">
        <w:rPr>
          <w:rFonts w:ascii="Times New Roman" w:hAnsi="Times New Roman" w:cs="Times New Roman"/>
        </w:rPr>
        <w:t xml:space="preserve">Rotifers feed by beating a ring of cilia called a corona near their oral groove to produce vortices in the water around their mouth. These vortices catch small particles, including detritus and bacteria. If deemed edible, these particles are shuttled to the mouth for ingestion. </w:t>
      </w:r>
      <w:commentRangeStart w:id="76"/>
      <w:r w:rsidR="003C0886">
        <w:rPr>
          <w:rFonts w:ascii="Times New Roman" w:hAnsi="Times New Roman" w:cs="Times New Roman"/>
        </w:rPr>
        <w:t>The rate at which a rotifer can clear the water around them of food (clearance rate) scales with their body size</w:t>
      </w:r>
      <w:commentRangeEnd w:id="76"/>
      <w:r w:rsidR="000F177E">
        <w:rPr>
          <w:rStyle w:val="CommentReference"/>
          <w:rFonts w:ascii="Times New Roman" w:hAnsi="Times New Roman" w:cs="Times New Roman"/>
          <w:sz w:val="24"/>
          <w:szCs w:val="24"/>
        </w:rPr>
        <w:commentReference w:id="76"/>
      </w:r>
      <w:r w:rsidR="0083271A">
        <w:rPr>
          <w:rFonts w:ascii="Times New Roman" w:hAnsi="Times New Roman" w:cs="Times New Roman"/>
        </w:rPr>
        <w:t xml:space="preserve"> (Stemberger and Gilbert, 198</w:t>
      </w:r>
      <w:r w:rsidR="00A950FA">
        <w:rPr>
          <w:rFonts w:ascii="Times New Roman" w:hAnsi="Times New Roman" w:cs="Times New Roman"/>
        </w:rPr>
        <w:t>7</w:t>
      </w:r>
      <w:r w:rsidR="0083271A">
        <w:rPr>
          <w:rFonts w:ascii="Times New Roman" w:hAnsi="Times New Roman" w:cs="Times New Roman"/>
        </w:rPr>
        <w:t>; Devetter, 2009)</w:t>
      </w:r>
      <w:r w:rsidR="003C0886">
        <w:rPr>
          <w:rFonts w:ascii="Times New Roman" w:hAnsi="Times New Roman" w:cs="Times New Roman"/>
        </w:rPr>
        <w:t>. When resources are scarce, higher clearance rates translate into more opportunities to catch food. When resources are abundant or saturated, clearance rate becomes less important for fitness.</w:t>
      </w:r>
      <w:r w:rsidR="00C0155E">
        <w:rPr>
          <w:rFonts w:ascii="Times New Roman" w:hAnsi="Times New Roman" w:cs="Times New Roman"/>
        </w:rPr>
        <w:t xml:space="preserve"> </w:t>
      </w:r>
      <w:r w:rsidR="009A0730">
        <w:rPr>
          <w:rFonts w:ascii="Times New Roman" w:hAnsi="Times New Roman" w:cs="Times New Roman"/>
        </w:rPr>
        <w:t xml:space="preserve">This may explain why intrinsic growth rate differed between the two temperature lineages only during competition. </w:t>
      </w:r>
      <w:r w:rsidR="009C2EB8">
        <w:rPr>
          <w:rFonts w:ascii="Times New Roman" w:hAnsi="Times New Roman" w:cs="Times New Roman"/>
        </w:rPr>
        <w:t xml:space="preserve">In the absence of a competitor, the size difference between warm- and cool-adapted rotifers </w:t>
      </w:r>
      <w:r w:rsidR="00875E48">
        <w:rPr>
          <w:rFonts w:ascii="Times New Roman" w:hAnsi="Times New Roman" w:cs="Times New Roman"/>
        </w:rPr>
        <w:t xml:space="preserve">had no detectable effect on growth rate because resources were </w:t>
      </w:r>
      <w:commentRangeStart w:id="77"/>
      <w:r w:rsidR="00875E48">
        <w:rPr>
          <w:rFonts w:ascii="Times New Roman" w:hAnsi="Times New Roman" w:cs="Times New Roman"/>
        </w:rPr>
        <w:t xml:space="preserve">sufficiently abundant </w:t>
      </w:r>
      <w:commentRangeEnd w:id="77"/>
      <w:r w:rsidR="000F177E">
        <w:rPr>
          <w:rStyle w:val="CommentReference"/>
          <w:rFonts w:ascii="Times New Roman" w:hAnsi="Times New Roman" w:cs="Times New Roman"/>
          <w:sz w:val="24"/>
          <w:szCs w:val="24"/>
        </w:rPr>
        <w:commentReference w:id="77"/>
      </w:r>
      <w:r w:rsidR="00875E48">
        <w:rPr>
          <w:rFonts w:ascii="Times New Roman" w:hAnsi="Times New Roman" w:cs="Times New Roman"/>
        </w:rPr>
        <w:t>early in the progression of population growth</w:t>
      </w:r>
      <w:r w:rsidR="004B2C98">
        <w:rPr>
          <w:rFonts w:ascii="Times New Roman" w:hAnsi="Times New Roman" w:cs="Times New Roman"/>
        </w:rPr>
        <w:t xml:space="preserve">, </w:t>
      </w:r>
      <w:r w:rsidR="004B2C98">
        <w:rPr>
          <w:rFonts w:ascii="Times New Roman" w:hAnsi="Times New Roman" w:cs="Times New Roman"/>
        </w:rPr>
        <w:lastRenderedPageBreak/>
        <w:t>consistent with the expectation that competitive effects only manifest when shared resources become limiting (Tilman, 1982)</w:t>
      </w:r>
      <w:r w:rsidR="00875E48">
        <w:rPr>
          <w:rFonts w:ascii="Times New Roman" w:hAnsi="Times New Roman" w:cs="Times New Roman"/>
        </w:rPr>
        <w:t xml:space="preserve">. </w:t>
      </w:r>
    </w:p>
    <w:p w14:paraId="08ED166B" w14:textId="61FCA680" w:rsidR="005F3A76" w:rsidRPr="00E86A52" w:rsidRDefault="00E36D34" w:rsidP="00E36D34">
      <w:pPr>
        <w:spacing w:after="0" w:line="480" w:lineRule="auto"/>
        <w:ind w:firstLine="720"/>
        <w:rPr>
          <w:rFonts w:ascii="Times New Roman" w:hAnsi="Times New Roman" w:cs="Times New Roman"/>
        </w:rPr>
      </w:pPr>
      <w:r w:rsidRPr="00E36D34">
        <w:rPr>
          <w:rFonts w:ascii="Times New Roman" w:hAnsi="Times New Roman" w:cs="Times New Roman"/>
        </w:rPr>
        <w:t xml:space="preserve">Two </w:t>
      </w:r>
      <w:r>
        <w:rPr>
          <w:rFonts w:ascii="Times New Roman" w:hAnsi="Times New Roman" w:cs="Times New Roman"/>
        </w:rPr>
        <w:t>other</w:t>
      </w:r>
      <w:r w:rsidRPr="00E36D34">
        <w:rPr>
          <w:rFonts w:ascii="Times New Roman" w:hAnsi="Times New Roman" w:cs="Times New Roman"/>
        </w:rPr>
        <w:t xml:space="preserve"> predictions of </w:t>
      </w:r>
      <w:r>
        <w:rPr>
          <w:rFonts w:ascii="Times New Roman" w:hAnsi="Times New Roman" w:cs="Times New Roman"/>
        </w:rPr>
        <w:t>this</w:t>
      </w:r>
      <w:r w:rsidRPr="00E36D34">
        <w:rPr>
          <w:rFonts w:ascii="Times New Roman" w:hAnsi="Times New Roman" w:cs="Times New Roman"/>
        </w:rPr>
        <w:t xml:space="preserve"> size-mediated mechanism were not supported by </w:t>
      </w:r>
      <w:r>
        <w:rPr>
          <w:rFonts w:ascii="Times New Roman" w:hAnsi="Times New Roman" w:cs="Times New Roman"/>
        </w:rPr>
        <w:t>these</w:t>
      </w:r>
      <w:r w:rsidRPr="00E36D34">
        <w:rPr>
          <w:rFonts w:ascii="Times New Roman" w:hAnsi="Times New Roman" w:cs="Times New Roman"/>
        </w:rPr>
        <w:t xml:space="preserve"> </w:t>
      </w:r>
      <w:r>
        <w:rPr>
          <w:rFonts w:ascii="Times New Roman" w:hAnsi="Times New Roman" w:cs="Times New Roman"/>
        </w:rPr>
        <w:t>results</w:t>
      </w:r>
      <w:r w:rsidRPr="00E36D34">
        <w:rPr>
          <w:rFonts w:ascii="Times New Roman" w:hAnsi="Times New Roman" w:cs="Times New Roman"/>
        </w:rPr>
        <w:t xml:space="preserve">. First, clearance rate differences between evolutionary histories would be expected to affect crowding coefficients as rotifer populations approached equilibrium even in the absence of competitors, but no such effect was detected. Second, the </w:t>
      </w:r>
      <w:r w:rsidR="0018360C">
        <w:rPr>
          <w:rFonts w:ascii="Times New Roman" w:hAnsi="Times New Roman" w:cs="Times New Roman"/>
        </w:rPr>
        <w:t>differences in</w:t>
      </w:r>
      <w:r w:rsidRPr="00E36D34">
        <w:rPr>
          <w:rFonts w:ascii="Times New Roman" w:hAnsi="Times New Roman" w:cs="Times New Roman"/>
        </w:rPr>
        <w:t xml:space="preserve"> </w:t>
      </w:r>
      <w:r w:rsidR="0018360C">
        <w:rPr>
          <w:rFonts w:ascii="Times New Roman" w:hAnsi="Times New Roman" w:cs="Times New Roman"/>
        </w:rPr>
        <w:t xml:space="preserve">the </w:t>
      </w:r>
      <w:r w:rsidRPr="00E36D34">
        <w:rPr>
          <w:rFonts w:ascii="Times New Roman" w:hAnsi="Times New Roman" w:cs="Times New Roman"/>
        </w:rPr>
        <w:t xml:space="preserve">competitive performance of rotifers from different evolutionary histories </w:t>
      </w:r>
      <w:r w:rsidR="0018360C">
        <w:rPr>
          <w:rFonts w:ascii="Times New Roman" w:hAnsi="Times New Roman" w:cs="Times New Roman"/>
        </w:rPr>
        <w:t>had no significant effect on</w:t>
      </w:r>
      <w:r w:rsidRPr="00E36D34">
        <w:rPr>
          <w:rFonts w:ascii="Times New Roman" w:hAnsi="Times New Roman" w:cs="Times New Roman"/>
        </w:rPr>
        <w:t xml:space="preserve"> </w:t>
      </w:r>
      <w:r w:rsidRPr="00E36D34">
        <w:rPr>
          <w:rFonts w:ascii="Times New Roman" w:hAnsi="Times New Roman" w:cs="Times New Roman"/>
          <w:i/>
          <w:iCs/>
        </w:rPr>
        <w:t>Tetrahymena</w:t>
      </w:r>
      <w:r w:rsidRPr="00E36D34">
        <w:rPr>
          <w:rFonts w:ascii="Times New Roman" w:hAnsi="Times New Roman" w:cs="Times New Roman"/>
        </w:rPr>
        <w:t xml:space="preserve"> growth, crowding, or realized equ</w:t>
      </w:r>
      <w:commentRangeStart w:id="78"/>
      <w:r w:rsidRPr="00E36D34">
        <w:rPr>
          <w:rFonts w:ascii="Times New Roman" w:hAnsi="Times New Roman" w:cs="Times New Roman"/>
        </w:rPr>
        <w:t>ilib</w:t>
      </w:r>
      <w:commentRangeEnd w:id="78"/>
      <w:r w:rsidR="0015113A" w:rsidRPr="00E36D34">
        <w:rPr>
          <w:rStyle w:val="CommentReference"/>
          <w:rFonts w:ascii="Times New Roman" w:hAnsi="Times New Roman" w:cs="Times New Roman"/>
          <w:sz w:val="24"/>
          <w:szCs w:val="24"/>
        </w:rPr>
        <w:commentReference w:id="78"/>
      </w:r>
      <w:r w:rsidRPr="00E36D34">
        <w:rPr>
          <w:rFonts w:ascii="Times New Roman" w:hAnsi="Times New Roman" w:cs="Times New Roman"/>
        </w:rPr>
        <w:t xml:space="preserve">rium. </w:t>
      </w:r>
      <w:r w:rsidR="00484AE5">
        <w:rPr>
          <w:rFonts w:ascii="Times New Roman" w:hAnsi="Times New Roman" w:cs="Times New Roman"/>
        </w:rPr>
        <w:t xml:space="preserve">The lack of evidence for both of these predictions </w:t>
      </w:r>
      <w:r w:rsidRPr="00E36D34">
        <w:rPr>
          <w:rFonts w:ascii="Times New Roman" w:hAnsi="Times New Roman" w:cs="Times New Roman"/>
        </w:rPr>
        <w:t xml:space="preserve">may </w:t>
      </w:r>
      <w:r w:rsidR="0089208E">
        <w:rPr>
          <w:rFonts w:ascii="Times New Roman" w:hAnsi="Times New Roman" w:cs="Times New Roman"/>
        </w:rPr>
        <w:t xml:space="preserve">stem from </w:t>
      </w:r>
      <w:r w:rsidRPr="00E36D34">
        <w:rPr>
          <w:rFonts w:ascii="Times New Roman" w:hAnsi="Times New Roman" w:cs="Times New Roman"/>
        </w:rPr>
        <w:t>limitations in statistical power</w:t>
      </w:r>
      <w:r w:rsidR="0089208E">
        <w:rPr>
          <w:rFonts w:ascii="Times New Roman" w:hAnsi="Times New Roman" w:cs="Times New Roman"/>
        </w:rPr>
        <w:t xml:space="preserve">, but </w:t>
      </w:r>
      <w:r w:rsidR="005F3A76">
        <w:rPr>
          <w:rFonts w:ascii="Times New Roman" w:hAnsi="Times New Roman" w:cs="Times New Roman"/>
        </w:rPr>
        <w:t xml:space="preserve">the absence of an effect on </w:t>
      </w:r>
      <w:r w:rsidR="005F3A76">
        <w:rPr>
          <w:rFonts w:ascii="Times New Roman" w:hAnsi="Times New Roman" w:cs="Times New Roman"/>
          <w:i/>
          <w:iCs/>
        </w:rPr>
        <w:t xml:space="preserve">Tetrahymena </w:t>
      </w:r>
      <w:r w:rsidR="005F3A76">
        <w:rPr>
          <w:rFonts w:ascii="Times New Roman" w:hAnsi="Times New Roman" w:cs="Times New Roman"/>
        </w:rPr>
        <w:t>could also reflect a meaningful pattern. Competition response and competition effect are distinct components of competitive ability that can be controlled by independent traits (Goldberg and Landa, 1991).</w:t>
      </w:r>
      <w:r w:rsidR="00E86A52">
        <w:rPr>
          <w:rFonts w:ascii="Times New Roman" w:hAnsi="Times New Roman" w:cs="Times New Roman"/>
        </w:rPr>
        <w:t xml:space="preserve"> The evolutionary changes observed in </w:t>
      </w:r>
      <w:r w:rsidR="00E86A52">
        <w:rPr>
          <w:rFonts w:ascii="Times New Roman" w:hAnsi="Times New Roman" w:cs="Times New Roman"/>
          <w:i/>
          <w:iCs/>
        </w:rPr>
        <w:t>H. rosa</w:t>
      </w:r>
      <w:r w:rsidR="00E86A52">
        <w:rPr>
          <w:rFonts w:ascii="Times New Roman" w:hAnsi="Times New Roman" w:cs="Times New Roman"/>
        </w:rPr>
        <w:t xml:space="preserve"> appear to have altered how it responds to competition without a corresponding effect on its competitor. Further work could use</w:t>
      </w:r>
      <w:r w:rsidR="00077F00">
        <w:rPr>
          <w:rFonts w:ascii="Times New Roman" w:hAnsi="Times New Roman" w:cs="Times New Roman"/>
        </w:rPr>
        <w:t xml:space="preserve"> </w:t>
      </w:r>
      <w:r w:rsidR="00E86A52">
        <w:rPr>
          <w:rFonts w:ascii="Times New Roman" w:hAnsi="Times New Roman" w:cs="Times New Roman"/>
        </w:rPr>
        <w:t>density or resource gradients to better examine whether competitive response and competitive effect are dependent or independent</w:t>
      </w:r>
      <w:r w:rsidR="00077F00">
        <w:rPr>
          <w:rFonts w:ascii="Times New Roman" w:hAnsi="Times New Roman" w:cs="Times New Roman"/>
        </w:rPr>
        <w:t xml:space="preserve"> by directly quantifying the competitive ability of </w:t>
      </w:r>
      <w:r w:rsidR="007772EB">
        <w:rPr>
          <w:rFonts w:ascii="Times New Roman" w:hAnsi="Times New Roman" w:cs="Times New Roman"/>
        </w:rPr>
        <w:t>both</w:t>
      </w:r>
      <w:r w:rsidR="00077F00">
        <w:rPr>
          <w:rFonts w:ascii="Times New Roman" w:hAnsi="Times New Roman" w:cs="Times New Roman"/>
        </w:rPr>
        <w:t xml:space="preserve"> species</w:t>
      </w:r>
      <w:r w:rsidR="00E86A52">
        <w:rPr>
          <w:rFonts w:ascii="Times New Roman" w:hAnsi="Times New Roman" w:cs="Times New Roman"/>
        </w:rPr>
        <w:t xml:space="preserve">. </w:t>
      </w:r>
    </w:p>
    <w:p w14:paraId="7F5C52D5" w14:textId="07AF81FC" w:rsidR="00BA4CC4" w:rsidRDefault="00F36B6E" w:rsidP="004802F8">
      <w:pPr>
        <w:spacing w:after="0" w:line="480" w:lineRule="auto"/>
        <w:ind w:firstLine="720"/>
        <w:rPr>
          <w:rFonts w:ascii="Times New Roman" w:hAnsi="Times New Roman" w:cs="Times New Roman"/>
        </w:rPr>
      </w:pPr>
      <w:r w:rsidRPr="005D6BF8">
        <w:rPr>
          <w:rFonts w:ascii="Times New Roman" w:hAnsi="Times New Roman" w:cs="Times New Roman"/>
        </w:rPr>
        <w:t>The</w:t>
      </w:r>
      <w:r>
        <w:rPr>
          <w:rFonts w:ascii="Times New Roman" w:hAnsi="Times New Roman" w:cs="Times New Roman"/>
        </w:rPr>
        <w:t xml:space="preserve"> difference in growth rate between evolutionary histories nevertheless indicates that prior adaptation to temperature produced rotifer populations that differed measurably in their competitive performance</w:t>
      </w:r>
      <w:r w:rsidR="00F6795B">
        <w:rPr>
          <w:rFonts w:ascii="Times New Roman" w:hAnsi="Times New Roman" w:cs="Times New Roman"/>
        </w:rPr>
        <w:t>, even if that change in performance did not lead to changes in their competitor’s performance</w:t>
      </w:r>
      <w:r>
        <w:rPr>
          <w:rFonts w:ascii="Times New Roman" w:hAnsi="Times New Roman" w:cs="Times New Roman"/>
        </w:rPr>
        <w:t>.</w:t>
      </w:r>
      <w:r w:rsidR="007D1BBC">
        <w:rPr>
          <w:rFonts w:ascii="Times New Roman" w:hAnsi="Times New Roman" w:cs="Times New Roman"/>
        </w:rPr>
        <w:t xml:space="preserve"> </w:t>
      </w:r>
      <w:r w:rsidR="009A30D9">
        <w:rPr>
          <w:rFonts w:ascii="Times New Roman" w:hAnsi="Times New Roman" w:cs="Times New Roman"/>
        </w:rPr>
        <w:t>This</w:t>
      </w:r>
      <w:r w:rsidR="00DE06D1">
        <w:rPr>
          <w:rFonts w:ascii="Times New Roman" w:hAnsi="Times New Roman" w:cs="Times New Roman"/>
        </w:rPr>
        <w:t xml:space="preserve"> pattern</w:t>
      </w:r>
      <w:r w:rsidR="009A30D9">
        <w:rPr>
          <w:rFonts w:ascii="Times New Roman" w:hAnsi="Times New Roman" w:cs="Times New Roman"/>
        </w:rPr>
        <w:t xml:space="preserve"> is representative of the first pathway described by Lau and terHorst (2020), in which rapid evolution </w:t>
      </w:r>
      <w:r w:rsidR="00B00872">
        <w:rPr>
          <w:rFonts w:ascii="Times New Roman" w:hAnsi="Times New Roman" w:cs="Times New Roman"/>
        </w:rPr>
        <w:t xml:space="preserve">in response to temperature </w:t>
      </w:r>
      <w:r w:rsidR="009A30D9">
        <w:rPr>
          <w:rFonts w:ascii="Times New Roman" w:hAnsi="Times New Roman" w:cs="Times New Roman"/>
        </w:rPr>
        <w:t xml:space="preserve">alters the strength of a species interaction. </w:t>
      </w:r>
      <w:r w:rsidR="00B00872">
        <w:rPr>
          <w:rFonts w:ascii="Times New Roman" w:hAnsi="Times New Roman" w:cs="Times New Roman"/>
        </w:rPr>
        <w:t xml:space="preserve">Although </w:t>
      </w:r>
      <w:r w:rsidR="00AF624C">
        <w:rPr>
          <w:rFonts w:ascii="Times New Roman" w:hAnsi="Times New Roman" w:cs="Times New Roman"/>
        </w:rPr>
        <w:t xml:space="preserve">previous </w:t>
      </w:r>
      <w:r w:rsidR="004F343F">
        <w:rPr>
          <w:rFonts w:ascii="Times New Roman" w:hAnsi="Times New Roman" w:cs="Times New Roman"/>
        </w:rPr>
        <w:t xml:space="preserve">empirical demonstrations of </w:t>
      </w:r>
      <w:r w:rsidR="00AF624C">
        <w:rPr>
          <w:rFonts w:ascii="Times New Roman" w:hAnsi="Times New Roman" w:cs="Times New Roman"/>
        </w:rPr>
        <w:t xml:space="preserve">thermal adaptation-mediated </w:t>
      </w:r>
      <w:r w:rsidR="004F343F">
        <w:rPr>
          <w:rFonts w:ascii="Times New Roman" w:hAnsi="Times New Roman" w:cs="Times New Roman"/>
        </w:rPr>
        <w:t xml:space="preserve">effects </w:t>
      </w:r>
      <w:r w:rsidR="00AF624C">
        <w:rPr>
          <w:rFonts w:ascii="Times New Roman" w:hAnsi="Times New Roman" w:cs="Times New Roman"/>
        </w:rPr>
        <w:t xml:space="preserve">on species interactions have </w:t>
      </w:r>
      <w:r w:rsidR="009A30D9">
        <w:rPr>
          <w:rFonts w:ascii="Times New Roman" w:hAnsi="Times New Roman" w:cs="Times New Roman"/>
        </w:rPr>
        <w:t>relied on natural environmental gradients</w:t>
      </w:r>
      <w:r w:rsidR="004F343F">
        <w:rPr>
          <w:rFonts w:ascii="Times New Roman" w:hAnsi="Times New Roman" w:cs="Times New Roman"/>
        </w:rPr>
        <w:t xml:space="preserve"> (e.g., S</w:t>
      </w:r>
      <w:r w:rsidR="00F91B20">
        <w:rPr>
          <w:rFonts w:ascii="Times New Roman" w:hAnsi="Times New Roman" w:cs="Times New Roman"/>
        </w:rPr>
        <w:t>c</w:t>
      </w:r>
      <w:r w:rsidR="004F343F">
        <w:rPr>
          <w:rFonts w:ascii="Times New Roman" w:hAnsi="Times New Roman" w:cs="Times New Roman"/>
        </w:rPr>
        <w:t xml:space="preserve">haum et </w:t>
      </w:r>
      <w:r w:rsidR="004F343F">
        <w:rPr>
          <w:rFonts w:ascii="Times New Roman" w:hAnsi="Times New Roman" w:cs="Times New Roman"/>
        </w:rPr>
        <w:lastRenderedPageBreak/>
        <w:t>al., 2018), these results provide a more controlled test of whether thermal adaptation alone is sufficient to reshape competitive interactions on short timescales</w:t>
      </w:r>
      <w:r w:rsidR="00095A4B">
        <w:rPr>
          <w:rFonts w:ascii="Times New Roman" w:hAnsi="Times New Roman" w:cs="Times New Roman"/>
        </w:rPr>
        <w:t xml:space="preserve">. </w:t>
      </w:r>
    </w:p>
    <w:p w14:paraId="21B3832F" w14:textId="0B8DF452" w:rsidR="0041231F" w:rsidRDefault="003B1876" w:rsidP="00592337">
      <w:pPr>
        <w:spacing w:after="0" w:line="480" w:lineRule="auto"/>
        <w:rPr>
          <w:rFonts w:ascii="Times New Roman" w:hAnsi="Times New Roman" w:cs="Times New Roman"/>
        </w:rPr>
      </w:pPr>
      <w:r>
        <w:rPr>
          <w:rFonts w:ascii="Times New Roman" w:hAnsi="Times New Roman" w:cs="Times New Roman"/>
        </w:rPr>
        <w:tab/>
      </w:r>
      <w:r w:rsidR="00EB4A24" w:rsidRPr="009857A5">
        <w:rPr>
          <w:rFonts w:ascii="Times New Roman" w:hAnsi="Times New Roman" w:cs="Times New Roman"/>
          <w:i/>
          <w:iCs/>
        </w:rPr>
        <w:t>Broader implications</w:t>
      </w:r>
      <w:r w:rsidR="00EB4A24">
        <w:rPr>
          <w:rFonts w:ascii="Times New Roman" w:hAnsi="Times New Roman" w:cs="Times New Roman"/>
        </w:rPr>
        <w:t>—</w:t>
      </w:r>
      <w:r w:rsidR="00992F46">
        <w:rPr>
          <w:rFonts w:ascii="Times New Roman" w:hAnsi="Times New Roman" w:cs="Times New Roman"/>
        </w:rPr>
        <w:t xml:space="preserve">The evolution-mediated effects documented here have implications that extend beyond the interaction between </w:t>
      </w:r>
      <w:r w:rsidR="00992F46">
        <w:rPr>
          <w:rFonts w:ascii="Times New Roman" w:hAnsi="Times New Roman" w:cs="Times New Roman"/>
          <w:i/>
          <w:iCs/>
        </w:rPr>
        <w:t>H. rosa</w:t>
      </w:r>
      <w:r w:rsidR="00992F46">
        <w:rPr>
          <w:rFonts w:ascii="Times New Roman" w:hAnsi="Times New Roman" w:cs="Times New Roman"/>
        </w:rPr>
        <w:t xml:space="preserve"> and </w:t>
      </w:r>
      <w:r w:rsidR="00992F46">
        <w:rPr>
          <w:rFonts w:ascii="Times New Roman" w:hAnsi="Times New Roman" w:cs="Times New Roman"/>
          <w:i/>
          <w:iCs/>
        </w:rPr>
        <w:t>Tetrahymena</w:t>
      </w:r>
      <w:r w:rsidR="00992F46">
        <w:rPr>
          <w:rFonts w:ascii="Times New Roman" w:hAnsi="Times New Roman" w:cs="Times New Roman"/>
        </w:rPr>
        <w:t xml:space="preserve">, both for the </w:t>
      </w:r>
      <w:r w:rsidR="00992F46">
        <w:rPr>
          <w:rFonts w:ascii="Times New Roman" w:hAnsi="Times New Roman" w:cs="Times New Roman"/>
          <w:i/>
          <w:iCs/>
        </w:rPr>
        <w:t>Sarracenia purpurea</w:t>
      </w:r>
      <w:r w:rsidR="00992F46">
        <w:rPr>
          <w:rFonts w:ascii="Times New Roman" w:hAnsi="Times New Roman" w:cs="Times New Roman"/>
        </w:rPr>
        <w:t xml:space="preserve"> leaf water community in which this competition is embedded and for broader questions about how rapid evolution shapes community level responses to climate change.</w:t>
      </w:r>
      <w:r>
        <w:rPr>
          <w:rFonts w:ascii="Times New Roman" w:hAnsi="Times New Roman" w:cs="Times New Roman"/>
        </w:rPr>
        <w:t xml:space="preserve"> </w:t>
      </w:r>
      <w:r w:rsidR="00595244">
        <w:rPr>
          <w:rFonts w:ascii="Times New Roman" w:hAnsi="Times New Roman" w:cs="Times New Roman"/>
          <w:i/>
          <w:iCs/>
        </w:rPr>
        <w:t>Sarracenia purpurea</w:t>
      </w:r>
      <w:r w:rsidR="00595244">
        <w:rPr>
          <w:rFonts w:ascii="Times New Roman" w:hAnsi="Times New Roman" w:cs="Times New Roman"/>
        </w:rPr>
        <w:t xml:space="preserve"> depends on its phytotelmic community for the mineralization and transfer of nutrients from decomposed prey, and the efficiency of this process depends on community composition. If rapid evolution in response to increased average temperatures can reshape competition among bacterivores on the timescales observed here, it may also shape the structure and function of the broader leaf water community in ways that feed back to the plant. </w:t>
      </w:r>
      <w:r w:rsidR="00534CC1">
        <w:rPr>
          <w:rFonts w:ascii="Times New Roman" w:hAnsi="Times New Roman" w:cs="Times New Roman"/>
        </w:rPr>
        <w:t xml:space="preserve">Although the direct physiological effects of temperature on individual species are well-studied, the role of biotic interactions in shaping species’ realized climate responses has received </w:t>
      </w:r>
      <w:r w:rsidR="006679E8">
        <w:rPr>
          <w:rFonts w:ascii="Times New Roman" w:hAnsi="Times New Roman" w:cs="Times New Roman"/>
        </w:rPr>
        <w:t>growing attention in recent years</w:t>
      </w:r>
      <w:r w:rsidR="00534CC1">
        <w:rPr>
          <w:rFonts w:ascii="Times New Roman" w:hAnsi="Times New Roman" w:cs="Times New Roman"/>
        </w:rPr>
        <w:t xml:space="preserve"> </w:t>
      </w:r>
      <w:r w:rsidR="00595244">
        <w:rPr>
          <w:rFonts w:ascii="Times New Roman" w:hAnsi="Times New Roman" w:cs="Times New Roman"/>
        </w:rPr>
        <w:t>(</w:t>
      </w:r>
      <w:r w:rsidR="00A177A1">
        <w:rPr>
          <w:rFonts w:ascii="Times New Roman" w:hAnsi="Times New Roman" w:cs="Times New Roman"/>
        </w:rPr>
        <w:t>Vucic-Pestic et al., 201</w:t>
      </w:r>
      <w:r w:rsidR="00C14966">
        <w:rPr>
          <w:rFonts w:ascii="Times New Roman" w:hAnsi="Times New Roman" w:cs="Times New Roman"/>
        </w:rPr>
        <w:t>1</w:t>
      </w:r>
      <w:r w:rsidR="00A177A1">
        <w:rPr>
          <w:rFonts w:ascii="Times New Roman" w:hAnsi="Times New Roman" w:cs="Times New Roman"/>
        </w:rPr>
        <w:t xml:space="preserve">; Sentis et al., 2012; </w:t>
      </w:r>
      <w:r w:rsidR="00595244">
        <w:rPr>
          <w:rFonts w:ascii="Times New Roman" w:hAnsi="Times New Roman" w:cs="Times New Roman"/>
        </w:rPr>
        <w:t xml:space="preserve">Barrio et al., 2017; Frances and McCauley, 2018). The findings here </w:t>
      </w:r>
      <w:r w:rsidR="003A2B86">
        <w:rPr>
          <w:rFonts w:ascii="Times New Roman" w:hAnsi="Times New Roman" w:cs="Times New Roman"/>
        </w:rPr>
        <w:t>add an additional layer of complexity, as rapid evolutionary responses in one species can themselves reshape the strength of those interactions. Accurate forecasts of community responses to warming will therefore require not only data on species’ direct thermal physiology, but also an understanding of how rapid evolution restructures the interactions among them.</w:t>
      </w:r>
    </w:p>
    <w:p w14:paraId="5D638C4A" w14:textId="77777777" w:rsidR="009857A5" w:rsidRDefault="0041231F" w:rsidP="009857A5">
      <w:pPr>
        <w:spacing w:line="480" w:lineRule="auto"/>
        <w:ind w:left="567" w:hanging="567"/>
        <w:rPr>
          <w:rFonts w:ascii="Times New Roman" w:hAnsi="Times New Roman" w:cs="Times New Roman"/>
        </w:rPr>
      </w:pPr>
      <w:r>
        <w:rPr>
          <w:rFonts w:ascii="Times New Roman" w:hAnsi="Times New Roman" w:cs="Times New Roman"/>
        </w:rPr>
        <w:br w:type="page"/>
      </w:r>
    </w:p>
    <w:p w14:paraId="471F19F2" w14:textId="7278F2D0" w:rsidR="009857A5" w:rsidRPr="009857A5" w:rsidRDefault="009857A5" w:rsidP="009857A5">
      <w:pPr>
        <w:spacing w:line="480" w:lineRule="auto"/>
        <w:ind w:left="567" w:hanging="567"/>
        <w:jc w:val="center"/>
        <w:rPr>
          <w:rFonts w:ascii="Times New Roman" w:hAnsi="Times New Roman" w:cs="Times New Roman"/>
          <w:b/>
          <w:bCs/>
        </w:rPr>
      </w:pPr>
      <w:r>
        <w:rPr>
          <w:rFonts w:ascii="Times New Roman" w:hAnsi="Times New Roman" w:cs="Times New Roman"/>
          <w:b/>
          <w:bCs/>
        </w:rPr>
        <w:lastRenderedPageBreak/>
        <w:t>Literature Cited</w:t>
      </w:r>
    </w:p>
    <w:p w14:paraId="02E8755B" w14:textId="4F09D43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Abbott, M. J., and L. L. Battaglia. 2015. Purple Pitcher Plant (</w:t>
      </w:r>
      <w:r w:rsidRPr="00305E5D">
        <w:rPr>
          <w:rFonts w:ascii="Times New Roman" w:hAnsi="Times New Roman" w:cs="Times New Roman"/>
          <w:i/>
          <w:iCs/>
        </w:rPr>
        <w:t>Sarracenia rosea</w:t>
      </w:r>
      <w:r w:rsidRPr="00305E5D">
        <w:rPr>
          <w:rFonts w:ascii="Times New Roman" w:hAnsi="Times New Roman" w:cs="Times New Roman"/>
        </w:rPr>
        <w:t xml:space="preserve">) dieback and partial community disassembly following experimental storm surge in a coastal pitcher plant bog. </w:t>
      </w:r>
      <w:r w:rsidRPr="00305E5D">
        <w:rPr>
          <w:rFonts w:ascii="Times New Roman" w:hAnsi="Times New Roman" w:cs="Times New Roman"/>
          <w:i/>
          <w:iCs/>
        </w:rPr>
        <w:t>PLOS ONE</w:t>
      </w:r>
      <w:r w:rsidRPr="00305E5D">
        <w:rPr>
          <w:rFonts w:ascii="Times New Roman" w:hAnsi="Times New Roman" w:cs="Times New Roman"/>
        </w:rPr>
        <w:t xml:space="preserve"> 10:e0125475.</w:t>
      </w:r>
    </w:p>
    <w:p w14:paraId="2AEAD2F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Åkesson, A., A. Curtsdotter, A. Eklöf, B. Ebenman, J. Norberg, and G. Barabás. 2021. The importance of species interactions in eco-evolutionary community dynamics under climate change. </w:t>
      </w:r>
      <w:r w:rsidRPr="00305E5D">
        <w:rPr>
          <w:rFonts w:ascii="Times New Roman" w:hAnsi="Times New Roman" w:cs="Times New Roman"/>
          <w:i/>
          <w:iCs/>
        </w:rPr>
        <w:t>Nature Communications</w:t>
      </w:r>
      <w:r w:rsidRPr="00305E5D">
        <w:rPr>
          <w:rFonts w:ascii="Times New Roman" w:hAnsi="Times New Roman" w:cs="Times New Roman"/>
        </w:rPr>
        <w:t xml:space="preserve"> 12:4759.</w:t>
      </w:r>
    </w:p>
    <w:p w14:paraId="0DAC1C5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Andrews, P. B. 1986. An introduction to mathematical logic and type theory: to truth through proof. Academic Press, Orlando.</w:t>
      </w:r>
    </w:p>
    <w:p w14:paraId="1EC7C81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Angilletta Jr., M. J. 2009. Thermal Adaptation. Oxford University Press.</w:t>
      </w:r>
    </w:p>
    <w:p w14:paraId="7154D534"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Atkinson, D. 1994. Temperature and Organism Size—A Biological Law for Ectotherms? Pages 1–58 in Advances in Ecological Research. Elsevier.</w:t>
      </w:r>
    </w:p>
    <w:p w14:paraId="5E840F78"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Atkinson, D., B. J. Ciotti, and D. J. S. Montagnes. 2003. Protists decrease in size linearly with temperature: </w:t>
      </w:r>
      <w:r w:rsidRPr="00305E5D">
        <w:rPr>
          <w:rFonts w:ascii="Times New Roman" w:hAnsi="Times New Roman" w:cs="Times New Roman"/>
          <w:i/>
          <w:iCs/>
        </w:rPr>
        <w:t>ca</w:t>
      </w:r>
      <w:r w:rsidRPr="00305E5D">
        <w:rPr>
          <w:rFonts w:ascii="Times New Roman" w:hAnsi="Times New Roman" w:cs="Times New Roman"/>
        </w:rPr>
        <w:t xml:space="preserve"> . 2.5% °C</w:t>
      </w:r>
      <w:r w:rsidRPr="00305E5D">
        <w:rPr>
          <w:rFonts w:ascii="Times New Roman" w:hAnsi="Times New Roman" w:cs="Times New Roman"/>
          <w:vertAlign w:val="superscript"/>
        </w:rPr>
        <w:t>−1</w:t>
      </w:r>
      <w:r w:rsidRPr="00305E5D">
        <w:rPr>
          <w:rFonts w:ascii="Times New Roman" w:hAnsi="Times New Roman" w:cs="Times New Roman"/>
        </w:rPr>
        <w:t xml:space="preserve">. </w:t>
      </w:r>
      <w:r w:rsidRPr="00305E5D">
        <w:rPr>
          <w:rFonts w:ascii="Times New Roman" w:hAnsi="Times New Roman" w:cs="Times New Roman"/>
          <w:i/>
          <w:iCs/>
        </w:rPr>
        <w:t>Proceedings of the Royal Society of London. Series B: Biological Sciences</w:t>
      </w:r>
      <w:r w:rsidRPr="00305E5D">
        <w:rPr>
          <w:rFonts w:ascii="Times New Roman" w:hAnsi="Times New Roman" w:cs="Times New Roman"/>
        </w:rPr>
        <w:t xml:space="preserve"> 270:2605–2611.</w:t>
      </w:r>
    </w:p>
    <w:p w14:paraId="0B5257DF"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Baiser, B., R. S. Ardeshiri, and A. M. Ellison. 2011. Species richness and trophic diversity increase decomposition in a co-evolved food web. </w:t>
      </w:r>
      <w:r w:rsidRPr="00305E5D">
        <w:rPr>
          <w:rFonts w:ascii="Times New Roman" w:hAnsi="Times New Roman" w:cs="Times New Roman"/>
          <w:i/>
          <w:iCs/>
        </w:rPr>
        <w:t>PLOS ONE</w:t>
      </w:r>
      <w:r w:rsidRPr="00305E5D">
        <w:rPr>
          <w:rFonts w:ascii="Times New Roman" w:hAnsi="Times New Roman" w:cs="Times New Roman"/>
        </w:rPr>
        <w:t xml:space="preserve"> 6:e20672.</w:t>
      </w:r>
    </w:p>
    <w:p w14:paraId="7101C15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Barrett, R., and D. Schluter. 2008. Adaptation from standing genetic variation. </w:t>
      </w:r>
      <w:r w:rsidRPr="00305E5D">
        <w:rPr>
          <w:rFonts w:ascii="Times New Roman" w:hAnsi="Times New Roman" w:cs="Times New Roman"/>
          <w:i/>
          <w:iCs/>
        </w:rPr>
        <w:t>Trends in Ecology &amp; Evolution</w:t>
      </w:r>
      <w:r w:rsidRPr="00305E5D">
        <w:rPr>
          <w:rFonts w:ascii="Times New Roman" w:hAnsi="Times New Roman" w:cs="Times New Roman"/>
        </w:rPr>
        <w:t xml:space="preserve"> 23:38–44.</w:t>
      </w:r>
    </w:p>
    <w:p w14:paraId="6B639480"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Barrio, I. C., E. Lindén, M. Te Beest, J. Olofsson, A. Rocha, E. M. Soininen, J. M. Alatalo, T. Andersson, A. Asmus, J. Boike, K. A. Bråthen, J. P. Bryant, A. Buchwal, C. G. Bueno, K. </w:t>
      </w:r>
      <w:r w:rsidRPr="00305E5D">
        <w:rPr>
          <w:rFonts w:ascii="Times New Roman" w:hAnsi="Times New Roman" w:cs="Times New Roman"/>
        </w:rPr>
        <w:lastRenderedPageBreak/>
        <w:t xml:space="preserve">S. Christie, Y. V. Denisova, D. Egelkraut, D. Ehrich, L. Fishback, B. C. Forbes, M. Gartzia, P. Grogan, M. Hallinger, M. M. P. D. Heijmans, D. S. Hik, A. Hofgaard, M. Holmgren, T. T. Høye, D. C. Huebner, I. S. Jónsdóttir, E. Kaarlejärvi, T. Kumpula, C. Y. M. J. G. Lange, J. Lange, E. Lévesque, J. Limpens, M. Macias-Fauria, I. Myers-Smith, E. J. Van Nieukerken, S. Normand, E. S. Post, N. M. Schmidt, J. Sitters, A. Skoracka, A. Sokolov, N. Sokolova, J. D. M. Speed, L. E. Street, M. K. Sundqvist, O. Suominen, N. Tananaev, J.-P. Tremblay, C. Urbanowicz, S. A. Uvarov, D. Watts, M. Wilmking, P. A. Wookey, H. H. Zimmermann, V. Zverev, and M. V. Kozlov. 2017. Background invertebrate herbivory on dwarf birch (Betula glandulosa-nana complex) increases with temperature and precipitation across the tundra biome. </w:t>
      </w:r>
      <w:r w:rsidRPr="00305E5D">
        <w:rPr>
          <w:rFonts w:ascii="Times New Roman" w:hAnsi="Times New Roman" w:cs="Times New Roman"/>
          <w:i/>
          <w:iCs/>
        </w:rPr>
        <w:t>Polar Biology</w:t>
      </w:r>
      <w:r w:rsidRPr="00305E5D">
        <w:rPr>
          <w:rFonts w:ascii="Times New Roman" w:hAnsi="Times New Roman" w:cs="Times New Roman"/>
        </w:rPr>
        <w:t xml:space="preserve"> 40:2265–2278.</w:t>
      </w:r>
    </w:p>
    <w:p w14:paraId="6644E79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Berg, S., D. Kutra, T. Kroeger, C. N. Straehle, B. X. Kausler, C. Haubold, M. Schiegg, J. Ales, T. Beier, M. Rudy, K. Eren, J. I. Cervantes, B. Xu, F. Beuttenmueller, A. Wolny, C. Zhang, U. Koethe, F. A. Hamprecht, and A. Kreshuk. 2019. ilastik: interactive machine learning for (bio)image analysis. </w:t>
      </w:r>
      <w:r w:rsidRPr="00305E5D">
        <w:rPr>
          <w:rFonts w:ascii="Times New Roman" w:hAnsi="Times New Roman" w:cs="Times New Roman"/>
          <w:i/>
          <w:iCs/>
        </w:rPr>
        <w:t>Nature Methods</w:t>
      </w:r>
      <w:r w:rsidRPr="00305E5D">
        <w:rPr>
          <w:rFonts w:ascii="Times New Roman" w:hAnsi="Times New Roman" w:cs="Times New Roman"/>
        </w:rPr>
        <w:t xml:space="preserve"> 16:1226–1232.</w:t>
      </w:r>
    </w:p>
    <w:p w14:paraId="7C76484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Błędzki, L. A., J. L. Bubier, A. M. Ellison, and T. R. Moore. 2018. Ecology of rotifers and their unappreciated source of nitrogen and phosphorus in temperate northeastern American bogs. </w:t>
      </w:r>
      <w:r w:rsidRPr="00305E5D">
        <w:rPr>
          <w:rFonts w:ascii="Times New Roman" w:hAnsi="Times New Roman" w:cs="Times New Roman"/>
          <w:i/>
          <w:iCs/>
        </w:rPr>
        <w:t>Fundamental and Applied Limnology</w:t>
      </w:r>
      <w:r w:rsidRPr="00305E5D">
        <w:rPr>
          <w:rFonts w:ascii="Times New Roman" w:hAnsi="Times New Roman" w:cs="Times New Roman"/>
        </w:rPr>
        <w:t xml:space="preserve"> 191:277–287.</w:t>
      </w:r>
    </w:p>
    <w:p w14:paraId="60BFA84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Błedzki, L. A., and A. M. Ellison. 1998. Population growth and production of </w:t>
      </w:r>
      <w:r w:rsidRPr="00305E5D">
        <w:rPr>
          <w:rFonts w:ascii="Times New Roman" w:hAnsi="Times New Roman" w:cs="Times New Roman"/>
          <w:i/>
          <w:iCs/>
        </w:rPr>
        <w:t>Habrotrocha rosa</w:t>
      </w:r>
      <w:r w:rsidRPr="00305E5D">
        <w:rPr>
          <w:rFonts w:ascii="Times New Roman" w:hAnsi="Times New Roman" w:cs="Times New Roman"/>
        </w:rPr>
        <w:t xml:space="preserve"> Donner (Rotifera: Bdelloidea) and its contribution to the nutrient supply of its host, the northern pitcher plant, </w:t>
      </w:r>
      <w:r w:rsidRPr="00305E5D">
        <w:rPr>
          <w:rFonts w:ascii="Times New Roman" w:hAnsi="Times New Roman" w:cs="Times New Roman"/>
          <w:i/>
          <w:iCs/>
        </w:rPr>
        <w:t>Sarracenia purpurea</w:t>
      </w:r>
      <w:r w:rsidRPr="00305E5D">
        <w:rPr>
          <w:rFonts w:ascii="Times New Roman" w:hAnsi="Times New Roman" w:cs="Times New Roman"/>
        </w:rPr>
        <w:t xml:space="preserve"> L. (</w:t>
      </w:r>
      <w:r w:rsidRPr="00305E5D">
        <w:rPr>
          <w:rFonts w:ascii="Times New Roman" w:hAnsi="Times New Roman" w:cs="Times New Roman"/>
          <w:i/>
          <w:iCs/>
        </w:rPr>
        <w:t>Sarraceniaceae</w:t>
      </w:r>
      <w:r w:rsidRPr="00305E5D">
        <w:rPr>
          <w:rFonts w:ascii="Times New Roman" w:hAnsi="Times New Roman" w:cs="Times New Roman"/>
        </w:rPr>
        <w:t xml:space="preserve">). </w:t>
      </w:r>
      <w:r w:rsidRPr="00305E5D">
        <w:rPr>
          <w:rFonts w:ascii="Times New Roman" w:hAnsi="Times New Roman" w:cs="Times New Roman"/>
          <w:i/>
          <w:iCs/>
        </w:rPr>
        <w:t>Hydrobiologia</w:t>
      </w:r>
      <w:r w:rsidRPr="00305E5D">
        <w:rPr>
          <w:rFonts w:ascii="Times New Roman" w:hAnsi="Times New Roman" w:cs="Times New Roman"/>
        </w:rPr>
        <w:t xml:space="preserve"> 385:193–200.</w:t>
      </w:r>
    </w:p>
    <w:p w14:paraId="33A6A52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Bledzki, L. A., and A. M. Ellison. 2002. Nutrient regeneration by rotifers in New England (USA) bogs. </w:t>
      </w:r>
      <w:r w:rsidRPr="00305E5D">
        <w:rPr>
          <w:rFonts w:ascii="Times New Roman" w:hAnsi="Times New Roman" w:cs="Times New Roman"/>
          <w:i/>
          <w:iCs/>
        </w:rPr>
        <w:t>SIL Proceedings</w:t>
      </w:r>
      <w:r w:rsidRPr="00305E5D">
        <w:rPr>
          <w:rFonts w:ascii="Times New Roman" w:hAnsi="Times New Roman" w:cs="Times New Roman"/>
        </w:rPr>
        <w:t>, 1922-2010 28:1328–1331.</w:t>
      </w:r>
    </w:p>
    <w:p w14:paraId="1B1A6CF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Blois, J. L., P. L. Zarnetske, M. C. Fitzpatrick, and S. Finnegan. 2013. Climate change and the past, present, and future of biotic interactions. </w:t>
      </w:r>
      <w:r w:rsidRPr="00305E5D">
        <w:rPr>
          <w:rFonts w:ascii="Times New Roman" w:hAnsi="Times New Roman" w:cs="Times New Roman"/>
          <w:i/>
          <w:iCs/>
        </w:rPr>
        <w:t>Science</w:t>
      </w:r>
      <w:r w:rsidRPr="00305E5D">
        <w:rPr>
          <w:rFonts w:ascii="Times New Roman" w:hAnsi="Times New Roman" w:cs="Times New Roman"/>
        </w:rPr>
        <w:t xml:space="preserve"> 341:499–504.</w:t>
      </w:r>
    </w:p>
    <w:p w14:paraId="5FD3D2A4"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Bolnick, D. I., P. Amarasekare, M. S. Araújo, R. Bürger, J. M. Levine, M. Novak, V. H. W. Rudolf, S. J. Schreiber, M. C. Urban, and D. A. Vasseur. 2011. Why intraspecific trait variation matters in community ecology. </w:t>
      </w:r>
      <w:r w:rsidRPr="00305E5D">
        <w:rPr>
          <w:rFonts w:ascii="Times New Roman" w:hAnsi="Times New Roman" w:cs="Times New Roman"/>
          <w:i/>
          <w:iCs/>
        </w:rPr>
        <w:t>Trends in Ecology &amp; Evolution</w:t>
      </w:r>
      <w:r w:rsidRPr="00305E5D">
        <w:rPr>
          <w:rFonts w:ascii="Times New Roman" w:hAnsi="Times New Roman" w:cs="Times New Roman"/>
        </w:rPr>
        <w:t xml:space="preserve"> 26:183–192.</w:t>
      </w:r>
    </w:p>
    <w:p w14:paraId="5C44C84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Bradshaw, W. E., S. Fujiyama, and C. M. Holzapfel. 2000. Adaptation to the thermal climate of North America by the pitcher-plant mosquito, </w:t>
      </w:r>
      <w:r w:rsidRPr="00305E5D">
        <w:rPr>
          <w:rFonts w:ascii="Times New Roman" w:hAnsi="Times New Roman" w:cs="Times New Roman"/>
          <w:i/>
          <w:iCs/>
        </w:rPr>
        <w:t>Wyeomyia smithii</w:t>
      </w:r>
      <w:r w:rsidRPr="00305E5D">
        <w:rPr>
          <w:rFonts w:ascii="Times New Roman" w:hAnsi="Times New Roman" w:cs="Times New Roman"/>
        </w:rPr>
        <w:t xml:space="preserve">. </w:t>
      </w:r>
      <w:r w:rsidRPr="00305E5D">
        <w:rPr>
          <w:rFonts w:ascii="Times New Roman" w:hAnsi="Times New Roman" w:cs="Times New Roman"/>
          <w:i/>
          <w:iCs/>
        </w:rPr>
        <w:t>Ecology</w:t>
      </w:r>
      <w:r w:rsidRPr="00305E5D">
        <w:rPr>
          <w:rFonts w:ascii="Times New Roman" w:hAnsi="Times New Roman" w:cs="Times New Roman"/>
        </w:rPr>
        <w:t xml:space="preserve"> 81:1262.</w:t>
      </w:r>
    </w:p>
    <w:p w14:paraId="55C4187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Bradshaw, W. E., and C. M. Holzapfel. 2017. Natural variation and genetics of photoperiodism in </w:t>
      </w:r>
      <w:r w:rsidRPr="00305E5D">
        <w:rPr>
          <w:rFonts w:ascii="Times New Roman" w:hAnsi="Times New Roman" w:cs="Times New Roman"/>
          <w:i/>
          <w:iCs/>
        </w:rPr>
        <w:t>Wyeomyia smithii</w:t>
      </w:r>
      <w:r w:rsidRPr="00305E5D">
        <w:rPr>
          <w:rFonts w:ascii="Times New Roman" w:hAnsi="Times New Roman" w:cs="Times New Roman"/>
        </w:rPr>
        <w:t>. Pages 39–71 in Advances in Gen</w:t>
      </w:r>
      <w:r w:rsidRPr="00E93F27">
        <w:rPr>
          <w:rFonts w:ascii="Times New Roman" w:hAnsi="Times New Roman" w:cs="Times New Roman"/>
        </w:rPr>
        <w:t>etics</w:t>
      </w:r>
      <w:r w:rsidRPr="00305E5D">
        <w:rPr>
          <w:rFonts w:ascii="Times New Roman" w:hAnsi="Times New Roman" w:cs="Times New Roman"/>
        </w:rPr>
        <w:t>, volume 99. Elsevier.</w:t>
      </w:r>
    </w:p>
    <w:p w14:paraId="5EEAA048" w14:textId="1C036610"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Bradshaw, W. E., P. A. Zani, and C. M. Holzapfel. 2004. Adaptation to temperate climates. </w:t>
      </w:r>
      <w:r w:rsidRPr="00305E5D">
        <w:rPr>
          <w:rFonts w:ascii="Times New Roman" w:hAnsi="Times New Roman" w:cs="Times New Roman"/>
          <w:i/>
          <w:iCs/>
        </w:rPr>
        <w:t>Evolution</w:t>
      </w:r>
      <w:r w:rsidRPr="00305E5D">
        <w:rPr>
          <w:rFonts w:ascii="Times New Roman" w:hAnsi="Times New Roman" w:cs="Times New Roman"/>
        </w:rPr>
        <w:t xml:space="preserve"> 58:1748</w:t>
      </w:r>
      <w:r w:rsidR="00D24203" w:rsidRPr="00305E5D">
        <w:rPr>
          <w:rFonts w:ascii="Times New Roman" w:hAnsi="Times New Roman" w:cs="Times New Roman"/>
        </w:rPr>
        <w:t>–</w:t>
      </w:r>
      <w:r w:rsidR="00D24203">
        <w:rPr>
          <w:rFonts w:ascii="Times New Roman" w:hAnsi="Times New Roman" w:cs="Times New Roman"/>
        </w:rPr>
        <w:t>1762</w:t>
      </w:r>
      <w:r w:rsidRPr="00305E5D">
        <w:rPr>
          <w:rFonts w:ascii="Times New Roman" w:hAnsi="Times New Roman" w:cs="Times New Roman"/>
        </w:rPr>
        <w:t>.</w:t>
      </w:r>
    </w:p>
    <w:p w14:paraId="6A13E64F"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Brown, C. H., B. L. Frick, and J. E. Mohan. 2025. Predicting rapid, climate-driven shifts in North American habitat suitability for the Purple Pitcher Plant (</w:t>
      </w:r>
      <w:r w:rsidRPr="00305E5D">
        <w:rPr>
          <w:rFonts w:ascii="Times New Roman" w:hAnsi="Times New Roman" w:cs="Times New Roman"/>
          <w:i/>
          <w:iCs/>
        </w:rPr>
        <w:t>Sarracenia purpurea</w:t>
      </w:r>
      <w:r w:rsidRPr="00305E5D">
        <w:rPr>
          <w:rFonts w:ascii="Times New Roman" w:hAnsi="Times New Roman" w:cs="Times New Roman"/>
        </w:rPr>
        <w:t xml:space="preserve"> L.). </w:t>
      </w:r>
      <w:r w:rsidRPr="00305E5D">
        <w:rPr>
          <w:rFonts w:ascii="Times New Roman" w:hAnsi="Times New Roman" w:cs="Times New Roman"/>
          <w:i/>
          <w:iCs/>
        </w:rPr>
        <w:t>Plants</w:t>
      </w:r>
      <w:r w:rsidRPr="00305E5D">
        <w:rPr>
          <w:rFonts w:ascii="Times New Roman" w:hAnsi="Times New Roman" w:cs="Times New Roman"/>
        </w:rPr>
        <w:t xml:space="preserve"> 14:3337.</w:t>
      </w:r>
    </w:p>
    <w:p w14:paraId="19CA7A8C" w14:textId="77777777" w:rsidR="008C158D" w:rsidRPr="008C158D" w:rsidRDefault="008C158D" w:rsidP="009857A5">
      <w:pPr>
        <w:spacing w:line="480" w:lineRule="auto"/>
        <w:ind w:left="567" w:hanging="567"/>
        <w:rPr>
          <w:rFonts w:ascii="Times New Roman" w:hAnsi="Times New Roman" w:cs="Times New Roman"/>
        </w:rPr>
      </w:pPr>
      <w:r w:rsidRPr="008C158D">
        <w:rPr>
          <w:rFonts w:ascii="Times New Roman" w:hAnsi="Times New Roman" w:cs="Times New Roman"/>
        </w:rPr>
        <w:t xml:space="preserve">Brown, J. H., J. F. Gillooly, A. P. Allen, V. M. Savage, and G. B. West. 2004. Toward a metabolic theory of ecology. </w:t>
      </w:r>
      <w:r w:rsidRPr="008C158D">
        <w:rPr>
          <w:rFonts w:ascii="Times New Roman" w:hAnsi="Times New Roman" w:cs="Times New Roman"/>
          <w:i/>
          <w:iCs/>
        </w:rPr>
        <w:t>Ecology</w:t>
      </w:r>
      <w:r w:rsidRPr="008C158D">
        <w:rPr>
          <w:rFonts w:ascii="Times New Roman" w:hAnsi="Times New Roman" w:cs="Times New Roman"/>
        </w:rPr>
        <w:t xml:space="preserve"> 85:1771–1789. </w:t>
      </w:r>
    </w:p>
    <w:p w14:paraId="37472503" w14:textId="1EA7789A"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Buckley, H. L., T. E. Miller, A. M. Ellison, and N. J. Gotelli. 2010. Local‐ to continental‐scale variation in the richness and composition of an aquatic food web. </w:t>
      </w:r>
      <w:r w:rsidRPr="00305E5D">
        <w:rPr>
          <w:rFonts w:ascii="Times New Roman" w:hAnsi="Times New Roman" w:cs="Times New Roman"/>
          <w:i/>
          <w:iCs/>
        </w:rPr>
        <w:t>Global Ecology and Biogeography</w:t>
      </w:r>
      <w:r w:rsidRPr="00305E5D">
        <w:rPr>
          <w:rFonts w:ascii="Times New Roman" w:hAnsi="Times New Roman" w:cs="Times New Roman"/>
        </w:rPr>
        <w:t xml:space="preserve"> 19:711–723.</w:t>
      </w:r>
    </w:p>
    <w:p w14:paraId="3F63C47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Carlson, L. G., K. H. Beard, and P. B. Adler. 2018. Direct effects of warming increase woody plant abundance in a subarctic wetland. </w:t>
      </w:r>
      <w:r w:rsidRPr="00305E5D">
        <w:rPr>
          <w:rFonts w:ascii="Times New Roman" w:hAnsi="Times New Roman" w:cs="Times New Roman"/>
          <w:i/>
          <w:iCs/>
        </w:rPr>
        <w:t>Ecology and Evolution</w:t>
      </w:r>
      <w:r w:rsidRPr="00305E5D">
        <w:rPr>
          <w:rFonts w:ascii="Times New Roman" w:hAnsi="Times New Roman" w:cs="Times New Roman"/>
        </w:rPr>
        <w:t xml:space="preserve"> 8:2868–2879.</w:t>
      </w:r>
    </w:p>
    <w:p w14:paraId="717439E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Chevin, L.-M., R. Lande, and G. M. Mace. 2010. Adaptation, plasticity, and extinction in a changing environment: towards a predictive theory. </w:t>
      </w:r>
      <w:r w:rsidRPr="00305E5D">
        <w:rPr>
          <w:rFonts w:ascii="Times New Roman" w:hAnsi="Times New Roman" w:cs="Times New Roman"/>
          <w:i/>
          <w:iCs/>
        </w:rPr>
        <w:t>PLOS Biology</w:t>
      </w:r>
      <w:r w:rsidRPr="00305E5D">
        <w:rPr>
          <w:rFonts w:ascii="Times New Roman" w:hAnsi="Times New Roman" w:cs="Times New Roman"/>
        </w:rPr>
        <w:t xml:space="preserve"> 8:e1000357.</w:t>
      </w:r>
    </w:p>
    <w:p w14:paraId="12DD5F3B"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Cochran-Stafira, D. L., and C. N. Von Ende. 1998. Integrating bacteria into food webs: studies with </w:t>
      </w:r>
      <w:r w:rsidRPr="00305E5D">
        <w:rPr>
          <w:rFonts w:ascii="Times New Roman" w:hAnsi="Times New Roman" w:cs="Times New Roman"/>
          <w:i/>
          <w:iCs/>
        </w:rPr>
        <w:t>Sarracenia purpurea</w:t>
      </w:r>
      <w:r w:rsidRPr="00305E5D">
        <w:rPr>
          <w:rFonts w:ascii="Times New Roman" w:hAnsi="Times New Roman" w:cs="Times New Roman"/>
        </w:rPr>
        <w:t xml:space="preserve"> inquilines. </w:t>
      </w:r>
      <w:r w:rsidRPr="00305E5D">
        <w:rPr>
          <w:rFonts w:ascii="Times New Roman" w:hAnsi="Times New Roman" w:cs="Times New Roman"/>
          <w:i/>
          <w:iCs/>
        </w:rPr>
        <w:t>Ecology</w:t>
      </w:r>
      <w:r w:rsidRPr="00305E5D">
        <w:rPr>
          <w:rFonts w:ascii="Times New Roman" w:hAnsi="Times New Roman" w:cs="Times New Roman"/>
        </w:rPr>
        <w:t xml:space="preserve"> 79:880.</w:t>
      </w:r>
    </w:p>
    <w:p w14:paraId="519B22E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Conover, D. O., T. A. Duffy, and L. A. Hice. 2009. The covariance between genetic and environmental influences across ecological gradients: reassessing the evolutionary significance of countergradient and cogradient variation. </w:t>
      </w:r>
      <w:r w:rsidRPr="00305E5D">
        <w:rPr>
          <w:rFonts w:ascii="Times New Roman" w:hAnsi="Times New Roman" w:cs="Times New Roman"/>
          <w:i/>
          <w:iCs/>
        </w:rPr>
        <w:t>Annals of the New York Academy of Sciences</w:t>
      </w:r>
      <w:r w:rsidRPr="00305E5D">
        <w:rPr>
          <w:rFonts w:ascii="Times New Roman" w:hAnsi="Times New Roman" w:cs="Times New Roman"/>
        </w:rPr>
        <w:t xml:space="preserve"> 1168:100–129.</w:t>
      </w:r>
    </w:p>
    <w:p w14:paraId="4796511B"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Cuellar-Gempeler, C., C. P. terHorst, and T. E. Miller. 2026. Opposing effects of succession on bacterial diversity and function within pitcher plant (</w:t>
      </w:r>
      <w:r w:rsidRPr="00305E5D">
        <w:rPr>
          <w:rFonts w:ascii="Times New Roman" w:hAnsi="Times New Roman" w:cs="Times New Roman"/>
          <w:i/>
          <w:iCs/>
        </w:rPr>
        <w:t>Sarracenia purpurea</w:t>
      </w:r>
      <w:r w:rsidRPr="00305E5D">
        <w:rPr>
          <w:rFonts w:ascii="Times New Roman" w:hAnsi="Times New Roman" w:cs="Times New Roman"/>
        </w:rPr>
        <w:t xml:space="preserve">) leaves. </w:t>
      </w:r>
      <w:r w:rsidRPr="00305E5D">
        <w:rPr>
          <w:rFonts w:ascii="Times New Roman" w:hAnsi="Times New Roman" w:cs="Times New Roman"/>
          <w:i/>
          <w:iCs/>
        </w:rPr>
        <w:t>The American Naturalist</w:t>
      </w:r>
      <w:r w:rsidRPr="00305E5D">
        <w:rPr>
          <w:rFonts w:ascii="Times New Roman" w:hAnsi="Times New Roman" w:cs="Times New Roman"/>
        </w:rPr>
        <w:t xml:space="preserve"> 207:296–312.</w:t>
      </w:r>
    </w:p>
    <w:p w14:paraId="6CB24F33" w14:textId="39281E73"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Lopez‐Pascua, L.</w:t>
      </w:r>
      <w:r w:rsidR="001E4C4F">
        <w:rPr>
          <w:rFonts w:ascii="Times New Roman" w:hAnsi="Times New Roman" w:cs="Times New Roman"/>
        </w:rPr>
        <w:t xml:space="preserve"> C.</w:t>
      </w:r>
      <w:r w:rsidRPr="00305E5D">
        <w:rPr>
          <w:rFonts w:ascii="Times New Roman" w:hAnsi="Times New Roman" w:cs="Times New Roman"/>
        </w:rPr>
        <w:t xml:space="preserve">, and A. Buckling. 2008. Increasing productivity accelerates host–parasite coevolution. </w:t>
      </w:r>
      <w:r w:rsidRPr="00305E5D">
        <w:rPr>
          <w:rFonts w:ascii="Times New Roman" w:hAnsi="Times New Roman" w:cs="Times New Roman"/>
          <w:i/>
          <w:iCs/>
        </w:rPr>
        <w:t>Journal of Evolutionary Biology</w:t>
      </w:r>
      <w:r w:rsidRPr="00305E5D">
        <w:rPr>
          <w:rFonts w:ascii="Times New Roman" w:hAnsi="Times New Roman" w:cs="Times New Roman"/>
        </w:rPr>
        <w:t xml:space="preserve"> 21:853–860.</w:t>
      </w:r>
    </w:p>
    <w:p w14:paraId="0F9541EE"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Daufresne, M., K. Lengfellner, and U. Sommer. 2009. Global warming benefits the small in aquatic ecosystems. </w:t>
      </w:r>
      <w:r w:rsidRPr="00305E5D">
        <w:rPr>
          <w:rFonts w:ascii="Times New Roman" w:hAnsi="Times New Roman" w:cs="Times New Roman"/>
          <w:i/>
          <w:iCs/>
        </w:rPr>
        <w:t>Proceedings of the National Academy of Sciences</w:t>
      </w:r>
      <w:r w:rsidRPr="00305E5D">
        <w:rPr>
          <w:rFonts w:ascii="Times New Roman" w:hAnsi="Times New Roman" w:cs="Times New Roman"/>
        </w:rPr>
        <w:t xml:space="preserve"> 106:12788–12793.</w:t>
      </w:r>
    </w:p>
    <w:p w14:paraId="6C0EF83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Devetter, M. 2009. Clearance rates of the bdelloid rotifer, </w:t>
      </w:r>
      <w:r w:rsidRPr="00305E5D">
        <w:rPr>
          <w:rFonts w:ascii="Times New Roman" w:hAnsi="Times New Roman" w:cs="Times New Roman"/>
          <w:i/>
          <w:iCs/>
        </w:rPr>
        <w:t>Habrotrocha thienemanni</w:t>
      </w:r>
      <w:r w:rsidRPr="00305E5D">
        <w:rPr>
          <w:rFonts w:ascii="Times New Roman" w:hAnsi="Times New Roman" w:cs="Times New Roman"/>
        </w:rPr>
        <w:t xml:space="preserve">, a tree-hole inhabitant. </w:t>
      </w:r>
      <w:r w:rsidRPr="00305E5D">
        <w:rPr>
          <w:rFonts w:ascii="Times New Roman" w:hAnsi="Times New Roman" w:cs="Times New Roman"/>
          <w:i/>
          <w:iCs/>
        </w:rPr>
        <w:t>Aquatic Ecology</w:t>
      </w:r>
      <w:r w:rsidRPr="00305E5D">
        <w:rPr>
          <w:rFonts w:ascii="Times New Roman" w:hAnsi="Times New Roman" w:cs="Times New Roman"/>
        </w:rPr>
        <w:t xml:space="preserve"> 43:85–89.</w:t>
      </w:r>
    </w:p>
    <w:p w14:paraId="15561F85"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Ellison, A. M., N. J. Gotelli, L. A. Błędzki, and J. L. Butler. 2021. Regulation by the pitcher plant </w:t>
      </w:r>
      <w:r w:rsidRPr="00305E5D">
        <w:rPr>
          <w:rFonts w:ascii="Times New Roman" w:hAnsi="Times New Roman" w:cs="Times New Roman"/>
          <w:i/>
          <w:iCs/>
        </w:rPr>
        <w:t>Sarracenia purpurea</w:t>
      </w:r>
      <w:r w:rsidRPr="00305E5D">
        <w:rPr>
          <w:rFonts w:ascii="Times New Roman" w:hAnsi="Times New Roman" w:cs="Times New Roman"/>
        </w:rPr>
        <w:t xml:space="preserve"> of the structure of its inquiline food web. </w:t>
      </w:r>
      <w:r w:rsidRPr="00305E5D">
        <w:rPr>
          <w:rFonts w:ascii="Times New Roman" w:hAnsi="Times New Roman" w:cs="Times New Roman"/>
          <w:i/>
          <w:iCs/>
        </w:rPr>
        <w:t>American Midland Naturalist</w:t>
      </w:r>
      <w:r w:rsidRPr="00305E5D">
        <w:rPr>
          <w:rFonts w:ascii="Times New Roman" w:hAnsi="Times New Roman" w:cs="Times New Roman"/>
        </w:rPr>
        <w:t xml:space="preserve"> 186:1–15.</w:t>
      </w:r>
    </w:p>
    <w:p w14:paraId="2403DF6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Fish, D., and D. W. Hall. 1978. Succession and stratification of aquatic insects inhabiting the leaves of the insectivorous pitcher plant, </w:t>
      </w:r>
      <w:r w:rsidRPr="00305E5D">
        <w:rPr>
          <w:rFonts w:ascii="Times New Roman" w:hAnsi="Times New Roman" w:cs="Times New Roman"/>
          <w:i/>
          <w:iCs/>
        </w:rPr>
        <w:t>Sarracenia purpurea</w:t>
      </w:r>
      <w:r w:rsidRPr="00305E5D">
        <w:rPr>
          <w:rFonts w:ascii="Times New Roman" w:hAnsi="Times New Roman" w:cs="Times New Roman"/>
        </w:rPr>
        <w:t xml:space="preserve">. </w:t>
      </w:r>
      <w:r w:rsidRPr="00305E5D">
        <w:rPr>
          <w:rFonts w:ascii="Times New Roman" w:hAnsi="Times New Roman" w:cs="Times New Roman"/>
          <w:i/>
          <w:iCs/>
        </w:rPr>
        <w:t>American Midland Naturalist</w:t>
      </w:r>
      <w:r w:rsidRPr="00305E5D">
        <w:rPr>
          <w:rFonts w:ascii="Times New Roman" w:hAnsi="Times New Roman" w:cs="Times New Roman"/>
        </w:rPr>
        <w:t xml:space="preserve"> 99:172.</w:t>
      </w:r>
    </w:p>
    <w:p w14:paraId="439E1ABB"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Fontaneto, D., G. Melone, and A. Cardini. 2004. Shape diversity in the trophi of different species of </w:t>
      </w:r>
      <w:r w:rsidRPr="00305E5D">
        <w:rPr>
          <w:rFonts w:ascii="Times New Roman" w:hAnsi="Times New Roman" w:cs="Times New Roman"/>
          <w:i/>
          <w:iCs/>
        </w:rPr>
        <w:t>Rotaria</w:t>
      </w:r>
      <w:r w:rsidRPr="00305E5D">
        <w:rPr>
          <w:rFonts w:ascii="Times New Roman" w:hAnsi="Times New Roman" w:cs="Times New Roman"/>
        </w:rPr>
        <w:t xml:space="preserve"> (Rotifera, Bdelloidea): A geometric morphometric study. </w:t>
      </w:r>
      <w:r w:rsidRPr="00305E5D">
        <w:rPr>
          <w:rFonts w:ascii="Times New Roman" w:hAnsi="Times New Roman" w:cs="Times New Roman"/>
          <w:i/>
          <w:iCs/>
        </w:rPr>
        <w:t>Italian Journal of Zoology</w:t>
      </w:r>
      <w:r w:rsidRPr="00305E5D">
        <w:rPr>
          <w:rFonts w:ascii="Times New Roman" w:hAnsi="Times New Roman" w:cs="Times New Roman"/>
        </w:rPr>
        <w:t xml:space="preserve"> 71:63–72.</w:t>
      </w:r>
    </w:p>
    <w:p w14:paraId="2374472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Forster, J., A. G. Hirst, and D. Atkinson. 2012. Warming-induced reductions in body size are greater in aquatic than terrestrial species. </w:t>
      </w:r>
      <w:r w:rsidRPr="00305E5D">
        <w:rPr>
          <w:rFonts w:ascii="Times New Roman" w:hAnsi="Times New Roman" w:cs="Times New Roman"/>
          <w:i/>
          <w:iCs/>
        </w:rPr>
        <w:t>Proceedings of the National Academy of Sciences</w:t>
      </w:r>
      <w:r w:rsidRPr="00305E5D">
        <w:rPr>
          <w:rFonts w:ascii="Times New Roman" w:hAnsi="Times New Roman" w:cs="Times New Roman"/>
        </w:rPr>
        <w:t xml:space="preserve"> 109:19310–19314.</w:t>
      </w:r>
    </w:p>
    <w:p w14:paraId="3ED9BCF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Frances, D. N., and S. J. McCauley. 2018. Warming drives higher rates of prey consumption and increases rates of intraguild predation. </w:t>
      </w:r>
      <w:r w:rsidRPr="00305E5D">
        <w:rPr>
          <w:rFonts w:ascii="Times New Roman" w:hAnsi="Times New Roman" w:cs="Times New Roman"/>
          <w:i/>
          <w:iCs/>
        </w:rPr>
        <w:t>Oecologia</w:t>
      </w:r>
      <w:r w:rsidRPr="00305E5D">
        <w:rPr>
          <w:rFonts w:ascii="Times New Roman" w:hAnsi="Times New Roman" w:cs="Times New Roman"/>
        </w:rPr>
        <w:t xml:space="preserve"> 187:585–596.</w:t>
      </w:r>
    </w:p>
    <w:p w14:paraId="423332D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Fussmann, K. E., F. Schwarzmüller, U. Brose, A. Jousset, and B. C. Rall. 2014. Ecological stability in response to warming. </w:t>
      </w:r>
      <w:r w:rsidRPr="00305E5D">
        <w:rPr>
          <w:rFonts w:ascii="Times New Roman" w:hAnsi="Times New Roman" w:cs="Times New Roman"/>
          <w:i/>
          <w:iCs/>
        </w:rPr>
        <w:t>Nature Climate Change</w:t>
      </w:r>
      <w:r w:rsidRPr="00305E5D">
        <w:rPr>
          <w:rFonts w:ascii="Times New Roman" w:hAnsi="Times New Roman" w:cs="Times New Roman"/>
        </w:rPr>
        <w:t xml:space="preserve"> 4:206–210.</w:t>
      </w:r>
    </w:p>
    <w:p w14:paraId="413307A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Gallie, D. R., and S. C. Chang. 1997. Signal transduction in the carnivorous plant </w:t>
      </w:r>
      <w:r w:rsidRPr="00305E5D">
        <w:rPr>
          <w:rFonts w:ascii="Times New Roman" w:hAnsi="Times New Roman" w:cs="Times New Roman"/>
          <w:i/>
          <w:iCs/>
        </w:rPr>
        <w:t>Sarracenia purpurea</w:t>
      </w:r>
      <w:r w:rsidRPr="00305E5D">
        <w:rPr>
          <w:rFonts w:ascii="Times New Roman" w:hAnsi="Times New Roman" w:cs="Times New Roman"/>
        </w:rPr>
        <w:t xml:space="preserve"> (regulation of secretory hydrolase expression during development and in response to resources). </w:t>
      </w:r>
      <w:r w:rsidRPr="00305E5D">
        <w:rPr>
          <w:rFonts w:ascii="Times New Roman" w:hAnsi="Times New Roman" w:cs="Times New Roman"/>
          <w:i/>
          <w:iCs/>
        </w:rPr>
        <w:t>Plant Physiology</w:t>
      </w:r>
      <w:r w:rsidRPr="00305E5D">
        <w:rPr>
          <w:rFonts w:ascii="Times New Roman" w:hAnsi="Times New Roman" w:cs="Times New Roman"/>
        </w:rPr>
        <w:t xml:space="preserve"> 115:1461–1471.</w:t>
      </w:r>
    </w:p>
    <w:p w14:paraId="5DBA44F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Geerts, A. N., J. Vanoverbeke, B. Vanschoenwinkel, W. Van Doorslaer, H. Feuchtmayr, D. Atkinson, B. Moss, T. A. Davidson, C. D. Sayer, and L. De Meester. 2015. Rapid evolution of thermal tolerance in the water flea </w:t>
      </w:r>
      <w:r w:rsidRPr="00305E5D">
        <w:rPr>
          <w:rFonts w:ascii="Times New Roman" w:hAnsi="Times New Roman" w:cs="Times New Roman"/>
          <w:i/>
          <w:iCs/>
        </w:rPr>
        <w:t>Daphnia</w:t>
      </w:r>
      <w:r w:rsidRPr="00305E5D">
        <w:rPr>
          <w:rFonts w:ascii="Times New Roman" w:hAnsi="Times New Roman" w:cs="Times New Roman"/>
        </w:rPr>
        <w:t xml:space="preserve">. </w:t>
      </w:r>
      <w:r w:rsidRPr="00305E5D">
        <w:rPr>
          <w:rFonts w:ascii="Times New Roman" w:hAnsi="Times New Roman" w:cs="Times New Roman"/>
          <w:i/>
          <w:iCs/>
        </w:rPr>
        <w:t>Nature Climate Change</w:t>
      </w:r>
      <w:r w:rsidRPr="00305E5D">
        <w:rPr>
          <w:rFonts w:ascii="Times New Roman" w:hAnsi="Times New Roman" w:cs="Times New Roman"/>
        </w:rPr>
        <w:t xml:space="preserve"> 5:665–668.</w:t>
      </w:r>
    </w:p>
    <w:p w14:paraId="4DF3F498" w14:textId="77777777" w:rsidR="009857A5"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Gilman, S. E., M. C. Urban, J. Tewksbury, G. W. Gilchrist, and R. D. Holt. 2010. A framework for community interactions under climate change. </w:t>
      </w:r>
      <w:r w:rsidRPr="00305E5D">
        <w:rPr>
          <w:rFonts w:ascii="Times New Roman" w:hAnsi="Times New Roman" w:cs="Times New Roman"/>
          <w:i/>
          <w:iCs/>
        </w:rPr>
        <w:t>Trends in Ecology &amp; Evolution</w:t>
      </w:r>
      <w:r w:rsidRPr="00305E5D">
        <w:rPr>
          <w:rFonts w:ascii="Times New Roman" w:hAnsi="Times New Roman" w:cs="Times New Roman"/>
        </w:rPr>
        <w:t xml:space="preserve"> 25:325–331.</w:t>
      </w:r>
    </w:p>
    <w:p w14:paraId="77FA79E8" w14:textId="5ACF57D7" w:rsidR="00F3144C" w:rsidRPr="00F3144C" w:rsidRDefault="00F3144C" w:rsidP="009857A5">
      <w:pPr>
        <w:spacing w:line="480" w:lineRule="auto"/>
        <w:ind w:left="567" w:hanging="567"/>
        <w:rPr>
          <w:rFonts w:ascii="Times New Roman" w:hAnsi="Times New Roman" w:cs="Times New Roman"/>
        </w:rPr>
      </w:pPr>
      <w:r>
        <w:rPr>
          <w:rFonts w:ascii="Times New Roman" w:hAnsi="Times New Roman" w:cs="Times New Roman"/>
        </w:rPr>
        <w:t xml:space="preserve">Goldberg, D. E., and K. Landa. 1991. Competitive effect and response: hierarchies and correlated traits in the early stages of competition. </w:t>
      </w:r>
      <w:r>
        <w:rPr>
          <w:rFonts w:ascii="Times New Roman" w:hAnsi="Times New Roman" w:cs="Times New Roman"/>
          <w:i/>
          <w:iCs/>
        </w:rPr>
        <w:t>Journal of Ecology</w:t>
      </w:r>
      <w:r>
        <w:rPr>
          <w:rFonts w:ascii="Times New Roman" w:hAnsi="Times New Roman" w:cs="Times New Roman"/>
        </w:rPr>
        <w:t xml:space="preserve"> 79:1013</w:t>
      </w:r>
      <w:r w:rsidRPr="00305E5D">
        <w:rPr>
          <w:rFonts w:ascii="Times New Roman" w:hAnsi="Times New Roman" w:cs="Times New Roman"/>
        </w:rPr>
        <w:t>–</w:t>
      </w:r>
      <w:r>
        <w:rPr>
          <w:rFonts w:ascii="Times New Roman" w:hAnsi="Times New Roman" w:cs="Times New Roman"/>
        </w:rPr>
        <w:t>1030.</w:t>
      </w:r>
    </w:p>
    <w:p w14:paraId="22FB4EA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Gotelli, N. J., and A. M. Ellison. 2002. Nitrogen deposition and extinction risk in the Northern Pitcher Plant, </w:t>
      </w:r>
      <w:r w:rsidRPr="00305E5D">
        <w:rPr>
          <w:rFonts w:ascii="Times New Roman" w:hAnsi="Times New Roman" w:cs="Times New Roman"/>
          <w:i/>
          <w:iCs/>
        </w:rPr>
        <w:t>Sarracenia purpurea</w:t>
      </w:r>
      <w:r w:rsidRPr="00305E5D">
        <w:rPr>
          <w:rFonts w:ascii="Times New Roman" w:hAnsi="Times New Roman" w:cs="Times New Roman"/>
        </w:rPr>
        <w:t xml:space="preserve">. </w:t>
      </w:r>
      <w:r w:rsidRPr="00305E5D">
        <w:rPr>
          <w:rFonts w:ascii="Times New Roman" w:hAnsi="Times New Roman" w:cs="Times New Roman"/>
          <w:i/>
          <w:iCs/>
        </w:rPr>
        <w:t>Ecology</w:t>
      </w:r>
      <w:r w:rsidRPr="00305E5D">
        <w:rPr>
          <w:rFonts w:ascii="Times New Roman" w:hAnsi="Times New Roman" w:cs="Times New Roman"/>
        </w:rPr>
        <w:t xml:space="preserve"> 83:2758–2765.</w:t>
      </w:r>
    </w:p>
    <w:p w14:paraId="1E05119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Hairston, N. G., S. P. Ellner, M. A. Geber, T. Yoshida, and J. A. Fox. 2005. Rapid evolution and the convergence of ecological and evolutionary time. </w:t>
      </w:r>
      <w:r w:rsidRPr="00305E5D">
        <w:rPr>
          <w:rFonts w:ascii="Times New Roman" w:hAnsi="Times New Roman" w:cs="Times New Roman"/>
          <w:i/>
          <w:iCs/>
        </w:rPr>
        <w:t>Ecology Letters</w:t>
      </w:r>
      <w:r w:rsidRPr="00305E5D">
        <w:rPr>
          <w:rFonts w:ascii="Times New Roman" w:hAnsi="Times New Roman" w:cs="Times New Roman"/>
        </w:rPr>
        <w:t xml:space="preserve"> 8:1114–1127.</w:t>
      </w:r>
    </w:p>
    <w:p w14:paraId="437FCAA8"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Hendry, A. P., and M. T. Kinnison. 1999. The pace of modern life: measuring rates of contemporary microevolution. </w:t>
      </w:r>
      <w:r w:rsidRPr="00305E5D">
        <w:rPr>
          <w:rFonts w:ascii="Times New Roman" w:hAnsi="Times New Roman" w:cs="Times New Roman"/>
          <w:i/>
          <w:iCs/>
        </w:rPr>
        <w:t>Evolution</w:t>
      </w:r>
      <w:r w:rsidRPr="00305E5D">
        <w:rPr>
          <w:rFonts w:ascii="Times New Roman" w:hAnsi="Times New Roman" w:cs="Times New Roman"/>
        </w:rPr>
        <w:t xml:space="preserve"> 53:1637–1653.</w:t>
      </w:r>
    </w:p>
    <w:p w14:paraId="188E66D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Hoffmann, A. A., and C. M. Sgrò. 2011. Climate change and evolutionary adaptation. </w:t>
      </w:r>
      <w:r w:rsidRPr="00305E5D">
        <w:rPr>
          <w:rFonts w:ascii="Times New Roman" w:hAnsi="Times New Roman" w:cs="Times New Roman"/>
          <w:i/>
          <w:iCs/>
        </w:rPr>
        <w:t>Nature</w:t>
      </w:r>
      <w:r w:rsidRPr="00305E5D">
        <w:rPr>
          <w:rFonts w:ascii="Times New Roman" w:hAnsi="Times New Roman" w:cs="Times New Roman"/>
        </w:rPr>
        <w:t xml:space="preserve"> 470:479–485.</w:t>
      </w:r>
    </w:p>
    <w:p w14:paraId="2A0C682D" w14:textId="7DDDACC0"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Horne, C. R., A. G. Hirst, and D. Atkinson. 2015. Temperature‐size responses match latitudinal‐size clines in arthropods, revealing critical differences between aquatic and terrestrial species. </w:t>
      </w:r>
      <w:r w:rsidRPr="00305E5D">
        <w:rPr>
          <w:rFonts w:ascii="Times New Roman" w:hAnsi="Times New Roman" w:cs="Times New Roman"/>
          <w:i/>
          <w:iCs/>
        </w:rPr>
        <w:t>Ecology Letters</w:t>
      </w:r>
      <w:r w:rsidRPr="00305E5D">
        <w:rPr>
          <w:rFonts w:ascii="Times New Roman" w:hAnsi="Times New Roman" w:cs="Times New Roman"/>
        </w:rPr>
        <w:t xml:space="preserve"> 18:327–335.</w:t>
      </w:r>
    </w:p>
    <w:p w14:paraId="39055BEB"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Jocher, G., J. Qiu, M. Liu, S. Lyu, F. C. Akyon, and M. E. Kalfaoglu. 2026. Ultralytics YOLO26: Unified real-time end-to-end vision models. arXiv:2606.03748.</w:t>
      </w:r>
    </w:p>
    <w:p w14:paraId="1DA40A7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Kharouba, H. M., J. Ehrlén, A. Gelman, K. Bolmgren, J. M. Allen, S. E. Travers, and E. M. Wolkovich. 2018. Global shifts in the phenological synchrony of species interactions over recent decades. </w:t>
      </w:r>
      <w:r w:rsidRPr="00305E5D">
        <w:rPr>
          <w:rFonts w:ascii="Times New Roman" w:hAnsi="Times New Roman" w:cs="Times New Roman"/>
          <w:i/>
          <w:iCs/>
        </w:rPr>
        <w:t>Proceedings of the National Academy of Sciences</w:t>
      </w:r>
      <w:r w:rsidRPr="00305E5D">
        <w:rPr>
          <w:rFonts w:ascii="Times New Roman" w:hAnsi="Times New Roman" w:cs="Times New Roman"/>
        </w:rPr>
        <w:t xml:space="preserve"> 115:5211–5216.</w:t>
      </w:r>
    </w:p>
    <w:p w14:paraId="3932EECB" w14:textId="0543AFB1" w:rsidR="009857A5" w:rsidRPr="00D457C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King, </w:t>
      </w:r>
      <w:r w:rsidR="00D457CD">
        <w:rPr>
          <w:rFonts w:ascii="Times New Roman" w:hAnsi="Times New Roman" w:cs="Times New Roman"/>
        </w:rPr>
        <w:t xml:space="preserve">J. G., and J. D. Hadfield. 2019. The evolution of phenotypic plasticity when environments fluctuate in time and space. </w:t>
      </w:r>
      <w:r w:rsidR="00D457CD">
        <w:rPr>
          <w:rFonts w:ascii="Times New Roman" w:hAnsi="Times New Roman" w:cs="Times New Roman"/>
          <w:i/>
          <w:iCs/>
        </w:rPr>
        <w:t>Evolution Letters</w:t>
      </w:r>
      <w:r w:rsidR="00D457CD">
        <w:rPr>
          <w:rFonts w:ascii="Times New Roman" w:hAnsi="Times New Roman" w:cs="Times New Roman"/>
        </w:rPr>
        <w:t xml:space="preserve"> 3:15</w:t>
      </w:r>
      <w:r w:rsidR="00D457CD" w:rsidRPr="00305E5D">
        <w:rPr>
          <w:rFonts w:ascii="Times New Roman" w:hAnsi="Times New Roman" w:cs="Times New Roman"/>
        </w:rPr>
        <w:t>–</w:t>
      </w:r>
      <w:r w:rsidR="00D457CD">
        <w:rPr>
          <w:rFonts w:ascii="Times New Roman" w:hAnsi="Times New Roman" w:cs="Times New Roman"/>
        </w:rPr>
        <w:t>27</w:t>
      </w:r>
      <w:r w:rsidR="00E93F27">
        <w:rPr>
          <w:rFonts w:ascii="Times New Roman" w:hAnsi="Times New Roman" w:cs="Times New Roman"/>
        </w:rPr>
        <w:t>.</w:t>
      </w:r>
    </w:p>
    <w:p w14:paraId="71FFC0F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Kingsolver, J. G., and L. B. Buckley. 2017. Evolution of plasticity and adaptive responses to climate change along climate gradients. </w:t>
      </w:r>
      <w:r w:rsidRPr="00305E5D">
        <w:rPr>
          <w:rFonts w:ascii="Times New Roman" w:hAnsi="Times New Roman" w:cs="Times New Roman"/>
          <w:i/>
          <w:iCs/>
        </w:rPr>
        <w:t>Proceedings of the Royal Society B: Biological Sciences</w:t>
      </w:r>
      <w:r w:rsidRPr="00305E5D">
        <w:rPr>
          <w:rFonts w:ascii="Times New Roman" w:hAnsi="Times New Roman" w:cs="Times New Roman"/>
        </w:rPr>
        <w:t xml:space="preserve"> 284:20170386.</w:t>
      </w:r>
    </w:p>
    <w:p w14:paraId="7B9B31D9"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Koller-Peroutka, M., S. Krammer, A. Pavlik, M. Edlinger, I. Lang, and W. Adlassnig. 2019. Endocytosis and digestion in carnivorous pitcher plants of the family </w:t>
      </w:r>
      <w:r w:rsidRPr="00305E5D">
        <w:rPr>
          <w:rFonts w:ascii="Times New Roman" w:hAnsi="Times New Roman" w:cs="Times New Roman"/>
          <w:i/>
          <w:iCs/>
        </w:rPr>
        <w:t>Sarraceniaceae</w:t>
      </w:r>
      <w:r w:rsidRPr="00305E5D">
        <w:rPr>
          <w:rFonts w:ascii="Times New Roman" w:hAnsi="Times New Roman" w:cs="Times New Roman"/>
        </w:rPr>
        <w:t xml:space="preserve">. </w:t>
      </w:r>
      <w:r w:rsidRPr="00305E5D">
        <w:rPr>
          <w:rFonts w:ascii="Times New Roman" w:hAnsi="Times New Roman" w:cs="Times New Roman"/>
          <w:i/>
          <w:iCs/>
        </w:rPr>
        <w:t>Plants</w:t>
      </w:r>
      <w:r w:rsidRPr="00305E5D">
        <w:rPr>
          <w:rFonts w:ascii="Times New Roman" w:hAnsi="Times New Roman" w:cs="Times New Roman"/>
        </w:rPr>
        <w:t xml:space="preserve"> 8:367.</w:t>
      </w:r>
    </w:p>
    <w:p w14:paraId="0BD45BEE"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Kordas, R. L., C. D. G. Harley, and M. I. O’Connor. 2011. Community ecology in a warming world: the influence of temperature on interspecific interactions in marine systems. </w:t>
      </w:r>
      <w:r w:rsidRPr="00305E5D">
        <w:rPr>
          <w:rFonts w:ascii="Times New Roman" w:hAnsi="Times New Roman" w:cs="Times New Roman"/>
          <w:i/>
          <w:iCs/>
        </w:rPr>
        <w:t>Journal of Experimental Marine Biology and Ecology</w:t>
      </w:r>
      <w:r w:rsidRPr="00305E5D">
        <w:rPr>
          <w:rFonts w:ascii="Times New Roman" w:hAnsi="Times New Roman" w:cs="Times New Roman"/>
        </w:rPr>
        <w:t xml:space="preserve"> 400:218–226.</w:t>
      </w:r>
    </w:p>
    <w:p w14:paraId="6CD763F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Lau, J. A., R. G. Shaw, P. B. Reich, and P. Tiffin. 2014. Indirect effects drive evolutionary responses to global change. </w:t>
      </w:r>
      <w:r w:rsidRPr="00305E5D">
        <w:rPr>
          <w:rFonts w:ascii="Times New Roman" w:hAnsi="Times New Roman" w:cs="Times New Roman"/>
          <w:i/>
          <w:iCs/>
        </w:rPr>
        <w:t>New Phytologist</w:t>
      </w:r>
      <w:r w:rsidRPr="00305E5D">
        <w:rPr>
          <w:rFonts w:ascii="Times New Roman" w:hAnsi="Times New Roman" w:cs="Times New Roman"/>
        </w:rPr>
        <w:t xml:space="preserve"> 201:335–343.</w:t>
      </w:r>
    </w:p>
    <w:p w14:paraId="1E22146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Lau, J. A., and C. P. terHorst. 2020. Evolutionary responses to global change in species‐rich communities. </w:t>
      </w:r>
      <w:r w:rsidRPr="00305E5D">
        <w:rPr>
          <w:rFonts w:ascii="Times New Roman" w:hAnsi="Times New Roman" w:cs="Times New Roman"/>
          <w:i/>
          <w:iCs/>
        </w:rPr>
        <w:t>Annals of the New York Academy of Sciences</w:t>
      </w:r>
      <w:r w:rsidRPr="00305E5D">
        <w:rPr>
          <w:rFonts w:ascii="Times New Roman" w:hAnsi="Times New Roman" w:cs="Times New Roman"/>
        </w:rPr>
        <w:t xml:space="preserve"> 1476:43–58.</w:t>
      </w:r>
    </w:p>
    <w:p w14:paraId="1C74A29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Lawlor, J. A., L. Comte, G. Grenouillet, J. Lenoir, J. A. Baecher, R. M. W. J. Bandara, R. Bertrand, I.-C. Chen, S. E. Diamond, L. T. Lancaster, N. Moore, J. Murienne, B. F. Oliveira, G. T. Pecl, M. L. Pinsky, J. Rolland, M. Rubenstein, B. R. Scheffers, L. M. </w:t>
      </w:r>
      <w:r w:rsidRPr="00305E5D">
        <w:rPr>
          <w:rFonts w:ascii="Times New Roman" w:hAnsi="Times New Roman" w:cs="Times New Roman"/>
        </w:rPr>
        <w:lastRenderedPageBreak/>
        <w:t xml:space="preserve">Thompson, B. Van Amerom, F. Villalobos, S. R. Weiskopf, and J. Sunday. 2024. Mechanisms, detection and impacts of species redistributions under climate change. </w:t>
      </w:r>
      <w:r w:rsidRPr="00305E5D">
        <w:rPr>
          <w:rFonts w:ascii="Times New Roman" w:hAnsi="Times New Roman" w:cs="Times New Roman"/>
          <w:i/>
          <w:iCs/>
        </w:rPr>
        <w:t>Nature Reviews Earth &amp; Environment</w:t>
      </w:r>
      <w:r w:rsidRPr="00305E5D">
        <w:rPr>
          <w:rFonts w:ascii="Times New Roman" w:hAnsi="Times New Roman" w:cs="Times New Roman"/>
        </w:rPr>
        <w:t xml:space="preserve"> 5:351–368.</w:t>
      </w:r>
    </w:p>
    <w:p w14:paraId="418E03B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Lenormand, T. 2002. Gene flow and the limits to natural selection. </w:t>
      </w:r>
      <w:r w:rsidRPr="00305E5D">
        <w:rPr>
          <w:rFonts w:ascii="Times New Roman" w:hAnsi="Times New Roman" w:cs="Times New Roman"/>
          <w:i/>
          <w:iCs/>
        </w:rPr>
        <w:t>Trends in Ecology &amp; Evolution</w:t>
      </w:r>
      <w:r w:rsidRPr="00305E5D">
        <w:rPr>
          <w:rFonts w:ascii="Times New Roman" w:hAnsi="Times New Roman" w:cs="Times New Roman"/>
        </w:rPr>
        <w:t xml:space="preserve"> 17:183–189.</w:t>
      </w:r>
    </w:p>
    <w:p w14:paraId="0030AE24"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Loarie, S. R., P. B. Duffy, H. Hamilton, G. P. Asner, C. B. Field, and D. D. Ackerly. 2009. The velocity of climate change. </w:t>
      </w:r>
      <w:r w:rsidRPr="00305E5D">
        <w:rPr>
          <w:rFonts w:ascii="Times New Roman" w:hAnsi="Times New Roman" w:cs="Times New Roman"/>
          <w:i/>
          <w:iCs/>
        </w:rPr>
        <w:t>Nature</w:t>
      </w:r>
      <w:r w:rsidRPr="00305E5D">
        <w:rPr>
          <w:rFonts w:ascii="Times New Roman" w:hAnsi="Times New Roman" w:cs="Times New Roman"/>
        </w:rPr>
        <w:t xml:space="preserve"> 462:1052–1055.</w:t>
      </w:r>
    </w:p>
    <w:p w14:paraId="669552D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Luciano, C. S., and S. J. Newell. 2017. Effects of prey, pitcher age, and microbes on acid phosphatase activity in fluid from pitchers of </w:t>
      </w:r>
      <w:r w:rsidRPr="00305E5D">
        <w:rPr>
          <w:rFonts w:ascii="Times New Roman" w:hAnsi="Times New Roman" w:cs="Times New Roman"/>
          <w:i/>
          <w:iCs/>
        </w:rPr>
        <w:t>Sarracenia purpurea</w:t>
      </w:r>
      <w:r w:rsidRPr="00305E5D">
        <w:rPr>
          <w:rFonts w:ascii="Times New Roman" w:hAnsi="Times New Roman" w:cs="Times New Roman"/>
        </w:rPr>
        <w:t xml:space="preserve"> (</w:t>
      </w:r>
      <w:r w:rsidRPr="00305E5D">
        <w:rPr>
          <w:rFonts w:ascii="Times New Roman" w:hAnsi="Times New Roman" w:cs="Times New Roman"/>
          <w:i/>
          <w:iCs/>
        </w:rPr>
        <w:t>Sarraceniaceae</w:t>
      </w:r>
      <w:r w:rsidRPr="00305E5D">
        <w:rPr>
          <w:rFonts w:ascii="Times New Roman" w:hAnsi="Times New Roman" w:cs="Times New Roman"/>
        </w:rPr>
        <w:t xml:space="preserve">). </w:t>
      </w:r>
      <w:r w:rsidRPr="00305E5D">
        <w:rPr>
          <w:rFonts w:ascii="Times New Roman" w:hAnsi="Times New Roman" w:cs="Times New Roman"/>
          <w:i/>
          <w:iCs/>
        </w:rPr>
        <w:t>PLOS ONE</w:t>
      </w:r>
      <w:r w:rsidRPr="00305E5D">
        <w:rPr>
          <w:rFonts w:ascii="Times New Roman" w:hAnsi="Times New Roman" w:cs="Times New Roman"/>
        </w:rPr>
        <w:t xml:space="preserve"> 12:e0181252.</w:t>
      </w:r>
    </w:p>
    <w:p w14:paraId="099747E4" w14:textId="3E873FB9"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Mallet, J. 2012. The struggle for existence. How the notion of carrying capacity, K, obscures the links between demography, Darwinian evolution and speciation. </w:t>
      </w:r>
      <w:r w:rsidRPr="00305E5D">
        <w:rPr>
          <w:rFonts w:ascii="Times New Roman" w:hAnsi="Times New Roman" w:cs="Times New Roman"/>
          <w:i/>
          <w:iCs/>
        </w:rPr>
        <w:t>Evolutionary Ecology Research</w:t>
      </w:r>
      <w:r w:rsidRPr="00305E5D">
        <w:rPr>
          <w:rFonts w:ascii="Times New Roman" w:hAnsi="Times New Roman" w:cs="Times New Roman"/>
        </w:rPr>
        <w:t xml:space="preserve"> 14:627–665.</w:t>
      </w:r>
    </w:p>
    <w:p w14:paraId="0BADB286" w14:textId="77777777" w:rsidR="009857A5"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Melone, G., C. Ricci, H. Segers, and R. L. Wallace. 1998. Phylogenetic relationships of phylum </w:t>
      </w:r>
      <w:r w:rsidRPr="00305E5D">
        <w:rPr>
          <w:rFonts w:ascii="Times New Roman" w:hAnsi="Times New Roman" w:cs="Times New Roman"/>
          <w:i/>
          <w:iCs/>
        </w:rPr>
        <w:t>Rotifera</w:t>
      </w:r>
      <w:r w:rsidRPr="00305E5D">
        <w:rPr>
          <w:rFonts w:ascii="Times New Roman" w:hAnsi="Times New Roman" w:cs="Times New Roman"/>
        </w:rPr>
        <w:t xml:space="preserve"> with emphasis on the families of </w:t>
      </w:r>
      <w:r w:rsidRPr="00305E5D">
        <w:rPr>
          <w:rFonts w:ascii="Times New Roman" w:hAnsi="Times New Roman" w:cs="Times New Roman"/>
          <w:i/>
          <w:iCs/>
        </w:rPr>
        <w:t>Bdelloidea</w:t>
      </w:r>
      <w:r w:rsidRPr="00305E5D">
        <w:rPr>
          <w:rFonts w:ascii="Times New Roman" w:hAnsi="Times New Roman" w:cs="Times New Roman"/>
        </w:rPr>
        <w:t xml:space="preserve">. </w:t>
      </w:r>
      <w:r w:rsidRPr="00305E5D">
        <w:rPr>
          <w:rFonts w:ascii="Times New Roman" w:hAnsi="Times New Roman" w:cs="Times New Roman"/>
          <w:i/>
          <w:iCs/>
        </w:rPr>
        <w:t>Hydrobiologia</w:t>
      </w:r>
      <w:r w:rsidRPr="00305E5D">
        <w:rPr>
          <w:rFonts w:ascii="Times New Roman" w:hAnsi="Times New Roman" w:cs="Times New Roman"/>
        </w:rPr>
        <w:t xml:space="preserve"> 387–388:101–107.</w:t>
      </w:r>
    </w:p>
    <w:p w14:paraId="1E6209E0" w14:textId="4457F224" w:rsidR="00511500" w:rsidRPr="00511500" w:rsidRDefault="00511500" w:rsidP="009857A5">
      <w:pPr>
        <w:spacing w:line="480" w:lineRule="auto"/>
        <w:ind w:left="567" w:hanging="567"/>
        <w:rPr>
          <w:rFonts w:ascii="Times New Roman" w:hAnsi="Times New Roman" w:cs="Times New Roman"/>
        </w:rPr>
      </w:pPr>
      <w:r>
        <w:rPr>
          <w:rFonts w:ascii="Times New Roman" w:hAnsi="Times New Roman" w:cs="Times New Roman"/>
        </w:rPr>
        <w:t xml:space="preserve">Menge, B. A. 1995. Indirect effects in marine rocky intertidal interaction webs: patterns and importance. </w:t>
      </w:r>
      <w:r>
        <w:rPr>
          <w:rFonts w:ascii="Times New Roman" w:hAnsi="Times New Roman" w:cs="Times New Roman"/>
          <w:i/>
          <w:iCs/>
        </w:rPr>
        <w:t>Ecological Monographs</w:t>
      </w:r>
      <w:r>
        <w:rPr>
          <w:rFonts w:ascii="Times New Roman" w:hAnsi="Times New Roman" w:cs="Times New Roman"/>
        </w:rPr>
        <w:t xml:space="preserve"> 65:21</w:t>
      </w:r>
      <w:r w:rsidRPr="00305E5D">
        <w:rPr>
          <w:rFonts w:ascii="Times New Roman" w:hAnsi="Times New Roman" w:cs="Times New Roman"/>
        </w:rPr>
        <w:t>–</w:t>
      </w:r>
      <w:r>
        <w:rPr>
          <w:rFonts w:ascii="Times New Roman" w:hAnsi="Times New Roman" w:cs="Times New Roman"/>
        </w:rPr>
        <w:t>74.</w:t>
      </w:r>
    </w:p>
    <w:p w14:paraId="21A6771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Messier, J., B. J. McGill, and M. J. Lechowicz. 2010. How do traits vary across ecological scales? A case for trait‐based ecology. </w:t>
      </w:r>
      <w:r w:rsidRPr="00305E5D">
        <w:rPr>
          <w:rFonts w:ascii="Times New Roman" w:hAnsi="Times New Roman" w:cs="Times New Roman"/>
          <w:i/>
          <w:iCs/>
        </w:rPr>
        <w:t>Ecology Letters</w:t>
      </w:r>
      <w:r w:rsidRPr="00305E5D">
        <w:rPr>
          <w:rFonts w:ascii="Times New Roman" w:hAnsi="Times New Roman" w:cs="Times New Roman"/>
        </w:rPr>
        <w:t xml:space="preserve"> 13:838–848.</w:t>
      </w:r>
    </w:p>
    <w:p w14:paraId="0A33F1A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Miller, T. E., W. E. Bradshaw, and C. M. Holzapfel. 2018. Pitcher-plant communities as model systems for addressing fundamental questions in ecology and evolution. Pages 333–348 </w:t>
      </w:r>
      <w:r w:rsidRPr="00305E5D">
        <w:rPr>
          <w:rFonts w:ascii="Times New Roman" w:hAnsi="Times New Roman" w:cs="Times New Roman"/>
          <w:i/>
          <w:iCs/>
        </w:rPr>
        <w:t>in</w:t>
      </w:r>
      <w:r w:rsidRPr="00305E5D">
        <w:rPr>
          <w:rFonts w:ascii="Times New Roman" w:hAnsi="Times New Roman" w:cs="Times New Roman"/>
        </w:rPr>
        <w:t xml:space="preserve"> </w:t>
      </w:r>
      <w:r w:rsidRPr="00305E5D">
        <w:rPr>
          <w:rFonts w:ascii="Times New Roman" w:hAnsi="Times New Roman" w:cs="Times New Roman"/>
        </w:rPr>
        <w:lastRenderedPageBreak/>
        <w:t>A.M. Ellison and L. Adamec, editors. Carnivorous plants: physiology, ecology, and evolution. Oxford University Press.</w:t>
      </w:r>
    </w:p>
    <w:p w14:paraId="05CB031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Miller, T. E., and C. P. terHorst. 2012. Testing successional hypotheses of stability, heterogeneity, and diversity in pitcher-plant inquiline communities. </w:t>
      </w:r>
      <w:r w:rsidRPr="00305E5D">
        <w:rPr>
          <w:rFonts w:ascii="Times New Roman" w:hAnsi="Times New Roman" w:cs="Times New Roman"/>
          <w:i/>
          <w:iCs/>
        </w:rPr>
        <w:t>Oecologia</w:t>
      </w:r>
      <w:r w:rsidRPr="00305E5D">
        <w:rPr>
          <w:rFonts w:ascii="Times New Roman" w:hAnsi="Times New Roman" w:cs="Times New Roman"/>
        </w:rPr>
        <w:t xml:space="preserve"> 170:243–251.</w:t>
      </w:r>
    </w:p>
    <w:p w14:paraId="584163C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NatureServe. 2026. NatureServe Explorer [web application]. NatureServe, Arlington, Virginia. https://explorer.natureserve.org/pro/. Accessed 12 June 2026.</w:t>
      </w:r>
    </w:p>
    <w:p w14:paraId="5F9D1FB5"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NOAA National Centers for Environmental Information (NCEI). 2021. U.S. Climate Normals 2020: 1991-2020. Technical Report, NOAA/NCEI.</w:t>
      </w:r>
    </w:p>
    <w:p w14:paraId="29D643D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Nomoto, H., P. Fernández‐Conradi, N. Kjelsberg, E. Defossez, Z. Münzbergová, G. Glauser, and S. Rasmann. 2025. Elevation drives intraspecific metabolomic differentiation in natural and experimental populations. </w:t>
      </w:r>
      <w:r w:rsidRPr="00305E5D">
        <w:rPr>
          <w:rFonts w:ascii="Times New Roman" w:hAnsi="Times New Roman" w:cs="Times New Roman"/>
          <w:i/>
          <w:iCs/>
        </w:rPr>
        <w:t>Plant Biology</w:t>
      </w:r>
      <w:r w:rsidRPr="00305E5D">
        <w:rPr>
          <w:rFonts w:ascii="Times New Roman" w:hAnsi="Times New Roman" w:cs="Times New Roman"/>
        </w:rPr>
        <w:t xml:space="preserve"> 27:773–784.</w:t>
      </w:r>
    </w:p>
    <w:p w14:paraId="1BF63859"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Northfield, T. D., and A. R. Ives. 2013. Coevolution and the effects of climate change on interacting species. </w:t>
      </w:r>
      <w:r w:rsidRPr="00305E5D">
        <w:rPr>
          <w:rFonts w:ascii="Times New Roman" w:hAnsi="Times New Roman" w:cs="Times New Roman"/>
          <w:i/>
          <w:iCs/>
        </w:rPr>
        <w:t>PLOS Biology</w:t>
      </w:r>
      <w:r w:rsidRPr="00305E5D">
        <w:rPr>
          <w:rFonts w:ascii="Times New Roman" w:hAnsi="Times New Roman" w:cs="Times New Roman"/>
        </w:rPr>
        <w:t xml:space="preserve"> 11:e1001685.</w:t>
      </w:r>
    </w:p>
    <w:p w14:paraId="4FDC779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Parmesan, C., and G. Yohe. 2003. A globally coherent fingerprint of climate change impacts across natural systems. </w:t>
      </w:r>
      <w:r w:rsidRPr="00305E5D">
        <w:rPr>
          <w:rFonts w:ascii="Times New Roman" w:hAnsi="Times New Roman" w:cs="Times New Roman"/>
          <w:i/>
          <w:iCs/>
        </w:rPr>
        <w:t>Nature</w:t>
      </w:r>
      <w:r w:rsidRPr="00305E5D">
        <w:rPr>
          <w:rFonts w:ascii="Times New Roman" w:hAnsi="Times New Roman" w:cs="Times New Roman"/>
        </w:rPr>
        <w:t xml:space="preserve"> 421:37–42.</w:t>
      </w:r>
    </w:p>
    <w:p w14:paraId="57E58E3C" w14:textId="74F2EE93"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Peters, R. H. 198</w:t>
      </w:r>
      <w:r w:rsidR="00E93F27">
        <w:rPr>
          <w:rFonts w:ascii="Times New Roman" w:hAnsi="Times New Roman" w:cs="Times New Roman"/>
        </w:rPr>
        <w:t>3</w:t>
      </w:r>
      <w:r w:rsidRPr="00305E5D">
        <w:rPr>
          <w:rFonts w:ascii="Times New Roman" w:hAnsi="Times New Roman" w:cs="Times New Roman"/>
        </w:rPr>
        <w:t xml:space="preserve">. The ecological implications of body size. Cambridge </w:t>
      </w:r>
      <w:r w:rsidR="001E4C4F" w:rsidRPr="00305E5D">
        <w:rPr>
          <w:rFonts w:ascii="Times New Roman" w:hAnsi="Times New Roman" w:cs="Times New Roman"/>
        </w:rPr>
        <w:t>University Press</w:t>
      </w:r>
      <w:r w:rsidRPr="00305E5D">
        <w:rPr>
          <w:rFonts w:ascii="Times New Roman" w:hAnsi="Times New Roman" w:cs="Times New Roman"/>
        </w:rPr>
        <w:t>, Cambridge.</w:t>
      </w:r>
    </w:p>
    <w:p w14:paraId="1C8E899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Petzoldt, T. 2019. Estimation of growth rates with package </w:t>
      </w:r>
      <w:r w:rsidRPr="00305E5D">
        <w:rPr>
          <w:rFonts w:ascii="Times New Roman" w:hAnsi="Times New Roman" w:cs="Times New Roman"/>
          <w:i/>
          <w:iCs/>
        </w:rPr>
        <w:t>growthrates</w:t>
      </w:r>
      <w:r w:rsidRPr="00305E5D">
        <w:rPr>
          <w:rFonts w:ascii="Times New Roman" w:hAnsi="Times New Roman" w:cs="Times New Roman"/>
        </w:rPr>
        <w:t>. R package version 0.8.4. https://CRAN.R-project.org/package=growthrates.</w:t>
      </w:r>
    </w:p>
    <w:p w14:paraId="234107A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Plasota, K., M. Plasota, and W. J. H. Kunicki-Goldfinger. 1980. Methods for obtaining an axenic culture of </w:t>
      </w:r>
      <w:r w:rsidRPr="00305E5D">
        <w:rPr>
          <w:rFonts w:ascii="Times New Roman" w:hAnsi="Times New Roman" w:cs="Times New Roman"/>
          <w:i/>
          <w:iCs/>
        </w:rPr>
        <w:t>Habrotrocha rosa</w:t>
      </w:r>
      <w:r w:rsidRPr="00305E5D">
        <w:rPr>
          <w:rFonts w:ascii="Times New Roman" w:hAnsi="Times New Roman" w:cs="Times New Roman"/>
        </w:rPr>
        <w:t xml:space="preserve"> Donner 1949. </w:t>
      </w:r>
      <w:r w:rsidRPr="00305E5D">
        <w:rPr>
          <w:rFonts w:ascii="Times New Roman" w:hAnsi="Times New Roman" w:cs="Times New Roman"/>
          <w:i/>
          <w:iCs/>
        </w:rPr>
        <w:t>Hydrobiologia</w:t>
      </w:r>
      <w:r w:rsidRPr="00305E5D">
        <w:rPr>
          <w:rFonts w:ascii="Times New Roman" w:hAnsi="Times New Roman" w:cs="Times New Roman"/>
        </w:rPr>
        <w:t xml:space="preserve"> 73:37–38.</w:t>
      </w:r>
    </w:p>
    <w:p w14:paraId="10CF421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Plummer, G. L., and J. B. Kethley. 1964. Foliar absorption of amino acids, peptides, and other nutrients by the pitcher plant, </w:t>
      </w:r>
      <w:r w:rsidRPr="00305E5D">
        <w:rPr>
          <w:rFonts w:ascii="Times New Roman" w:hAnsi="Times New Roman" w:cs="Times New Roman"/>
          <w:i/>
          <w:iCs/>
        </w:rPr>
        <w:t>Sarracenia flava</w:t>
      </w:r>
      <w:r w:rsidRPr="00305E5D">
        <w:rPr>
          <w:rFonts w:ascii="Times New Roman" w:hAnsi="Times New Roman" w:cs="Times New Roman"/>
        </w:rPr>
        <w:t xml:space="preserve">. </w:t>
      </w:r>
      <w:r w:rsidRPr="00305E5D">
        <w:rPr>
          <w:rFonts w:ascii="Times New Roman" w:hAnsi="Times New Roman" w:cs="Times New Roman"/>
          <w:i/>
          <w:iCs/>
        </w:rPr>
        <w:t>Botanical Gazette</w:t>
      </w:r>
      <w:r w:rsidRPr="00305E5D">
        <w:rPr>
          <w:rFonts w:ascii="Times New Roman" w:hAnsi="Times New Roman" w:cs="Times New Roman"/>
        </w:rPr>
        <w:t xml:space="preserve"> 125:245–260.</w:t>
      </w:r>
    </w:p>
    <w:p w14:paraId="36B9174C" w14:textId="587C5EA6" w:rsidR="00906C32" w:rsidRPr="00906C32" w:rsidRDefault="00906C32" w:rsidP="009857A5">
      <w:pPr>
        <w:spacing w:line="480" w:lineRule="auto"/>
        <w:ind w:left="567" w:hanging="567"/>
        <w:rPr>
          <w:rFonts w:ascii="Times New Roman" w:hAnsi="Times New Roman" w:cs="Times New Roman"/>
        </w:rPr>
      </w:pPr>
      <w:r>
        <w:rPr>
          <w:rFonts w:ascii="Times New Roman" w:hAnsi="Times New Roman" w:cs="Times New Roman"/>
        </w:rPr>
        <w:t xml:space="preserve">Ruel, J. J., and M. P. Ayres. 1999. Jensen’s inequality predicts effects of environmental variation. </w:t>
      </w:r>
      <w:r>
        <w:rPr>
          <w:rFonts w:ascii="Times New Roman" w:hAnsi="Times New Roman" w:cs="Times New Roman"/>
          <w:i/>
          <w:iCs/>
        </w:rPr>
        <w:t>Trends in Ecology &amp; Evolution</w:t>
      </w:r>
      <w:r>
        <w:rPr>
          <w:rFonts w:ascii="Times New Roman" w:hAnsi="Times New Roman" w:cs="Times New Roman"/>
        </w:rPr>
        <w:t xml:space="preserve"> 14</w:t>
      </w:r>
      <w:r w:rsidR="00531C88">
        <w:rPr>
          <w:rFonts w:ascii="Times New Roman" w:hAnsi="Times New Roman" w:cs="Times New Roman"/>
        </w:rPr>
        <w:t>:361–366.</w:t>
      </w:r>
    </w:p>
    <w:p w14:paraId="7A26936A" w14:textId="42FB1DF5"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Runkle, J., K. Kunkel, R. Frankson, B. Stewart, W. Sweet, and S. Rayne. 2022. Florida State Climate Summary 2022. NOAA Technical Report NESDIS 150-FL. NOAA/NESDIS, Silver Spring, MD.</w:t>
      </w:r>
    </w:p>
    <w:p w14:paraId="34F23269" w14:textId="4743D261"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Schaum, C.E., B244 Student Research </w:t>
      </w:r>
      <w:r w:rsidR="001E4C4F">
        <w:rPr>
          <w:rFonts w:ascii="Times New Roman" w:hAnsi="Times New Roman" w:cs="Times New Roman"/>
        </w:rPr>
        <w:t>T</w:t>
      </w:r>
      <w:r w:rsidRPr="00305E5D">
        <w:rPr>
          <w:rFonts w:ascii="Times New Roman" w:hAnsi="Times New Roman" w:cs="Times New Roman"/>
        </w:rPr>
        <w:t xml:space="preserve">eam, R. ffrench-Constant, C. Lowe, J. S. Ólafsson, D. Padfield, and G. Yvon-Durocher. 2018. Temperature-driven selection on metabolic traits increases the strength of an algal-grazer interaction in naturally warmed streams. </w:t>
      </w:r>
      <w:r w:rsidRPr="00305E5D">
        <w:rPr>
          <w:rFonts w:ascii="Times New Roman" w:hAnsi="Times New Roman" w:cs="Times New Roman"/>
          <w:i/>
          <w:iCs/>
        </w:rPr>
        <w:t>Global Change Biology</w:t>
      </w:r>
      <w:r w:rsidRPr="00305E5D">
        <w:rPr>
          <w:rFonts w:ascii="Times New Roman" w:hAnsi="Times New Roman" w:cs="Times New Roman"/>
        </w:rPr>
        <w:t xml:space="preserve"> 24:1793–1803.</w:t>
      </w:r>
    </w:p>
    <w:p w14:paraId="4A84A50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Scheihing, R., P. Labarca, L. Cardenas, and R. F. Nespolo. 2011. Viability selection on body size in a non-marine ostracod. </w:t>
      </w:r>
      <w:r w:rsidRPr="00305E5D">
        <w:rPr>
          <w:rFonts w:ascii="Times New Roman" w:hAnsi="Times New Roman" w:cs="Times New Roman"/>
          <w:i/>
          <w:iCs/>
        </w:rPr>
        <w:t>Hydrobiologia</w:t>
      </w:r>
      <w:r w:rsidRPr="00305E5D">
        <w:rPr>
          <w:rFonts w:ascii="Times New Roman" w:hAnsi="Times New Roman" w:cs="Times New Roman"/>
        </w:rPr>
        <w:t xml:space="preserve"> 671:193–203.</w:t>
      </w:r>
    </w:p>
    <w:p w14:paraId="5DBB26C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Scheiner, S. M. 2013. The genetics of phenotypic plasticity. XII. Temporal and spatial heterogeneity. </w:t>
      </w:r>
      <w:r w:rsidRPr="00305E5D">
        <w:rPr>
          <w:rFonts w:ascii="Times New Roman" w:hAnsi="Times New Roman" w:cs="Times New Roman"/>
          <w:i/>
          <w:iCs/>
        </w:rPr>
        <w:t>Ecology and Evolution</w:t>
      </w:r>
      <w:r w:rsidRPr="00305E5D">
        <w:rPr>
          <w:rFonts w:ascii="Times New Roman" w:hAnsi="Times New Roman" w:cs="Times New Roman"/>
        </w:rPr>
        <w:t xml:space="preserve"> 3:4596–4609.</w:t>
      </w:r>
    </w:p>
    <w:p w14:paraId="6FCB6D18"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Schmidt-Nielsen, K. 1984. Scaling: why is animal size so important? First edition. Cambridge University Press.</w:t>
      </w:r>
    </w:p>
    <w:p w14:paraId="6A25128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Sentis, A., J.-L. Hemptinne, and J. Brodeur. 2012. Using functional response modeling to investigate the effect of temperature on predator feeding rate and energetic efficiency. </w:t>
      </w:r>
      <w:r w:rsidRPr="00305E5D">
        <w:rPr>
          <w:rFonts w:ascii="Times New Roman" w:hAnsi="Times New Roman" w:cs="Times New Roman"/>
          <w:i/>
          <w:iCs/>
        </w:rPr>
        <w:t>Oecologia</w:t>
      </w:r>
      <w:r w:rsidRPr="00305E5D">
        <w:rPr>
          <w:rFonts w:ascii="Times New Roman" w:hAnsi="Times New Roman" w:cs="Times New Roman"/>
        </w:rPr>
        <w:t xml:space="preserve"> 169:1117–1125.</w:t>
      </w:r>
    </w:p>
    <w:p w14:paraId="2B449298"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Serra, M., and M. R. Miracle. 1987. Biometric variation in three strains of </w:t>
      </w:r>
      <w:r w:rsidRPr="00305E5D">
        <w:rPr>
          <w:rFonts w:ascii="Times New Roman" w:hAnsi="Times New Roman" w:cs="Times New Roman"/>
          <w:i/>
          <w:iCs/>
        </w:rPr>
        <w:t>Brachionus plicatilis</w:t>
      </w:r>
      <w:r w:rsidRPr="00305E5D">
        <w:rPr>
          <w:rFonts w:ascii="Times New Roman" w:hAnsi="Times New Roman" w:cs="Times New Roman"/>
        </w:rPr>
        <w:t xml:space="preserve"> as a direct response to abiotic variables. Pages 83–89 </w:t>
      </w:r>
      <w:r w:rsidRPr="00305E5D">
        <w:rPr>
          <w:rFonts w:ascii="Times New Roman" w:hAnsi="Times New Roman" w:cs="Times New Roman"/>
          <w:i/>
          <w:iCs/>
        </w:rPr>
        <w:t>in</w:t>
      </w:r>
      <w:r w:rsidRPr="00305E5D">
        <w:rPr>
          <w:rFonts w:ascii="Times New Roman" w:hAnsi="Times New Roman" w:cs="Times New Roman"/>
        </w:rPr>
        <w:t xml:space="preserve"> L. May, R. Wallace, and A. Herzig, editors. Rotifer Symposium IV. Springer Netherlands, Dordrecht.</w:t>
      </w:r>
    </w:p>
    <w:p w14:paraId="00B8AAF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Siefert, A., C. Violle, L. Chalmandrier, C. H. Albert, A. Taudiere, A. Fajardo, L. W. Aarssen, C. Baraloto, M. B. Carlucci, M. V. Cianciaruso, V. De L. Dantas, F. De Bello, L. D. S. Duarte, C. R. Fonseca, G. T. Freschet, S. Gaucherand, N. Gross, K. Hikosaka, B. Jackson, V. Jung, C. Kamiyama, M. Katabuchi, S. W. Kembel, E. Kichenin, N. J. B. Kraft, A. Lagerström, Y. L. Bagousse‐Pinguet, Y. Li, N. Mason, J. Messier, T. Nakashizuka, J. McC. Overton, D. A. Peltzer, I. M. Pérez‐Ramos, V. D. Pillar, H. C. Prentice, S. Richardson, T. Sasaki, B. S. Schamp, C. Schöb, B. Shipley, M. Sundqvist, M. T. Sykes, M. Vandewalle, and D. A. Wardle. 2015. A global meta‐analysis of the relative extent of intraspecific trait variation in plant communities. </w:t>
      </w:r>
      <w:r w:rsidRPr="00305E5D">
        <w:rPr>
          <w:rFonts w:ascii="Times New Roman" w:hAnsi="Times New Roman" w:cs="Times New Roman"/>
          <w:i/>
          <w:iCs/>
        </w:rPr>
        <w:t>Ecology Letters</w:t>
      </w:r>
      <w:r w:rsidRPr="00305E5D">
        <w:rPr>
          <w:rFonts w:ascii="Times New Roman" w:hAnsi="Times New Roman" w:cs="Times New Roman"/>
        </w:rPr>
        <w:t xml:space="preserve"> 18:1406–1419.</w:t>
      </w:r>
    </w:p>
    <w:p w14:paraId="47845040"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Stemberger, R. S., and J. J. Gilbert. 1987. Rotifer threshold food concentrations and the size‐efficiency hypothesis. </w:t>
      </w:r>
      <w:r w:rsidRPr="00305E5D">
        <w:rPr>
          <w:rFonts w:ascii="Times New Roman" w:hAnsi="Times New Roman" w:cs="Times New Roman"/>
          <w:i/>
          <w:iCs/>
        </w:rPr>
        <w:t>Ecology</w:t>
      </w:r>
      <w:r w:rsidRPr="00305E5D">
        <w:rPr>
          <w:rFonts w:ascii="Times New Roman" w:hAnsi="Times New Roman" w:cs="Times New Roman"/>
        </w:rPr>
        <w:t xml:space="preserve"> 68:181–187.</w:t>
      </w:r>
    </w:p>
    <w:p w14:paraId="3A0784C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Thierry, M., N. A. Pardikes, C.H. Lue, O. T. Lewis, and J. Hrček. 2021. Experimental warming influences species abundances in a </w:t>
      </w:r>
      <w:r w:rsidRPr="00305E5D">
        <w:rPr>
          <w:rFonts w:ascii="Times New Roman" w:hAnsi="Times New Roman" w:cs="Times New Roman"/>
          <w:i/>
          <w:iCs/>
        </w:rPr>
        <w:t>Drosophila</w:t>
      </w:r>
      <w:r w:rsidRPr="00305E5D">
        <w:rPr>
          <w:rFonts w:ascii="Times New Roman" w:hAnsi="Times New Roman" w:cs="Times New Roman"/>
        </w:rPr>
        <w:t xml:space="preserve"> host community through direct effects on species performance rather than altered competition and parasitism. </w:t>
      </w:r>
      <w:r w:rsidRPr="00305E5D">
        <w:rPr>
          <w:rFonts w:ascii="Times New Roman" w:hAnsi="Times New Roman" w:cs="Times New Roman"/>
          <w:i/>
          <w:iCs/>
        </w:rPr>
        <w:t>PLOS ONE</w:t>
      </w:r>
      <w:r w:rsidRPr="00305E5D">
        <w:rPr>
          <w:rFonts w:ascii="Times New Roman" w:hAnsi="Times New Roman" w:cs="Times New Roman"/>
        </w:rPr>
        <w:t xml:space="preserve"> 16:e0245029.</w:t>
      </w:r>
    </w:p>
    <w:p w14:paraId="4D7D062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Thompson, J. N. 1999. Specific hypotheses on the geographic mosaic of coevolution. </w:t>
      </w:r>
      <w:r w:rsidRPr="00305E5D">
        <w:rPr>
          <w:rFonts w:ascii="Times New Roman" w:hAnsi="Times New Roman" w:cs="Times New Roman"/>
          <w:i/>
          <w:iCs/>
        </w:rPr>
        <w:t>The American Naturalist</w:t>
      </w:r>
      <w:r w:rsidRPr="00305E5D">
        <w:rPr>
          <w:rFonts w:ascii="Times New Roman" w:hAnsi="Times New Roman" w:cs="Times New Roman"/>
        </w:rPr>
        <w:t xml:space="preserve"> 153:S1–S14.</w:t>
      </w:r>
    </w:p>
    <w:p w14:paraId="5061F3C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Tilman, D. 1982. Resource competition and community structure. Princeton University Press, Princeton, New Jersey.</w:t>
      </w:r>
    </w:p>
    <w:p w14:paraId="58D25C4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Tseng, M., J. R. Bernhardt, and A. E. Chila. 2019. Species interactions mediate thermal evolution. </w:t>
      </w:r>
      <w:r w:rsidRPr="00305E5D">
        <w:rPr>
          <w:rFonts w:ascii="Times New Roman" w:hAnsi="Times New Roman" w:cs="Times New Roman"/>
          <w:i/>
          <w:iCs/>
        </w:rPr>
        <w:t>Evolutionary Applications</w:t>
      </w:r>
      <w:r w:rsidRPr="00305E5D">
        <w:rPr>
          <w:rFonts w:ascii="Times New Roman" w:hAnsi="Times New Roman" w:cs="Times New Roman"/>
        </w:rPr>
        <w:t xml:space="preserve"> 12:1463–1474.</w:t>
      </w:r>
    </w:p>
    <w:p w14:paraId="192A1B95"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Tseng, M., and M. I. O’Connor. 2015. Predators modify the evolutionary response of prey to temperature change. </w:t>
      </w:r>
      <w:r w:rsidRPr="00305E5D">
        <w:rPr>
          <w:rFonts w:ascii="Times New Roman" w:hAnsi="Times New Roman" w:cs="Times New Roman"/>
          <w:i/>
          <w:iCs/>
        </w:rPr>
        <w:t>Biology Letters</w:t>
      </w:r>
      <w:r w:rsidRPr="00305E5D">
        <w:rPr>
          <w:rFonts w:ascii="Times New Roman" w:hAnsi="Times New Roman" w:cs="Times New Roman"/>
        </w:rPr>
        <w:t xml:space="preserve"> 11:20150798.</w:t>
      </w:r>
    </w:p>
    <w:p w14:paraId="7F70E12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Tylianakis, J. M., R. K. Didham, J. Bascompte, and D. A. Wardle. 2008. Global change and species interactions in terrestrial ecosystems. </w:t>
      </w:r>
      <w:r w:rsidRPr="00305E5D">
        <w:rPr>
          <w:rFonts w:ascii="Times New Roman" w:hAnsi="Times New Roman" w:cs="Times New Roman"/>
          <w:i/>
          <w:iCs/>
        </w:rPr>
        <w:t>Ecology Letters</w:t>
      </w:r>
      <w:r w:rsidRPr="00305E5D">
        <w:rPr>
          <w:rFonts w:ascii="Times New Roman" w:hAnsi="Times New Roman" w:cs="Times New Roman"/>
        </w:rPr>
        <w:t xml:space="preserve"> 11:1351–1363.</w:t>
      </w:r>
    </w:p>
    <w:p w14:paraId="287B17BF"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U.S. Environmental Protection Agency. 2002. Methods for measuring the acute toxicity of effluents and receiving waters to freshwater and marine organisms. 5th edition. EPA-821-R-02-012. U.S. EPA, Washington, DC.</w:t>
      </w:r>
    </w:p>
    <w:p w14:paraId="154ACE3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Van Doorslaer, W., R. Stoks, C. Duvivier, A. Bednarska, and L. De Meester. 2009. Population dynamics determine genetic adaptation to temperature in </w:t>
      </w:r>
      <w:r w:rsidRPr="00305E5D">
        <w:rPr>
          <w:rFonts w:ascii="Times New Roman" w:hAnsi="Times New Roman" w:cs="Times New Roman"/>
          <w:i/>
          <w:iCs/>
        </w:rPr>
        <w:t>Daphnia</w:t>
      </w:r>
      <w:r w:rsidRPr="00305E5D">
        <w:rPr>
          <w:rFonts w:ascii="Times New Roman" w:hAnsi="Times New Roman" w:cs="Times New Roman"/>
        </w:rPr>
        <w:t xml:space="preserve">. </w:t>
      </w:r>
      <w:r w:rsidRPr="00305E5D">
        <w:rPr>
          <w:rFonts w:ascii="Times New Roman" w:hAnsi="Times New Roman" w:cs="Times New Roman"/>
          <w:i/>
          <w:iCs/>
        </w:rPr>
        <w:t>Evolution</w:t>
      </w:r>
      <w:r w:rsidRPr="00305E5D">
        <w:rPr>
          <w:rFonts w:ascii="Times New Roman" w:hAnsi="Times New Roman" w:cs="Times New Roman"/>
        </w:rPr>
        <w:t xml:space="preserve"> 63:1867–1878.</w:t>
      </w:r>
    </w:p>
    <w:p w14:paraId="71D6911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Verhulst, P. 1838. Notice sur la loi que la population poursuit dans son accroissement. </w:t>
      </w:r>
      <w:r w:rsidRPr="00305E5D">
        <w:rPr>
          <w:rFonts w:ascii="Times New Roman" w:hAnsi="Times New Roman" w:cs="Times New Roman"/>
          <w:i/>
          <w:iCs/>
        </w:rPr>
        <w:t>Correspondence Mathematique et Physique</w:t>
      </w:r>
      <w:r w:rsidRPr="00305E5D">
        <w:rPr>
          <w:rFonts w:ascii="Times New Roman" w:hAnsi="Times New Roman" w:cs="Times New Roman"/>
        </w:rPr>
        <w:t xml:space="preserve"> 10:113–121.</w:t>
      </w:r>
    </w:p>
    <w:p w14:paraId="4F88E929"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Violle, C., B. J. Enquist, B. J. McGill, L. Jiang, C. H. Albert, C. Hulshof, V. Jung, and J. Messier. 2012. The return of the variance: intraspecific variability in community ecology. </w:t>
      </w:r>
      <w:r w:rsidRPr="00305E5D">
        <w:rPr>
          <w:rFonts w:ascii="Times New Roman" w:hAnsi="Times New Roman" w:cs="Times New Roman"/>
          <w:i/>
          <w:iCs/>
        </w:rPr>
        <w:t xml:space="preserve">Trends in Ecology &amp; Evolution </w:t>
      </w:r>
      <w:r w:rsidRPr="00305E5D">
        <w:rPr>
          <w:rFonts w:ascii="Times New Roman" w:hAnsi="Times New Roman" w:cs="Times New Roman"/>
        </w:rPr>
        <w:t>27:244–252.</w:t>
      </w:r>
    </w:p>
    <w:p w14:paraId="5265A09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Vucic-Pestic, O., R. B. Ehnes, B. C. Rall, and U. Brose. 2011. Warming up the system: higher predator feeding rates but lower energetic efficiencies: warming and functional responses. </w:t>
      </w:r>
      <w:r w:rsidRPr="00305E5D">
        <w:rPr>
          <w:rFonts w:ascii="Times New Roman" w:hAnsi="Times New Roman" w:cs="Times New Roman"/>
          <w:i/>
          <w:iCs/>
        </w:rPr>
        <w:t>Global Change Biology</w:t>
      </w:r>
      <w:r w:rsidRPr="00305E5D">
        <w:rPr>
          <w:rFonts w:ascii="Times New Roman" w:hAnsi="Times New Roman" w:cs="Times New Roman"/>
        </w:rPr>
        <w:t xml:space="preserve"> 17:1301–1310.</w:t>
      </w:r>
    </w:p>
    <w:p w14:paraId="1FCE7A6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Wallace, R. L., T. Nogrady, C. Ricci, and T. W. Snell. 2006. </w:t>
      </w:r>
      <w:r w:rsidRPr="00305E5D">
        <w:rPr>
          <w:rFonts w:ascii="Times New Roman" w:hAnsi="Times New Roman" w:cs="Times New Roman"/>
          <w:i/>
          <w:iCs/>
        </w:rPr>
        <w:t>Rotifera</w:t>
      </w:r>
      <w:r w:rsidRPr="00305E5D">
        <w:rPr>
          <w:rFonts w:ascii="Times New Roman" w:hAnsi="Times New Roman" w:cs="Times New Roman"/>
        </w:rPr>
        <w:t>. Vol. 1, Biology, ecology and systematics. 2nd ed. Backhuys, Leiden.</w:t>
      </w:r>
    </w:p>
    <w:p w14:paraId="4F3A881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Wootton, J. T. 1994. The nature and consequences of indirect effects in ecological communities. </w:t>
      </w:r>
      <w:r w:rsidRPr="00305E5D">
        <w:rPr>
          <w:rFonts w:ascii="Times New Roman" w:hAnsi="Times New Roman" w:cs="Times New Roman"/>
          <w:i/>
          <w:iCs/>
        </w:rPr>
        <w:t>Annual Review of Ecology and Systematics</w:t>
      </w:r>
      <w:r w:rsidRPr="00305E5D">
        <w:rPr>
          <w:rFonts w:ascii="Times New Roman" w:hAnsi="Times New Roman" w:cs="Times New Roman"/>
        </w:rPr>
        <w:t xml:space="preserve"> 25:443–466.</w:t>
      </w:r>
    </w:p>
    <w:p w14:paraId="138325C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Zander, A., L. Bersier, and S. M. Gray. 2017. Effects of temperature variability on community structure in a natural microbial food web. </w:t>
      </w:r>
      <w:r w:rsidRPr="00305E5D">
        <w:rPr>
          <w:rFonts w:ascii="Times New Roman" w:hAnsi="Times New Roman" w:cs="Times New Roman"/>
          <w:i/>
          <w:iCs/>
        </w:rPr>
        <w:t>Global Change Biology</w:t>
      </w:r>
      <w:r w:rsidRPr="00305E5D">
        <w:rPr>
          <w:rFonts w:ascii="Times New Roman" w:hAnsi="Times New Roman" w:cs="Times New Roman"/>
        </w:rPr>
        <w:t xml:space="preserve"> 23:56–67.</w:t>
      </w:r>
    </w:p>
    <w:p w14:paraId="294C49B0"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Zhao, Q., Y. X. G. Wang, C. Xu, G. Sugihara, and F. De Laender. 2026. Warming and species richness weaken eco‐phenotypic feedback loop in long‐term natural ecosystems. </w:t>
      </w:r>
      <w:r w:rsidRPr="00305E5D">
        <w:rPr>
          <w:rFonts w:ascii="Times New Roman" w:hAnsi="Times New Roman" w:cs="Times New Roman"/>
          <w:i/>
          <w:iCs/>
        </w:rPr>
        <w:t>Ecology Letters</w:t>
      </w:r>
      <w:r w:rsidRPr="00305E5D">
        <w:rPr>
          <w:rFonts w:ascii="Times New Roman" w:hAnsi="Times New Roman" w:cs="Times New Roman"/>
        </w:rPr>
        <w:t xml:space="preserve"> 29:e70372.</w:t>
      </w:r>
    </w:p>
    <w:p w14:paraId="6EB39FF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Żygadło, A., A. Burzawa, K. Potera, F. Sierpowski, and A. Walczyńska. 2025. The body size and fitness match and its variability in plastic response to temperature. </w:t>
      </w:r>
      <w:r w:rsidRPr="00305E5D">
        <w:rPr>
          <w:rFonts w:ascii="Times New Roman" w:hAnsi="Times New Roman" w:cs="Times New Roman"/>
          <w:i/>
          <w:iCs/>
        </w:rPr>
        <w:t>Evolution &amp; Development</w:t>
      </w:r>
      <w:r w:rsidRPr="00305E5D">
        <w:rPr>
          <w:rFonts w:ascii="Times New Roman" w:hAnsi="Times New Roman" w:cs="Times New Roman"/>
        </w:rPr>
        <w:t xml:space="preserve"> 27:e70012.</w:t>
      </w:r>
    </w:p>
    <w:p w14:paraId="396C182E" w14:textId="4843A4E5" w:rsidR="00F610D4" w:rsidRDefault="009857A5" w:rsidP="0041231F">
      <w:pPr>
        <w:rPr>
          <w:rFonts w:ascii="Times New Roman" w:hAnsi="Times New Roman" w:cs="Times New Roman"/>
        </w:rPr>
      </w:pPr>
      <w:r>
        <w:rPr>
          <w:rFonts w:ascii="Times New Roman" w:hAnsi="Times New Roman" w:cs="Times New Roman"/>
        </w:rPr>
        <w:br w:type="page"/>
      </w:r>
    </w:p>
    <w:p w14:paraId="7CB0F2E5" w14:textId="77777777" w:rsidR="00C559FD" w:rsidRDefault="00C559FD" w:rsidP="00C559FD">
      <w:pPr>
        <w:spacing w:after="0" w:line="480" w:lineRule="auto"/>
        <w:jc w:val="center"/>
        <w:rPr>
          <w:rFonts w:ascii="Times New Roman" w:hAnsi="Times New Roman" w:cs="Times New Roman"/>
          <w:b/>
          <w:bCs/>
        </w:rPr>
      </w:pPr>
      <w:r w:rsidRPr="00F610D4">
        <w:rPr>
          <w:rFonts w:ascii="Times New Roman" w:hAnsi="Times New Roman" w:cs="Times New Roman"/>
          <w:b/>
          <w:bCs/>
        </w:rPr>
        <w:lastRenderedPageBreak/>
        <w:t xml:space="preserve">Appendix </w:t>
      </w:r>
      <w:r>
        <w:rPr>
          <w:rFonts w:ascii="Times New Roman" w:hAnsi="Times New Roman" w:cs="Times New Roman"/>
          <w:b/>
          <w:bCs/>
        </w:rPr>
        <w:t>A</w:t>
      </w:r>
      <w:r w:rsidRPr="00F610D4">
        <w:rPr>
          <w:rFonts w:ascii="Times New Roman" w:hAnsi="Times New Roman" w:cs="Times New Roman"/>
          <w:b/>
          <w:bCs/>
        </w:rPr>
        <w:t>: Tables</w:t>
      </w:r>
    </w:p>
    <w:p w14:paraId="2B633866" w14:textId="77777777" w:rsidR="00C559FD" w:rsidRPr="009B1EF5" w:rsidRDefault="00C559FD" w:rsidP="00C559FD">
      <w:pPr>
        <w:spacing w:after="0" w:line="240" w:lineRule="auto"/>
        <w:rPr>
          <w:rFonts w:ascii="Times New Roman" w:hAnsi="Times New Roman" w:cs="Times New Roman"/>
          <w:i/>
          <w:iCs/>
        </w:rPr>
      </w:pPr>
      <w:r>
        <w:rPr>
          <w:rFonts w:ascii="Times New Roman" w:hAnsi="Times New Roman" w:cs="Times New Roman"/>
          <w:b/>
          <w:bCs/>
        </w:rPr>
        <w:t xml:space="preserve">Table 1. </w:t>
      </w:r>
      <w:r>
        <w:rPr>
          <w:rFonts w:ascii="Times New Roman" w:hAnsi="Times New Roman" w:cs="Times New Roman"/>
        </w:rPr>
        <w:t xml:space="preserve">Initial parameters and bounds used to fit logistic growth models for </w:t>
      </w:r>
      <w:r>
        <w:rPr>
          <w:rFonts w:ascii="Times New Roman" w:hAnsi="Times New Roman" w:cs="Times New Roman"/>
          <w:i/>
          <w:iCs/>
        </w:rPr>
        <w:t>H. rosa</w:t>
      </w:r>
      <w:r>
        <w:rPr>
          <w:rFonts w:ascii="Times New Roman" w:hAnsi="Times New Roman" w:cs="Times New Roman"/>
        </w:rPr>
        <w:t xml:space="preserve"> and </w:t>
      </w:r>
      <w:r>
        <w:rPr>
          <w:rFonts w:ascii="Times New Roman" w:hAnsi="Times New Roman" w:cs="Times New Roman"/>
          <w:i/>
          <w:iCs/>
        </w:rPr>
        <w:t>Tetrahymena.</w:t>
      </w:r>
    </w:p>
    <w:p w14:paraId="1877689D"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560"/>
        <w:gridCol w:w="567"/>
        <w:gridCol w:w="2468"/>
        <w:gridCol w:w="1418"/>
        <w:gridCol w:w="1559"/>
        <w:gridCol w:w="1559"/>
      </w:tblGrid>
      <w:tr w:rsidR="00C559FD" w14:paraId="2889F2EC" w14:textId="77777777" w:rsidTr="002369E3">
        <w:tc>
          <w:tcPr>
            <w:tcW w:w="1560" w:type="dxa"/>
            <w:tcBorders>
              <w:top w:val="single" w:sz="4" w:space="0" w:color="auto"/>
              <w:left w:val="nil"/>
              <w:bottom w:val="single" w:sz="4" w:space="0" w:color="auto"/>
              <w:right w:val="nil"/>
            </w:tcBorders>
          </w:tcPr>
          <w:p w14:paraId="37F5146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Species</w:t>
            </w:r>
          </w:p>
        </w:tc>
        <w:tc>
          <w:tcPr>
            <w:tcW w:w="3035" w:type="dxa"/>
            <w:gridSpan w:val="2"/>
            <w:tcBorders>
              <w:top w:val="single" w:sz="4" w:space="0" w:color="auto"/>
              <w:left w:val="nil"/>
              <w:bottom w:val="single" w:sz="4" w:space="0" w:color="auto"/>
              <w:right w:val="nil"/>
            </w:tcBorders>
          </w:tcPr>
          <w:p w14:paraId="501D2E5A" w14:textId="77777777" w:rsidR="00C559FD" w:rsidRDefault="00C559FD" w:rsidP="002369E3">
            <w:pPr>
              <w:spacing w:line="276" w:lineRule="auto"/>
              <w:ind w:left="320"/>
              <w:rPr>
                <w:rFonts w:ascii="Times New Roman" w:hAnsi="Times New Roman" w:cs="Times New Roman"/>
              </w:rPr>
            </w:pPr>
            <w:r>
              <w:rPr>
                <w:rFonts w:ascii="Times New Roman" w:hAnsi="Times New Roman" w:cs="Times New Roman"/>
              </w:rPr>
              <w:t>Parameter</w:t>
            </w:r>
          </w:p>
        </w:tc>
        <w:tc>
          <w:tcPr>
            <w:tcW w:w="1418" w:type="dxa"/>
            <w:tcBorders>
              <w:top w:val="single" w:sz="4" w:space="0" w:color="auto"/>
              <w:left w:val="nil"/>
              <w:bottom w:val="single" w:sz="4" w:space="0" w:color="auto"/>
              <w:right w:val="nil"/>
            </w:tcBorders>
          </w:tcPr>
          <w:p w14:paraId="0A88189A"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Initial value</w:t>
            </w:r>
          </w:p>
        </w:tc>
        <w:tc>
          <w:tcPr>
            <w:tcW w:w="1559" w:type="dxa"/>
            <w:tcBorders>
              <w:top w:val="single" w:sz="4" w:space="0" w:color="auto"/>
              <w:left w:val="nil"/>
              <w:bottom w:val="single" w:sz="4" w:space="0" w:color="auto"/>
              <w:right w:val="nil"/>
            </w:tcBorders>
          </w:tcPr>
          <w:p w14:paraId="2224809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Lower bound</w:t>
            </w:r>
          </w:p>
        </w:tc>
        <w:tc>
          <w:tcPr>
            <w:tcW w:w="1559" w:type="dxa"/>
            <w:tcBorders>
              <w:top w:val="single" w:sz="4" w:space="0" w:color="auto"/>
              <w:left w:val="nil"/>
              <w:bottom w:val="single" w:sz="4" w:space="0" w:color="auto"/>
              <w:right w:val="nil"/>
            </w:tcBorders>
          </w:tcPr>
          <w:p w14:paraId="6D6721D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Upper bound</w:t>
            </w:r>
          </w:p>
        </w:tc>
      </w:tr>
      <w:tr w:rsidR="00C559FD" w14:paraId="550E342C" w14:textId="77777777" w:rsidTr="002369E3">
        <w:tc>
          <w:tcPr>
            <w:tcW w:w="1560" w:type="dxa"/>
            <w:tcBorders>
              <w:top w:val="single" w:sz="4" w:space="0" w:color="auto"/>
              <w:left w:val="nil"/>
              <w:bottom w:val="nil"/>
              <w:right w:val="nil"/>
            </w:tcBorders>
          </w:tcPr>
          <w:p w14:paraId="4F391C07" w14:textId="77777777" w:rsidR="00C559FD" w:rsidRPr="005E661B" w:rsidRDefault="00C559FD" w:rsidP="002369E3">
            <w:pPr>
              <w:spacing w:line="276" w:lineRule="auto"/>
              <w:rPr>
                <w:rFonts w:ascii="Times New Roman" w:hAnsi="Times New Roman" w:cs="Times New Roman"/>
              </w:rPr>
            </w:pPr>
            <w:r>
              <w:rPr>
                <w:rFonts w:ascii="Times New Roman" w:hAnsi="Times New Roman" w:cs="Times New Roman"/>
                <w:i/>
                <w:iCs/>
              </w:rPr>
              <w:t>H. rosa</w:t>
            </w:r>
          </w:p>
        </w:tc>
        <w:tc>
          <w:tcPr>
            <w:tcW w:w="567" w:type="dxa"/>
            <w:tcBorders>
              <w:top w:val="single" w:sz="4" w:space="0" w:color="auto"/>
              <w:left w:val="nil"/>
              <w:bottom w:val="nil"/>
              <w:right w:val="nil"/>
            </w:tcBorders>
          </w:tcPr>
          <w:p w14:paraId="5CF51FA5" w14:textId="77777777" w:rsidR="00C559FD" w:rsidRPr="005E661B" w:rsidRDefault="00C559FD" w:rsidP="002369E3">
            <w:pPr>
              <w:spacing w:line="276" w:lineRule="auto"/>
              <w:jc w:val="right"/>
              <w:rPr>
                <w:rFonts w:ascii="Times New Roman" w:hAnsi="Times New Roman" w:cs="Times New Roman"/>
                <w:i/>
                <w:iCs/>
                <w:vertAlign w:val="subscript"/>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single" w:sz="4" w:space="0" w:color="auto"/>
              <w:left w:val="nil"/>
              <w:bottom w:val="nil"/>
              <w:right w:val="nil"/>
            </w:tcBorders>
          </w:tcPr>
          <w:p w14:paraId="42CBD462"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single" w:sz="4" w:space="0" w:color="auto"/>
              <w:left w:val="nil"/>
              <w:bottom w:val="nil"/>
              <w:right w:val="nil"/>
            </w:tcBorders>
          </w:tcPr>
          <w:p w14:paraId="209F8C78" w14:textId="77777777" w:rsidR="00C559FD" w:rsidRPr="00292237" w:rsidRDefault="00C559FD" w:rsidP="002369E3">
            <w:pPr>
              <w:spacing w:line="276" w:lineRule="auto"/>
              <w:jc w:val="both"/>
              <w:rPr>
                <w:rFonts w:ascii="Times New Roman" w:hAnsi="Times New Roman" w:cs="Times New Roman"/>
              </w:rPr>
            </w:pPr>
            <w:r>
              <w:rPr>
                <w:rFonts w:ascii="Times New Roman" w:hAnsi="Times New Roman" w:cs="Times New Roman"/>
              </w:rPr>
              <w:t>5</w:t>
            </w:r>
          </w:p>
        </w:tc>
        <w:tc>
          <w:tcPr>
            <w:tcW w:w="1559" w:type="dxa"/>
            <w:tcBorders>
              <w:top w:val="single" w:sz="4" w:space="0" w:color="auto"/>
              <w:left w:val="nil"/>
              <w:bottom w:val="nil"/>
              <w:right w:val="nil"/>
            </w:tcBorders>
          </w:tcPr>
          <w:p w14:paraId="23DC9B68"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3</w:t>
            </w:r>
          </w:p>
        </w:tc>
        <w:tc>
          <w:tcPr>
            <w:tcW w:w="1559" w:type="dxa"/>
            <w:tcBorders>
              <w:top w:val="single" w:sz="4" w:space="0" w:color="auto"/>
              <w:left w:val="nil"/>
              <w:bottom w:val="nil"/>
              <w:right w:val="nil"/>
            </w:tcBorders>
          </w:tcPr>
          <w:p w14:paraId="6142A70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7</w:t>
            </w:r>
          </w:p>
        </w:tc>
      </w:tr>
      <w:tr w:rsidR="00C559FD" w14:paraId="75D30C1A" w14:textId="77777777" w:rsidTr="002369E3">
        <w:tc>
          <w:tcPr>
            <w:tcW w:w="1560" w:type="dxa"/>
            <w:tcBorders>
              <w:top w:val="nil"/>
              <w:left w:val="nil"/>
              <w:bottom w:val="nil"/>
              <w:right w:val="nil"/>
            </w:tcBorders>
          </w:tcPr>
          <w:p w14:paraId="1CF44F28" w14:textId="77777777" w:rsidR="00C559FD" w:rsidRDefault="00C559FD" w:rsidP="002369E3">
            <w:pPr>
              <w:spacing w:line="276" w:lineRule="auto"/>
              <w:rPr>
                <w:rFonts w:ascii="Times New Roman" w:hAnsi="Times New Roman" w:cs="Times New Roman"/>
              </w:rPr>
            </w:pPr>
          </w:p>
        </w:tc>
        <w:tc>
          <w:tcPr>
            <w:tcW w:w="567" w:type="dxa"/>
            <w:tcBorders>
              <w:top w:val="nil"/>
              <w:left w:val="nil"/>
              <w:bottom w:val="nil"/>
              <w:right w:val="nil"/>
            </w:tcBorders>
          </w:tcPr>
          <w:p w14:paraId="638D7CD5" w14:textId="77777777" w:rsidR="00C559FD" w:rsidRPr="005E661B" w:rsidRDefault="00C559FD" w:rsidP="002369E3">
            <w:pPr>
              <w:spacing w:line="276" w:lineRule="auto"/>
              <w:jc w:val="right"/>
              <w:rPr>
                <w:rFonts w:ascii="Times New Roman" w:hAnsi="Times New Roman" w:cs="Times New Roman"/>
                <w:i/>
                <w:iCs/>
              </w:rPr>
            </w:pPr>
            <w:r>
              <w:rPr>
                <w:rFonts w:ascii="Times New Roman" w:hAnsi="Times New Roman" w:cs="Times New Roman"/>
                <w:i/>
                <w:iCs/>
              </w:rPr>
              <w:t>r</w:t>
            </w:r>
          </w:p>
        </w:tc>
        <w:tc>
          <w:tcPr>
            <w:tcW w:w="2468" w:type="dxa"/>
            <w:tcBorders>
              <w:top w:val="nil"/>
              <w:left w:val="nil"/>
              <w:bottom w:val="nil"/>
              <w:right w:val="nil"/>
            </w:tcBorders>
          </w:tcPr>
          <w:p w14:paraId="45FAE646"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4560DEAD"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304B651F"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0.003</w:t>
            </w:r>
          </w:p>
        </w:tc>
        <w:tc>
          <w:tcPr>
            <w:tcW w:w="1559" w:type="dxa"/>
            <w:tcBorders>
              <w:top w:val="nil"/>
              <w:left w:val="nil"/>
              <w:bottom w:val="nil"/>
              <w:right w:val="nil"/>
            </w:tcBorders>
          </w:tcPr>
          <w:p w14:paraId="57731AA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8</w:t>
            </w:r>
          </w:p>
        </w:tc>
      </w:tr>
      <w:tr w:rsidR="00C559FD" w14:paraId="7BFFE764" w14:textId="77777777" w:rsidTr="002369E3">
        <w:tc>
          <w:tcPr>
            <w:tcW w:w="1560" w:type="dxa"/>
            <w:tcBorders>
              <w:top w:val="nil"/>
              <w:left w:val="nil"/>
              <w:bottom w:val="nil"/>
              <w:right w:val="nil"/>
            </w:tcBorders>
          </w:tcPr>
          <w:p w14:paraId="3C84368F" w14:textId="77777777" w:rsidR="00C559FD" w:rsidRDefault="00C559FD" w:rsidP="002369E3">
            <w:pPr>
              <w:spacing w:line="276" w:lineRule="auto"/>
              <w:rPr>
                <w:rFonts w:ascii="Times New Roman" w:hAnsi="Times New Roman" w:cs="Times New Roman"/>
              </w:rPr>
            </w:pPr>
          </w:p>
        </w:tc>
        <w:tc>
          <w:tcPr>
            <w:tcW w:w="567" w:type="dxa"/>
            <w:tcBorders>
              <w:top w:val="nil"/>
              <w:left w:val="nil"/>
              <w:bottom w:val="nil"/>
              <w:right w:val="nil"/>
            </w:tcBorders>
          </w:tcPr>
          <w:p w14:paraId="372DE231" w14:textId="77777777" w:rsidR="00C559FD" w:rsidRPr="005E661B" w:rsidRDefault="00C559FD" w:rsidP="002369E3">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nil"/>
              <w:right w:val="nil"/>
            </w:tcBorders>
          </w:tcPr>
          <w:p w14:paraId="764B4E42"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nil"/>
              <w:right w:val="nil"/>
            </w:tcBorders>
          </w:tcPr>
          <w:p w14:paraId="42063FB9"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0.0005</w:t>
            </w:r>
          </w:p>
        </w:tc>
        <w:tc>
          <w:tcPr>
            <w:tcW w:w="1559" w:type="dxa"/>
            <w:tcBorders>
              <w:top w:val="nil"/>
              <w:left w:val="nil"/>
              <w:bottom w:val="nil"/>
              <w:right w:val="nil"/>
            </w:tcBorders>
          </w:tcPr>
          <w:p w14:paraId="04C77EE4"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0.0001</w:t>
            </w:r>
          </w:p>
        </w:tc>
        <w:tc>
          <w:tcPr>
            <w:tcW w:w="1559" w:type="dxa"/>
            <w:tcBorders>
              <w:top w:val="nil"/>
              <w:left w:val="nil"/>
              <w:bottom w:val="nil"/>
              <w:right w:val="nil"/>
            </w:tcBorders>
          </w:tcPr>
          <w:p w14:paraId="745BACC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1</w:t>
            </w:r>
          </w:p>
        </w:tc>
      </w:tr>
      <w:tr w:rsidR="00C559FD" w14:paraId="03E95BB3" w14:textId="77777777" w:rsidTr="002369E3">
        <w:tc>
          <w:tcPr>
            <w:tcW w:w="1560" w:type="dxa"/>
            <w:tcBorders>
              <w:top w:val="nil"/>
              <w:left w:val="nil"/>
              <w:bottom w:val="nil"/>
              <w:right w:val="nil"/>
            </w:tcBorders>
          </w:tcPr>
          <w:p w14:paraId="235CE1D7" w14:textId="77777777" w:rsidR="00C559FD" w:rsidRPr="005E661B" w:rsidRDefault="00C559FD" w:rsidP="002369E3">
            <w:pPr>
              <w:spacing w:line="276" w:lineRule="auto"/>
              <w:rPr>
                <w:rFonts w:ascii="Times New Roman" w:hAnsi="Times New Roman" w:cs="Times New Roman"/>
                <w:i/>
                <w:iCs/>
              </w:rPr>
            </w:pPr>
            <w:r>
              <w:rPr>
                <w:rFonts w:ascii="Times New Roman" w:hAnsi="Times New Roman" w:cs="Times New Roman"/>
                <w:i/>
                <w:iCs/>
              </w:rPr>
              <w:t>Tetrahymena</w:t>
            </w:r>
          </w:p>
        </w:tc>
        <w:tc>
          <w:tcPr>
            <w:tcW w:w="567" w:type="dxa"/>
            <w:tcBorders>
              <w:top w:val="nil"/>
              <w:left w:val="nil"/>
              <w:bottom w:val="nil"/>
              <w:right w:val="nil"/>
            </w:tcBorders>
          </w:tcPr>
          <w:p w14:paraId="3D50A7FB" w14:textId="77777777" w:rsidR="00C559FD" w:rsidRPr="00292237" w:rsidRDefault="00C559FD" w:rsidP="002369E3">
            <w:pPr>
              <w:spacing w:line="276" w:lineRule="auto"/>
              <w:jc w:val="right"/>
              <w:rPr>
                <w:rFonts w:ascii="Times New Roman" w:hAnsi="Times New Roman" w:cs="Times New Roman"/>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nil"/>
              <w:left w:val="nil"/>
              <w:bottom w:val="nil"/>
              <w:right w:val="nil"/>
            </w:tcBorders>
          </w:tcPr>
          <w:p w14:paraId="5A492ED6"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nil"/>
              <w:left w:val="nil"/>
              <w:bottom w:val="nil"/>
              <w:right w:val="nil"/>
            </w:tcBorders>
          </w:tcPr>
          <w:p w14:paraId="44969BBD"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10</w:t>
            </w:r>
          </w:p>
        </w:tc>
        <w:tc>
          <w:tcPr>
            <w:tcW w:w="1559" w:type="dxa"/>
            <w:tcBorders>
              <w:top w:val="nil"/>
              <w:left w:val="nil"/>
              <w:bottom w:val="nil"/>
              <w:right w:val="nil"/>
            </w:tcBorders>
          </w:tcPr>
          <w:p w14:paraId="60E16CE3"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5</w:t>
            </w:r>
          </w:p>
        </w:tc>
        <w:tc>
          <w:tcPr>
            <w:tcW w:w="1559" w:type="dxa"/>
            <w:tcBorders>
              <w:top w:val="nil"/>
              <w:left w:val="nil"/>
              <w:bottom w:val="nil"/>
              <w:right w:val="nil"/>
            </w:tcBorders>
          </w:tcPr>
          <w:p w14:paraId="431B286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15</w:t>
            </w:r>
          </w:p>
        </w:tc>
      </w:tr>
      <w:tr w:rsidR="00C559FD" w14:paraId="582BB567" w14:textId="77777777" w:rsidTr="002369E3">
        <w:tc>
          <w:tcPr>
            <w:tcW w:w="1560" w:type="dxa"/>
            <w:tcBorders>
              <w:top w:val="nil"/>
              <w:left w:val="nil"/>
              <w:bottom w:val="nil"/>
              <w:right w:val="nil"/>
            </w:tcBorders>
          </w:tcPr>
          <w:p w14:paraId="2A6F8D90" w14:textId="77777777" w:rsidR="00C559FD" w:rsidRDefault="00C559FD" w:rsidP="002369E3">
            <w:pPr>
              <w:spacing w:line="276" w:lineRule="auto"/>
              <w:rPr>
                <w:rFonts w:ascii="Times New Roman" w:hAnsi="Times New Roman" w:cs="Times New Roman"/>
              </w:rPr>
            </w:pPr>
          </w:p>
        </w:tc>
        <w:tc>
          <w:tcPr>
            <w:tcW w:w="567" w:type="dxa"/>
            <w:tcBorders>
              <w:top w:val="nil"/>
              <w:left w:val="nil"/>
              <w:bottom w:val="nil"/>
              <w:right w:val="nil"/>
            </w:tcBorders>
          </w:tcPr>
          <w:p w14:paraId="1496953F" w14:textId="77777777" w:rsidR="00C559FD" w:rsidRPr="00292237" w:rsidRDefault="00C559FD" w:rsidP="002369E3">
            <w:pPr>
              <w:spacing w:line="276" w:lineRule="auto"/>
              <w:jc w:val="right"/>
              <w:rPr>
                <w:rFonts w:ascii="Times New Roman" w:hAnsi="Times New Roman" w:cs="Times New Roman"/>
              </w:rPr>
            </w:pPr>
            <w:r>
              <w:rPr>
                <w:rFonts w:ascii="Times New Roman" w:hAnsi="Times New Roman" w:cs="Times New Roman"/>
                <w:i/>
                <w:iCs/>
              </w:rPr>
              <w:t>r</w:t>
            </w:r>
          </w:p>
        </w:tc>
        <w:tc>
          <w:tcPr>
            <w:tcW w:w="2468" w:type="dxa"/>
            <w:tcBorders>
              <w:top w:val="nil"/>
              <w:left w:val="nil"/>
              <w:bottom w:val="nil"/>
              <w:right w:val="nil"/>
            </w:tcBorders>
          </w:tcPr>
          <w:p w14:paraId="6FE853BF"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3EE1B9A0"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749B170C"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0.001</w:t>
            </w:r>
          </w:p>
        </w:tc>
        <w:tc>
          <w:tcPr>
            <w:tcW w:w="1559" w:type="dxa"/>
            <w:tcBorders>
              <w:top w:val="nil"/>
              <w:left w:val="nil"/>
              <w:bottom w:val="nil"/>
              <w:right w:val="nil"/>
            </w:tcBorders>
          </w:tcPr>
          <w:p w14:paraId="7CD0251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5</w:t>
            </w:r>
          </w:p>
        </w:tc>
      </w:tr>
      <w:tr w:rsidR="00C559FD" w14:paraId="2CA28088" w14:textId="77777777" w:rsidTr="002369E3">
        <w:tc>
          <w:tcPr>
            <w:tcW w:w="1560" w:type="dxa"/>
            <w:tcBorders>
              <w:top w:val="nil"/>
              <w:left w:val="nil"/>
              <w:bottom w:val="single" w:sz="4" w:space="0" w:color="auto"/>
              <w:right w:val="nil"/>
            </w:tcBorders>
          </w:tcPr>
          <w:p w14:paraId="1FDB065D" w14:textId="77777777" w:rsidR="00C559FD" w:rsidRDefault="00C559FD" w:rsidP="002369E3">
            <w:pPr>
              <w:spacing w:line="276" w:lineRule="auto"/>
              <w:rPr>
                <w:rFonts w:ascii="Times New Roman" w:hAnsi="Times New Roman" w:cs="Times New Roman"/>
              </w:rPr>
            </w:pPr>
          </w:p>
        </w:tc>
        <w:tc>
          <w:tcPr>
            <w:tcW w:w="567" w:type="dxa"/>
            <w:tcBorders>
              <w:top w:val="nil"/>
              <w:left w:val="nil"/>
              <w:bottom w:val="single" w:sz="4" w:space="0" w:color="auto"/>
              <w:right w:val="nil"/>
            </w:tcBorders>
          </w:tcPr>
          <w:p w14:paraId="308FDE60" w14:textId="77777777" w:rsidR="00C559FD" w:rsidRPr="00292237" w:rsidRDefault="00C559FD" w:rsidP="002369E3">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single" w:sz="4" w:space="0" w:color="auto"/>
              <w:right w:val="nil"/>
            </w:tcBorders>
          </w:tcPr>
          <w:p w14:paraId="1A52D262"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single" w:sz="4" w:space="0" w:color="auto"/>
              <w:right w:val="nil"/>
            </w:tcBorders>
          </w:tcPr>
          <w:p w14:paraId="765DB458"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0.0003</w:t>
            </w:r>
          </w:p>
        </w:tc>
        <w:tc>
          <w:tcPr>
            <w:tcW w:w="1559" w:type="dxa"/>
            <w:tcBorders>
              <w:top w:val="nil"/>
              <w:left w:val="nil"/>
              <w:bottom w:val="single" w:sz="4" w:space="0" w:color="auto"/>
              <w:right w:val="nil"/>
            </w:tcBorders>
          </w:tcPr>
          <w:p w14:paraId="03DC7D66"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0.000005</w:t>
            </w:r>
          </w:p>
        </w:tc>
        <w:tc>
          <w:tcPr>
            <w:tcW w:w="1559" w:type="dxa"/>
            <w:tcBorders>
              <w:top w:val="nil"/>
              <w:left w:val="nil"/>
              <w:bottom w:val="single" w:sz="4" w:space="0" w:color="auto"/>
              <w:right w:val="nil"/>
            </w:tcBorders>
          </w:tcPr>
          <w:p w14:paraId="3CC3550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0.02</w:t>
            </w:r>
          </w:p>
        </w:tc>
      </w:tr>
    </w:tbl>
    <w:p w14:paraId="7129ACB5" w14:textId="77777777" w:rsidR="00C559FD" w:rsidRDefault="00C559FD" w:rsidP="00C559FD">
      <w:pPr>
        <w:spacing w:after="0" w:line="240" w:lineRule="auto"/>
        <w:rPr>
          <w:rFonts w:ascii="Times New Roman" w:hAnsi="Times New Roman" w:cs="Times New Roman"/>
          <w:b/>
          <w:bCs/>
        </w:rPr>
      </w:pPr>
    </w:p>
    <w:p w14:paraId="66D38AA5" w14:textId="77777777" w:rsidR="00C559FD" w:rsidRDefault="00C559FD" w:rsidP="00C559FD">
      <w:pPr>
        <w:spacing w:after="0" w:line="240" w:lineRule="auto"/>
        <w:rPr>
          <w:rFonts w:ascii="Times New Roman" w:hAnsi="Times New Roman" w:cs="Times New Roman"/>
          <w:b/>
          <w:bCs/>
        </w:rPr>
      </w:pPr>
    </w:p>
    <w:p w14:paraId="5C7AD58C" w14:textId="77777777" w:rsidR="00C559FD" w:rsidRDefault="00C559FD" w:rsidP="00C559FD">
      <w:pPr>
        <w:spacing w:after="0" w:line="240" w:lineRule="auto"/>
        <w:rPr>
          <w:rFonts w:ascii="Times New Roman" w:hAnsi="Times New Roman" w:cs="Times New Roman"/>
        </w:rPr>
      </w:pPr>
      <w:r>
        <w:rPr>
          <w:rFonts w:ascii="Times New Roman" w:hAnsi="Times New Roman" w:cs="Times New Roman"/>
          <w:b/>
          <w:bCs/>
        </w:rPr>
        <w:t>Table 2.</w:t>
      </w:r>
      <w:r>
        <w:rPr>
          <w:rFonts w:ascii="Times New Roman" w:hAnsi="Times New Roman" w:cs="Times New Roman"/>
        </w:rPr>
        <w:t xml:space="preserve"> Results of a one-way ANOVA testing the effect of evolutionary temperature history (Evol) on log-transformed body size (ln μm</w:t>
      </w:r>
      <w:r w:rsidRPr="00555CE0">
        <w:rPr>
          <w:rFonts w:ascii="Times New Roman" w:hAnsi="Times New Roman" w:cs="Times New Roman"/>
          <w:vertAlign w:val="superscript"/>
        </w:rPr>
        <w:t>2</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6F5F547E" w14:textId="77777777" w:rsidR="00C559FD" w:rsidRPr="00555CE0"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708"/>
        <w:gridCol w:w="1526"/>
        <w:gridCol w:w="992"/>
        <w:gridCol w:w="718"/>
      </w:tblGrid>
      <w:tr w:rsidR="00C559FD" w14:paraId="2D62B465" w14:textId="77777777" w:rsidTr="002369E3">
        <w:tc>
          <w:tcPr>
            <w:tcW w:w="1843" w:type="dxa"/>
            <w:tcBorders>
              <w:top w:val="single" w:sz="4" w:space="0" w:color="auto"/>
              <w:left w:val="nil"/>
              <w:bottom w:val="single" w:sz="4" w:space="0" w:color="auto"/>
              <w:right w:val="nil"/>
            </w:tcBorders>
          </w:tcPr>
          <w:p w14:paraId="3739508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2CD3DE8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708" w:type="dxa"/>
            <w:tcBorders>
              <w:top w:val="single" w:sz="4" w:space="0" w:color="auto"/>
              <w:left w:val="nil"/>
              <w:bottom w:val="single" w:sz="4" w:space="0" w:color="auto"/>
              <w:right w:val="nil"/>
            </w:tcBorders>
          </w:tcPr>
          <w:p w14:paraId="570DC34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526" w:type="dxa"/>
            <w:tcBorders>
              <w:top w:val="single" w:sz="4" w:space="0" w:color="auto"/>
              <w:left w:val="nil"/>
              <w:bottom w:val="single" w:sz="4" w:space="0" w:color="auto"/>
              <w:right w:val="nil"/>
            </w:tcBorders>
          </w:tcPr>
          <w:p w14:paraId="460A596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1613DA7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12B10D94" w14:textId="77777777" w:rsidR="00C559FD" w:rsidRDefault="00C559FD" w:rsidP="002369E3">
            <w:pPr>
              <w:spacing w:line="276" w:lineRule="auto"/>
              <w:rPr>
                <w:rFonts w:ascii="Times New Roman" w:hAnsi="Times New Roman" w:cs="Times New Roman"/>
              </w:rPr>
            </w:pPr>
          </w:p>
        </w:tc>
      </w:tr>
      <w:tr w:rsidR="00C559FD" w14:paraId="61FEB4A7" w14:textId="77777777" w:rsidTr="002369E3">
        <w:tc>
          <w:tcPr>
            <w:tcW w:w="1843" w:type="dxa"/>
            <w:tcBorders>
              <w:top w:val="single" w:sz="4" w:space="0" w:color="auto"/>
              <w:left w:val="nil"/>
              <w:bottom w:val="nil"/>
              <w:right w:val="nil"/>
            </w:tcBorders>
          </w:tcPr>
          <w:p w14:paraId="3EAF411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vAlign w:val="center"/>
          </w:tcPr>
          <w:p w14:paraId="645FC965" w14:textId="77777777" w:rsidR="00C559FD" w:rsidRPr="000A3E01" w:rsidRDefault="00C559FD" w:rsidP="002369E3">
            <w:pPr>
              <w:tabs>
                <w:tab w:val="decimal" w:pos="597"/>
              </w:tabs>
              <w:spacing w:line="276" w:lineRule="auto"/>
              <w:rPr>
                <w:rFonts w:ascii="Times New Roman" w:hAnsi="Times New Roman" w:cs="Times New Roman"/>
              </w:rPr>
            </w:pPr>
            <w:r>
              <w:rPr>
                <w:rFonts w:ascii="Times New Roman" w:hAnsi="Times New Roman" w:cs="Times New Roman"/>
              </w:rPr>
              <w:t>14248.9</w:t>
            </w:r>
          </w:p>
        </w:tc>
        <w:tc>
          <w:tcPr>
            <w:tcW w:w="708" w:type="dxa"/>
            <w:tcBorders>
              <w:top w:val="single" w:sz="4" w:space="0" w:color="auto"/>
              <w:left w:val="nil"/>
              <w:bottom w:val="nil"/>
              <w:right w:val="nil"/>
            </w:tcBorders>
            <w:vAlign w:val="center"/>
          </w:tcPr>
          <w:p w14:paraId="49BE0594"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single" w:sz="4" w:space="0" w:color="auto"/>
              <w:left w:val="nil"/>
              <w:bottom w:val="nil"/>
              <w:right w:val="nil"/>
            </w:tcBorders>
            <w:vAlign w:val="center"/>
          </w:tcPr>
          <w:p w14:paraId="19E8C919" w14:textId="77777777" w:rsidR="00C559FD" w:rsidRPr="000A3E01" w:rsidRDefault="00C559FD" w:rsidP="002369E3">
            <w:pPr>
              <w:tabs>
                <w:tab w:val="decimal" w:pos="456"/>
              </w:tabs>
              <w:spacing w:line="276" w:lineRule="auto"/>
              <w:rPr>
                <w:rFonts w:ascii="Times New Roman" w:hAnsi="Times New Roman" w:cs="Times New Roman"/>
              </w:rPr>
            </w:pPr>
            <w:r>
              <w:rPr>
                <w:rFonts w:ascii="Times New Roman" w:eastAsia="Times New Roman" w:hAnsi="Times New Roman" w:cs="Times New Roman"/>
              </w:rPr>
              <w:t>168802.274</w:t>
            </w:r>
          </w:p>
        </w:tc>
        <w:tc>
          <w:tcPr>
            <w:tcW w:w="992" w:type="dxa"/>
            <w:tcBorders>
              <w:top w:val="single" w:sz="4" w:space="0" w:color="auto"/>
              <w:left w:val="nil"/>
              <w:bottom w:val="nil"/>
              <w:right w:val="nil"/>
            </w:tcBorders>
            <w:vAlign w:val="center"/>
          </w:tcPr>
          <w:p w14:paraId="12777EC1" w14:textId="77777777" w:rsidR="00C559FD" w:rsidRPr="000A3E01" w:rsidRDefault="00C559FD" w:rsidP="002369E3">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0D466E3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39424B24" w14:textId="77777777" w:rsidTr="002369E3">
        <w:tc>
          <w:tcPr>
            <w:tcW w:w="1843" w:type="dxa"/>
            <w:tcBorders>
              <w:top w:val="nil"/>
              <w:left w:val="nil"/>
              <w:bottom w:val="nil"/>
              <w:right w:val="nil"/>
            </w:tcBorders>
          </w:tcPr>
          <w:p w14:paraId="03655CD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w:t>
            </w:r>
          </w:p>
        </w:tc>
        <w:tc>
          <w:tcPr>
            <w:tcW w:w="1418" w:type="dxa"/>
            <w:tcBorders>
              <w:top w:val="nil"/>
              <w:left w:val="nil"/>
              <w:bottom w:val="nil"/>
              <w:right w:val="nil"/>
            </w:tcBorders>
            <w:vAlign w:val="center"/>
          </w:tcPr>
          <w:p w14:paraId="62A836DE" w14:textId="77777777" w:rsidR="00C559FD" w:rsidRPr="000A3E01" w:rsidRDefault="00C559FD" w:rsidP="002369E3">
            <w:pPr>
              <w:tabs>
                <w:tab w:val="decimal" w:pos="597"/>
              </w:tabs>
              <w:spacing w:line="276" w:lineRule="auto"/>
              <w:rPr>
                <w:rFonts w:ascii="Times New Roman" w:hAnsi="Times New Roman" w:cs="Times New Roman"/>
              </w:rPr>
            </w:pPr>
            <w:r>
              <w:rPr>
                <w:rFonts w:ascii="Times New Roman" w:eastAsia="Times New Roman" w:hAnsi="Times New Roman" w:cs="Times New Roman"/>
              </w:rPr>
              <w:t>0.9</w:t>
            </w:r>
          </w:p>
        </w:tc>
        <w:tc>
          <w:tcPr>
            <w:tcW w:w="708" w:type="dxa"/>
            <w:tcBorders>
              <w:top w:val="nil"/>
              <w:left w:val="nil"/>
              <w:bottom w:val="nil"/>
              <w:right w:val="nil"/>
            </w:tcBorders>
            <w:vAlign w:val="center"/>
          </w:tcPr>
          <w:p w14:paraId="6A4DBF68"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nil"/>
              <w:left w:val="nil"/>
              <w:bottom w:val="nil"/>
              <w:right w:val="nil"/>
            </w:tcBorders>
            <w:vAlign w:val="center"/>
          </w:tcPr>
          <w:p w14:paraId="43B4F40A" w14:textId="77777777" w:rsidR="00C559FD" w:rsidRPr="000A3E01" w:rsidRDefault="00C559FD" w:rsidP="002369E3">
            <w:pPr>
              <w:tabs>
                <w:tab w:val="decimal" w:pos="739"/>
              </w:tabs>
              <w:spacing w:line="276" w:lineRule="auto"/>
              <w:rPr>
                <w:rFonts w:ascii="Times New Roman" w:hAnsi="Times New Roman" w:cs="Times New Roman"/>
              </w:rPr>
            </w:pPr>
            <w:r>
              <w:rPr>
                <w:rFonts w:ascii="Times New Roman" w:eastAsia="Times New Roman" w:hAnsi="Times New Roman" w:cs="Times New Roman"/>
              </w:rPr>
              <w:t>10.899</w:t>
            </w:r>
          </w:p>
        </w:tc>
        <w:tc>
          <w:tcPr>
            <w:tcW w:w="992" w:type="dxa"/>
            <w:tcBorders>
              <w:top w:val="nil"/>
              <w:left w:val="nil"/>
              <w:bottom w:val="nil"/>
              <w:right w:val="nil"/>
            </w:tcBorders>
            <w:vAlign w:val="center"/>
          </w:tcPr>
          <w:p w14:paraId="1002F5C2"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w:t>
            </w:r>
            <w:r>
              <w:rPr>
                <w:rFonts w:ascii="Times New Roman" w:eastAsia="Times New Roman" w:hAnsi="Times New Roman" w:cs="Times New Roman"/>
              </w:rPr>
              <w:t>001</w:t>
            </w:r>
          </w:p>
        </w:tc>
        <w:tc>
          <w:tcPr>
            <w:tcW w:w="718" w:type="dxa"/>
            <w:tcBorders>
              <w:top w:val="nil"/>
              <w:left w:val="nil"/>
              <w:bottom w:val="nil"/>
              <w:right w:val="nil"/>
            </w:tcBorders>
          </w:tcPr>
          <w:p w14:paraId="5C9AC9F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BE3FBFE" w14:textId="77777777" w:rsidTr="002369E3">
        <w:tc>
          <w:tcPr>
            <w:tcW w:w="1843" w:type="dxa"/>
            <w:tcBorders>
              <w:top w:val="nil"/>
              <w:left w:val="nil"/>
              <w:bottom w:val="single" w:sz="4" w:space="0" w:color="auto"/>
              <w:right w:val="nil"/>
            </w:tcBorders>
          </w:tcPr>
          <w:p w14:paraId="3F49721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vAlign w:val="center"/>
          </w:tcPr>
          <w:p w14:paraId="7FAA4679" w14:textId="77777777" w:rsidR="00C559FD" w:rsidRPr="000A3E01" w:rsidRDefault="00C559FD" w:rsidP="002369E3">
            <w:pPr>
              <w:tabs>
                <w:tab w:val="decimal" w:pos="597"/>
              </w:tabs>
              <w:spacing w:line="276" w:lineRule="auto"/>
              <w:rPr>
                <w:rFonts w:ascii="Times New Roman" w:hAnsi="Times New Roman" w:cs="Times New Roman"/>
              </w:rPr>
            </w:pPr>
            <w:r>
              <w:rPr>
                <w:rFonts w:ascii="Times New Roman" w:hAnsi="Times New Roman" w:cs="Times New Roman"/>
              </w:rPr>
              <w:t>24.8</w:t>
            </w:r>
          </w:p>
        </w:tc>
        <w:tc>
          <w:tcPr>
            <w:tcW w:w="708" w:type="dxa"/>
            <w:tcBorders>
              <w:top w:val="nil"/>
              <w:left w:val="nil"/>
              <w:bottom w:val="single" w:sz="4" w:space="0" w:color="auto"/>
              <w:right w:val="nil"/>
            </w:tcBorders>
            <w:vAlign w:val="center"/>
          </w:tcPr>
          <w:p w14:paraId="425E8EA9" w14:textId="77777777" w:rsidR="00C559FD" w:rsidRPr="000A3E01" w:rsidRDefault="00C559FD" w:rsidP="002369E3">
            <w:pPr>
              <w:spacing w:line="276" w:lineRule="auto"/>
              <w:rPr>
                <w:rFonts w:ascii="Times New Roman" w:hAnsi="Times New Roman" w:cs="Times New Roman"/>
              </w:rPr>
            </w:pPr>
            <w:r>
              <w:rPr>
                <w:rFonts w:ascii="Times New Roman" w:eastAsia="Times New Roman" w:hAnsi="Times New Roman" w:cs="Times New Roman"/>
              </w:rPr>
              <w:t>294</w:t>
            </w:r>
          </w:p>
        </w:tc>
        <w:tc>
          <w:tcPr>
            <w:tcW w:w="1526" w:type="dxa"/>
            <w:tcBorders>
              <w:top w:val="nil"/>
              <w:left w:val="nil"/>
              <w:bottom w:val="single" w:sz="4" w:space="0" w:color="auto"/>
              <w:right w:val="nil"/>
            </w:tcBorders>
            <w:vAlign w:val="center"/>
          </w:tcPr>
          <w:p w14:paraId="4093C93A" w14:textId="77777777" w:rsidR="00C559FD" w:rsidRPr="000A3E01"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009B9C20" w14:textId="77777777" w:rsidR="00C559FD" w:rsidRPr="000A3E01"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6CC13A3C" w14:textId="77777777" w:rsidR="00C559FD" w:rsidRDefault="00C559FD" w:rsidP="002369E3">
            <w:pPr>
              <w:spacing w:line="276" w:lineRule="auto"/>
              <w:rPr>
                <w:rFonts w:ascii="Times New Roman" w:hAnsi="Times New Roman" w:cs="Times New Roman"/>
              </w:rPr>
            </w:pPr>
          </w:p>
        </w:tc>
      </w:tr>
    </w:tbl>
    <w:p w14:paraId="04472FBF" w14:textId="77777777" w:rsidR="00C559FD" w:rsidRDefault="00C559FD" w:rsidP="00C559FD">
      <w:pPr>
        <w:spacing w:after="0" w:line="240" w:lineRule="auto"/>
        <w:rPr>
          <w:rFonts w:ascii="Times New Roman" w:hAnsi="Times New Roman" w:cs="Times New Roman"/>
          <w:b/>
          <w:bCs/>
        </w:rPr>
      </w:pPr>
    </w:p>
    <w:p w14:paraId="39FF5827" w14:textId="77777777" w:rsidR="00C559FD" w:rsidRDefault="00C559FD" w:rsidP="00C559FD">
      <w:pPr>
        <w:spacing w:after="0" w:line="240" w:lineRule="auto"/>
        <w:rPr>
          <w:rFonts w:ascii="Times New Roman" w:hAnsi="Times New Roman" w:cs="Times New Roman"/>
          <w:b/>
          <w:bCs/>
        </w:rPr>
      </w:pPr>
    </w:p>
    <w:p w14:paraId="13E598A0" w14:textId="77777777" w:rsidR="00C559FD" w:rsidRDefault="00C559FD" w:rsidP="00C559FD">
      <w:pPr>
        <w:spacing w:after="0" w:line="240" w:lineRule="auto"/>
        <w:rPr>
          <w:rFonts w:ascii="Times New Roman" w:hAnsi="Times New Roman" w:cs="Times New Roman"/>
        </w:rPr>
      </w:pPr>
      <w:r w:rsidRPr="002D7B83">
        <w:rPr>
          <w:rFonts w:ascii="Times New Roman" w:hAnsi="Times New Roman" w:cs="Times New Roman"/>
          <w:b/>
          <w:bCs/>
        </w:rPr>
        <w:t xml:space="preserve">Table </w:t>
      </w:r>
      <w:r>
        <w:rPr>
          <w:rFonts w:ascii="Times New Roman" w:hAnsi="Times New Roman" w:cs="Times New Roman"/>
          <w:b/>
          <w:bCs/>
        </w:rPr>
        <w:t>3</w:t>
      </w:r>
      <w:r w:rsidRPr="002D7B83">
        <w:rPr>
          <w:rFonts w:ascii="Times New Roman" w:hAnsi="Times New Roman" w:cs="Times New Roman"/>
          <w:b/>
          <w:bCs/>
        </w:rPr>
        <w:t>.</w:t>
      </w:r>
      <w:r>
        <w:rPr>
          <w:rFonts w:ascii="Times New Roman" w:hAnsi="Times New Roman" w:cs="Times New Roman"/>
        </w:rPr>
        <w:t xml:space="preserve"> 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 log-transformed intrinsic growth rate (ln </w:t>
      </w:r>
      <w:r>
        <w:rPr>
          <w:rFonts w:ascii="Times New Roman" w:hAnsi="Times New Roman" w:cs="Times New Roman"/>
          <w:i/>
          <w:iCs/>
        </w:rPr>
        <w:t>r</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6A1CFE66"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C559FD" w14:paraId="7D6E1E95" w14:textId="77777777" w:rsidTr="002369E3">
        <w:tc>
          <w:tcPr>
            <w:tcW w:w="1934" w:type="dxa"/>
            <w:tcBorders>
              <w:top w:val="single" w:sz="4" w:space="0" w:color="auto"/>
              <w:left w:val="nil"/>
              <w:bottom w:val="single" w:sz="4" w:space="0" w:color="auto"/>
              <w:right w:val="nil"/>
            </w:tcBorders>
          </w:tcPr>
          <w:p w14:paraId="75588BC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60F86E9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35B7BAB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64832E8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179E1E9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28090769" w14:textId="77777777" w:rsidR="00C559FD" w:rsidRDefault="00C559FD" w:rsidP="002369E3">
            <w:pPr>
              <w:spacing w:line="276" w:lineRule="auto"/>
              <w:rPr>
                <w:rFonts w:ascii="Times New Roman" w:hAnsi="Times New Roman" w:cs="Times New Roman"/>
              </w:rPr>
            </w:pPr>
          </w:p>
        </w:tc>
      </w:tr>
      <w:tr w:rsidR="00C559FD" w14:paraId="28FD8E5A" w14:textId="77777777" w:rsidTr="002369E3">
        <w:tc>
          <w:tcPr>
            <w:tcW w:w="1934" w:type="dxa"/>
            <w:tcBorders>
              <w:top w:val="single" w:sz="4" w:space="0" w:color="auto"/>
              <w:left w:val="nil"/>
              <w:bottom w:val="nil"/>
              <w:right w:val="nil"/>
            </w:tcBorders>
          </w:tcPr>
          <w:p w14:paraId="0498395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tcPr>
          <w:p w14:paraId="5EDD4261"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5.292</w:t>
            </w:r>
          </w:p>
        </w:tc>
        <w:tc>
          <w:tcPr>
            <w:tcW w:w="850" w:type="dxa"/>
            <w:tcBorders>
              <w:top w:val="single" w:sz="4" w:space="0" w:color="auto"/>
              <w:left w:val="nil"/>
              <w:bottom w:val="nil"/>
              <w:right w:val="nil"/>
            </w:tcBorders>
          </w:tcPr>
          <w:p w14:paraId="694879C6"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1C748868"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177.453</w:t>
            </w:r>
          </w:p>
        </w:tc>
        <w:tc>
          <w:tcPr>
            <w:tcW w:w="992" w:type="dxa"/>
            <w:tcBorders>
              <w:top w:val="single" w:sz="4" w:space="0" w:color="auto"/>
              <w:left w:val="nil"/>
              <w:bottom w:val="nil"/>
              <w:right w:val="nil"/>
            </w:tcBorders>
          </w:tcPr>
          <w:p w14:paraId="3DA1D1B4"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03F6AAA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2F6ECBB4" w14:textId="77777777" w:rsidTr="002369E3">
        <w:tc>
          <w:tcPr>
            <w:tcW w:w="1934" w:type="dxa"/>
            <w:tcBorders>
              <w:top w:val="nil"/>
              <w:left w:val="nil"/>
              <w:bottom w:val="nil"/>
              <w:right w:val="nil"/>
            </w:tcBorders>
          </w:tcPr>
          <w:p w14:paraId="224AE9B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tcPr>
          <w:p w14:paraId="2EF3DA5B"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0.011</w:t>
            </w:r>
          </w:p>
        </w:tc>
        <w:tc>
          <w:tcPr>
            <w:tcW w:w="850" w:type="dxa"/>
            <w:tcBorders>
              <w:top w:val="nil"/>
              <w:left w:val="nil"/>
              <w:bottom w:val="nil"/>
              <w:right w:val="nil"/>
            </w:tcBorders>
          </w:tcPr>
          <w:p w14:paraId="5C0CB198"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E05FA91"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0.354</w:t>
            </w:r>
          </w:p>
        </w:tc>
        <w:tc>
          <w:tcPr>
            <w:tcW w:w="992" w:type="dxa"/>
            <w:tcBorders>
              <w:top w:val="nil"/>
              <w:left w:val="nil"/>
              <w:bottom w:val="nil"/>
              <w:right w:val="nil"/>
            </w:tcBorders>
          </w:tcPr>
          <w:p w14:paraId="766A9185"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0.554</w:t>
            </w:r>
          </w:p>
        </w:tc>
        <w:tc>
          <w:tcPr>
            <w:tcW w:w="718" w:type="dxa"/>
            <w:tcBorders>
              <w:top w:val="nil"/>
              <w:left w:val="nil"/>
              <w:bottom w:val="nil"/>
              <w:right w:val="nil"/>
            </w:tcBorders>
          </w:tcPr>
          <w:p w14:paraId="715D9D77" w14:textId="77777777" w:rsidR="00C559FD" w:rsidRDefault="00C559FD" w:rsidP="002369E3">
            <w:pPr>
              <w:spacing w:line="276" w:lineRule="auto"/>
              <w:rPr>
                <w:rFonts w:ascii="Times New Roman" w:hAnsi="Times New Roman" w:cs="Times New Roman"/>
              </w:rPr>
            </w:pPr>
          </w:p>
        </w:tc>
      </w:tr>
      <w:tr w:rsidR="00C559FD" w14:paraId="20F56EC3" w14:textId="77777777" w:rsidTr="002369E3">
        <w:tc>
          <w:tcPr>
            <w:tcW w:w="1934" w:type="dxa"/>
            <w:tcBorders>
              <w:top w:val="nil"/>
              <w:left w:val="nil"/>
              <w:bottom w:val="nil"/>
              <w:right w:val="nil"/>
            </w:tcBorders>
          </w:tcPr>
          <w:p w14:paraId="48897A6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tcPr>
          <w:p w14:paraId="5D299C3B"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1.176</w:t>
            </w:r>
          </w:p>
        </w:tc>
        <w:tc>
          <w:tcPr>
            <w:tcW w:w="850" w:type="dxa"/>
            <w:tcBorders>
              <w:top w:val="nil"/>
              <w:left w:val="nil"/>
              <w:bottom w:val="nil"/>
              <w:right w:val="nil"/>
            </w:tcBorders>
          </w:tcPr>
          <w:p w14:paraId="205B62F8"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CF08E45"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39.441</w:t>
            </w:r>
          </w:p>
        </w:tc>
        <w:tc>
          <w:tcPr>
            <w:tcW w:w="992" w:type="dxa"/>
            <w:tcBorders>
              <w:top w:val="nil"/>
              <w:left w:val="nil"/>
              <w:bottom w:val="nil"/>
              <w:right w:val="nil"/>
            </w:tcBorders>
          </w:tcPr>
          <w:p w14:paraId="638EE686"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nil"/>
              <w:left w:val="nil"/>
              <w:bottom w:val="nil"/>
              <w:right w:val="nil"/>
            </w:tcBorders>
          </w:tcPr>
          <w:p w14:paraId="7C2E8D7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1C1B58A1" w14:textId="77777777" w:rsidTr="002369E3">
        <w:tc>
          <w:tcPr>
            <w:tcW w:w="1934" w:type="dxa"/>
            <w:tcBorders>
              <w:top w:val="nil"/>
              <w:left w:val="nil"/>
              <w:bottom w:val="nil"/>
              <w:right w:val="nil"/>
            </w:tcBorders>
          </w:tcPr>
          <w:p w14:paraId="02A6FD9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tcPr>
          <w:p w14:paraId="5B5B6006"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0.027</w:t>
            </w:r>
          </w:p>
        </w:tc>
        <w:tc>
          <w:tcPr>
            <w:tcW w:w="850" w:type="dxa"/>
            <w:tcBorders>
              <w:top w:val="nil"/>
              <w:left w:val="nil"/>
              <w:bottom w:val="nil"/>
              <w:right w:val="nil"/>
            </w:tcBorders>
          </w:tcPr>
          <w:p w14:paraId="5B7F9BAD"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49840FFE"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0.894</w:t>
            </w:r>
          </w:p>
        </w:tc>
        <w:tc>
          <w:tcPr>
            <w:tcW w:w="992" w:type="dxa"/>
            <w:tcBorders>
              <w:top w:val="nil"/>
              <w:left w:val="nil"/>
              <w:bottom w:val="nil"/>
              <w:right w:val="nil"/>
            </w:tcBorders>
          </w:tcPr>
          <w:p w14:paraId="6A665C70"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0.348</w:t>
            </w:r>
          </w:p>
        </w:tc>
        <w:tc>
          <w:tcPr>
            <w:tcW w:w="718" w:type="dxa"/>
            <w:tcBorders>
              <w:top w:val="nil"/>
              <w:left w:val="nil"/>
              <w:bottom w:val="nil"/>
              <w:right w:val="nil"/>
            </w:tcBorders>
          </w:tcPr>
          <w:p w14:paraId="73F5145E" w14:textId="77777777" w:rsidR="00C559FD" w:rsidRDefault="00C559FD" w:rsidP="002369E3">
            <w:pPr>
              <w:spacing w:line="276" w:lineRule="auto"/>
              <w:rPr>
                <w:rFonts w:ascii="Times New Roman" w:hAnsi="Times New Roman" w:cs="Times New Roman"/>
              </w:rPr>
            </w:pPr>
          </w:p>
        </w:tc>
      </w:tr>
      <w:tr w:rsidR="00C559FD" w14:paraId="71A7D38E" w14:textId="77777777" w:rsidTr="002369E3">
        <w:tc>
          <w:tcPr>
            <w:tcW w:w="1934" w:type="dxa"/>
            <w:tcBorders>
              <w:top w:val="nil"/>
              <w:left w:val="nil"/>
              <w:bottom w:val="nil"/>
              <w:right w:val="nil"/>
            </w:tcBorders>
          </w:tcPr>
          <w:p w14:paraId="6023E35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tcPr>
          <w:p w14:paraId="5BD56C0D"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0.010</w:t>
            </w:r>
          </w:p>
        </w:tc>
        <w:tc>
          <w:tcPr>
            <w:tcW w:w="850" w:type="dxa"/>
            <w:tcBorders>
              <w:top w:val="nil"/>
              <w:left w:val="nil"/>
              <w:bottom w:val="nil"/>
              <w:right w:val="nil"/>
            </w:tcBorders>
          </w:tcPr>
          <w:p w14:paraId="259F1AB2"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3CFEEB0"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0.339</w:t>
            </w:r>
          </w:p>
        </w:tc>
        <w:tc>
          <w:tcPr>
            <w:tcW w:w="992" w:type="dxa"/>
            <w:tcBorders>
              <w:top w:val="nil"/>
              <w:left w:val="nil"/>
              <w:bottom w:val="nil"/>
              <w:right w:val="nil"/>
            </w:tcBorders>
          </w:tcPr>
          <w:p w14:paraId="3B04AF7A"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0.562</w:t>
            </w:r>
          </w:p>
        </w:tc>
        <w:tc>
          <w:tcPr>
            <w:tcW w:w="718" w:type="dxa"/>
            <w:tcBorders>
              <w:top w:val="nil"/>
              <w:left w:val="nil"/>
              <w:bottom w:val="nil"/>
              <w:right w:val="nil"/>
            </w:tcBorders>
          </w:tcPr>
          <w:p w14:paraId="3DCCB77C" w14:textId="77777777" w:rsidR="00C559FD" w:rsidRDefault="00C559FD" w:rsidP="002369E3">
            <w:pPr>
              <w:spacing w:line="276" w:lineRule="auto"/>
              <w:rPr>
                <w:rFonts w:ascii="Times New Roman" w:hAnsi="Times New Roman" w:cs="Times New Roman"/>
              </w:rPr>
            </w:pPr>
          </w:p>
        </w:tc>
      </w:tr>
      <w:tr w:rsidR="00C559FD" w14:paraId="6A241EF1" w14:textId="77777777" w:rsidTr="002369E3">
        <w:tc>
          <w:tcPr>
            <w:tcW w:w="1934" w:type="dxa"/>
            <w:tcBorders>
              <w:top w:val="nil"/>
              <w:left w:val="nil"/>
              <w:bottom w:val="nil"/>
              <w:right w:val="nil"/>
            </w:tcBorders>
          </w:tcPr>
          <w:p w14:paraId="4E6BE1A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tcPr>
          <w:p w14:paraId="1BBD83B0"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0.156</w:t>
            </w:r>
          </w:p>
        </w:tc>
        <w:tc>
          <w:tcPr>
            <w:tcW w:w="850" w:type="dxa"/>
            <w:tcBorders>
              <w:top w:val="nil"/>
              <w:left w:val="nil"/>
              <w:bottom w:val="nil"/>
              <w:right w:val="nil"/>
            </w:tcBorders>
          </w:tcPr>
          <w:p w14:paraId="5071C89C"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3829E210"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5.220</w:t>
            </w:r>
          </w:p>
        </w:tc>
        <w:tc>
          <w:tcPr>
            <w:tcW w:w="992" w:type="dxa"/>
            <w:tcBorders>
              <w:top w:val="nil"/>
              <w:left w:val="nil"/>
              <w:bottom w:val="nil"/>
              <w:right w:val="nil"/>
            </w:tcBorders>
          </w:tcPr>
          <w:p w14:paraId="39D24E0A"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0.025</w:t>
            </w:r>
          </w:p>
        </w:tc>
        <w:tc>
          <w:tcPr>
            <w:tcW w:w="718" w:type="dxa"/>
            <w:tcBorders>
              <w:top w:val="nil"/>
              <w:left w:val="nil"/>
              <w:bottom w:val="nil"/>
              <w:right w:val="nil"/>
            </w:tcBorders>
          </w:tcPr>
          <w:p w14:paraId="5408A16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F677587" w14:textId="77777777" w:rsidTr="002369E3">
        <w:tc>
          <w:tcPr>
            <w:tcW w:w="1934" w:type="dxa"/>
            <w:tcBorders>
              <w:top w:val="nil"/>
              <w:left w:val="nil"/>
              <w:bottom w:val="nil"/>
              <w:right w:val="nil"/>
            </w:tcBorders>
          </w:tcPr>
          <w:p w14:paraId="06C3E47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tcPr>
          <w:p w14:paraId="241F4AD8"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0.342</w:t>
            </w:r>
          </w:p>
        </w:tc>
        <w:tc>
          <w:tcPr>
            <w:tcW w:w="850" w:type="dxa"/>
            <w:tcBorders>
              <w:top w:val="nil"/>
              <w:left w:val="nil"/>
              <w:bottom w:val="nil"/>
              <w:right w:val="nil"/>
            </w:tcBorders>
          </w:tcPr>
          <w:p w14:paraId="5F87161C"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5C68219D"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11.480</w:t>
            </w:r>
          </w:p>
        </w:tc>
        <w:tc>
          <w:tcPr>
            <w:tcW w:w="992" w:type="dxa"/>
            <w:tcBorders>
              <w:top w:val="nil"/>
              <w:left w:val="nil"/>
              <w:bottom w:val="nil"/>
              <w:right w:val="nil"/>
            </w:tcBorders>
          </w:tcPr>
          <w:p w14:paraId="21DE5E07"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0.001</w:t>
            </w:r>
          </w:p>
        </w:tc>
        <w:tc>
          <w:tcPr>
            <w:tcW w:w="718" w:type="dxa"/>
            <w:tcBorders>
              <w:top w:val="nil"/>
              <w:left w:val="nil"/>
              <w:bottom w:val="nil"/>
              <w:right w:val="nil"/>
            </w:tcBorders>
          </w:tcPr>
          <w:p w14:paraId="6AC9EBC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627D45C" w14:textId="77777777" w:rsidTr="002369E3">
        <w:tc>
          <w:tcPr>
            <w:tcW w:w="1934" w:type="dxa"/>
            <w:tcBorders>
              <w:top w:val="nil"/>
              <w:left w:val="nil"/>
              <w:bottom w:val="nil"/>
              <w:right w:val="nil"/>
            </w:tcBorders>
          </w:tcPr>
          <w:p w14:paraId="1F14B17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tcPr>
          <w:p w14:paraId="77E8A12E"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0.055</w:t>
            </w:r>
          </w:p>
        </w:tc>
        <w:tc>
          <w:tcPr>
            <w:tcW w:w="850" w:type="dxa"/>
            <w:tcBorders>
              <w:top w:val="nil"/>
              <w:left w:val="nil"/>
              <w:bottom w:val="nil"/>
              <w:right w:val="nil"/>
            </w:tcBorders>
          </w:tcPr>
          <w:p w14:paraId="327C4D16"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5A603B5"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1.843</w:t>
            </w:r>
          </w:p>
        </w:tc>
        <w:tc>
          <w:tcPr>
            <w:tcW w:w="992" w:type="dxa"/>
            <w:tcBorders>
              <w:top w:val="nil"/>
              <w:left w:val="nil"/>
              <w:bottom w:val="nil"/>
              <w:right w:val="nil"/>
            </w:tcBorders>
          </w:tcPr>
          <w:p w14:paraId="2CE911DE"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0.179</w:t>
            </w:r>
          </w:p>
        </w:tc>
        <w:tc>
          <w:tcPr>
            <w:tcW w:w="718" w:type="dxa"/>
            <w:tcBorders>
              <w:top w:val="nil"/>
              <w:left w:val="nil"/>
              <w:bottom w:val="nil"/>
              <w:right w:val="nil"/>
            </w:tcBorders>
          </w:tcPr>
          <w:p w14:paraId="045F46B2" w14:textId="77777777" w:rsidR="00C559FD" w:rsidRDefault="00C559FD" w:rsidP="002369E3">
            <w:pPr>
              <w:spacing w:line="276" w:lineRule="auto"/>
              <w:rPr>
                <w:rFonts w:ascii="Times New Roman" w:hAnsi="Times New Roman" w:cs="Times New Roman"/>
              </w:rPr>
            </w:pPr>
          </w:p>
        </w:tc>
      </w:tr>
      <w:tr w:rsidR="00C559FD" w14:paraId="5FE642FA" w14:textId="77777777" w:rsidTr="002369E3">
        <w:tc>
          <w:tcPr>
            <w:tcW w:w="1934" w:type="dxa"/>
            <w:tcBorders>
              <w:top w:val="nil"/>
              <w:left w:val="nil"/>
              <w:bottom w:val="single" w:sz="4" w:space="0" w:color="auto"/>
              <w:right w:val="nil"/>
            </w:tcBorders>
          </w:tcPr>
          <w:p w14:paraId="510AA20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tcPr>
          <w:p w14:paraId="1FF65011"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2.147</w:t>
            </w:r>
          </w:p>
        </w:tc>
        <w:tc>
          <w:tcPr>
            <w:tcW w:w="850" w:type="dxa"/>
            <w:tcBorders>
              <w:top w:val="nil"/>
              <w:left w:val="nil"/>
              <w:bottom w:val="single" w:sz="4" w:space="0" w:color="auto"/>
              <w:right w:val="nil"/>
            </w:tcBorders>
          </w:tcPr>
          <w:p w14:paraId="476A6322"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72</w:t>
            </w:r>
          </w:p>
        </w:tc>
        <w:tc>
          <w:tcPr>
            <w:tcW w:w="1276" w:type="dxa"/>
            <w:tcBorders>
              <w:top w:val="nil"/>
              <w:left w:val="nil"/>
              <w:bottom w:val="single" w:sz="4" w:space="0" w:color="auto"/>
              <w:right w:val="nil"/>
            </w:tcBorders>
          </w:tcPr>
          <w:p w14:paraId="5769E9B7" w14:textId="77777777" w:rsidR="00C559FD" w:rsidRPr="00292237"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1537ED92" w14:textId="77777777" w:rsidR="00C559FD" w:rsidRPr="00292237"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DA1B695" w14:textId="77777777" w:rsidR="00C559FD" w:rsidRDefault="00C559FD" w:rsidP="002369E3">
            <w:pPr>
              <w:spacing w:line="276" w:lineRule="auto"/>
              <w:rPr>
                <w:rFonts w:ascii="Times New Roman" w:hAnsi="Times New Roman" w:cs="Times New Roman"/>
              </w:rPr>
            </w:pPr>
          </w:p>
        </w:tc>
      </w:tr>
    </w:tbl>
    <w:p w14:paraId="1FA44A49" w14:textId="77777777" w:rsidR="00C559FD" w:rsidRDefault="00C559FD" w:rsidP="00C559FD">
      <w:pPr>
        <w:spacing w:after="0" w:line="240" w:lineRule="auto"/>
        <w:rPr>
          <w:rFonts w:ascii="Times New Roman" w:hAnsi="Times New Roman" w:cs="Times New Roman"/>
        </w:rPr>
      </w:pPr>
    </w:p>
    <w:p w14:paraId="7CC2A7B6" w14:textId="77777777" w:rsidR="00C559FD" w:rsidRDefault="00C559FD" w:rsidP="00C559FD">
      <w:pPr>
        <w:rPr>
          <w:rFonts w:ascii="Times New Roman" w:hAnsi="Times New Roman" w:cs="Times New Roman"/>
        </w:rPr>
      </w:pPr>
      <w:r>
        <w:rPr>
          <w:rFonts w:ascii="Times New Roman" w:hAnsi="Times New Roman" w:cs="Times New Roman"/>
        </w:rPr>
        <w:br w:type="page"/>
      </w:r>
    </w:p>
    <w:p w14:paraId="52A8DF1C" w14:textId="77777777" w:rsidR="00C559FD" w:rsidRDefault="00C559FD" w:rsidP="00C559FD">
      <w:pPr>
        <w:spacing w:after="0" w:line="240" w:lineRule="auto"/>
        <w:rPr>
          <w:rFonts w:ascii="Times New Roman" w:hAnsi="Times New Roman" w:cs="Times New Roman"/>
        </w:rPr>
      </w:pPr>
      <w:r w:rsidRPr="003F146B">
        <w:rPr>
          <w:rFonts w:ascii="Times New Roman" w:hAnsi="Times New Roman" w:cs="Times New Roman"/>
          <w:b/>
          <w:bCs/>
        </w:rPr>
        <w:lastRenderedPageBreak/>
        <w:t xml:space="preserve">Table </w:t>
      </w:r>
      <w:r>
        <w:rPr>
          <w:rFonts w:ascii="Times New Roman" w:hAnsi="Times New Roman" w:cs="Times New Roman"/>
          <w:b/>
          <w:bCs/>
        </w:rPr>
        <w:t>4</w:t>
      </w:r>
      <w:r w:rsidRPr="003F146B">
        <w:rPr>
          <w:rFonts w:ascii="Times New Roman" w:hAnsi="Times New Roman" w:cs="Times New Roman"/>
          <w:b/>
          <w:bCs/>
        </w:rPr>
        <w:t>.</w:t>
      </w:r>
      <w:r>
        <w:rPr>
          <w:rFonts w:ascii="Times New Roman" w:hAnsi="Times New Roman" w:cs="Times New Roman"/>
        </w:rPr>
        <w:t xml:space="preserve"> Post-hoc contrasts comparing intrinsic growth rate (ln </w:t>
      </w:r>
      <w:r>
        <w:rPr>
          <w:rFonts w:ascii="Times New Roman" w:hAnsi="Times New Roman" w:cs="Times New Roman"/>
          <w:i/>
          <w:iCs/>
        </w:rPr>
        <w:t>r</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 xml:space="preserve"> populations evolved at 25 °C versus 30 °C across competition and contemporary temperature treatments. Estimates represent the difference between rotifers evolved at 25 °C and 30 °C (25 °C – 30 °C) from Tukey HSD comparisons following a three-way ANOVA.</w:t>
      </w:r>
    </w:p>
    <w:p w14:paraId="338427E3" w14:textId="77777777" w:rsidR="00C559FD" w:rsidRDefault="00C559FD" w:rsidP="00C559FD">
      <w:pPr>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560"/>
        <w:gridCol w:w="1275"/>
        <w:gridCol w:w="851"/>
        <w:gridCol w:w="550"/>
        <w:gridCol w:w="1009"/>
        <w:gridCol w:w="1044"/>
        <w:gridCol w:w="657"/>
      </w:tblGrid>
      <w:tr w:rsidR="00C559FD" w14:paraId="4D065F22" w14:textId="77777777" w:rsidTr="002369E3">
        <w:tc>
          <w:tcPr>
            <w:tcW w:w="1701" w:type="dxa"/>
            <w:tcBorders>
              <w:top w:val="single" w:sz="4" w:space="0" w:color="auto"/>
              <w:bottom w:val="single" w:sz="4" w:space="0" w:color="auto"/>
            </w:tcBorders>
          </w:tcPr>
          <w:p w14:paraId="6FFB0CD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Competition</w:t>
            </w:r>
          </w:p>
        </w:tc>
        <w:tc>
          <w:tcPr>
            <w:tcW w:w="1560" w:type="dxa"/>
            <w:tcBorders>
              <w:top w:val="single" w:sz="4" w:space="0" w:color="auto"/>
              <w:bottom w:val="single" w:sz="4" w:space="0" w:color="auto"/>
            </w:tcBorders>
          </w:tcPr>
          <w:p w14:paraId="0D27E0E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Temperature</w:t>
            </w:r>
          </w:p>
        </w:tc>
        <w:tc>
          <w:tcPr>
            <w:tcW w:w="1275" w:type="dxa"/>
            <w:tcBorders>
              <w:top w:val="single" w:sz="4" w:space="0" w:color="auto"/>
              <w:bottom w:val="single" w:sz="4" w:space="0" w:color="auto"/>
            </w:tcBorders>
          </w:tcPr>
          <w:p w14:paraId="4DECE20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13A8F38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SE</w:t>
            </w:r>
          </w:p>
        </w:tc>
        <w:tc>
          <w:tcPr>
            <w:tcW w:w="550" w:type="dxa"/>
            <w:tcBorders>
              <w:top w:val="single" w:sz="4" w:space="0" w:color="auto"/>
              <w:bottom w:val="single" w:sz="4" w:space="0" w:color="auto"/>
            </w:tcBorders>
          </w:tcPr>
          <w:p w14:paraId="53933D9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009" w:type="dxa"/>
            <w:tcBorders>
              <w:top w:val="single" w:sz="4" w:space="0" w:color="auto"/>
              <w:bottom w:val="single" w:sz="4" w:space="0" w:color="auto"/>
            </w:tcBorders>
          </w:tcPr>
          <w:p w14:paraId="52AF730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 ratio</w:t>
            </w:r>
          </w:p>
        </w:tc>
        <w:tc>
          <w:tcPr>
            <w:tcW w:w="1044" w:type="dxa"/>
            <w:tcBorders>
              <w:top w:val="single" w:sz="4" w:space="0" w:color="auto"/>
              <w:bottom w:val="single" w:sz="4" w:space="0" w:color="auto"/>
            </w:tcBorders>
          </w:tcPr>
          <w:p w14:paraId="2FDC6F7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657" w:type="dxa"/>
            <w:tcBorders>
              <w:top w:val="single" w:sz="4" w:space="0" w:color="auto"/>
              <w:bottom w:val="single" w:sz="4" w:space="0" w:color="auto"/>
            </w:tcBorders>
          </w:tcPr>
          <w:p w14:paraId="36AE0519" w14:textId="77777777" w:rsidR="00C559FD" w:rsidRDefault="00C559FD" w:rsidP="002369E3">
            <w:pPr>
              <w:spacing w:line="276" w:lineRule="auto"/>
              <w:rPr>
                <w:rFonts w:ascii="Times New Roman" w:hAnsi="Times New Roman" w:cs="Times New Roman"/>
              </w:rPr>
            </w:pPr>
          </w:p>
        </w:tc>
      </w:tr>
      <w:tr w:rsidR="00C559FD" w14:paraId="77A52873" w14:textId="77777777" w:rsidTr="002369E3">
        <w:tc>
          <w:tcPr>
            <w:tcW w:w="1701" w:type="dxa"/>
            <w:tcBorders>
              <w:top w:val="single" w:sz="4" w:space="0" w:color="auto"/>
            </w:tcBorders>
          </w:tcPr>
          <w:p w14:paraId="087C670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Absent</w:t>
            </w:r>
          </w:p>
        </w:tc>
        <w:tc>
          <w:tcPr>
            <w:tcW w:w="1560" w:type="dxa"/>
            <w:tcBorders>
              <w:top w:val="single" w:sz="4" w:space="0" w:color="auto"/>
            </w:tcBorders>
          </w:tcPr>
          <w:p w14:paraId="278962E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w:t>
            </w:r>
          </w:p>
        </w:tc>
        <w:tc>
          <w:tcPr>
            <w:tcW w:w="1275" w:type="dxa"/>
            <w:tcBorders>
              <w:top w:val="single" w:sz="4" w:space="0" w:color="auto"/>
            </w:tcBorders>
            <w:vAlign w:val="center"/>
          </w:tcPr>
          <w:p w14:paraId="5CA49002"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0.046</w:t>
            </w:r>
          </w:p>
        </w:tc>
        <w:tc>
          <w:tcPr>
            <w:tcW w:w="851" w:type="dxa"/>
            <w:tcBorders>
              <w:top w:val="single" w:sz="4" w:space="0" w:color="auto"/>
            </w:tcBorders>
            <w:vAlign w:val="center"/>
          </w:tcPr>
          <w:p w14:paraId="3035973C"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top w:val="single" w:sz="4" w:space="0" w:color="auto"/>
            </w:tcBorders>
            <w:vAlign w:val="center"/>
          </w:tcPr>
          <w:p w14:paraId="12F7B1F7"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top w:val="single" w:sz="4" w:space="0" w:color="auto"/>
            </w:tcBorders>
            <w:vAlign w:val="center"/>
          </w:tcPr>
          <w:p w14:paraId="43730A0D"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0.595</w:t>
            </w:r>
          </w:p>
        </w:tc>
        <w:tc>
          <w:tcPr>
            <w:tcW w:w="1044" w:type="dxa"/>
            <w:tcBorders>
              <w:top w:val="single" w:sz="4" w:space="0" w:color="auto"/>
            </w:tcBorders>
            <w:vAlign w:val="center"/>
          </w:tcPr>
          <w:p w14:paraId="2F556CD7" w14:textId="77777777" w:rsidR="00C559FD" w:rsidRDefault="00C559FD" w:rsidP="002369E3">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0.554</w:t>
            </w:r>
          </w:p>
        </w:tc>
        <w:tc>
          <w:tcPr>
            <w:tcW w:w="657" w:type="dxa"/>
            <w:tcBorders>
              <w:top w:val="single" w:sz="4" w:space="0" w:color="auto"/>
            </w:tcBorders>
          </w:tcPr>
          <w:p w14:paraId="7B3D3EF5"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41C1BFC1" w14:textId="77777777" w:rsidTr="002369E3">
        <w:tc>
          <w:tcPr>
            <w:tcW w:w="1701" w:type="dxa"/>
          </w:tcPr>
          <w:p w14:paraId="160DAFE7" w14:textId="77777777" w:rsidR="00C559FD" w:rsidRDefault="00C559FD" w:rsidP="002369E3">
            <w:pPr>
              <w:spacing w:line="276" w:lineRule="auto"/>
              <w:rPr>
                <w:rFonts w:ascii="Times New Roman" w:hAnsi="Times New Roman" w:cs="Times New Roman"/>
              </w:rPr>
            </w:pPr>
          </w:p>
        </w:tc>
        <w:tc>
          <w:tcPr>
            <w:tcW w:w="1560" w:type="dxa"/>
          </w:tcPr>
          <w:p w14:paraId="2621E89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w:t>
            </w:r>
          </w:p>
        </w:tc>
        <w:tc>
          <w:tcPr>
            <w:tcW w:w="1275" w:type="dxa"/>
            <w:vAlign w:val="center"/>
          </w:tcPr>
          <w:p w14:paraId="7DE4C11E"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0.110</w:t>
            </w:r>
          </w:p>
        </w:tc>
        <w:tc>
          <w:tcPr>
            <w:tcW w:w="851" w:type="dxa"/>
            <w:vAlign w:val="center"/>
          </w:tcPr>
          <w:p w14:paraId="4BD19B0D"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43362501"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0F3664B1"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1.418</w:t>
            </w:r>
          </w:p>
        </w:tc>
        <w:tc>
          <w:tcPr>
            <w:tcW w:w="1044" w:type="dxa"/>
            <w:vAlign w:val="center"/>
          </w:tcPr>
          <w:p w14:paraId="34C19F29" w14:textId="77777777" w:rsidR="00C559FD" w:rsidRDefault="00C559FD" w:rsidP="002369E3">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0.160</w:t>
            </w:r>
          </w:p>
        </w:tc>
        <w:tc>
          <w:tcPr>
            <w:tcW w:w="657" w:type="dxa"/>
          </w:tcPr>
          <w:p w14:paraId="0303BEF7"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6F13B71C" w14:textId="77777777" w:rsidTr="002369E3">
        <w:tc>
          <w:tcPr>
            <w:tcW w:w="1701" w:type="dxa"/>
          </w:tcPr>
          <w:p w14:paraId="40E6278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Present</w:t>
            </w:r>
          </w:p>
        </w:tc>
        <w:tc>
          <w:tcPr>
            <w:tcW w:w="1560" w:type="dxa"/>
          </w:tcPr>
          <w:p w14:paraId="588763C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w:t>
            </w:r>
          </w:p>
        </w:tc>
        <w:tc>
          <w:tcPr>
            <w:tcW w:w="1275" w:type="dxa"/>
            <w:vAlign w:val="center"/>
          </w:tcPr>
          <w:p w14:paraId="5D0B74D3"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0.295</w:t>
            </w:r>
          </w:p>
        </w:tc>
        <w:tc>
          <w:tcPr>
            <w:tcW w:w="851" w:type="dxa"/>
            <w:vAlign w:val="center"/>
          </w:tcPr>
          <w:p w14:paraId="1B8DB0F3"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25CA1C24"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55A65DF4"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3.826</w:t>
            </w:r>
          </w:p>
        </w:tc>
        <w:tc>
          <w:tcPr>
            <w:tcW w:w="1044" w:type="dxa"/>
            <w:vAlign w:val="center"/>
          </w:tcPr>
          <w:p w14:paraId="6A6F416A" w14:textId="77777777" w:rsidR="00C559FD" w:rsidRDefault="00C559FD" w:rsidP="002369E3">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657" w:type="dxa"/>
          </w:tcPr>
          <w:p w14:paraId="492D6F4D" w14:textId="77777777" w:rsidR="00C559FD" w:rsidRPr="009776FB" w:rsidRDefault="00C559FD" w:rsidP="002369E3">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C559FD" w14:paraId="0BC8A3FE" w14:textId="77777777" w:rsidTr="002369E3">
        <w:tc>
          <w:tcPr>
            <w:tcW w:w="1701" w:type="dxa"/>
            <w:tcBorders>
              <w:bottom w:val="single" w:sz="4" w:space="0" w:color="auto"/>
            </w:tcBorders>
          </w:tcPr>
          <w:p w14:paraId="62649AB7" w14:textId="77777777" w:rsidR="00C559FD" w:rsidRDefault="00C559FD" w:rsidP="002369E3">
            <w:pPr>
              <w:spacing w:line="276" w:lineRule="auto"/>
              <w:rPr>
                <w:rFonts w:ascii="Times New Roman" w:hAnsi="Times New Roman" w:cs="Times New Roman"/>
              </w:rPr>
            </w:pPr>
          </w:p>
        </w:tc>
        <w:tc>
          <w:tcPr>
            <w:tcW w:w="1560" w:type="dxa"/>
            <w:tcBorders>
              <w:bottom w:val="single" w:sz="4" w:space="0" w:color="auto"/>
            </w:tcBorders>
          </w:tcPr>
          <w:p w14:paraId="48904DE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w:t>
            </w:r>
          </w:p>
        </w:tc>
        <w:tc>
          <w:tcPr>
            <w:tcW w:w="1275" w:type="dxa"/>
            <w:tcBorders>
              <w:bottom w:val="single" w:sz="4" w:space="0" w:color="auto"/>
            </w:tcBorders>
            <w:vAlign w:val="center"/>
          </w:tcPr>
          <w:p w14:paraId="63094E37"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0.149</w:t>
            </w:r>
          </w:p>
        </w:tc>
        <w:tc>
          <w:tcPr>
            <w:tcW w:w="851" w:type="dxa"/>
            <w:tcBorders>
              <w:bottom w:val="single" w:sz="4" w:space="0" w:color="auto"/>
            </w:tcBorders>
            <w:vAlign w:val="center"/>
          </w:tcPr>
          <w:p w14:paraId="770A6FC4"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bottom w:val="single" w:sz="4" w:space="0" w:color="auto"/>
            </w:tcBorders>
            <w:vAlign w:val="center"/>
          </w:tcPr>
          <w:p w14:paraId="666E9F99"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bottom w:val="single" w:sz="4" w:space="0" w:color="auto"/>
            </w:tcBorders>
            <w:vAlign w:val="center"/>
          </w:tcPr>
          <w:p w14:paraId="3CED91EA"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1.934</w:t>
            </w:r>
          </w:p>
        </w:tc>
        <w:tc>
          <w:tcPr>
            <w:tcW w:w="1044" w:type="dxa"/>
            <w:tcBorders>
              <w:bottom w:val="single" w:sz="4" w:space="0" w:color="auto"/>
            </w:tcBorders>
            <w:vAlign w:val="center"/>
          </w:tcPr>
          <w:p w14:paraId="010395FA" w14:textId="77777777" w:rsidR="00C559FD" w:rsidRDefault="00C559FD" w:rsidP="002369E3">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0.057</w:t>
            </w:r>
          </w:p>
        </w:tc>
        <w:tc>
          <w:tcPr>
            <w:tcW w:w="657" w:type="dxa"/>
            <w:tcBorders>
              <w:bottom w:val="single" w:sz="4" w:space="0" w:color="auto"/>
            </w:tcBorders>
          </w:tcPr>
          <w:p w14:paraId="019D54BE"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bl>
    <w:p w14:paraId="2B47F145" w14:textId="77777777" w:rsidR="00C559FD" w:rsidRDefault="00C559FD" w:rsidP="00C559FD">
      <w:pPr>
        <w:spacing w:after="0" w:line="240" w:lineRule="auto"/>
        <w:rPr>
          <w:rFonts w:ascii="Times New Roman" w:hAnsi="Times New Roman" w:cs="Times New Roman"/>
        </w:rPr>
      </w:pPr>
    </w:p>
    <w:p w14:paraId="01FFB2CB" w14:textId="77777777" w:rsidR="00C559FD" w:rsidRDefault="00C559FD" w:rsidP="00C559FD">
      <w:pPr>
        <w:spacing w:after="0" w:line="240" w:lineRule="auto"/>
        <w:rPr>
          <w:rFonts w:ascii="Times New Roman" w:hAnsi="Times New Roman" w:cs="Times New Roman"/>
        </w:rPr>
      </w:pPr>
      <w:r w:rsidRPr="00605D60">
        <w:rPr>
          <w:rFonts w:ascii="Times New Roman" w:hAnsi="Times New Roman" w:cs="Times New Roman"/>
          <w:b/>
          <w:bCs/>
        </w:rPr>
        <w:t xml:space="preserve">Table </w:t>
      </w:r>
      <w:r>
        <w:rPr>
          <w:rFonts w:ascii="Times New Roman" w:hAnsi="Times New Roman" w:cs="Times New Roman"/>
          <w:b/>
          <w:bCs/>
        </w:rPr>
        <w:t>5</w:t>
      </w:r>
      <w:r w:rsidRPr="00605D60">
        <w:rPr>
          <w:rFonts w:ascii="Times New Roman" w:hAnsi="Times New Roman" w:cs="Times New Roman"/>
          <w:b/>
          <w:bCs/>
        </w:rPr>
        <w:t>.</w:t>
      </w:r>
      <w:r>
        <w:rPr>
          <w:rFonts w:ascii="Times New Roman" w:hAnsi="Times New Roman" w:cs="Times New Roman"/>
        </w:rPr>
        <w:t xml:space="preserve"> 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 log-transformed logistic crowding coefficient (ln </w:t>
      </w:r>
      <w:r w:rsidRPr="00605D60">
        <w:rPr>
          <w:rFonts w:ascii="Times New Roman" w:hAnsi="Times New Roman" w:cs="Times New Roman"/>
        </w:rPr>
        <w:t>α</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497ABE22"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C559FD" w14:paraId="702D89BD" w14:textId="77777777" w:rsidTr="002369E3">
        <w:tc>
          <w:tcPr>
            <w:tcW w:w="1934" w:type="dxa"/>
            <w:tcBorders>
              <w:top w:val="single" w:sz="4" w:space="0" w:color="auto"/>
              <w:left w:val="nil"/>
              <w:bottom w:val="single" w:sz="4" w:space="0" w:color="auto"/>
              <w:right w:val="nil"/>
            </w:tcBorders>
          </w:tcPr>
          <w:p w14:paraId="04DCF48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2B9D7ED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5416CC0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99CFF0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66F19AD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5DCF2E3C" w14:textId="77777777" w:rsidR="00C559FD" w:rsidRDefault="00C559FD" w:rsidP="002369E3">
            <w:pPr>
              <w:spacing w:line="276" w:lineRule="auto"/>
              <w:rPr>
                <w:rFonts w:ascii="Times New Roman" w:hAnsi="Times New Roman" w:cs="Times New Roman"/>
              </w:rPr>
            </w:pPr>
          </w:p>
        </w:tc>
      </w:tr>
      <w:tr w:rsidR="00C559FD" w14:paraId="4294C7DC" w14:textId="77777777" w:rsidTr="002369E3">
        <w:tc>
          <w:tcPr>
            <w:tcW w:w="1934" w:type="dxa"/>
            <w:tcBorders>
              <w:top w:val="single" w:sz="4" w:space="0" w:color="auto"/>
              <w:left w:val="nil"/>
              <w:bottom w:val="nil"/>
              <w:right w:val="nil"/>
            </w:tcBorders>
          </w:tcPr>
          <w:p w14:paraId="1E09FE9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007996B2"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0.001</w:t>
            </w:r>
          </w:p>
        </w:tc>
        <w:tc>
          <w:tcPr>
            <w:tcW w:w="850" w:type="dxa"/>
            <w:tcBorders>
              <w:top w:val="single" w:sz="4" w:space="0" w:color="auto"/>
              <w:left w:val="nil"/>
              <w:bottom w:val="nil"/>
              <w:right w:val="nil"/>
            </w:tcBorders>
            <w:vAlign w:val="center"/>
          </w:tcPr>
          <w:p w14:paraId="5396CCF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5B429A5E"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102.987</w:t>
            </w:r>
          </w:p>
        </w:tc>
        <w:tc>
          <w:tcPr>
            <w:tcW w:w="992" w:type="dxa"/>
            <w:tcBorders>
              <w:top w:val="single" w:sz="4" w:space="0" w:color="auto"/>
              <w:left w:val="nil"/>
              <w:bottom w:val="nil"/>
              <w:right w:val="nil"/>
            </w:tcBorders>
            <w:vAlign w:val="center"/>
          </w:tcPr>
          <w:p w14:paraId="2528DDA5" w14:textId="77777777" w:rsidR="00C559FD" w:rsidRPr="000A3E01" w:rsidRDefault="00C559FD" w:rsidP="002369E3">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2BCBC01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021591A4" w14:textId="77777777" w:rsidTr="002369E3">
        <w:tc>
          <w:tcPr>
            <w:tcW w:w="1934" w:type="dxa"/>
            <w:tcBorders>
              <w:top w:val="nil"/>
              <w:left w:val="nil"/>
              <w:bottom w:val="nil"/>
              <w:right w:val="nil"/>
            </w:tcBorders>
          </w:tcPr>
          <w:p w14:paraId="60C421C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5F50CDD8"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39F5CFA8"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62C20FF"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0.099</w:t>
            </w:r>
          </w:p>
        </w:tc>
        <w:tc>
          <w:tcPr>
            <w:tcW w:w="992" w:type="dxa"/>
            <w:tcBorders>
              <w:top w:val="nil"/>
              <w:left w:val="nil"/>
              <w:bottom w:val="nil"/>
              <w:right w:val="nil"/>
            </w:tcBorders>
            <w:vAlign w:val="center"/>
          </w:tcPr>
          <w:p w14:paraId="05FA9CA0"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0.754</w:t>
            </w:r>
          </w:p>
        </w:tc>
        <w:tc>
          <w:tcPr>
            <w:tcW w:w="718" w:type="dxa"/>
            <w:tcBorders>
              <w:top w:val="nil"/>
              <w:left w:val="nil"/>
              <w:bottom w:val="nil"/>
              <w:right w:val="nil"/>
            </w:tcBorders>
          </w:tcPr>
          <w:p w14:paraId="7A574C43" w14:textId="77777777" w:rsidR="00C559FD" w:rsidRDefault="00C559FD" w:rsidP="002369E3">
            <w:pPr>
              <w:spacing w:line="276" w:lineRule="auto"/>
              <w:rPr>
                <w:rFonts w:ascii="Times New Roman" w:hAnsi="Times New Roman" w:cs="Times New Roman"/>
              </w:rPr>
            </w:pPr>
          </w:p>
        </w:tc>
      </w:tr>
      <w:tr w:rsidR="00C559FD" w14:paraId="4FB1D64E" w14:textId="77777777" w:rsidTr="002369E3">
        <w:tc>
          <w:tcPr>
            <w:tcW w:w="1934" w:type="dxa"/>
            <w:tcBorders>
              <w:top w:val="nil"/>
              <w:left w:val="nil"/>
              <w:bottom w:val="nil"/>
              <w:right w:val="nil"/>
            </w:tcBorders>
          </w:tcPr>
          <w:p w14:paraId="1080F84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3EC08785"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0.00005</w:t>
            </w:r>
          </w:p>
        </w:tc>
        <w:tc>
          <w:tcPr>
            <w:tcW w:w="850" w:type="dxa"/>
            <w:tcBorders>
              <w:top w:val="nil"/>
              <w:left w:val="nil"/>
              <w:bottom w:val="nil"/>
              <w:right w:val="nil"/>
            </w:tcBorders>
            <w:vAlign w:val="center"/>
          </w:tcPr>
          <w:p w14:paraId="7B1BC2BE"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730AF386"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9.545</w:t>
            </w:r>
          </w:p>
        </w:tc>
        <w:tc>
          <w:tcPr>
            <w:tcW w:w="992" w:type="dxa"/>
            <w:tcBorders>
              <w:top w:val="nil"/>
              <w:left w:val="nil"/>
              <w:bottom w:val="nil"/>
              <w:right w:val="nil"/>
            </w:tcBorders>
            <w:vAlign w:val="center"/>
          </w:tcPr>
          <w:p w14:paraId="062D494E"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0.003</w:t>
            </w:r>
          </w:p>
        </w:tc>
        <w:tc>
          <w:tcPr>
            <w:tcW w:w="718" w:type="dxa"/>
            <w:tcBorders>
              <w:top w:val="nil"/>
              <w:left w:val="nil"/>
              <w:bottom w:val="nil"/>
              <w:right w:val="nil"/>
            </w:tcBorders>
          </w:tcPr>
          <w:p w14:paraId="1261DEE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2A773D64" w14:textId="77777777" w:rsidTr="002369E3">
        <w:tc>
          <w:tcPr>
            <w:tcW w:w="1934" w:type="dxa"/>
            <w:tcBorders>
              <w:top w:val="nil"/>
              <w:left w:val="nil"/>
              <w:bottom w:val="nil"/>
              <w:right w:val="nil"/>
            </w:tcBorders>
          </w:tcPr>
          <w:p w14:paraId="74774E9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200FECE6"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1E0003CE"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019EBDEC"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3.399</w:t>
            </w:r>
          </w:p>
        </w:tc>
        <w:tc>
          <w:tcPr>
            <w:tcW w:w="992" w:type="dxa"/>
            <w:tcBorders>
              <w:top w:val="nil"/>
              <w:left w:val="nil"/>
              <w:bottom w:val="nil"/>
              <w:right w:val="nil"/>
            </w:tcBorders>
            <w:vAlign w:val="center"/>
          </w:tcPr>
          <w:p w14:paraId="41E8B02C"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0.069</w:t>
            </w:r>
          </w:p>
        </w:tc>
        <w:tc>
          <w:tcPr>
            <w:tcW w:w="718" w:type="dxa"/>
            <w:tcBorders>
              <w:top w:val="nil"/>
              <w:left w:val="nil"/>
              <w:bottom w:val="nil"/>
              <w:right w:val="nil"/>
            </w:tcBorders>
          </w:tcPr>
          <w:p w14:paraId="16BB4C9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4C109C7" w14:textId="77777777" w:rsidTr="002369E3">
        <w:tc>
          <w:tcPr>
            <w:tcW w:w="1934" w:type="dxa"/>
            <w:tcBorders>
              <w:top w:val="nil"/>
              <w:left w:val="nil"/>
              <w:bottom w:val="nil"/>
              <w:right w:val="nil"/>
            </w:tcBorders>
          </w:tcPr>
          <w:p w14:paraId="3B7ADFB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vAlign w:val="center"/>
          </w:tcPr>
          <w:p w14:paraId="73E49C9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2458EA8F"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022B3A5B"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0.056</w:t>
            </w:r>
          </w:p>
        </w:tc>
        <w:tc>
          <w:tcPr>
            <w:tcW w:w="992" w:type="dxa"/>
            <w:tcBorders>
              <w:top w:val="nil"/>
              <w:left w:val="nil"/>
              <w:bottom w:val="nil"/>
              <w:right w:val="nil"/>
            </w:tcBorders>
            <w:vAlign w:val="center"/>
          </w:tcPr>
          <w:p w14:paraId="4F6A76B2"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0.814</w:t>
            </w:r>
          </w:p>
        </w:tc>
        <w:tc>
          <w:tcPr>
            <w:tcW w:w="718" w:type="dxa"/>
            <w:tcBorders>
              <w:top w:val="nil"/>
              <w:left w:val="nil"/>
              <w:bottom w:val="nil"/>
              <w:right w:val="nil"/>
            </w:tcBorders>
          </w:tcPr>
          <w:p w14:paraId="42586900" w14:textId="77777777" w:rsidR="00C559FD" w:rsidRDefault="00C559FD" w:rsidP="002369E3">
            <w:pPr>
              <w:spacing w:line="276" w:lineRule="auto"/>
              <w:rPr>
                <w:rFonts w:ascii="Times New Roman" w:hAnsi="Times New Roman" w:cs="Times New Roman"/>
              </w:rPr>
            </w:pPr>
          </w:p>
        </w:tc>
      </w:tr>
      <w:tr w:rsidR="00C559FD" w14:paraId="05DA0CD2" w14:textId="77777777" w:rsidTr="002369E3">
        <w:tc>
          <w:tcPr>
            <w:tcW w:w="1934" w:type="dxa"/>
            <w:tcBorders>
              <w:top w:val="nil"/>
              <w:left w:val="nil"/>
              <w:bottom w:val="nil"/>
              <w:right w:val="nil"/>
            </w:tcBorders>
          </w:tcPr>
          <w:p w14:paraId="0CA0FCE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vAlign w:val="center"/>
          </w:tcPr>
          <w:p w14:paraId="1712C2B9"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45C4EB67"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E87B11A"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1.929</w:t>
            </w:r>
          </w:p>
        </w:tc>
        <w:tc>
          <w:tcPr>
            <w:tcW w:w="992" w:type="dxa"/>
            <w:tcBorders>
              <w:top w:val="nil"/>
              <w:left w:val="nil"/>
              <w:bottom w:val="nil"/>
              <w:right w:val="nil"/>
            </w:tcBorders>
            <w:vAlign w:val="center"/>
          </w:tcPr>
          <w:p w14:paraId="26A1EE64"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0.169</w:t>
            </w:r>
          </w:p>
        </w:tc>
        <w:tc>
          <w:tcPr>
            <w:tcW w:w="718" w:type="dxa"/>
            <w:tcBorders>
              <w:top w:val="nil"/>
              <w:left w:val="nil"/>
              <w:bottom w:val="nil"/>
              <w:right w:val="nil"/>
            </w:tcBorders>
          </w:tcPr>
          <w:p w14:paraId="2D4331CB" w14:textId="77777777" w:rsidR="00C559FD" w:rsidRDefault="00C559FD" w:rsidP="002369E3">
            <w:pPr>
              <w:spacing w:line="276" w:lineRule="auto"/>
              <w:rPr>
                <w:rFonts w:ascii="Times New Roman" w:hAnsi="Times New Roman" w:cs="Times New Roman"/>
              </w:rPr>
            </w:pPr>
          </w:p>
        </w:tc>
      </w:tr>
      <w:tr w:rsidR="00C559FD" w14:paraId="5DD8FAA1" w14:textId="77777777" w:rsidTr="002369E3">
        <w:tc>
          <w:tcPr>
            <w:tcW w:w="1934" w:type="dxa"/>
            <w:tcBorders>
              <w:top w:val="nil"/>
              <w:left w:val="nil"/>
              <w:bottom w:val="nil"/>
              <w:right w:val="nil"/>
            </w:tcBorders>
          </w:tcPr>
          <w:p w14:paraId="192A802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vAlign w:val="center"/>
          </w:tcPr>
          <w:p w14:paraId="0E820912"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2DA2A8E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4370DBF"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4.014</w:t>
            </w:r>
          </w:p>
        </w:tc>
        <w:tc>
          <w:tcPr>
            <w:tcW w:w="992" w:type="dxa"/>
            <w:tcBorders>
              <w:top w:val="nil"/>
              <w:left w:val="nil"/>
              <w:bottom w:val="nil"/>
              <w:right w:val="nil"/>
            </w:tcBorders>
            <w:vAlign w:val="center"/>
          </w:tcPr>
          <w:p w14:paraId="5F173213"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0.049</w:t>
            </w:r>
          </w:p>
        </w:tc>
        <w:tc>
          <w:tcPr>
            <w:tcW w:w="718" w:type="dxa"/>
            <w:tcBorders>
              <w:top w:val="nil"/>
              <w:left w:val="nil"/>
              <w:bottom w:val="nil"/>
              <w:right w:val="nil"/>
            </w:tcBorders>
          </w:tcPr>
          <w:p w14:paraId="17E8ED0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88AB20B" w14:textId="77777777" w:rsidTr="002369E3">
        <w:tc>
          <w:tcPr>
            <w:tcW w:w="1934" w:type="dxa"/>
            <w:tcBorders>
              <w:top w:val="nil"/>
              <w:left w:val="nil"/>
              <w:bottom w:val="nil"/>
              <w:right w:val="nil"/>
            </w:tcBorders>
          </w:tcPr>
          <w:p w14:paraId="6813E65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vAlign w:val="center"/>
          </w:tcPr>
          <w:p w14:paraId="5E77F74F"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3B5786E3"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7DE8F9A"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1.674</w:t>
            </w:r>
          </w:p>
        </w:tc>
        <w:tc>
          <w:tcPr>
            <w:tcW w:w="992" w:type="dxa"/>
            <w:tcBorders>
              <w:top w:val="nil"/>
              <w:left w:val="nil"/>
              <w:bottom w:val="nil"/>
              <w:right w:val="nil"/>
            </w:tcBorders>
            <w:vAlign w:val="center"/>
          </w:tcPr>
          <w:p w14:paraId="2037D852"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0.200</w:t>
            </w:r>
          </w:p>
        </w:tc>
        <w:tc>
          <w:tcPr>
            <w:tcW w:w="718" w:type="dxa"/>
            <w:tcBorders>
              <w:top w:val="nil"/>
              <w:left w:val="nil"/>
              <w:bottom w:val="nil"/>
              <w:right w:val="nil"/>
            </w:tcBorders>
          </w:tcPr>
          <w:p w14:paraId="19727F4F" w14:textId="77777777" w:rsidR="00C559FD" w:rsidRDefault="00C559FD" w:rsidP="002369E3">
            <w:pPr>
              <w:spacing w:line="276" w:lineRule="auto"/>
              <w:rPr>
                <w:rFonts w:ascii="Times New Roman" w:hAnsi="Times New Roman" w:cs="Times New Roman"/>
              </w:rPr>
            </w:pPr>
          </w:p>
        </w:tc>
      </w:tr>
      <w:tr w:rsidR="00C559FD" w14:paraId="433C2D19" w14:textId="77777777" w:rsidTr="002369E3">
        <w:tc>
          <w:tcPr>
            <w:tcW w:w="1934" w:type="dxa"/>
            <w:tcBorders>
              <w:top w:val="nil"/>
              <w:left w:val="nil"/>
              <w:bottom w:val="single" w:sz="4" w:space="0" w:color="auto"/>
              <w:right w:val="nil"/>
            </w:tcBorders>
          </w:tcPr>
          <w:p w14:paraId="5BDD409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5204A119"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0.0004</w:t>
            </w:r>
          </w:p>
        </w:tc>
        <w:tc>
          <w:tcPr>
            <w:tcW w:w="850" w:type="dxa"/>
            <w:tcBorders>
              <w:top w:val="nil"/>
              <w:left w:val="nil"/>
              <w:bottom w:val="single" w:sz="4" w:space="0" w:color="auto"/>
              <w:right w:val="nil"/>
            </w:tcBorders>
            <w:vAlign w:val="center"/>
          </w:tcPr>
          <w:p w14:paraId="16A522A9"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582F7A6B" w14:textId="77777777" w:rsidR="00C559FD" w:rsidRPr="000A3E01"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30785096" w14:textId="77777777" w:rsidR="00C559FD" w:rsidRPr="000A3E01"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2B84BAF" w14:textId="77777777" w:rsidR="00C559FD" w:rsidRDefault="00C559FD" w:rsidP="002369E3">
            <w:pPr>
              <w:spacing w:line="276" w:lineRule="auto"/>
              <w:rPr>
                <w:rFonts w:ascii="Times New Roman" w:hAnsi="Times New Roman" w:cs="Times New Roman"/>
              </w:rPr>
            </w:pPr>
          </w:p>
        </w:tc>
      </w:tr>
    </w:tbl>
    <w:p w14:paraId="769AFE95" w14:textId="77777777" w:rsidR="00C559FD" w:rsidRDefault="00C559FD" w:rsidP="00C559FD">
      <w:pPr>
        <w:spacing w:after="0" w:line="240" w:lineRule="auto"/>
        <w:rPr>
          <w:rFonts w:ascii="Times New Roman" w:hAnsi="Times New Roman" w:cs="Times New Roman"/>
          <w:b/>
          <w:bCs/>
        </w:rPr>
      </w:pPr>
    </w:p>
    <w:p w14:paraId="3325868D" w14:textId="77777777" w:rsidR="00C559FD" w:rsidRDefault="00C559FD" w:rsidP="00C559FD">
      <w:pPr>
        <w:spacing w:after="0" w:line="240" w:lineRule="auto"/>
        <w:rPr>
          <w:rFonts w:ascii="Times New Roman" w:hAnsi="Times New Roman" w:cs="Times New Roman"/>
          <w:b/>
          <w:bCs/>
        </w:rPr>
      </w:pPr>
    </w:p>
    <w:p w14:paraId="41A7A2C5" w14:textId="77777777" w:rsidR="00C559FD" w:rsidRDefault="00C559FD" w:rsidP="00C559FD">
      <w:pPr>
        <w:spacing w:after="0" w:line="240" w:lineRule="auto"/>
        <w:rPr>
          <w:rFonts w:ascii="Times New Roman" w:hAnsi="Times New Roman" w:cs="Times New Roman"/>
        </w:rPr>
      </w:pPr>
      <w:r>
        <w:rPr>
          <w:rFonts w:ascii="Times New Roman" w:hAnsi="Times New Roman" w:cs="Times New Roman"/>
          <w:b/>
          <w:bCs/>
        </w:rPr>
        <w:t>Table 6.</w:t>
      </w:r>
      <w:r>
        <w:rPr>
          <w:rFonts w:ascii="Times New Roman" w:hAnsi="Times New Roman" w:cs="Times New Roman"/>
        </w:rPr>
        <w:t xml:space="preserve"> 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 the estimated realized equilibrium densities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H. rosa</w:t>
      </w:r>
      <w:r>
        <w:rPr>
          <w:rFonts w:ascii="Times New Roman" w:hAnsi="Times New Roman" w:cs="Times New Roman"/>
        </w:rPr>
        <w:t>.</w:t>
      </w:r>
    </w:p>
    <w:p w14:paraId="571C2759"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C559FD" w14:paraId="67391057" w14:textId="77777777" w:rsidTr="002369E3">
        <w:tc>
          <w:tcPr>
            <w:tcW w:w="1934" w:type="dxa"/>
            <w:tcBorders>
              <w:top w:val="single" w:sz="4" w:space="0" w:color="auto"/>
              <w:left w:val="nil"/>
              <w:bottom w:val="single" w:sz="4" w:space="0" w:color="auto"/>
              <w:right w:val="nil"/>
            </w:tcBorders>
          </w:tcPr>
          <w:p w14:paraId="6E1E5B9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1DADB7E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2C7419C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7D0D44A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01107DD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70B83E40" w14:textId="77777777" w:rsidR="00C559FD" w:rsidRDefault="00C559FD" w:rsidP="002369E3">
            <w:pPr>
              <w:spacing w:line="276" w:lineRule="auto"/>
              <w:rPr>
                <w:rFonts w:ascii="Times New Roman" w:hAnsi="Times New Roman" w:cs="Times New Roman"/>
              </w:rPr>
            </w:pPr>
          </w:p>
        </w:tc>
      </w:tr>
      <w:tr w:rsidR="00C559FD" w14:paraId="7A7AC629" w14:textId="77777777" w:rsidTr="002369E3">
        <w:tc>
          <w:tcPr>
            <w:tcW w:w="1934" w:type="dxa"/>
            <w:tcBorders>
              <w:top w:val="single" w:sz="4" w:space="0" w:color="auto"/>
              <w:left w:val="nil"/>
              <w:bottom w:val="nil"/>
              <w:right w:val="nil"/>
            </w:tcBorders>
          </w:tcPr>
          <w:p w14:paraId="1334BEF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698F9A2B"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4583721  </w:t>
            </w:r>
          </w:p>
        </w:tc>
        <w:tc>
          <w:tcPr>
            <w:tcW w:w="850" w:type="dxa"/>
            <w:tcBorders>
              <w:top w:val="single" w:sz="4" w:space="0" w:color="auto"/>
              <w:left w:val="nil"/>
              <w:bottom w:val="nil"/>
              <w:right w:val="nil"/>
            </w:tcBorders>
            <w:vAlign w:val="center"/>
          </w:tcPr>
          <w:p w14:paraId="451A4E8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1D440C0E"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627.4695</w:t>
            </w:r>
          </w:p>
        </w:tc>
        <w:tc>
          <w:tcPr>
            <w:tcW w:w="992" w:type="dxa"/>
            <w:tcBorders>
              <w:top w:val="single" w:sz="4" w:space="0" w:color="auto"/>
              <w:left w:val="nil"/>
              <w:bottom w:val="nil"/>
              <w:right w:val="nil"/>
            </w:tcBorders>
            <w:vAlign w:val="center"/>
          </w:tcPr>
          <w:p w14:paraId="568F3B98" w14:textId="77777777" w:rsidR="00C559FD" w:rsidRPr="000A3E01" w:rsidRDefault="00C559FD" w:rsidP="002369E3">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4FEE0D2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12C09A1" w14:textId="77777777" w:rsidTr="002369E3">
        <w:tc>
          <w:tcPr>
            <w:tcW w:w="1934" w:type="dxa"/>
            <w:tcBorders>
              <w:top w:val="nil"/>
              <w:left w:val="nil"/>
              <w:bottom w:val="nil"/>
              <w:right w:val="nil"/>
            </w:tcBorders>
          </w:tcPr>
          <w:p w14:paraId="531119EA"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521C0C22"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19375  </w:t>
            </w:r>
          </w:p>
        </w:tc>
        <w:tc>
          <w:tcPr>
            <w:tcW w:w="850" w:type="dxa"/>
            <w:tcBorders>
              <w:top w:val="nil"/>
              <w:left w:val="nil"/>
              <w:bottom w:val="nil"/>
              <w:right w:val="nil"/>
            </w:tcBorders>
            <w:vAlign w:val="center"/>
          </w:tcPr>
          <w:p w14:paraId="190A644C"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3EB67952"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2.6522</w:t>
            </w:r>
          </w:p>
        </w:tc>
        <w:tc>
          <w:tcPr>
            <w:tcW w:w="992" w:type="dxa"/>
            <w:tcBorders>
              <w:top w:val="nil"/>
              <w:left w:val="nil"/>
              <w:bottom w:val="nil"/>
              <w:right w:val="nil"/>
            </w:tcBorders>
            <w:vAlign w:val="center"/>
          </w:tcPr>
          <w:p w14:paraId="79592417"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0.10</w:t>
            </w:r>
            <w:r>
              <w:rPr>
                <w:rFonts w:ascii="Times New Roman" w:eastAsia="Times New Roman" w:hAnsi="Times New Roman" w:cs="Times New Roman"/>
              </w:rPr>
              <w:t>8</w:t>
            </w:r>
          </w:p>
        </w:tc>
        <w:tc>
          <w:tcPr>
            <w:tcW w:w="718" w:type="dxa"/>
            <w:tcBorders>
              <w:top w:val="nil"/>
              <w:left w:val="nil"/>
              <w:bottom w:val="nil"/>
              <w:right w:val="nil"/>
            </w:tcBorders>
          </w:tcPr>
          <w:p w14:paraId="6BCA765F" w14:textId="77777777" w:rsidR="00C559FD" w:rsidRDefault="00C559FD" w:rsidP="002369E3">
            <w:pPr>
              <w:spacing w:line="276" w:lineRule="auto"/>
              <w:rPr>
                <w:rFonts w:ascii="Times New Roman" w:hAnsi="Times New Roman" w:cs="Times New Roman"/>
              </w:rPr>
            </w:pPr>
          </w:p>
        </w:tc>
      </w:tr>
      <w:tr w:rsidR="00C559FD" w14:paraId="5BFE4F32" w14:textId="77777777" w:rsidTr="002369E3">
        <w:tc>
          <w:tcPr>
            <w:tcW w:w="1934" w:type="dxa"/>
            <w:tcBorders>
              <w:top w:val="nil"/>
              <w:left w:val="nil"/>
              <w:bottom w:val="nil"/>
              <w:right w:val="nil"/>
            </w:tcBorders>
          </w:tcPr>
          <w:p w14:paraId="217A4DB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6C04325B"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46036  </w:t>
            </w:r>
          </w:p>
        </w:tc>
        <w:tc>
          <w:tcPr>
            <w:tcW w:w="850" w:type="dxa"/>
            <w:tcBorders>
              <w:top w:val="nil"/>
              <w:left w:val="nil"/>
              <w:bottom w:val="nil"/>
              <w:right w:val="nil"/>
            </w:tcBorders>
            <w:vAlign w:val="center"/>
          </w:tcPr>
          <w:p w14:paraId="780CB4D5"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A823F40"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6.3020</w:t>
            </w:r>
          </w:p>
        </w:tc>
        <w:tc>
          <w:tcPr>
            <w:tcW w:w="992" w:type="dxa"/>
            <w:tcBorders>
              <w:top w:val="nil"/>
              <w:left w:val="nil"/>
              <w:bottom w:val="nil"/>
              <w:right w:val="nil"/>
            </w:tcBorders>
            <w:vAlign w:val="center"/>
          </w:tcPr>
          <w:p w14:paraId="11C13512"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0.014</w:t>
            </w:r>
          </w:p>
        </w:tc>
        <w:tc>
          <w:tcPr>
            <w:tcW w:w="718" w:type="dxa"/>
            <w:tcBorders>
              <w:top w:val="nil"/>
              <w:left w:val="nil"/>
              <w:bottom w:val="nil"/>
              <w:right w:val="nil"/>
            </w:tcBorders>
          </w:tcPr>
          <w:p w14:paraId="3C1DBD9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73401ED3" w14:textId="77777777" w:rsidTr="002369E3">
        <w:tc>
          <w:tcPr>
            <w:tcW w:w="1934" w:type="dxa"/>
            <w:tcBorders>
              <w:top w:val="nil"/>
              <w:left w:val="nil"/>
              <w:bottom w:val="nil"/>
              <w:right w:val="nil"/>
            </w:tcBorders>
          </w:tcPr>
          <w:p w14:paraId="4631241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6642EBB5"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160487  </w:t>
            </w:r>
          </w:p>
        </w:tc>
        <w:tc>
          <w:tcPr>
            <w:tcW w:w="850" w:type="dxa"/>
            <w:tcBorders>
              <w:top w:val="nil"/>
              <w:left w:val="nil"/>
              <w:bottom w:val="nil"/>
              <w:right w:val="nil"/>
            </w:tcBorders>
            <w:vAlign w:val="center"/>
          </w:tcPr>
          <w:p w14:paraId="30597F08"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746B2E8B"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21.9693</w:t>
            </w:r>
          </w:p>
        </w:tc>
        <w:tc>
          <w:tcPr>
            <w:tcW w:w="992" w:type="dxa"/>
            <w:tcBorders>
              <w:top w:val="nil"/>
              <w:left w:val="nil"/>
              <w:bottom w:val="nil"/>
              <w:right w:val="nil"/>
            </w:tcBorders>
            <w:vAlign w:val="center"/>
          </w:tcPr>
          <w:p w14:paraId="4EE58621"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&lt;0.001</w:t>
            </w:r>
          </w:p>
        </w:tc>
        <w:tc>
          <w:tcPr>
            <w:tcW w:w="718" w:type="dxa"/>
            <w:tcBorders>
              <w:top w:val="nil"/>
              <w:left w:val="nil"/>
              <w:bottom w:val="nil"/>
              <w:right w:val="nil"/>
            </w:tcBorders>
          </w:tcPr>
          <w:p w14:paraId="56576EB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9DF82F3" w14:textId="77777777" w:rsidTr="002369E3">
        <w:tc>
          <w:tcPr>
            <w:tcW w:w="1934" w:type="dxa"/>
            <w:tcBorders>
              <w:top w:val="nil"/>
              <w:left w:val="nil"/>
              <w:bottom w:val="nil"/>
              <w:right w:val="nil"/>
            </w:tcBorders>
          </w:tcPr>
          <w:p w14:paraId="7DEB808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vAlign w:val="center"/>
          </w:tcPr>
          <w:p w14:paraId="4EADDECE"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1474  </w:t>
            </w:r>
          </w:p>
        </w:tc>
        <w:tc>
          <w:tcPr>
            <w:tcW w:w="850" w:type="dxa"/>
            <w:tcBorders>
              <w:top w:val="nil"/>
              <w:left w:val="nil"/>
              <w:bottom w:val="nil"/>
              <w:right w:val="nil"/>
            </w:tcBorders>
            <w:vAlign w:val="center"/>
          </w:tcPr>
          <w:p w14:paraId="7F496E1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3F1209E1"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0.2017</w:t>
            </w:r>
          </w:p>
        </w:tc>
        <w:tc>
          <w:tcPr>
            <w:tcW w:w="992" w:type="dxa"/>
            <w:tcBorders>
              <w:top w:val="nil"/>
              <w:left w:val="nil"/>
              <w:bottom w:val="nil"/>
              <w:right w:val="nil"/>
            </w:tcBorders>
            <w:vAlign w:val="center"/>
          </w:tcPr>
          <w:p w14:paraId="3211D12F"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0.65</w:t>
            </w:r>
            <w:r>
              <w:rPr>
                <w:rFonts w:ascii="Times New Roman" w:eastAsia="Times New Roman" w:hAnsi="Times New Roman" w:cs="Times New Roman"/>
              </w:rPr>
              <w:t>5</w:t>
            </w:r>
          </w:p>
        </w:tc>
        <w:tc>
          <w:tcPr>
            <w:tcW w:w="718" w:type="dxa"/>
            <w:tcBorders>
              <w:top w:val="nil"/>
              <w:left w:val="nil"/>
              <w:bottom w:val="nil"/>
              <w:right w:val="nil"/>
            </w:tcBorders>
          </w:tcPr>
          <w:p w14:paraId="7092C6BF" w14:textId="77777777" w:rsidR="00C559FD" w:rsidRDefault="00C559FD" w:rsidP="002369E3">
            <w:pPr>
              <w:spacing w:line="276" w:lineRule="auto"/>
              <w:rPr>
                <w:rFonts w:ascii="Times New Roman" w:hAnsi="Times New Roman" w:cs="Times New Roman"/>
              </w:rPr>
            </w:pPr>
          </w:p>
        </w:tc>
      </w:tr>
      <w:tr w:rsidR="00C559FD" w14:paraId="38DB38DE" w14:textId="77777777" w:rsidTr="002369E3">
        <w:tc>
          <w:tcPr>
            <w:tcW w:w="1934" w:type="dxa"/>
            <w:tcBorders>
              <w:top w:val="nil"/>
              <w:left w:val="nil"/>
              <w:bottom w:val="nil"/>
              <w:right w:val="nil"/>
            </w:tcBorders>
          </w:tcPr>
          <w:p w14:paraId="1EAF7DF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vAlign w:val="center"/>
          </w:tcPr>
          <w:p w14:paraId="4D8056D4"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5839  </w:t>
            </w:r>
          </w:p>
        </w:tc>
        <w:tc>
          <w:tcPr>
            <w:tcW w:w="850" w:type="dxa"/>
            <w:tcBorders>
              <w:top w:val="nil"/>
              <w:left w:val="nil"/>
              <w:bottom w:val="nil"/>
              <w:right w:val="nil"/>
            </w:tcBorders>
            <w:vAlign w:val="center"/>
          </w:tcPr>
          <w:p w14:paraId="4F8FE4A6"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E4381C7"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0.7993</w:t>
            </w:r>
          </w:p>
        </w:tc>
        <w:tc>
          <w:tcPr>
            <w:tcW w:w="992" w:type="dxa"/>
            <w:tcBorders>
              <w:top w:val="nil"/>
              <w:left w:val="nil"/>
              <w:bottom w:val="nil"/>
              <w:right w:val="nil"/>
            </w:tcBorders>
            <w:vAlign w:val="center"/>
          </w:tcPr>
          <w:p w14:paraId="5ED6A873"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0.374</w:t>
            </w:r>
          </w:p>
        </w:tc>
        <w:tc>
          <w:tcPr>
            <w:tcW w:w="718" w:type="dxa"/>
            <w:tcBorders>
              <w:top w:val="nil"/>
              <w:left w:val="nil"/>
              <w:bottom w:val="nil"/>
              <w:right w:val="nil"/>
            </w:tcBorders>
          </w:tcPr>
          <w:p w14:paraId="6C0938F6" w14:textId="77777777" w:rsidR="00C559FD" w:rsidRDefault="00C559FD" w:rsidP="002369E3">
            <w:pPr>
              <w:spacing w:line="276" w:lineRule="auto"/>
              <w:rPr>
                <w:rFonts w:ascii="Times New Roman" w:hAnsi="Times New Roman" w:cs="Times New Roman"/>
              </w:rPr>
            </w:pPr>
          </w:p>
        </w:tc>
      </w:tr>
      <w:tr w:rsidR="00C559FD" w14:paraId="363A194E" w14:textId="77777777" w:rsidTr="002369E3">
        <w:tc>
          <w:tcPr>
            <w:tcW w:w="1934" w:type="dxa"/>
            <w:tcBorders>
              <w:top w:val="nil"/>
              <w:left w:val="nil"/>
              <w:bottom w:val="nil"/>
              <w:right w:val="nil"/>
            </w:tcBorders>
          </w:tcPr>
          <w:p w14:paraId="4D216E1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vAlign w:val="center"/>
          </w:tcPr>
          <w:p w14:paraId="16897992"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1881  </w:t>
            </w:r>
          </w:p>
        </w:tc>
        <w:tc>
          <w:tcPr>
            <w:tcW w:w="850" w:type="dxa"/>
            <w:tcBorders>
              <w:top w:val="nil"/>
              <w:left w:val="nil"/>
              <w:bottom w:val="nil"/>
              <w:right w:val="nil"/>
            </w:tcBorders>
            <w:vAlign w:val="center"/>
          </w:tcPr>
          <w:p w14:paraId="33098A44"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00A1D56"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0.2574</w:t>
            </w:r>
          </w:p>
        </w:tc>
        <w:tc>
          <w:tcPr>
            <w:tcW w:w="992" w:type="dxa"/>
            <w:tcBorders>
              <w:top w:val="nil"/>
              <w:left w:val="nil"/>
              <w:bottom w:val="nil"/>
              <w:right w:val="nil"/>
            </w:tcBorders>
            <w:vAlign w:val="center"/>
          </w:tcPr>
          <w:p w14:paraId="6F141C6B"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0.613</w:t>
            </w:r>
          </w:p>
        </w:tc>
        <w:tc>
          <w:tcPr>
            <w:tcW w:w="718" w:type="dxa"/>
            <w:tcBorders>
              <w:top w:val="nil"/>
              <w:left w:val="nil"/>
              <w:bottom w:val="nil"/>
              <w:right w:val="nil"/>
            </w:tcBorders>
          </w:tcPr>
          <w:p w14:paraId="71932D34" w14:textId="77777777" w:rsidR="00C559FD" w:rsidRDefault="00C559FD" w:rsidP="002369E3">
            <w:pPr>
              <w:spacing w:line="276" w:lineRule="auto"/>
              <w:rPr>
                <w:rFonts w:ascii="Times New Roman" w:hAnsi="Times New Roman" w:cs="Times New Roman"/>
              </w:rPr>
            </w:pPr>
          </w:p>
        </w:tc>
      </w:tr>
      <w:tr w:rsidR="00C559FD" w14:paraId="715DB556" w14:textId="77777777" w:rsidTr="002369E3">
        <w:tc>
          <w:tcPr>
            <w:tcW w:w="1934" w:type="dxa"/>
            <w:tcBorders>
              <w:top w:val="nil"/>
              <w:left w:val="nil"/>
              <w:bottom w:val="nil"/>
              <w:right w:val="nil"/>
            </w:tcBorders>
          </w:tcPr>
          <w:p w14:paraId="6DE9911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vAlign w:val="center"/>
          </w:tcPr>
          <w:p w14:paraId="346FEB55"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4952  </w:t>
            </w:r>
          </w:p>
        </w:tc>
        <w:tc>
          <w:tcPr>
            <w:tcW w:w="850" w:type="dxa"/>
            <w:tcBorders>
              <w:top w:val="nil"/>
              <w:left w:val="nil"/>
              <w:bottom w:val="nil"/>
              <w:right w:val="nil"/>
            </w:tcBorders>
            <w:vAlign w:val="center"/>
          </w:tcPr>
          <w:p w14:paraId="44A3FCE9"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2A5919"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0.6779</w:t>
            </w:r>
          </w:p>
        </w:tc>
        <w:tc>
          <w:tcPr>
            <w:tcW w:w="992" w:type="dxa"/>
            <w:tcBorders>
              <w:top w:val="nil"/>
              <w:left w:val="nil"/>
              <w:bottom w:val="nil"/>
              <w:right w:val="nil"/>
            </w:tcBorders>
            <w:vAlign w:val="center"/>
          </w:tcPr>
          <w:p w14:paraId="0DA907DA"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0.413</w:t>
            </w:r>
          </w:p>
        </w:tc>
        <w:tc>
          <w:tcPr>
            <w:tcW w:w="718" w:type="dxa"/>
            <w:tcBorders>
              <w:top w:val="nil"/>
              <w:left w:val="nil"/>
              <w:bottom w:val="nil"/>
              <w:right w:val="nil"/>
            </w:tcBorders>
          </w:tcPr>
          <w:p w14:paraId="289EDBA9" w14:textId="77777777" w:rsidR="00C559FD" w:rsidRDefault="00C559FD" w:rsidP="002369E3">
            <w:pPr>
              <w:spacing w:line="276" w:lineRule="auto"/>
              <w:rPr>
                <w:rFonts w:ascii="Times New Roman" w:hAnsi="Times New Roman" w:cs="Times New Roman"/>
              </w:rPr>
            </w:pPr>
          </w:p>
        </w:tc>
      </w:tr>
      <w:tr w:rsidR="00C559FD" w14:paraId="64E18337" w14:textId="77777777" w:rsidTr="002369E3">
        <w:tc>
          <w:tcPr>
            <w:tcW w:w="1934" w:type="dxa"/>
            <w:tcBorders>
              <w:top w:val="nil"/>
              <w:left w:val="nil"/>
              <w:bottom w:val="single" w:sz="4" w:space="0" w:color="auto"/>
              <w:right w:val="nil"/>
            </w:tcBorders>
          </w:tcPr>
          <w:p w14:paraId="3302A75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07DB9632"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525966</w:t>
            </w:r>
          </w:p>
        </w:tc>
        <w:tc>
          <w:tcPr>
            <w:tcW w:w="850" w:type="dxa"/>
            <w:tcBorders>
              <w:top w:val="nil"/>
              <w:left w:val="nil"/>
              <w:bottom w:val="single" w:sz="4" w:space="0" w:color="auto"/>
              <w:right w:val="nil"/>
            </w:tcBorders>
            <w:vAlign w:val="center"/>
          </w:tcPr>
          <w:p w14:paraId="0E1DB5DD"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24D68D85" w14:textId="77777777" w:rsidR="00C559FD" w:rsidRPr="000A3E01"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55FFDD90" w14:textId="77777777" w:rsidR="00C559FD" w:rsidRPr="000A3E01"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53E3CAA2" w14:textId="77777777" w:rsidR="00C559FD" w:rsidRDefault="00C559FD" w:rsidP="002369E3">
            <w:pPr>
              <w:spacing w:line="276" w:lineRule="auto"/>
              <w:rPr>
                <w:rFonts w:ascii="Times New Roman" w:hAnsi="Times New Roman" w:cs="Times New Roman"/>
              </w:rPr>
            </w:pPr>
          </w:p>
        </w:tc>
      </w:tr>
    </w:tbl>
    <w:p w14:paraId="3A73B111" w14:textId="77777777" w:rsidR="00C559FD" w:rsidRPr="00220B13" w:rsidRDefault="00C559FD" w:rsidP="00C559FD">
      <w:pPr>
        <w:spacing w:after="0" w:line="240" w:lineRule="auto"/>
        <w:rPr>
          <w:rFonts w:ascii="Times New Roman" w:hAnsi="Times New Roman" w:cs="Times New Roman"/>
        </w:rPr>
      </w:pPr>
    </w:p>
    <w:p w14:paraId="035CBC16" w14:textId="77777777" w:rsidR="00C559FD" w:rsidRPr="00160B42" w:rsidRDefault="00C559FD" w:rsidP="00C559FD">
      <w:pPr>
        <w:spacing w:after="0" w:line="240" w:lineRule="auto"/>
        <w:rPr>
          <w:rFonts w:ascii="Times New Roman" w:hAnsi="Times New Roman" w:cs="Times New Roman"/>
        </w:rPr>
      </w:pPr>
      <w:r>
        <w:rPr>
          <w:rFonts w:ascii="Times New Roman" w:hAnsi="Times New Roman" w:cs="Times New Roman"/>
          <w:b/>
          <w:bCs/>
        </w:rPr>
        <w:lastRenderedPageBreak/>
        <w:t>Table 7.</w:t>
      </w:r>
      <w:r>
        <w:rPr>
          <w:rFonts w:ascii="Times New Roman" w:hAnsi="Times New Roman" w:cs="Times New Roman"/>
        </w:rPr>
        <w:t xml:space="preserve"> Results of a two-way ANOVA (Type 3) testing the effect of contemporary temperature (Temp) and its interaction with a competition factor (Comp) with three levels (competition with rotifers evolved at 25 °C, competition with rotifers evolved at 30 °C, and protists in isolation) on the log-transformed intrinsic growth rate (ln </w:t>
      </w:r>
      <w:r>
        <w:rPr>
          <w:rFonts w:ascii="Times New Roman" w:hAnsi="Times New Roman" w:cs="Times New Roman"/>
          <w:i/>
          <w:iCs/>
        </w:rPr>
        <w:t>r</w:t>
      </w:r>
      <w:r>
        <w:rPr>
          <w:rFonts w:ascii="Times New Roman" w:hAnsi="Times New Roman" w:cs="Times New Roman"/>
        </w:rPr>
        <w:t xml:space="preserve">) of </w:t>
      </w:r>
      <w:r>
        <w:rPr>
          <w:rFonts w:ascii="Times New Roman" w:hAnsi="Times New Roman" w:cs="Times New Roman"/>
          <w:i/>
          <w:iCs/>
        </w:rPr>
        <w:t>Tetrahymena</w:t>
      </w:r>
      <w:r>
        <w:rPr>
          <w:rFonts w:ascii="Times New Roman" w:hAnsi="Times New Roman" w:cs="Times New Roman"/>
        </w:rPr>
        <w:t>.</w:t>
      </w:r>
    </w:p>
    <w:p w14:paraId="17A8427B"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C559FD" w14:paraId="7EB51737" w14:textId="77777777" w:rsidTr="002369E3">
        <w:tc>
          <w:tcPr>
            <w:tcW w:w="1843" w:type="dxa"/>
            <w:tcBorders>
              <w:top w:val="single" w:sz="4" w:space="0" w:color="auto"/>
              <w:left w:val="nil"/>
              <w:bottom w:val="single" w:sz="4" w:space="0" w:color="auto"/>
              <w:right w:val="nil"/>
            </w:tcBorders>
          </w:tcPr>
          <w:p w14:paraId="2D0B1BC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1E35C33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0F8EDC9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76B23F6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2F36965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5C31D494" w14:textId="77777777" w:rsidR="00C559FD" w:rsidRDefault="00C559FD" w:rsidP="002369E3">
            <w:pPr>
              <w:spacing w:line="276" w:lineRule="auto"/>
              <w:rPr>
                <w:rFonts w:ascii="Times New Roman" w:hAnsi="Times New Roman" w:cs="Times New Roman"/>
              </w:rPr>
            </w:pPr>
          </w:p>
        </w:tc>
      </w:tr>
      <w:tr w:rsidR="00C559FD" w14:paraId="78C2EC1B" w14:textId="77777777" w:rsidTr="002369E3">
        <w:tc>
          <w:tcPr>
            <w:tcW w:w="1843" w:type="dxa"/>
            <w:tcBorders>
              <w:top w:val="single" w:sz="4" w:space="0" w:color="auto"/>
              <w:left w:val="nil"/>
              <w:bottom w:val="nil"/>
              <w:right w:val="nil"/>
            </w:tcBorders>
          </w:tcPr>
          <w:p w14:paraId="044896F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6FD335B3" w14:textId="77777777" w:rsidR="00C559FD" w:rsidRPr="00292237" w:rsidRDefault="00C559FD" w:rsidP="002369E3">
            <w:pPr>
              <w:tabs>
                <w:tab w:val="decimal" w:pos="269"/>
              </w:tabs>
              <w:spacing w:line="276" w:lineRule="auto"/>
              <w:rPr>
                <w:rFonts w:ascii="Times New Roman" w:hAnsi="Times New Roman" w:cs="Times New Roman"/>
              </w:rPr>
            </w:pPr>
            <w:r>
              <w:rPr>
                <w:rFonts w:ascii="Times New Roman" w:hAnsi="Times New Roman" w:cs="Times New Roman"/>
              </w:rPr>
              <w:t>6.926</w:t>
            </w:r>
          </w:p>
        </w:tc>
        <w:tc>
          <w:tcPr>
            <w:tcW w:w="850" w:type="dxa"/>
            <w:tcBorders>
              <w:top w:val="single" w:sz="4" w:space="0" w:color="auto"/>
              <w:left w:val="nil"/>
              <w:bottom w:val="nil"/>
              <w:right w:val="nil"/>
            </w:tcBorders>
          </w:tcPr>
          <w:p w14:paraId="14BFFCEE"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2456F554" w14:textId="77777777" w:rsidR="00C559FD" w:rsidRPr="00292237" w:rsidRDefault="00C559FD" w:rsidP="002369E3">
            <w:pPr>
              <w:tabs>
                <w:tab w:val="decimal" w:pos="456"/>
              </w:tabs>
              <w:spacing w:line="276" w:lineRule="auto"/>
              <w:rPr>
                <w:rFonts w:ascii="Times New Roman" w:hAnsi="Times New Roman" w:cs="Times New Roman"/>
              </w:rPr>
            </w:pPr>
            <w:r>
              <w:rPr>
                <w:rFonts w:ascii="Times New Roman" w:hAnsi="Times New Roman" w:cs="Times New Roman"/>
              </w:rPr>
              <w:t>34.692</w:t>
            </w:r>
          </w:p>
        </w:tc>
        <w:tc>
          <w:tcPr>
            <w:tcW w:w="992" w:type="dxa"/>
            <w:tcBorders>
              <w:top w:val="single" w:sz="4" w:space="0" w:color="auto"/>
              <w:left w:val="nil"/>
              <w:bottom w:val="nil"/>
              <w:right w:val="nil"/>
            </w:tcBorders>
          </w:tcPr>
          <w:p w14:paraId="370E5A34"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3CA749B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9BB2A30" w14:textId="77777777" w:rsidTr="002369E3">
        <w:tc>
          <w:tcPr>
            <w:tcW w:w="1843" w:type="dxa"/>
            <w:tcBorders>
              <w:top w:val="nil"/>
              <w:left w:val="nil"/>
              <w:bottom w:val="nil"/>
              <w:right w:val="nil"/>
            </w:tcBorders>
          </w:tcPr>
          <w:p w14:paraId="68E8BBB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4376820C" w14:textId="77777777" w:rsidR="00C559FD" w:rsidRPr="00292237" w:rsidRDefault="00C559FD" w:rsidP="002369E3">
            <w:pPr>
              <w:tabs>
                <w:tab w:val="decimal" w:pos="269"/>
              </w:tabs>
              <w:spacing w:line="276" w:lineRule="auto"/>
              <w:rPr>
                <w:rFonts w:ascii="Times New Roman" w:hAnsi="Times New Roman" w:cs="Times New Roman"/>
              </w:rPr>
            </w:pPr>
            <w:r>
              <w:rPr>
                <w:rFonts w:ascii="Times New Roman" w:hAnsi="Times New Roman" w:cs="Times New Roman"/>
              </w:rPr>
              <w:t>0.645</w:t>
            </w:r>
          </w:p>
        </w:tc>
        <w:tc>
          <w:tcPr>
            <w:tcW w:w="850" w:type="dxa"/>
            <w:tcBorders>
              <w:top w:val="nil"/>
              <w:left w:val="nil"/>
              <w:bottom w:val="nil"/>
              <w:right w:val="nil"/>
            </w:tcBorders>
          </w:tcPr>
          <w:p w14:paraId="3467D808"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ED7844D" w14:textId="77777777" w:rsidR="00C559FD" w:rsidRPr="00292237" w:rsidRDefault="00C559FD" w:rsidP="002369E3">
            <w:pPr>
              <w:tabs>
                <w:tab w:val="decimal" w:pos="456"/>
              </w:tabs>
              <w:spacing w:line="276" w:lineRule="auto"/>
              <w:rPr>
                <w:rFonts w:ascii="Times New Roman" w:hAnsi="Times New Roman" w:cs="Times New Roman"/>
              </w:rPr>
            </w:pPr>
            <w:r>
              <w:rPr>
                <w:rFonts w:ascii="Times New Roman" w:hAnsi="Times New Roman" w:cs="Times New Roman"/>
              </w:rPr>
              <w:t>3.231</w:t>
            </w:r>
          </w:p>
        </w:tc>
        <w:tc>
          <w:tcPr>
            <w:tcW w:w="992" w:type="dxa"/>
            <w:tcBorders>
              <w:top w:val="nil"/>
              <w:left w:val="nil"/>
              <w:bottom w:val="nil"/>
              <w:right w:val="nil"/>
            </w:tcBorders>
          </w:tcPr>
          <w:p w14:paraId="7CFB25D5"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Pr>
                <w:rFonts w:ascii="Times New Roman" w:hAnsi="Times New Roman" w:cs="Times New Roman"/>
              </w:rPr>
              <w:t>078</w:t>
            </w:r>
          </w:p>
        </w:tc>
        <w:tc>
          <w:tcPr>
            <w:tcW w:w="718" w:type="dxa"/>
            <w:tcBorders>
              <w:top w:val="nil"/>
              <w:left w:val="nil"/>
              <w:bottom w:val="nil"/>
              <w:right w:val="nil"/>
            </w:tcBorders>
          </w:tcPr>
          <w:p w14:paraId="49E74E7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04DA110" w14:textId="77777777" w:rsidTr="002369E3">
        <w:tc>
          <w:tcPr>
            <w:tcW w:w="1843" w:type="dxa"/>
            <w:tcBorders>
              <w:top w:val="nil"/>
              <w:left w:val="nil"/>
              <w:bottom w:val="nil"/>
              <w:right w:val="nil"/>
            </w:tcBorders>
          </w:tcPr>
          <w:p w14:paraId="2C4E5B4A"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5510F648" w14:textId="77777777" w:rsidR="00C559FD" w:rsidRPr="00292237" w:rsidRDefault="00C559FD" w:rsidP="002369E3">
            <w:pPr>
              <w:tabs>
                <w:tab w:val="decimal" w:pos="269"/>
              </w:tabs>
              <w:spacing w:line="276" w:lineRule="auto"/>
              <w:rPr>
                <w:rFonts w:ascii="Times New Roman" w:hAnsi="Times New Roman" w:cs="Times New Roman"/>
              </w:rPr>
            </w:pPr>
            <w:r>
              <w:rPr>
                <w:rFonts w:ascii="Times New Roman" w:hAnsi="Times New Roman" w:cs="Times New Roman"/>
              </w:rPr>
              <w:t>0.669</w:t>
            </w:r>
          </w:p>
        </w:tc>
        <w:tc>
          <w:tcPr>
            <w:tcW w:w="850" w:type="dxa"/>
            <w:tcBorders>
              <w:top w:val="nil"/>
              <w:left w:val="nil"/>
              <w:bottom w:val="nil"/>
              <w:right w:val="nil"/>
            </w:tcBorders>
          </w:tcPr>
          <w:p w14:paraId="06C4FE2E"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4E57CBE7" w14:textId="77777777" w:rsidR="00C559FD" w:rsidRPr="00292237" w:rsidRDefault="00C559FD" w:rsidP="002369E3">
            <w:pPr>
              <w:tabs>
                <w:tab w:val="decimal" w:pos="456"/>
              </w:tabs>
              <w:spacing w:line="276" w:lineRule="auto"/>
              <w:rPr>
                <w:rFonts w:ascii="Times New Roman" w:hAnsi="Times New Roman" w:cs="Times New Roman"/>
              </w:rPr>
            </w:pPr>
            <w:r>
              <w:rPr>
                <w:rFonts w:ascii="Times New Roman" w:hAnsi="Times New Roman" w:cs="Times New Roman"/>
              </w:rPr>
              <w:t>1.676</w:t>
            </w:r>
          </w:p>
        </w:tc>
        <w:tc>
          <w:tcPr>
            <w:tcW w:w="992" w:type="dxa"/>
            <w:tcBorders>
              <w:top w:val="nil"/>
              <w:left w:val="nil"/>
              <w:bottom w:val="nil"/>
              <w:right w:val="nil"/>
            </w:tcBorders>
          </w:tcPr>
          <w:p w14:paraId="193648AB"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0.197</w:t>
            </w:r>
          </w:p>
        </w:tc>
        <w:tc>
          <w:tcPr>
            <w:tcW w:w="718" w:type="dxa"/>
            <w:tcBorders>
              <w:top w:val="nil"/>
              <w:left w:val="nil"/>
              <w:bottom w:val="nil"/>
              <w:right w:val="nil"/>
            </w:tcBorders>
          </w:tcPr>
          <w:p w14:paraId="528E833D" w14:textId="77777777" w:rsidR="00C559FD" w:rsidRDefault="00C559FD" w:rsidP="002369E3">
            <w:pPr>
              <w:spacing w:line="276" w:lineRule="auto"/>
              <w:rPr>
                <w:rFonts w:ascii="Times New Roman" w:hAnsi="Times New Roman" w:cs="Times New Roman"/>
              </w:rPr>
            </w:pPr>
          </w:p>
        </w:tc>
      </w:tr>
      <w:tr w:rsidR="00C559FD" w14:paraId="5365D5C3" w14:textId="77777777" w:rsidTr="002369E3">
        <w:tc>
          <w:tcPr>
            <w:tcW w:w="1843" w:type="dxa"/>
            <w:tcBorders>
              <w:top w:val="nil"/>
              <w:left w:val="nil"/>
              <w:bottom w:val="nil"/>
              <w:right w:val="nil"/>
            </w:tcBorders>
          </w:tcPr>
          <w:p w14:paraId="7D28BDD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1F082246" w14:textId="77777777" w:rsidR="00C559FD" w:rsidRPr="00292237" w:rsidRDefault="00C559FD" w:rsidP="002369E3">
            <w:pPr>
              <w:tabs>
                <w:tab w:val="decimal" w:pos="269"/>
              </w:tabs>
              <w:spacing w:line="276" w:lineRule="auto"/>
              <w:rPr>
                <w:rFonts w:ascii="Times New Roman" w:hAnsi="Times New Roman" w:cs="Times New Roman"/>
              </w:rPr>
            </w:pPr>
            <w:r>
              <w:rPr>
                <w:rFonts w:ascii="Times New Roman" w:hAnsi="Times New Roman" w:cs="Times New Roman"/>
              </w:rPr>
              <w:t>1.817</w:t>
            </w:r>
          </w:p>
        </w:tc>
        <w:tc>
          <w:tcPr>
            <w:tcW w:w="850" w:type="dxa"/>
            <w:tcBorders>
              <w:top w:val="nil"/>
              <w:left w:val="nil"/>
              <w:bottom w:val="nil"/>
              <w:right w:val="nil"/>
            </w:tcBorders>
          </w:tcPr>
          <w:p w14:paraId="16179566"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21CB25DA" w14:textId="77777777" w:rsidR="00C559FD" w:rsidRPr="00292237" w:rsidRDefault="00C559FD" w:rsidP="002369E3">
            <w:pPr>
              <w:tabs>
                <w:tab w:val="decimal" w:pos="456"/>
              </w:tabs>
              <w:spacing w:line="276" w:lineRule="auto"/>
              <w:rPr>
                <w:rFonts w:ascii="Times New Roman" w:hAnsi="Times New Roman" w:cs="Times New Roman"/>
              </w:rPr>
            </w:pPr>
            <w:r>
              <w:rPr>
                <w:rFonts w:ascii="Times New Roman" w:hAnsi="Times New Roman" w:cs="Times New Roman"/>
              </w:rPr>
              <w:t>4.550</w:t>
            </w:r>
          </w:p>
        </w:tc>
        <w:tc>
          <w:tcPr>
            <w:tcW w:w="992" w:type="dxa"/>
            <w:tcBorders>
              <w:top w:val="nil"/>
              <w:left w:val="nil"/>
              <w:bottom w:val="nil"/>
              <w:right w:val="nil"/>
            </w:tcBorders>
          </w:tcPr>
          <w:p w14:paraId="0977CDBA"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Pr>
                <w:rFonts w:ascii="Times New Roman" w:hAnsi="Times New Roman" w:cs="Times New Roman"/>
              </w:rPr>
              <w:t>015</w:t>
            </w:r>
          </w:p>
        </w:tc>
        <w:tc>
          <w:tcPr>
            <w:tcW w:w="718" w:type="dxa"/>
            <w:tcBorders>
              <w:top w:val="nil"/>
              <w:left w:val="nil"/>
              <w:bottom w:val="nil"/>
              <w:right w:val="nil"/>
            </w:tcBorders>
          </w:tcPr>
          <w:p w14:paraId="541C0E8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5FE174D" w14:textId="77777777" w:rsidTr="002369E3">
        <w:tc>
          <w:tcPr>
            <w:tcW w:w="1843" w:type="dxa"/>
            <w:tcBorders>
              <w:top w:val="nil"/>
              <w:left w:val="nil"/>
              <w:bottom w:val="single" w:sz="4" w:space="0" w:color="auto"/>
              <w:right w:val="nil"/>
            </w:tcBorders>
          </w:tcPr>
          <w:p w14:paraId="04C684B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4EDD2E86" w14:textId="77777777" w:rsidR="00C559FD" w:rsidRPr="00292237" w:rsidRDefault="00C559FD" w:rsidP="002369E3">
            <w:pPr>
              <w:tabs>
                <w:tab w:val="decimal" w:pos="172"/>
              </w:tabs>
              <w:spacing w:line="276" w:lineRule="auto"/>
              <w:rPr>
                <w:rFonts w:ascii="Times New Roman" w:hAnsi="Times New Roman" w:cs="Times New Roman"/>
              </w:rPr>
            </w:pPr>
            <w:r>
              <w:rPr>
                <w:rFonts w:ascii="Times New Roman" w:hAnsi="Times New Roman" w:cs="Times New Roman"/>
              </w:rPr>
              <w:t>10.781</w:t>
            </w:r>
          </w:p>
        </w:tc>
        <w:tc>
          <w:tcPr>
            <w:tcW w:w="850" w:type="dxa"/>
            <w:tcBorders>
              <w:top w:val="nil"/>
              <w:left w:val="nil"/>
              <w:bottom w:val="single" w:sz="4" w:space="0" w:color="auto"/>
              <w:right w:val="nil"/>
            </w:tcBorders>
          </w:tcPr>
          <w:p w14:paraId="164EBBAD"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65828C06" w14:textId="77777777" w:rsidR="00C559FD" w:rsidRPr="00292237"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5C42BA83" w14:textId="77777777" w:rsidR="00C559FD" w:rsidRPr="00292237"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06FA28DB" w14:textId="77777777" w:rsidR="00C559FD" w:rsidRDefault="00C559FD" w:rsidP="002369E3">
            <w:pPr>
              <w:spacing w:line="276" w:lineRule="auto"/>
              <w:rPr>
                <w:rFonts w:ascii="Times New Roman" w:hAnsi="Times New Roman" w:cs="Times New Roman"/>
              </w:rPr>
            </w:pPr>
          </w:p>
        </w:tc>
      </w:tr>
    </w:tbl>
    <w:p w14:paraId="3FD0B239" w14:textId="77777777" w:rsidR="00C559FD" w:rsidRDefault="00C559FD" w:rsidP="00C559FD">
      <w:pPr>
        <w:spacing w:after="0" w:line="240" w:lineRule="auto"/>
        <w:rPr>
          <w:rFonts w:ascii="Times New Roman" w:hAnsi="Times New Roman" w:cs="Times New Roman"/>
          <w:b/>
          <w:bCs/>
        </w:rPr>
      </w:pPr>
    </w:p>
    <w:p w14:paraId="445218F6" w14:textId="77777777" w:rsidR="00C559FD" w:rsidRDefault="00C559FD" w:rsidP="00C559FD">
      <w:pPr>
        <w:spacing w:after="0" w:line="240" w:lineRule="auto"/>
        <w:rPr>
          <w:rFonts w:ascii="Times New Roman" w:hAnsi="Times New Roman" w:cs="Times New Roman"/>
          <w:b/>
          <w:bCs/>
        </w:rPr>
      </w:pPr>
    </w:p>
    <w:p w14:paraId="1C94708F" w14:textId="77777777" w:rsidR="00C559FD" w:rsidRPr="00160B42" w:rsidRDefault="00C559FD" w:rsidP="00C559FD">
      <w:pPr>
        <w:spacing w:after="0" w:line="240" w:lineRule="auto"/>
        <w:rPr>
          <w:rFonts w:ascii="Times New Roman" w:hAnsi="Times New Roman" w:cs="Times New Roman"/>
        </w:rPr>
      </w:pPr>
      <w:r>
        <w:rPr>
          <w:rFonts w:ascii="Times New Roman" w:hAnsi="Times New Roman" w:cs="Times New Roman"/>
          <w:b/>
          <w:bCs/>
        </w:rPr>
        <w:t>Table 8.</w:t>
      </w:r>
      <w:r>
        <w:rPr>
          <w:rFonts w:ascii="Times New Roman" w:hAnsi="Times New Roman" w:cs="Times New Roman"/>
        </w:rPr>
        <w:t xml:space="preserve"> Results of a two-way ANOVA (Type 3) testing the effect of contemporary temperature (Temp) and its interaction with a competition factor (Comp) with three levels (competition with rotifers evolved at 25 °C, competition with rotifers evolved at 30 °C, and protists in isolation) on the log-transformed logistic crowding coefficient (ln </w:t>
      </w:r>
      <w:r w:rsidRPr="00605D60">
        <w:rPr>
          <w:rFonts w:ascii="Times New Roman" w:hAnsi="Times New Roman" w:cs="Times New Roman"/>
        </w:rPr>
        <w:t>α</w:t>
      </w:r>
      <w:r>
        <w:rPr>
          <w:rFonts w:ascii="Times New Roman" w:hAnsi="Times New Roman" w:cs="Times New Roman"/>
        </w:rPr>
        <w:t xml:space="preserve">) of </w:t>
      </w:r>
      <w:r>
        <w:rPr>
          <w:rFonts w:ascii="Times New Roman" w:hAnsi="Times New Roman" w:cs="Times New Roman"/>
          <w:i/>
          <w:iCs/>
        </w:rPr>
        <w:t>Tetrahymena</w:t>
      </w:r>
      <w:r>
        <w:rPr>
          <w:rFonts w:ascii="Times New Roman" w:hAnsi="Times New Roman" w:cs="Times New Roman"/>
        </w:rPr>
        <w:t>.</w:t>
      </w:r>
    </w:p>
    <w:p w14:paraId="05AED39A"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C559FD" w14:paraId="703174FC" w14:textId="77777777" w:rsidTr="002369E3">
        <w:tc>
          <w:tcPr>
            <w:tcW w:w="1843" w:type="dxa"/>
            <w:tcBorders>
              <w:top w:val="single" w:sz="4" w:space="0" w:color="auto"/>
              <w:left w:val="nil"/>
              <w:bottom w:val="single" w:sz="4" w:space="0" w:color="auto"/>
              <w:right w:val="nil"/>
            </w:tcBorders>
          </w:tcPr>
          <w:p w14:paraId="1EF8708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3C01734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1EB0909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76A8896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3AAB773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5F08D071" w14:textId="77777777" w:rsidR="00C559FD" w:rsidRDefault="00C559FD" w:rsidP="002369E3">
            <w:pPr>
              <w:spacing w:line="276" w:lineRule="auto"/>
              <w:rPr>
                <w:rFonts w:ascii="Times New Roman" w:hAnsi="Times New Roman" w:cs="Times New Roman"/>
              </w:rPr>
            </w:pPr>
          </w:p>
        </w:tc>
      </w:tr>
      <w:tr w:rsidR="00C559FD" w14:paraId="7AC7652D" w14:textId="77777777" w:rsidTr="002369E3">
        <w:tc>
          <w:tcPr>
            <w:tcW w:w="1843" w:type="dxa"/>
            <w:tcBorders>
              <w:top w:val="single" w:sz="4" w:space="0" w:color="auto"/>
              <w:left w:val="nil"/>
              <w:bottom w:val="nil"/>
              <w:right w:val="nil"/>
            </w:tcBorders>
          </w:tcPr>
          <w:p w14:paraId="3461E40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2A74C8F7" w14:textId="77777777" w:rsidR="00C559FD" w:rsidRPr="00292237" w:rsidRDefault="00C559FD" w:rsidP="002369E3">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313.615  </w:t>
            </w:r>
          </w:p>
        </w:tc>
        <w:tc>
          <w:tcPr>
            <w:tcW w:w="850" w:type="dxa"/>
            <w:tcBorders>
              <w:top w:val="single" w:sz="4" w:space="0" w:color="auto"/>
              <w:left w:val="nil"/>
              <w:bottom w:val="nil"/>
              <w:right w:val="nil"/>
            </w:tcBorders>
          </w:tcPr>
          <w:p w14:paraId="5D4E73F6"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25C3821B" w14:textId="77777777" w:rsidR="00C559FD" w:rsidRPr="00292237" w:rsidRDefault="00C559FD" w:rsidP="002369E3">
            <w:pPr>
              <w:tabs>
                <w:tab w:val="decimal" w:pos="456"/>
              </w:tabs>
              <w:spacing w:line="276" w:lineRule="auto"/>
              <w:rPr>
                <w:rFonts w:ascii="Times New Roman" w:hAnsi="Times New Roman" w:cs="Times New Roman"/>
              </w:rPr>
            </w:pPr>
            <w:r w:rsidRPr="00620AC6">
              <w:rPr>
                <w:rFonts w:ascii="Times New Roman" w:hAnsi="Times New Roman" w:cs="Times New Roman"/>
              </w:rPr>
              <w:t>1034.13</w:t>
            </w:r>
            <w:r>
              <w:rPr>
                <w:rFonts w:ascii="Times New Roman" w:hAnsi="Times New Roman" w:cs="Times New Roman"/>
              </w:rPr>
              <w:t>8</w:t>
            </w:r>
          </w:p>
        </w:tc>
        <w:tc>
          <w:tcPr>
            <w:tcW w:w="992" w:type="dxa"/>
            <w:tcBorders>
              <w:top w:val="single" w:sz="4" w:space="0" w:color="auto"/>
              <w:left w:val="nil"/>
              <w:bottom w:val="nil"/>
              <w:right w:val="nil"/>
            </w:tcBorders>
          </w:tcPr>
          <w:p w14:paraId="58630233"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695847C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7E123FF4" w14:textId="77777777" w:rsidTr="002369E3">
        <w:tc>
          <w:tcPr>
            <w:tcW w:w="1843" w:type="dxa"/>
            <w:tcBorders>
              <w:top w:val="nil"/>
              <w:left w:val="nil"/>
              <w:bottom w:val="nil"/>
              <w:right w:val="nil"/>
            </w:tcBorders>
          </w:tcPr>
          <w:p w14:paraId="4E816A2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55D24F48" w14:textId="77777777" w:rsidR="00C559FD" w:rsidRPr="00292237" w:rsidRDefault="00C559FD" w:rsidP="002369E3">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0.061  </w:t>
            </w:r>
          </w:p>
        </w:tc>
        <w:tc>
          <w:tcPr>
            <w:tcW w:w="850" w:type="dxa"/>
            <w:tcBorders>
              <w:top w:val="nil"/>
              <w:left w:val="nil"/>
              <w:bottom w:val="nil"/>
              <w:right w:val="nil"/>
            </w:tcBorders>
          </w:tcPr>
          <w:p w14:paraId="00385354"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BE16CA6" w14:textId="77777777" w:rsidR="00C559FD" w:rsidRPr="00292237" w:rsidRDefault="00C559FD" w:rsidP="002369E3">
            <w:pPr>
              <w:tabs>
                <w:tab w:val="decimal" w:pos="456"/>
              </w:tabs>
              <w:spacing w:line="276" w:lineRule="auto"/>
              <w:rPr>
                <w:rFonts w:ascii="Times New Roman" w:hAnsi="Times New Roman" w:cs="Times New Roman"/>
              </w:rPr>
            </w:pPr>
            <w:r w:rsidRPr="004851D5">
              <w:rPr>
                <w:rFonts w:ascii="Times New Roman" w:hAnsi="Times New Roman" w:cs="Times New Roman"/>
              </w:rPr>
              <w:t>0.20</w:t>
            </w:r>
            <w:r>
              <w:rPr>
                <w:rFonts w:ascii="Times New Roman" w:hAnsi="Times New Roman" w:cs="Times New Roman"/>
              </w:rPr>
              <w:t>3</w:t>
            </w:r>
          </w:p>
        </w:tc>
        <w:tc>
          <w:tcPr>
            <w:tcW w:w="992" w:type="dxa"/>
            <w:tcBorders>
              <w:top w:val="nil"/>
              <w:left w:val="nil"/>
              <w:bottom w:val="nil"/>
              <w:right w:val="nil"/>
            </w:tcBorders>
          </w:tcPr>
          <w:p w14:paraId="6211D972" w14:textId="77777777" w:rsidR="00C559FD" w:rsidRPr="00292237" w:rsidRDefault="00C559FD" w:rsidP="002369E3">
            <w:pPr>
              <w:tabs>
                <w:tab w:val="decimal" w:pos="336"/>
              </w:tabs>
              <w:spacing w:line="276" w:lineRule="auto"/>
              <w:ind w:right="-23"/>
              <w:rPr>
                <w:rFonts w:ascii="Times New Roman" w:hAnsi="Times New Roman" w:cs="Times New Roman"/>
              </w:rPr>
            </w:pPr>
            <w:r w:rsidRPr="004851D5">
              <w:rPr>
                <w:rFonts w:ascii="Times New Roman" w:hAnsi="Times New Roman" w:cs="Times New Roman"/>
              </w:rPr>
              <w:t>0.654</w:t>
            </w:r>
          </w:p>
        </w:tc>
        <w:tc>
          <w:tcPr>
            <w:tcW w:w="718" w:type="dxa"/>
            <w:tcBorders>
              <w:top w:val="nil"/>
              <w:left w:val="nil"/>
              <w:bottom w:val="nil"/>
              <w:right w:val="nil"/>
            </w:tcBorders>
          </w:tcPr>
          <w:p w14:paraId="61CFDB05" w14:textId="77777777" w:rsidR="00C559FD" w:rsidRDefault="00C559FD" w:rsidP="002369E3">
            <w:pPr>
              <w:spacing w:line="276" w:lineRule="auto"/>
              <w:rPr>
                <w:rFonts w:ascii="Times New Roman" w:hAnsi="Times New Roman" w:cs="Times New Roman"/>
              </w:rPr>
            </w:pPr>
          </w:p>
        </w:tc>
      </w:tr>
      <w:tr w:rsidR="00C559FD" w14:paraId="006ABF92" w14:textId="77777777" w:rsidTr="002369E3">
        <w:tc>
          <w:tcPr>
            <w:tcW w:w="1843" w:type="dxa"/>
            <w:tcBorders>
              <w:top w:val="nil"/>
              <w:left w:val="nil"/>
              <w:bottom w:val="nil"/>
              <w:right w:val="nil"/>
            </w:tcBorders>
          </w:tcPr>
          <w:p w14:paraId="1D2C7E7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4EFD24DA" w14:textId="77777777" w:rsidR="00C559FD" w:rsidRPr="00292237" w:rsidRDefault="00C559FD" w:rsidP="002369E3">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4.445  </w:t>
            </w:r>
          </w:p>
        </w:tc>
        <w:tc>
          <w:tcPr>
            <w:tcW w:w="850" w:type="dxa"/>
            <w:tcBorders>
              <w:top w:val="nil"/>
              <w:left w:val="nil"/>
              <w:bottom w:val="nil"/>
              <w:right w:val="nil"/>
            </w:tcBorders>
          </w:tcPr>
          <w:p w14:paraId="607B95D0"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002F2582" w14:textId="77777777" w:rsidR="00C559FD" w:rsidRPr="00292237" w:rsidRDefault="00C559FD" w:rsidP="002369E3">
            <w:pPr>
              <w:tabs>
                <w:tab w:val="decimal" w:pos="456"/>
              </w:tabs>
              <w:spacing w:line="276" w:lineRule="auto"/>
              <w:rPr>
                <w:rFonts w:ascii="Times New Roman" w:hAnsi="Times New Roman" w:cs="Times New Roman"/>
              </w:rPr>
            </w:pPr>
            <w:r w:rsidRPr="004851D5">
              <w:rPr>
                <w:rFonts w:ascii="Times New Roman" w:hAnsi="Times New Roman" w:cs="Times New Roman"/>
              </w:rPr>
              <w:t>7.328</w:t>
            </w:r>
          </w:p>
        </w:tc>
        <w:tc>
          <w:tcPr>
            <w:tcW w:w="992" w:type="dxa"/>
            <w:tcBorders>
              <w:top w:val="nil"/>
              <w:left w:val="nil"/>
              <w:bottom w:val="nil"/>
              <w:right w:val="nil"/>
            </w:tcBorders>
          </w:tcPr>
          <w:p w14:paraId="2BBE90A5" w14:textId="77777777" w:rsidR="00C559FD" w:rsidRPr="00292237" w:rsidRDefault="00C559FD" w:rsidP="002369E3">
            <w:pPr>
              <w:tabs>
                <w:tab w:val="decimal" w:pos="336"/>
              </w:tabs>
              <w:spacing w:line="276" w:lineRule="auto"/>
              <w:ind w:right="-23"/>
              <w:rPr>
                <w:rFonts w:ascii="Times New Roman" w:hAnsi="Times New Roman" w:cs="Times New Roman"/>
              </w:rPr>
            </w:pPr>
            <w:r w:rsidRPr="004851D5">
              <w:rPr>
                <w:rFonts w:ascii="Times New Roman" w:hAnsi="Times New Roman" w:cs="Times New Roman"/>
              </w:rPr>
              <w:t>0.00</w:t>
            </w:r>
            <w:r>
              <w:rPr>
                <w:rFonts w:ascii="Times New Roman" w:hAnsi="Times New Roman" w:cs="Times New Roman"/>
              </w:rPr>
              <w:t>2</w:t>
            </w:r>
          </w:p>
        </w:tc>
        <w:tc>
          <w:tcPr>
            <w:tcW w:w="718" w:type="dxa"/>
            <w:tcBorders>
              <w:top w:val="nil"/>
              <w:left w:val="nil"/>
              <w:bottom w:val="nil"/>
              <w:right w:val="nil"/>
            </w:tcBorders>
          </w:tcPr>
          <w:p w14:paraId="48BFC80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006A0A3" w14:textId="77777777" w:rsidTr="002369E3">
        <w:tc>
          <w:tcPr>
            <w:tcW w:w="1843" w:type="dxa"/>
            <w:tcBorders>
              <w:top w:val="nil"/>
              <w:left w:val="nil"/>
              <w:bottom w:val="nil"/>
              <w:right w:val="nil"/>
            </w:tcBorders>
          </w:tcPr>
          <w:p w14:paraId="1A43E88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3A3C6E7E" w14:textId="77777777" w:rsidR="00C559FD" w:rsidRPr="00292237" w:rsidRDefault="00C559FD" w:rsidP="002369E3">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5.816  </w:t>
            </w:r>
          </w:p>
        </w:tc>
        <w:tc>
          <w:tcPr>
            <w:tcW w:w="850" w:type="dxa"/>
            <w:tcBorders>
              <w:top w:val="nil"/>
              <w:left w:val="nil"/>
              <w:bottom w:val="nil"/>
              <w:right w:val="nil"/>
            </w:tcBorders>
          </w:tcPr>
          <w:p w14:paraId="3B67A8E2"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12C6C4D0" w14:textId="77777777" w:rsidR="00C559FD" w:rsidRPr="00292237" w:rsidRDefault="00C559FD" w:rsidP="002369E3">
            <w:pPr>
              <w:tabs>
                <w:tab w:val="decimal" w:pos="456"/>
              </w:tabs>
              <w:spacing w:line="276" w:lineRule="auto"/>
              <w:rPr>
                <w:rFonts w:ascii="Times New Roman" w:hAnsi="Times New Roman" w:cs="Times New Roman"/>
              </w:rPr>
            </w:pPr>
            <w:r w:rsidRPr="004851D5">
              <w:rPr>
                <w:rFonts w:ascii="Times New Roman" w:hAnsi="Times New Roman" w:cs="Times New Roman"/>
              </w:rPr>
              <w:t>9.58</w:t>
            </w:r>
            <w:r>
              <w:rPr>
                <w:rFonts w:ascii="Times New Roman" w:hAnsi="Times New Roman" w:cs="Times New Roman"/>
              </w:rPr>
              <w:t>9</w:t>
            </w:r>
          </w:p>
        </w:tc>
        <w:tc>
          <w:tcPr>
            <w:tcW w:w="992" w:type="dxa"/>
            <w:tcBorders>
              <w:top w:val="nil"/>
              <w:left w:val="nil"/>
              <w:bottom w:val="nil"/>
              <w:right w:val="nil"/>
            </w:tcBorders>
          </w:tcPr>
          <w:p w14:paraId="6E7929D0"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394610F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009ABAEF" w14:textId="77777777" w:rsidTr="002369E3">
        <w:tc>
          <w:tcPr>
            <w:tcW w:w="1843" w:type="dxa"/>
            <w:tcBorders>
              <w:top w:val="nil"/>
              <w:left w:val="nil"/>
              <w:bottom w:val="single" w:sz="4" w:space="0" w:color="auto"/>
              <w:right w:val="nil"/>
            </w:tcBorders>
          </w:tcPr>
          <w:p w14:paraId="294D682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19A273D2" w14:textId="77777777" w:rsidR="00C559FD" w:rsidRPr="00292237" w:rsidRDefault="00C559FD" w:rsidP="002369E3">
            <w:pPr>
              <w:tabs>
                <w:tab w:val="decimal" w:pos="172"/>
              </w:tabs>
              <w:spacing w:line="276" w:lineRule="auto"/>
              <w:rPr>
                <w:rFonts w:ascii="Times New Roman" w:hAnsi="Times New Roman" w:cs="Times New Roman"/>
              </w:rPr>
            </w:pPr>
            <w:r w:rsidRPr="00620AC6">
              <w:rPr>
                <w:rFonts w:ascii="Times New Roman" w:hAnsi="Times New Roman" w:cs="Times New Roman"/>
              </w:rPr>
              <w:t>16.376</w:t>
            </w:r>
          </w:p>
        </w:tc>
        <w:tc>
          <w:tcPr>
            <w:tcW w:w="850" w:type="dxa"/>
            <w:tcBorders>
              <w:top w:val="nil"/>
              <w:left w:val="nil"/>
              <w:bottom w:val="single" w:sz="4" w:space="0" w:color="auto"/>
              <w:right w:val="nil"/>
            </w:tcBorders>
          </w:tcPr>
          <w:p w14:paraId="0842013B"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6735E1EA" w14:textId="77777777" w:rsidR="00C559FD" w:rsidRPr="00292237"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1928B1AA" w14:textId="77777777" w:rsidR="00C559FD" w:rsidRPr="00292237"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9349090" w14:textId="77777777" w:rsidR="00C559FD" w:rsidRDefault="00C559FD" w:rsidP="002369E3">
            <w:pPr>
              <w:spacing w:line="276" w:lineRule="auto"/>
              <w:rPr>
                <w:rFonts w:ascii="Times New Roman" w:hAnsi="Times New Roman" w:cs="Times New Roman"/>
              </w:rPr>
            </w:pPr>
          </w:p>
        </w:tc>
      </w:tr>
    </w:tbl>
    <w:p w14:paraId="4B021567" w14:textId="77777777" w:rsidR="00C559FD" w:rsidRDefault="00C559FD" w:rsidP="00C559FD">
      <w:pPr>
        <w:spacing w:after="0" w:line="240" w:lineRule="auto"/>
        <w:rPr>
          <w:rFonts w:ascii="Times New Roman" w:hAnsi="Times New Roman" w:cs="Times New Roman"/>
          <w:b/>
          <w:bCs/>
        </w:rPr>
      </w:pPr>
    </w:p>
    <w:p w14:paraId="29FBDB33" w14:textId="77777777" w:rsidR="00C559FD" w:rsidRDefault="00C559FD" w:rsidP="00C559FD">
      <w:pPr>
        <w:spacing w:after="0" w:line="240" w:lineRule="auto"/>
        <w:rPr>
          <w:rFonts w:ascii="Times New Roman" w:hAnsi="Times New Roman" w:cs="Times New Roman"/>
          <w:b/>
          <w:bCs/>
        </w:rPr>
      </w:pPr>
    </w:p>
    <w:p w14:paraId="3E14FD1B" w14:textId="77777777" w:rsidR="00C559FD" w:rsidRPr="00160B42" w:rsidRDefault="00C559FD" w:rsidP="00C559FD">
      <w:pPr>
        <w:spacing w:after="0" w:line="240" w:lineRule="auto"/>
        <w:rPr>
          <w:rFonts w:ascii="Times New Roman" w:hAnsi="Times New Roman" w:cs="Times New Roman"/>
        </w:rPr>
      </w:pPr>
      <w:r>
        <w:rPr>
          <w:rFonts w:ascii="Times New Roman" w:hAnsi="Times New Roman" w:cs="Times New Roman"/>
          <w:b/>
          <w:bCs/>
        </w:rPr>
        <w:t xml:space="preserve">Table 9. </w:t>
      </w:r>
      <w:r>
        <w:rPr>
          <w:rFonts w:ascii="Times New Roman" w:hAnsi="Times New Roman" w:cs="Times New Roman"/>
        </w:rPr>
        <w:t>Results of a two-way ANOVA (Type 3) testing the effect of contemporary temperature (Temp) and its interaction with a competition factor (Comp) with three levels (competition with rotifers evolved at 25 °C, competition with rotifers evolved at 30 °C, and protists in isolation) on the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w:t>
      </w:r>
    </w:p>
    <w:p w14:paraId="463EDCE2" w14:textId="77777777" w:rsidR="00C559FD" w:rsidRDefault="00C559FD" w:rsidP="00C559FD">
      <w:pPr>
        <w:spacing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C559FD" w14:paraId="241F89C9" w14:textId="77777777" w:rsidTr="002369E3">
        <w:tc>
          <w:tcPr>
            <w:tcW w:w="1843" w:type="dxa"/>
            <w:tcBorders>
              <w:top w:val="single" w:sz="4" w:space="0" w:color="auto"/>
              <w:left w:val="nil"/>
              <w:bottom w:val="single" w:sz="4" w:space="0" w:color="auto"/>
              <w:right w:val="nil"/>
            </w:tcBorders>
          </w:tcPr>
          <w:p w14:paraId="74ACAF6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1FD1F27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544E7B7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61E2863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4A433EC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10CD0402" w14:textId="77777777" w:rsidR="00C559FD" w:rsidRDefault="00C559FD" w:rsidP="002369E3">
            <w:pPr>
              <w:spacing w:line="276" w:lineRule="auto"/>
              <w:rPr>
                <w:rFonts w:ascii="Times New Roman" w:hAnsi="Times New Roman" w:cs="Times New Roman"/>
              </w:rPr>
            </w:pPr>
          </w:p>
        </w:tc>
      </w:tr>
      <w:tr w:rsidR="00C559FD" w14:paraId="65034B86" w14:textId="77777777" w:rsidTr="002369E3">
        <w:tc>
          <w:tcPr>
            <w:tcW w:w="1843" w:type="dxa"/>
            <w:tcBorders>
              <w:top w:val="single" w:sz="4" w:space="0" w:color="auto"/>
              <w:left w:val="nil"/>
              <w:bottom w:val="nil"/>
              <w:right w:val="nil"/>
            </w:tcBorders>
          </w:tcPr>
          <w:p w14:paraId="68F59B5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31544E37" w14:textId="77777777" w:rsidR="00C559FD" w:rsidRPr="00292237" w:rsidRDefault="00C559FD" w:rsidP="002369E3">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411021852  </w:t>
            </w:r>
          </w:p>
        </w:tc>
        <w:tc>
          <w:tcPr>
            <w:tcW w:w="850" w:type="dxa"/>
            <w:tcBorders>
              <w:top w:val="single" w:sz="4" w:space="0" w:color="auto"/>
              <w:left w:val="nil"/>
              <w:bottom w:val="nil"/>
              <w:right w:val="nil"/>
            </w:tcBorders>
          </w:tcPr>
          <w:p w14:paraId="0A495B04"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3B35636C" w14:textId="77777777" w:rsidR="00C559FD" w:rsidRPr="00292237" w:rsidRDefault="00C559FD" w:rsidP="002369E3">
            <w:pPr>
              <w:tabs>
                <w:tab w:val="decimal" w:pos="456"/>
              </w:tabs>
              <w:spacing w:line="276" w:lineRule="auto"/>
              <w:rPr>
                <w:rFonts w:ascii="Times New Roman" w:hAnsi="Times New Roman" w:cs="Times New Roman"/>
              </w:rPr>
            </w:pPr>
            <w:r w:rsidRPr="00946A74">
              <w:rPr>
                <w:rFonts w:ascii="Times New Roman" w:hAnsi="Times New Roman" w:cs="Times New Roman"/>
              </w:rPr>
              <w:t>203.95</w:t>
            </w:r>
            <w:r>
              <w:rPr>
                <w:rFonts w:ascii="Times New Roman" w:hAnsi="Times New Roman" w:cs="Times New Roman"/>
              </w:rPr>
              <w:t>2</w:t>
            </w:r>
          </w:p>
        </w:tc>
        <w:tc>
          <w:tcPr>
            <w:tcW w:w="992" w:type="dxa"/>
            <w:tcBorders>
              <w:top w:val="single" w:sz="4" w:space="0" w:color="auto"/>
              <w:left w:val="nil"/>
              <w:bottom w:val="nil"/>
              <w:right w:val="nil"/>
            </w:tcBorders>
          </w:tcPr>
          <w:p w14:paraId="0A33FE34"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07ABCDD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327AE38" w14:textId="77777777" w:rsidTr="002369E3">
        <w:tc>
          <w:tcPr>
            <w:tcW w:w="1843" w:type="dxa"/>
            <w:tcBorders>
              <w:top w:val="nil"/>
              <w:left w:val="nil"/>
              <w:bottom w:val="nil"/>
              <w:right w:val="nil"/>
            </w:tcBorders>
          </w:tcPr>
          <w:p w14:paraId="4A753EE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0EFAFAFD" w14:textId="77777777" w:rsidR="00C559FD" w:rsidRPr="00292237" w:rsidRDefault="00C559FD" w:rsidP="002369E3">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14166910  </w:t>
            </w:r>
          </w:p>
        </w:tc>
        <w:tc>
          <w:tcPr>
            <w:tcW w:w="850" w:type="dxa"/>
            <w:tcBorders>
              <w:top w:val="nil"/>
              <w:left w:val="nil"/>
              <w:bottom w:val="nil"/>
              <w:right w:val="nil"/>
            </w:tcBorders>
          </w:tcPr>
          <w:p w14:paraId="4D7B71EF"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13CEB63E" w14:textId="77777777" w:rsidR="00C559FD" w:rsidRPr="00292237" w:rsidRDefault="00C559FD" w:rsidP="002369E3">
            <w:pPr>
              <w:tabs>
                <w:tab w:val="decimal" w:pos="456"/>
              </w:tabs>
              <w:spacing w:line="276" w:lineRule="auto"/>
              <w:rPr>
                <w:rFonts w:ascii="Times New Roman" w:hAnsi="Times New Roman" w:cs="Times New Roman"/>
              </w:rPr>
            </w:pPr>
            <w:r w:rsidRPr="00946A74">
              <w:rPr>
                <w:rFonts w:ascii="Times New Roman" w:hAnsi="Times New Roman" w:cs="Times New Roman"/>
              </w:rPr>
              <w:t>7.0</w:t>
            </w:r>
            <w:r>
              <w:rPr>
                <w:rFonts w:ascii="Times New Roman" w:hAnsi="Times New Roman" w:cs="Times New Roman"/>
              </w:rPr>
              <w:t>30</w:t>
            </w:r>
          </w:p>
        </w:tc>
        <w:tc>
          <w:tcPr>
            <w:tcW w:w="992" w:type="dxa"/>
            <w:tcBorders>
              <w:top w:val="nil"/>
              <w:left w:val="nil"/>
              <w:bottom w:val="nil"/>
              <w:right w:val="nil"/>
            </w:tcBorders>
          </w:tcPr>
          <w:p w14:paraId="7C3228E2" w14:textId="77777777" w:rsidR="00C559FD" w:rsidRPr="00292237" w:rsidRDefault="00C559FD" w:rsidP="002369E3">
            <w:pPr>
              <w:tabs>
                <w:tab w:val="decimal" w:pos="336"/>
              </w:tabs>
              <w:spacing w:line="276" w:lineRule="auto"/>
              <w:ind w:right="-23"/>
              <w:rPr>
                <w:rFonts w:ascii="Times New Roman" w:hAnsi="Times New Roman" w:cs="Times New Roman"/>
              </w:rPr>
            </w:pPr>
            <w:r w:rsidRPr="004851D5">
              <w:rPr>
                <w:rFonts w:ascii="Times New Roman" w:hAnsi="Times New Roman" w:cs="Times New Roman"/>
              </w:rPr>
              <w:t>0.</w:t>
            </w:r>
            <w:r>
              <w:rPr>
                <w:rFonts w:ascii="Times New Roman" w:hAnsi="Times New Roman" w:cs="Times New Roman"/>
              </w:rPr>
              <w:t>011</w:t>
            </w:r>
          </w:p>
        </w:tc>
        <w:tc>
          <w:tcPr>
            <w:tcW w:w="718" w:type="dxa"/>
            <w:tcBorders>
              <w:top w:val="nil"/>
              <w:left w:val="nil"/>
              <w:bottom w:val="nil"/>
              <w:right w:val="nil"/>
            </w:tcBorders>
          </w:tcPr>
          <w:p w14:paraId="2B57676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7502BC4B" w14:textId="77777777" w:rsidTr="002369E3">
        <w:tc>
          <w:tcPr>
            <w:tcW w:w="1843" w:type="dxa"/>
            <w:tcBorders>
              <w:top w:val="nil"/>
              <w:left w:val="nil"/>
              <w:bottom w:val="nil"/>
              <w:right w:val="nil"/>
            </w:tcBorders>
          </w:tcPr>
          <w:p w14:paraId="34536A3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7F1EB1F1" w14:textId="77777777" w:rsidR="00C559FD" w:rsidRPr="00292237" w:rsidRDefault="00C559FD" w:rsidP="002369E3">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114886800  </w:t>
            </w:r>
          </w:p>
        </w:tc>
        <w:tc>
          <w:tcPr>
            <w:tcW w:w="850" w:type="dxa"/>
            <w:tcBorders>
              <w:top w:val="nil"/>
              <w:left w:val="nil"/>
              <w:bottom w:val="nil"/>
              <w:right w:val="nil"/>
            </w:tcBorders>
          </w:tcPr>
          <w:p w14:paraId="579D7551"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4EAA8D8D" w14:textId="77777777" w:rsidR="00C559FD" w:rsidRPr="00292237" w:rsidRDefault="00C559FD" w:rsidP="002369E3">
            <w:pPr>
              <w:tabs>
                <w:tab w:val="decimal" w:pos="456"/>
              </w:tabs>
              <w:spacing w:line="276" w:lineRule="auto"/>
              <w:rPr>
                <w:rFonts w:ascii="Times New Roman" w:hAnsi="Times New Roman" w:cs="Times New Roman"/>
              </w:rPr>
            </w:pPr>
            <w:r w:rsidRPr="00946A74">
              <w:rPr>
                <w:rFonts w:ascii="Times New Roman" w:hAnsi="Times New Roman" w:cs="Times New Roman"/>
              </w:rPr>
              <w:t>28.50</w:t>
            </w:r>
            <w:r>
              <w:rPr>
                <w:rFonts w:ascii="Times New Roman" w:hAnsi="Times New Roman" w:cs="Times New Roman"/>
              </w:rPr>
              <w:t>4</w:t>
            </w:r>
          </w:p>
        </w:tc>
        <w:tc>
          <w:tcPr>
            <w:tcW w:w="992" w:type="dxa"/>
            <w:tcBorders>
              <w:top w:val="nil"/>
              <w:left w:val="nil"/>
              <w:bottom w:val="nil"/>
              <w:right w:val="nil"/>
            </w:tcBorders>
          </w:tcPr>
          <w:p w14:paraId="00052DFF"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61C245F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27FBD472" w14:textId="77777777" w:rsidTr="002369E3">
        <w:tc>
          <w:tcPr>
            <w:tcW w:w="1843" w:type="dxa"/>
            <w:tcBorders>
              <w:top w:val="nil"/>
              <w:left w:val="nil"/>
              <w:bottom w:val="nil"/>
              <w:right w:val="nil"/>
            </w:tcBorders>
          </w:tcPr>
          <w:p w14:paraId="04FE6D5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2FB5E2F3" w14:textId="77777777" w:rsidR="00C559FD" w:rsidRPr="00292237" w:rsidRDefault="00C559FD" w:rsidP="002369E3">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80872443  </w:t>
            </w:r>
          </w:p>
        </w:tc>
        <w:tc>
          <w:tcPr>
            <w:tcW w:w="850" w:type="dxa"/>
            <w:tcBorders>
              <w:top w:val="nil"/>
              <w:left w:val="nil"/>
              <w:bottom w:val="nil"/>
              <w:right w:val="nil"/>
            </w:tcBorders>
          </w:tcPr>
          <w:p w14:paraId="6FD0422A"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238746D0" w14:textId="77777777" w:rsidR="00C559FD" w:rsidRPr="00292237" w:rsidRDefault="00C559FD" w:rsidP="002369E3">
            <w:pPr>
              <w:tabs>
                <w:tab w:val="decimal" w:pos="456"/>
              </w:tabs>
              <w:spacing w:line="276" w:lineRule="auto"/>
              <w:rPr>
                <w:rFonts w:ascii="Times New Roman" w:hAnsi="Times New Roman" w:cs="Times New Roman"/>
              </w:rPr>
            </w:pPr>
            <w:r w:rsidRPr="00946A74">
              <w:rPr>
                <w:rFonts w:ascii="Times New Roman" w:hAnsi="Times New Roman" w:cs="Times New Roman"/>
              </w:rPr>
              <w:t>20.06</w:t>
            </w:r>
            <w:r>
              <w:rPr>
                <w:rFonts w:ascii="Times New Roman" w:hAnsi="Times New Roman" w:cs="Times New Roman"/>
              </w:rPr>
              <w:t>5</w:t>
            </w:r>
          </w:p>
        </w:tc>
        <w:tc>
          <w:tcPr>
            <w:tcW w:w="992" w:type="dxa"/>
            <w:tcBorders>
              <w:top w:val="nil"/>
              <w:left w:val="nil"/>
              <w:bottom w:val="nil"/>
              <w:right w:val="nil"/>
            </w:tcBorders>
          </w:tcPr>
          <w:p w14:paraId="17B44F4A"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7B52866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32EC73A" w14:textId="77777777" w:rsidTr="002369E3">
        <w:tc>
          <w:tcPr>
            <w:tcW w:w="1843" w:type="dxa"/>
            <w:tcBorders>
              <w:top w:val="nil"/>
              <w:left w:val="nil"/>
              <w:bottom w:val="single" w:sz="4" w:space="0" w:color="auto"/>
              <w:right w:val="nil"/>
            </w:tcBorders>
          </w:tcPr>
          <w:p w14:paraId="0311F2F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62A256CD" w14:textId="77777777" w:rsidR="00C559FD" w:rsidRPr="00292237" w:rsidRDefault="00C559FD" w:rsidP="002369E3">
            <w:pPr>
              <w:tabs>
                <w:tab w:val="decimal" w:pos="172"/>
              </w:tabs>
              <w:spacing w:line="276" w:lineRule="auto"/>
              <w:rPr>
                <w:rFonts w:ascii="Times New Roman" w:hAnsi="Times New Roman" w:cs="Times New Roman"/>
              </w:rPr>
            </w:pPr>
            <w:r w:rsidRPr="00946A74">
              <w:rPr>
                <w:rFonts w:ascii="Times New Roman" w:hAnsi="Times New Roman" w:cs="Times New Roman"/>
              </w:rPr>
              <w:t>108825630</w:t>
            </w:r>
          </w:p>
        </w:tc>
        <w:tc>
          <w:tcPr>
            <w:tcW w:w="850" w:type="dxa"/>
            <w:tcBorders>
              <w:top w:val="nil"/>
              <w:left w:val="nil"/>
              <w:bottom w:val="single" w:sz="4" w:space="0" w:color="auto"/>
              <w:right w:val="nil"/>
            </w:tcBorders>
          </w:tcPr>
          <w:p w14:paraId="08E8E05A"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68F39A0F" w14:textId="77777777" w:rsidR="00C559FD" w:rsidRPr="00292237"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646A2895" w14:textId="77777777" w:rsidR="00C559FD" w:rsidRPr="00292237"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57A3D4FD" w14:textId="77777777" w:rsidR="00C559FD" w:rsidRDefault="00C559FD" w:rsidP="002369E3">
            <w:pPr>
              <w:spacing w:line="276" w:lineRule="auto"/>
              <w:rPr>
                <w:rFonts w:ascii="Times New Roman" w:hAnsi="Times New Roman" w:cs="Times New Roman"/>
              </w:rPr>
            </w:pPr>
          </w:p>
        </w:tc>
      </w:tr>
    </w:tbl>
    <w:p w14:paraId="749DC353" w14:textId="77777777" w:rsidR="00C559FD" w:rsidRDefault="00C559FD" w:rsidP="00C559FD">
      <w:pPr>
        <w:spacing w:line="240" w:lineRule="auto"/>
        <w:rPr>
          <w:rFonts w:ascii="Times New Roman" w:hAnsi="Times New Roman" w:cs="Times New Roman"/>
          <w:b/>
          <w:bCs/>
        </w:rPr>
      </w:pPr>
    </w:p>
    <w:p w14:paraId="635B3D63" w14:textId="77777777" w:rsidR="00C559FD" w:rsidRDefault="00C559FD" w:rsidP="00C559FD">
      <w:pPr>
        <w:rPr>
          <w:rFonts w:ascii="Times New Roman" w:hAnsi="Times New Roman" w:cs="Times New Roman"/>
          <w:b/>
          <w:bCs/>
        </w:rPr>
      </w:pPr>
      <w:r>
        <w:rPr>
          <w:rFonts w:ascii="Times New Roman" w:hAnsi="Times New Roman" w:cs="Times New Roman"/>
          <w:b/>
          <w:bCs/>
        </w:rPr>
        <w:br w:type="page"/>
      </w:r>
    </w:p>
    <w:p w14:paraId="3E4EF115" w14:textId="77777777" w:rsidR="00C559FD" w:rsidRDefault="00C559FD" w:rsidP="00C559FD">
      <w:pPr>
        <w:spacing w:line="240" w:lineRule="auto"/>
        <w:rPr>
          <w:rFonts w:ascii="Times New Roman" w:hAnsi="Times New Roman" w:cs="Times New Roman"/>
        </w:rPr>
      </w:pPr>
      <w:r w:rsidRPr="006B1AAB">
        <w:rPr>
          <w:rFonts w:ascii="Times New Roman" w:hAnsi="Times New Roman" w:cs="Times New Roman"/>
          <w:b/>
          <w:bCs/>
        </w:rPr>
        <w:lastRenderedPageBreak/>
        <w:t xml:space="preserve">Table </w:t>
      </w:r>
      <w:r>
        <w:rPr>
          <w:rFonts w:ascii="Times New Roman" w:hAnsi="Times New Roman" w:cs="Times New Roman"/>
          <w:b/>
          <w:bCs/>
        </w:rPr>
        <w:t>10</w:t>
      </w:r>
      <w:r w:rsidRPr="006B1AAB">
        <w:rPr>
          <w:rFonts w:ascii="Times New Roman" w:hAnsi="Times New Roman" w:cs="Times New Roman"/>
          <w:b/>
          <w:bCs/>
        </w:rPr>
        <w:t>.</w:t>
      </w:r>
      <w:r>
        <w:rPr>
          <w:rFonts w:ascii="Times New Roman" w:hAnsi="Times New Roman" w:cs="Times New Roman"/>
        </w:rPr>
        <w:t xml:space="preserve"> Post-hoc contrasts comparing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 xml:space="preserve"> populations measured at contemporary temperatures of 25 °C and 30 °C in the absence and presence of </w:t>
      </w:r>
      <w:r>
        <w:rPr>
          <w:rFonts w:ascii="Times New Roman" w:hAnsi="Times New Roman" w:cs="Times New Roman"/>
          <w:i/>
          <w:iCs/>
        </w:rPr>
        <w:t>H. rosa</w:t>
      </w:r>
      <w:r>
        <w:rPr>
          <w:rFonts w:ascii="Times New Roman" w:hAnsi="Times New Roman" w:cs="Times New Roman"/>
        </w:rPr>
        <w:t xml:space="preserve"> competitors of two evolutionary histories. Estimates represent the difference between treatment contrasts from Tukey HSD comparisons following a two-way ANOVA. For all contrasts: SE = </w:t>
      </w:r>
      <w:r w:rsidRPr="00D14220">
        <w:rPr>
          <w:rFonts w:ascii="Times New Roman" w:hAnsi="Times New Roman" w:cs="Times New Roman"/>
        </w:rPr>
        <w:t>63.5</w:t>
      </w:r>
      <w:r>
        <w:rPr>
          <w:rFonts w:ascii="Times New Roman" w:hAnsi="Times New Roman" w:cs="Times New Roman"/>
        </w:rPr>
        <w:t>, Df = 54.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3402"/>
        <w:gridCol w:w="1134"/>
        <w:gridCol w:w="851"/>
        <w:gridCol w:w="992"/>
        <w:gridCol w:w="709"/>
      </w:tblGrid>
      <w:tr w:rsidR="00C559FD" w14:paraId="36CA1AA1" w14:textId="77777777" w:rsidTr="002369E3">
        <w:tc>
          <w:tcPr>
            <w:tcW w:w="851" w:type="dxa"/>
            <w:tcBorders>
              <w:top w:val="single" w:sz="4" w:space="0" w:color="auto"/>
              <w:bottom w:val="single" w:sz="4" w:space="0" w:color="auto"/>
            </w:tcBorders>
          </w:tcPr>
          <w:p w14:paraId="75837E9A"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3402" w:type="dxa"/>
            <w:tcBorders>
              <w:top w:val="single" w:sz="4" w:space="0" w:color="auto"/>
              <w:bottom w:val="single" w:sz="4" w:space="0" w:color="auto"/>
            </w:tcBorders>
          </w:tcPr>
          <w:p w14:paraId="509CE13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Contrast</w:t>
            </w:r>
          </w:p>
        </w:tc>
        <w:tc>
          <w:tcPr>
            <w:tcW w:w="1134" w:type="dxa"/>
            <w:tcBorders>
              <w:top w:val="single" w:sz="4" w:space="0" w:color="auto"/>
              <w:bottom w:val="single" w:sz="4" w:space="0" w:color="auto"/>
            </w:tcBorders>
          </w:tcPr>
          <w:p w14:paraId="2D77E96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6C41A44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 ratio</w:t>
            </w:r>
          </w:p>
        </w:tc>
        <w:tc>
          <w:tcPr>
            <w:tcW w:w="992" w:type="dxa"/>
            <w:tcBorders>
              <w:top w:val="single" w:sz="4" w:space="0" w:color="auto"/>
              <w:bottom w:val="single" w:sz="4" w:space="0" w:color="auto"/>
            </w:tcBorders>
          </w:tcPr>
          <w:p w14:paraId="2D490B4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09" w:type="dxa"/>
            <w:tcBorders>
              <w:top w:val="single" w:sz="4" w:space="0" w:color="auto"/>
              <w:bottom w:val="single" w:sz="4" w:space="0" w:color="auto"/>
            </w:tcBorders>
          </w:tcPr>
          <w:p w14:paraId="664316AF" w14:textId="77777777" w:rsidR="00C559FD" w:rsidRDefault="00C559FD" w:rsidP="002369E3">
            <w:pPr>
              <w:spacing w:line="276" w:lineRule="auto"/>
              <w:rPr>
                <w:rFonts w:ascii="Times New Roman" w:hAnsi="Times New Roman" w:cs="Times New Roman"/>
              </w:rPr>
            </w:pPr>
          </w:p>
        </w:tc>
      </w:tr>
      <w:tr w:rsidR="00C559FD" w14:paraId="67EF94E4" w14:textId="77777777" w:rsidTr="002369E3">
        <w:tc>
          <w:tcPr>
            <w:tcW w:w="851" w:type="dxa"/>
            <w:tcBorders>
              <w:top w:val="single" w:sz="4" w:space="0" w:color="auto"/>
            </w:tcBorders>
          </w:tcPr>
          <w:p w14:paraId="026C714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w:t>
            </w:r>
          </w:p>
        </w:tc>
        <w:tc>
          <w:tcPr>
            <w:tcW w:w="3402" w:type="dxa"/>
            <w:tcBorders>
              <w:top w:val="single" w:sz="4" w:space="0" w:color="auto"/>
            </w:tcBorders>
          </w:tcPr>
          <w:p w14:paraId="15425BA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(25-evo-rotif) – (30-evo-rotif)</w:t>
            </w:r>
          </w:p>
        </w:tc>
        <w:tc>
          <w:tcPr>
            <w:tcW w:w="1134" w:type="dxa"/>
            <w:tcBorders>
              <w:top w:val="single" w:sz="4" w:space="0" w:color="auto"/>
            </w:tcBorders>
            <w:vAlign w:val="center"/>
          </w:tcPr>
          <w:p w14:paraId="2DC2EB9D"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-41.4</w:t>
            </w:r>
          </w:p>
        </w:tc>
        <w:tc>
          <w:tcPr>
            <w:tcW w:w="851" w:type="dxa"/>
            <w:tcBorders>
              <w:top w:val="single" w:sz="4" w:space="0" w:color="auto"/>
            </w:tcBorders>
            <w:vAlign w:val="center"/>
          </w:tcPr>
          <w:p w14:paraId="29D5BDA1"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-0.652</w:t>
            </w:r>
          </w:p>
        </w:tc>
        <w:tc>
          <w:tcPr>
            <w:tcW w:w="992" w:type="dxa"/>
            <w:tcBorders>
              <w:top w:val="single" w:sz="4" w:space="0" w:color="auto"/>
            </w:tcBorders>
            <w:vAlign w:val="center"/>
          </w:tcPr>
          <w:p w14:paraId="07D889EE" w14:textId="77777777" w:rsidR="00C559FD" w:rsidRDefault="00C559FD" w:rsidP="002369E3">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0.792</w:t>
            </w:r>
          </w:p>
        </w:tc>
        <w:tc>
          <w:tcPr>
            <w:tcW w:w="709" w:type="dxa"/>
            <w:tcBorders>
              <w:top w:val="single" w:sz="4" w:space="0" w:color="auto"/>
            </w:tcBorders>
          </w:tcPr>
          <w:p w14:paraId="19302B08"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5F6C2F87" w14:textId="77777777" w:rsidTr="002369E3">
        <w:tc>
          <w:tcPr>
            <w:tcW w:w="851" w:type="dxa"/>
          </w:tcPr>
          <w:p w14:paraId="6D2FD780" w14:textId="77777777" w:rsidR="00C559FD" w:rsidRDefault="00C559FD" w:rsidP="002369E3">
            <w:pPr>
              <w:spacing w:line="276" w:lineRule="auto"/>
              <w:rPr>
                <w:rFonts w:ascii="Times New Roman" w:hAnsi="Times New Roman" w:cs="Times New Roman"/>
              </w:rPr>
            </w:pPr>
          </w:p>
        </w:tc>
        <w:tc>
          <w:tcPr>
            <w:tcW w:w="3402" w:type="dxa"/>
          </w:tcPr>
          <w:p w14:paraId="5F6B402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308A407D"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-434.3</w:t>
            </w:r>
          </w:p>
        </w:tc>
        <w:tc>
          <w:tcPr>
            <w:tcW w:w="851" w:type="dxa"/>
            <w:vAlign w:val="center"/>
          </w:tcPr>
          <w:p w14:paraId="42D8C716"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-6.840</w:t>
            </w:r>
          </w:p>
        </w:tc>
        <w:tc>
          <w:tcPr>
            <w:tcW w:w="992" w:type="dxa"/>
            <w:vAlign w:val="center"/>
          </w:tcPr>
          <w:p w14:paraId="115A825E" w14:textId="77777777" w:rsidR="00C559FD" w:rsidRDefault="00C559FD" w:rsidP="002369E3">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58480ECA" w14:textId="77777777" w:rsidR="00C559FD" w:rsidRPr="009776FB" w:rsidRDefault="00C559FD" w:rsidP="002369E3">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C559FD" w14:paraId="0715CBEE" w14:textId="77777777" w:rsidTr="002369E3">
        <w:tc>
          <w:tcPr>
            <w:tcW w:w="851" w:type="dxa"/>
          </w:tcPr>
          <w:p w14:paraId="54682735" w14:textId="77777777" w:rsidR="00C559FD" w:rsidRDefault="00C559FD" w:rsidP="002369E3">
            <w:pPr>
              <w:spacing w:line="276" w:lineRule="auto"/>
              <w:rPr>
                <w:rFonts w:ascii="Times New Roman" w:hAnsi="Times New Roman" w:cs="Times New Roman"/>
              </w:rPr>
            </w:pPr>
          </w:p>
        </w:tc>
        <w:tc>
          <w:tcPr>
            <w:tcW w:w="3402" w:type="dxa"/>
          </w:tcPr>
          <w:p w14:paraId="3AB4FBF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(30-evo-rotif) – (no-comp)</w:t>
            </w:r>
          </w:p>
        </w:tc>
        <w:tc>
          <w:tcPr>
            <w:tcW w:w="1134" w:type="dxa"/>
            <w:vAlign w:val="center"/>
          </w:tcPr>
          <w:p w14:paraId="4C31FE4E" w14:textId="77777777" w:rsidR="00C559FD" w:rsidRPr="009776FB" w:rsidRDefault="00C559FD" w:rsidP="002369E3">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-392.9</w:t>
            </w:r>
          </w:p>
        </w:tc>
        <w:tc>
          <w:tcPr>
            <w:tcW w:w="851" w:type="dxa"/>
            <w:vAlign w:val="center"/>
          </w:tcPr>
          <w:p w14:paraId="34F5C131" w14:textId="77777777" w:rsidR="00C559FD" w:rsidRPr="009776FB" w:rsidRDefault="00C559FD" w:rsidP="002369E3">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-6.189</w:t>
            </w:r>
          </w:p>
        </w:tc>
        <w:tc>
          <w:tcPr>
            <w:tcW w:w="992" w:type="dxa"/>
            <w:vAlign w:val="center"/>
          </w:tcPr>
          <w:p w14:paraId="530139E2" w14:textId="77777777" w:rsidR="00C559FD" w:rsidRPr="009776FB" w:rsidRDefault="00C559FD" w:rsidP="002369E3">
            <w:pPr>
              <w:tabs>
                <w:tab w:val="decimal" w:pos="322"/>
              </w:tabs>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71167F12" w14:textId="77777777" w:rsidR="00C559FD" w:rsidRPr="009776FB" w:rsidRDefault="00C559FD" w:rsidP="002369E3">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C559FD" w14:paraId="0FAADB38" w14:textId="77777777" w:rsidTr="002369E3">
        <w:tc>
          <w:tcPr>
            <w:tcW w:w="851" w:type="dxa"/>
          </w:tcPr>
          <w:p w14:paraId="6A3D1CA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w:t>
            </w:r>
          </w:p>
        </w:tc>
        <w:tc>
          <w:tcPr>
            <w:tcW w:w="3402" w:type="dxa"/>
          </w:tcPr>
          <w:p w14:paraId="4580756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(25-evo-rotif) – (30-evo-rotif)</w:t>
            </w:r>
          </w:p>
        </w:tc>
        <w:tc>
          <w:tcPr>
            <w:tcW w:w="1134" w:type="dxa"/>
            <w:vAlign w:val="center"/>
          </w:tcPr>
          <w:p w14:paraId="6C23CDBF"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66.6</w:t>
            </w:r>
          </w:p>
        </w:tc>
        <w:tc>
          <w:tcPr>
            <w:tcW w:w="851" w:type="dxa"/>
            <w:vAlign w:val="center"/>
          </w:tcPr>
          <w:p w14:paraId="34990B7A"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1.049</w:t>
            </w:r>
          </w:p>
        </w:tc>
        <w:tc>
          <w:tcPr>
            <w:tcW w:w="992" w:type="dxa"/>
            <w:vAlign w:val="center"/>
          </w:tcPr>
          <w:p w14:paraId="6E5A2128" w14:textId="77777777" w:rsidR="00C559FD" w:rsidRDefault="00C559FD" w:rsidP="002369E3">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0.549</w:t>
            </w:r>
          </w:p>
        </w:tc>
        <w:tc>
          <w:tcPr>
            <w:tcW w:w="709" w:type="dxa"/>
          </w:tcPr>
          <w:p w14:paraId="12B6F392"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1673379F" w14:textId="77777777" w:rsidTr="002369E3">
        <w:tc>
          <w:tcPr>
            <w:tcW w:w="851" w:type="dxa"/>
          </w:tcPr>
          <w:p w14:paraId="28A8A925" w14:textId="77777777" w:rsidR="00C559FD" w:rsidRDefault="00C559FD" w:rsidP="002369E3">
            <w:pPr>
              <w:spacing w:line="276" w:lineRule="auto"/>
              <w:rPr>
                <w:rFonts w:ascii="Times New Roman" w:hAnsi="Times New Roman" w:cs="Times New Roman"/>
              </w:rPr>
            </w:pPr>
          </w:p>
        </w:tc>
        <w:tc>
          <w:tcPr>
            <w:tcW w:w="3402" w:type="dxa"/>
          </w:tcPr>
          <w:p w14:paraId="696DB3F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309D645E"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103.3</w:t>
            </w:r>
          </w:p>
        </w:tc>
        <w:tc>
          <w:tcPr>
            <w:tcW w:w="851" w:type="dxa"/>
            <w:vAlign w:val="center"/>
          </w:tcPr>
          <w:p w14:paraId="212043FD"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1.628</w:t>
            </w:r>
          </w:p>
        </w:tc>
        <w:tc>
          <w:tcPr>
            <w:tcW w:w="992" w:type="dxa"/>
            <w:vAlign w:val="center"/>
          </w:tcPr>
          <w:p w14:paraId="6DDD1294" w14:textId="77777777" w:rsidR="00C559FD" w:rsidRDefault="00C559FD" w:rsidP="002369E3">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0.24</w:t>
            </w:r>
            <w:r>
              <w:rPr>
                <w:rFonts w:ascii="Times New Roman" w:eastAsia="Times New Roman" w:hAnsi="Times New Roman" w:cs="Times New Roman"/>
                <w:kern w:val="0"/>
                <w14:ligatures w14:val="none"/>
              </w:rPr>
              <w:t>3</w:t>
            </w:r>
          </w:p>
        </w:tc>
        <w:tc>
          <w:tcPr>
            <w:tcW w:w="709" w:type="dxa"/>
          </w:tcPr>
          <w:p w14:paraId="551EB784"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17B00188" w14:textId="77777777" w:rsidTr="002369E3">
        <w:tc>
          <w:tcPr>
            <w:tcW w:w="851" w:type="dxa"/>
            <w:tcBorders>
              <w:bottom w:val="single" w:sz="4" w:space="0" w:color="auto"/>
            </w:tcBorders>
          </w:tcPr>
          <w:p w14:paraId="5D297B1E" w14:textId="77777777" w:rsidR="00C559FD" w:rsidRDefault="00C559FD" w:rsidP="002369E3">
            <w:pPr>
              <w:spacing w:line="276" w:lineRule="auto"/>
              <w:rPr>
                <w:rFonts w:ascii="Times New Roman" w:hAnsi="Times New Roman" w:cs="Times New Roman"/>
              </w:rPr>
            </w:pPr>
          </w:p>
        </w:tc>
        <w:tc>
          <w:tcPr>
            <w:tcW w:w="3402" w:type="dxa"/>
            <w:tcBorders>
              <w:bottom w:val="single" w:sz="4" w:space="0" w:color="auto"/>
            </w:tcBorders>
          </w:tcPr>
          <w:p w14:paraId="1B651C1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(30-evo-rotif) – (no-comp)</w:t>
            </w:r>
          </w:p>
        </w:tc>
        <w:tc>
          <w:tcPr>
            <w:tcW w:w="1134" w:type="dxa"/>
            <w:tcBorders>
              <w:bottom w:val="single" w:sz="4" w:space="0" w:color="auto"/>
            </w:tcBorders>
            <w:vAlign w:val="center"/>
          </w:tcPr>
          <w:p w14:paraId="10F48C29" w14:textId="77777777" w:rsidR="00C559FD" w:rsidRPr="009776FB" w:rsidRDefault="00C559FD" w:rsidP="002369E3">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36.7</w:t>
            </w:r>
          </w:p>
        </w:tc>
        <w:tc>
          <w:tcPr>
            <w:tcW w:w="851" w:type="dxa"/>
            <w:tcBorders>
              <w:bottom w:val="single" w:sz="4" w:space="0" w:color="auto"/>
            </w:tcBorders>
            <w:vAlign w:val="center"/>
          </w:tcPr>
          <w:p w14:paraId="10B1AB88" w14:textId="77777777" w:rsidR="00C559FD" w:rsidRPr="009776FB" w:rsidRDefault="00C559FD" w:rsidP="002369E3">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0.578</w:t>
            </w:r>
          </w:p>
        </w:tc>
        <w:tc>
          <w:tcPr>
            <w:tcW w:w="992" w:type="dxa"/>
            <w:tcBorders>
              <w:bottom w:val="single" w:sz="4" w:space="0" w:color="auto"/>
            </w:tcBorders>
            <w:vAlign w:val="center"/>
          </w:tcPr>
          <w:p w14:paraId="0B0E4173" w14:textId="77777777" w:rsidR="00C559FD" w:rsidRPr="009776FB" w:rsidRDefault="00C559FD" w:rsidP="002369E3">
            <w:pPr>
              <w:tabs>
                <w:tab w:val="decimal" w:pos="322"/>
              </w:tabs>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0.832</w:t>
            </w:r>
          </w:p>
        </w:tc>
        <w:tc>
          <w:tcPr>
            <w:tcW w:w="709" w:type="dxa"/>
            <w:tcBorders>
              <w:bottom w:val="single" w:sz="4" w:space="0" w:color="auto"/>
            </w:tcBorders>
          </w:tcPr>
          <w:p w14:paraId="3CF17F5E"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bl>
    <w:p w14:paraId="563783B7" w14:textId="77777777" w:rsidR="00C559FD" w:rsidRDefault="00C559FD" w:rsidP="00C559FD">
      <w:pPr>
        <w:spacing w:line="240" w:lineRule="auto"/>
        <w:rPr>
          <w:rFonts w:ascii="Times New Roman" w:hAnsi="Times New Roman" w:cs="Times New Roman"/>
          <w:b/>
          <w:bCs/>
        </w:rPr>
      </w:pPr>
    </w:p>
    <w:p w14:paraId="3305B301" w14:textId="77777777" w:rsidR="00C559FD" w:rsidRDefault="00C559FD">
      <w:pPr>
        <w:rPr>
          <w:rFonts w:ascii="Times New Roman" w:hAnsi="Times New Roman" w:cs="Times New Roman"/>
          <w:b/>
          <w:bCs/>
        </w:rPr>
      </w:pPr>
      <w:r>
        <w:rPr>
          <w:rFonts w:ascii="Times New Roman" w:hAnsi="Times New Roman" w:cs="Times New Roman"/>
          <w:b/>
          <w:bCs/>
        </w:rPr>
        <w:br w:type="page"/>
      </w:r>
    </w:p>
    <w:p w14:paraId="11CD5BCF" w14:textId="00009FF9" w:rsidR="0001252B" w:rsidRDefault="0001252B" w:rsidP="0001252B">
      <w:pPr>
        <w:jc w:val="center"/>
        <w:rPr>
          <w:rFonts w:ascii="Times New Roman" w:hAnsi="Times New Roman" w:cs="Times New Roman"/>
          <w:b/>
          <w:bCs/>
        </w:rPr>
      </w:pPr>
      <w:r w:rsidRPr="0001252B">
        <w:rPr>
          <w:rFonts w:ascii="Times New Roman" w:hAnsi="Times New Roman" w:cs="Times New Roman"/>
          <w:b/>
          <w:bCs/>
        </w:rPr>
        <w:lastRenderedPageBreak/>
        <w:t xml:space="preserve">Appendix </w:t>
      </w:r>
      <w:r w:rsidR="00363704">
        <w:rPr>
          <w:rFonts w:ascii="Times New Roman" w:hAnsi="Times New Roman" w:cs="Times New Roman"/>
          <w:b/>
          <w:bCs/>
        </w:rPr>
        <w:t>B</w:t>
      </w:r>
      <w:r w:rsidRPr="0001252B">
        <w:rPr>
          <w:rFonts w:ascii="Times New Roman" w:hAnsi="Times New Roman" w:cs="Times New Roman"/>
          <w:b/>
          <w:bCs/>
        </w:rPr>
        <w:t xml:space="preserve">: </w:t>
      </w:r>
      <w:r w:rsidR="005820F8">
        <w:rPr>
          <w:rFonts w:ascii="Times New Roman" w:hAnsi="Times New Roman" w:cs="Times New Roman"/>
          <w:b/>
          <w:bCs/>
        </w:rPr>
        <w:t xml:space="preserve">Supplemental </w:t>
      </w:r>
      <w:r w:rsidRPr="0001252B">
        <w:rPr>
          <w:rFonts w:ascii="Times New Roman" w:hAnsi="Times New Roman" w:cs="Times New Roman"/>
          <w:b/>
          <w:bCs/>
        </w:rPr>
        <w:t>Figures</w:t>
      </w:r>
    </w:p>
    <w:p w14:paraId="37093CDB" w14:textId="77777777" w:rsidR="00363704" w:rsidRPr="00F84475" w:rsidRDefault="00363704" w:rsidP="00363704">
      <w:pPr>
        <w:rPr>
          <w:rFonts w:ascii="Times New Roman" w:hAnsi="Times New Roman" w:cs="Times New Roman"/>
        </w:rPr>
      </w:pPr>
      <w:r>
        <w:rPr>
          <w:rFonts w:ascii="Times New Roman" w:hAnsi="Times New Roman" w:cs="Times New Roman"/>
          <w:b/>
          <w:bCs/>
        </w:rPr>
        <w:t>Figure S1.</w:t>
      </w:r>
      <w:r>
        <w:rPr>
          <w:rFonts w:ascii="Times New Roman" w:hAnsi="Times New Roman" w:cs="Times New Roman"/>
        </w:rPr>
        <w:t xml:space="preserve"> Individual </w:t>
      </w:r>
      <w:r>
        <w:rPr>
          <w:rFonts w:ascii="Times New Roman" w:hAnsi="Times New Roman" w:cs="Times New Roman"/>
          <w:i/>
          <w:iCs/>
        </w:rPr>
        <w:t xml:space="preserve">H. </w:t>
      </w:r>
      <w:r w:rsidRPr="00CF28F9">
        <w:rPr>
          <w:rFonts w:ascii="Times New Roman" w:hAnsi="Times New Roman" w:cs="Times New Roman"/>
          <w:i/>
          <w:iCs/>
        </w:rPr>
        <w:t>rosa</w:t>
      </w:r>
      <w:r>
        <w:rPr>
          <w:rFonts w:ascii="Times New Roman" w:hAnsi="Times New Roman" w:cs="Times New Roman"/>
        </w:rPr>
        <w:t xml:space="preserve"> culture </w:t>
      </w:r>
      <w:r w:rsidRPr="00CF28F9">
        <w:rPr>
          <w:rFonts w:ascii="Times New Roman" w:hAnsi="Times New Roman" w:cs="Times New Roman"/>
        </w:rPr>
        <w:t>growth</w:t>
      </w:r>
      <w:r>
        <w:rPr>
          <w:rFonts w:ascii="Times New Roman" w:hAnsi="Times New Roman" w:cs="Times New Roman"/>
        </w:rPr>
        <w:t xml:space="preserve"> curves and smoothing-spline fits for 17 clonal lines (numbers in upper left of each panel). Points show observed counts over time (days). Solid lines are smoothing-spline fits (described by </w:t>
      </w:r>
      <w:r w:rsidRPr="005C7D1F">
        <w:rPr>
          <w:rFonts w:ascii="Times New Roman" w:hAnsi="Times New Roman" w:cs="Times New Roman"/>
          <w:i/>
          <w:iCs/>
        </w:rPr>
        <w:t>R</w:t>
      </w:r>
      <w:r>
        <w:rPr>
          <w:rFonts w:ascii="Times New Roman" w:hAnsi="Times New Roman" w:cs="Times New Roman"/>
          <w:vertAlign w:val="superscript"/>
        </w:rPr>
        <w:t>2</w:t>
      </w:r>
      <w:r>
        <w:rPr>
          <w:rFonts w:ascii="Times New Roman" w:hAnsi="Times New Roman" w:cs="Times New Roman"/>
        </w:rPr>
        <w:t>). Dashed lines indicate the maximum slope of each spline on the log scale, corresponding to the maximum per-capita growth rate (</w:t>
      </w:r>
      <w:r w:rsidRPr="00C67F34">
        <w:rPr>
          <w:rFonts w:ascii="Times New Roman" w:hAnsi="Times New Roman" w:cs="Times New Roman"/>
          <w:i/>
          <w:iCs/>
        </w:rPr>
        <w:t>μ</w:t>
      </w:r>
      <w:r w:rsidRPr="00C67F34">
        <w:rPr>
          <w:rFonts w:ascii="Times New Roman" w:hAnsi="Times New Roman" w:cs="Times New Roman"/>
          <w:vertAlign w:val="subscript"/>
        </w:rPr>
        <w:t>max</w:t>
      </w:r>
      <w:r>
        <w:rPr>
          <w:rFonts w:ascii="Times New Roman" w:hAnsi="Times New Roman" w:cs="Times New Roman"/>
        </w:rPr>
        <w:t>) of that replicate. Colors and panel letters distinguish the two temperature treatments (25 °C: a, b, c; 30 °C: d, e, f).</w:t>
      </w:r>
    </w:p>
    <w:p w14:paraId="6251602B" w14:textId="77777777" w:rsidR="00CA6A21" w:rsidRDefault="00CA6A21" w:rsidP="0001252B">
      <w:pPr>
        <w:rPr>
          <w:rFonts w:ascii="Times New Roman" w:hAnsi="Times New Roman" w:cs="Times New Roman"/>
        </w:rPr>
      </w:pPr>
    </w:p>
    <w:p w14:paraId="4252952F" w14:textId="77777777" w:rsidR="00363704" w:rsidRDefault="00363704" w:rsidP="0001252B">
      <w:pPr>
        <w:rPr>
          <w:rFonts w:ascii="Times New Roman" w:hAnsi="Times New Roman" w:cs="Times New Roman"/>
        </w:rPr>
      </w:pPr>
    </w:p>
    <w:p w14:paraId="7531F401" w14:textId="77777777" w:rsidR="00363704" w:rsidRDefault="00363704" w:rsidP="00363704">
      <w:pPr>
        <w:rPr>
          <w:rFonts w:ascii="Times New Roman" w:hAnsi="Times New Roman" w:cs="Times New Roman"/>
        </w:rPr>
      </w:pPr>
      <w:r>
        <w:rPr>
          <w:rFonts w:ascii="Times New Roman" w:hAnsi="Times New Roman" w:cs="Times New Roman"/>
          <w:b/>
          <w:bCs/>
        </w:rPr>
        <w:t>Figure S2.</w:t>
      </w:r>
      <w:r>
        <w:rPr>
          <w:rFonts w:ascii="Times New Roman" w:hAnsi="Times New Roman" w:cs="Times New Roman"/>
        </w:rPr>
        <w:t xml:space="preserve"> </w:t>
      </w:r>
      <w:r w:rsidRPr="00673F73">
        <w:rPr>
          <w:rFonts w:ascii="Times New Roman" w:hAnsi="Times New Roman" w:cs="Times New Roman"/>
        </w:rPr>
        <w:t xml:space="preserve">Logistic growth model fits for </w:t>
      </w:r>
      <w:r>
        <w:rPr>
          <w:rFonts w:ascii="Times New Roman" w:hAnsi="Times New Roman" w:cs="Times New Roman"/>
          <w:i/>
          <w:iCs/>
        </w:rPr>
        <w:t>H. rosa</w:t>
      </w:r>
      <w:r w:rsidRPr="00673F73">
        <w:rPr>
          <w:rFonts w:ascii="Times New Roman" w:hAnsi="Times New Roman" w:cs="Times New Roman"/>
        </w:rPr>
        <w:t xml:space="preserve"> populations across all treatments and replicates. Each panel shows observed counts (points) and the fitted logistic curve (line</w:t>
      </w:r>
      <w:r>
        <w:rPr>
          <w:rFonts w:ascii="Times New Roman" w:hAnsi="Times New Roman" w:cs="Times New Roman"/>
        </w:rPr>
        <w:t>s</w:t>
      </w:r>
      <w:r w:rsidRPr="00673F73">
        <w:rPr>
          <w:rFonts w:ascii="Times New Roman" w:hAnsi="Times New Roman" w:cs="Times New Roman"/>
        </w:rPr>
        <w:t xml:space="preserve">) for a single replicate. Panels are arranged by treatment combination (evolved temperature </w:t>
      </w:r>
      <w:r>
        <w:rPr>
          <w:rFonts w:ascii="Times New Roman" w:hAnsi="Times New Roman" w:cs="Times New Roman"/>
        </w:rPr>
        <w:t>x</w:t>
      </w:r>
      <w:r w:rsidRPr="00673F73">
        <w:rPr>
          <w:rFonts w:ascii="Times New Roman" w:hAnsi="Times New Roman" w:cs="Times New Roman"/>
        </w:rPr>
        <w:t xml:space="preserve"> current temperature </w:t>
      </w:r>
      <w:r>
        <w:rPr>
          <w:rFonts w:ascii="Times New Roman" w:hAnsi="Times New Roman" w:cs="Times New Roman"/>
        </w:rPr>
        <w:t>x</w:t>
      </w:r>
      <w:r w:rsidRPr="00673F73">
        <w:rPr>
          <w:rFonts w:ascii="Times New Roman" w:hAnsi="Times New Roman" w:cs="Times New Roman"/>
        </w:rPr>
        <w:t xml:space="preserve"> competition) in rows, with the ten replicates per treatment shown across columns. </w:t>
      </w:r>
      <w:r w:rsidRPr="009905FC">
        <w:rPr>
          <w:rFonts w:ascii="Times New Roman" w:hAnsi="Times New Roman" w:cs="Times New Roman"/>
          <w:i/>
          <w:iCs/>
        </w:rPr>
        <w:t>R</w:t>
      </w:r>
      <w:r w:rsidRPr="00673F73">
        <w:rPr>
          <w:rFonts w:ascii="Times New Roman" w:hAnsi="Times New Roman" w:cs="Times New Roman"/>
        </w:rPr>
        <w:t xml:space="preserve">² </w:t>
      </w:r>
      <w:r>
        <w:rPr>
          <w:rFonts w:ascii="Times New Roman" w:hAnsi="Times New Roman" w:cs="Times New Roman"/>
        </w:rPr>
        <w:t>(</w:t>
      </w:r>
      <w:r w:rsidRPr="00673F73">
        <w:rPr>
          <w:rFonts w:ascii="Times New Roman" w:hAnsi="Times New Roman" w:cs="Times New Roman"/>
        </w:rPr>
        <w:t>calculated on log-transformed data) are reported in the top-right of each panel.</w:t>
      </w:r>
    </w:p>
    <w:p w14:paraId="53E68EEB" w14:textId="77777777" w:rsidR="00363704" w:rsidRDefault="00363704" w:rsidP="0001252B">
      <w:pPr>
        <w:rPr>
          <w:rFonts w:ascii="Times New Roman" w:hAnsi="Times New Roman" w:cs="Times New Roman"/>
        </w:rPr>
      </w:pPr>
    </w:p>
    <w:p w14:paraId="1AE88724" w14:textId="77777777" w:rsidR="00AD459C" w:rsidRDefault="00AD459C" w:rsidP="0001252B">
      <w:pPr>
        <w:rPr>
          <w:rFonts w:ascii="Times New Roman" w:hAnsi="Times New Roman" w:cs="Times New Roman"/>
        </w:rPr>
      </w:pPr>
    </w:p>
    <w:p w14:paraId="781B4BE2" w14:textId="678846EA" w:rsidR="00AD459C" w:rsidRDefault="00AD459C" w:rsidP="0001252B">
      <w:pPr>
        <w:rPr>
          <w:rFonts w:ascii="Times New Roman" w:hAnsi="Times New Roman" w:cs="Times New Roman"/>
        </w:rPr>
        <w:sectPr w:rsidR="00AD459C" w:rsidSect="00B10701">
          <w:footerReference w:type="default" r:id="rId22"/>
          <w:pgSz w:w="12240" w:h="15840"/>
          <w:pgMar w:top="1440" w:right="1440" w:bottom="1440" w:left="1440" w:header="720" w:footer="720" w:gutter="0"/>
          <w:pgNumType w:start="1"/>
          <w:cols w:space="720"/>
          <w:docGrid w:linePitch="360"/>
        </w:sectPr>
      </w:pPr>
      <w:r w:rsidRPr="00AD459C">
        <w:rPr>
          <w:rFonts w:ascii="Times New Roman" w:hAnsi="Times New Roman" w:cs="Times New Roman"/>
          <w:b/>
          <w:bCs/>
        </w:rPr>
        <w:t>Figure S3.</w:t>
      </w:r>
      <w:r w:rsidRPr="00AD459C">
        <w:rPr>
          <w:rFonts w:ascii="Times New Roman" w:hAnsi="Times New Roman" w:cs="Times New Roman"/>
        </w:rPr>
        <w:t xml:space="preserve"> Logistic growth model fits for </w:t>
      </w:r>
      <w:r w:rsidRPr="00AD459C">
        <w:rPr>
          <w:rFonts w:ascii="Times New Roman" w:hAnsi="Times New Roman" w:cs="Times New Roman"/>
          <w:i/>
          <w:iCs/>
        </w:rPr>
        <w:t>Tetrahymena</w:t>
      </w:r>
      <w:r w:rsidRPr="00AD459C">
        <w:rPr>
          <w:rFonts w:ascii="Times New Roman" w:hAnsi="Times New Roman" w:cs="Times New Roman"/>
        </w:rPr>
        <w:t xml:space="preserve"> populations across all treatments and replicates. Each panel shows observed counts (points) and the fitted logistic curve (lines) for a single replicate. Panels are arranged by treatment combination (competition x current temperature) in rows, with the ten replicates per treatment shown across columns. </w:t>
      </w:r>
      <w:r w:rsidRPr="0015093E">
        <w:rPr>
          <w:rFonts w:ascii="Times New Roman" w:hAnsi="Times New Roman" w:cs="Times New Roman"/>
          <w:i/>
          <w:iCs/>
        </w:rPr>
        <w:t>R</w:t>
      </w:r>
      <w:r w:rsidRPr="00AD459C">
        <w:rPr>
          <w:rFonts w:ascii="Times New Roman" w:hAnsi="Times New Roman" w:cs="Times New Roman"/>
        </w:rPr>
        <w:t>² (calculated on log-transformed data) are reported in the top-right of each panel</w:t>
      </w:r>
    </w:p>
    <w:p w14:paraId="28C7DB00" w14:textId="42883399" w:rsidR="00CA6A21" w:rsidRDefault="008B0441" w:rsidP="0001252B">
      <w:pPr>
        <w:rPr>
          <w:rFonts w:ascii="Times New Roman" w:hAnsi="Times New Roman" w:cs="Times New Roman"/>
        </w:rPr>
      </w:pPr>
      <w:r w:rsidRPr="008B0441">
        <w:rPr>
          <w:rFonts w:ascii="Times New Roman" w:hAnsi="Times New Roman" w:cs="Times New Roman"/>
          <w:noProof/>
        </w:rPr>
        <w:lastRenderedPageBreak/>
        <mc:AlternateContent>
          <mc:Choice Requires="wps">
            <w:drawing>
              <wp:anchor distT="45720" distB="45720" distL="114300" distR="114300" simplePos="0" relativeHeight="251659264" behindDoc="0" locked="0" layoutInCell="1" allowOverlap="1" wp14:anchorId="20DAC6BA" wp14:editId="77E569F2">
                <wp:simplePos x="0" y="0"/>
                <wp:positionH relativeFrom="column">
                  <wp:posOffset>8260288</wp:posOffset>
                </wp:positionH>
                <wp:positionV relativeFrom="margin">
                  <wp:posOffset>2810193</wp:posOffset>
                </wp:positionV>
                <wp:extent cx="357809" cy="318053"/>
                <wp:effectExtent l="953" t="0" r="5397" b="5398"/>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57809" cy="318053"/>
                        </a:xfrm>
                        <a:prstGeom prst="rect">
                          <a:avLst/>
                        </a:prstGeom>
                        <a:solidFill>
                          <a:srgbClr val="FFFFFF"/>
                        </a:solidFill>
                        <a:ln w="9525">
                          <a:noFill/>
                          <a:miter lim="800000"/>
                          <a:headEnd/>
                          <a:tailEnd/>
                        </a:ln>
                      </wps:spPr>
                      <wps:txbx>
                        <w:txbxContent>
                          <w:p w14:paraId="6E19AFC3" w14:textId="363C3419" w:rsidR="008B0441" w:rsidRPr="008B0441" w:rsidRDefault="00C559FD" w:rsidP="008B0441">
                            <w:pPr>
                              <w:jc w:val="center"/>
                              <w:rPr>
                                <w:rFonts w:ascii="Times New Roman" w:hAnsi="Times New Roman" w:cs="Times New Roman"/>
                              </w:rPr>
                            </w:pPr>
                            <w:r>
                              <w:rPr>
                                <w:rFonts w:ascii="Times New Roman" w:hAnsi="Times New Roman" w:cs="Times New Roman"/>
                              </w:rPr>
                              <w:t>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DAC6BA" id="_x0000_t202" coordsize="21600,21600" o:spt="202" path="m,l,21600r21600,l21600,xe">
                <v:stroke joinstyle="miter"/>
                <v:path gradientshapeok="t" o:connecttype="rect"/>
              </v:shapetype>
              <v:shape id="Text Box 2" o:spid="_x0000_s1026" type="#_x0000_t202" style="position:absolute;margin-left:650.4pt;margin-top:221.3pt;width:28.15pt;height:25.05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" stroked="f">
                <v:textbox>
                  <w:txbxContent>
                    <w:p w14:paraId="6E19AFC3" w14:textId="363C3419" w:rsidR="008B0441" w:rsidRPr="008B0441" w:rsidRDefault="00C559FD" w:rsidP="008B0441">
                      <w:pPr>
                        <w:jc w:val="center"/>
                        <w:rPr>
                          <w:rFonts w:ascii="Times New Roman" w:hAnsi="Times New Roman" w:cs="Times New Roman"/>
                        </w:rPr>
                      </w:pPr>
                      <w:r>
                        <w:rPr>
                          <w:rFonts w:ascii="Times New Roman" w:hAnsi="Times New Roman" w:cs="Times New Roman"/>
                        </w:rPr>
                        <w:t>60</w:t>
                      </w:r>
                    </w:p>
                  </w:txbxContent>
                </v:textbox>
                <w10:wrap anchory="margin"/>
              </v:shape>
            </w:pict>
          </mc:Fallback>
        </mc:AlternateContent>
      </w:r>
      <w:r w:rsidR="00CA6A21">
        <w:rPr>
          <w:rFonts w:ascii="Times New Roman" w:hAnsi="Times New Roman" w:cs="Times New Roman"/>
          <w:noProof/>
        </w:rPr>
        <w:drawing>
          <wp:inline distT="0" distB="0" distL="0" distR="0" wp14:anchorId="1A248F7F" wp14:editId="716EE0FD">
            <wp:extent cx="8329015" cy="4513478"/>
            <wp:effectExtent l="0" t="0" r="0" b="1905"/>
            <wp:docPr id="37637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340172" cy="4519524"/>
                    </a:xfrm>
                    <a:prstGeom prst="rect">
                      <a:avLst/>
                    </a:prstGeom>
                    <a:noFill/>
                    <a:ln>
                      <a:noFill/>
                    </a:ln>
                  </pic:spPr>
                </pic:pic>
              </a:graphicData>
            </a:graphic>
          </wp:inline>
        </w:drawing>
      </w:r>
    </w:p>
    <w:p w14:paraId="4DE42F10" w14:textId="6B544012" w:rsidR="00CA6A21" w:rsidRPr="00F84475" w:rsidRDefault="00CF28F9" w:rsidP="0001252B">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w:t>
      </w:r>
      <w:r w:rsidR="00DA0D38">
        <w:rPr>
          <w:rFonts w:ascii="Times New Roman" w:hAnsi="Times New Roman" w:cs="Times New Roman"/>
          <w:b/>
          <w:bCs/>
        </w:rPr>
        <w:t>S1</w:t>
      </w:r>
      <w:r>
        <w:rPr>
          <w:rFonts w:ascii="Times New Roman" w:hAnsi="Times New Roman" w:cs="Times New Roman"/>
          <w:b/>
          <w:bCs/>
        </w:rPr>
        <w:t>.</w:t>
      </w:r>
    </w:p>
    <w:p w14:paraId="595E2032" w14:textId="43E6B390" w:rsidR="00CA6A21" w:rsidRDefault="00CA6A21" w:rsidP="0001252B">
      <w:pPr>
        <w:rPr>
          <w:rFonts w:ascii="Times New Roman" w:hAnsi="Times New Roman" w:cs="Times New Roman"/>
        </w:rPr>
      </w:pPr>
    </w:p>
    <w:p w14:paraId="3437CAFF" w14:textId="4FEC4184" w:rsidR="00CA6A21" w:rsidRDefault="00CA6A21" w:rsidP="0001252B">
      <w:pPr>
        <w:rPr>
          <w:rFonts w:ascii="Times New Roman" w:hAnsi="Times New Roman" w:cs="Times New Roman"/>
        </w:rPr>
        <w:sectPr w:rsidR="00CA6A21" w:rsidSect="00CA6A21">
          <w:footerReference w:type="default" r:id="rId24"/>
          <w:pgSz w:w="15840" w:h="12240" w:orient="landscape"/>
          <w:pgMar w:top="1440" w:right="1440" w:bottom="1440" w:left="1440" w:header="720" w:footer="720" w:gutter="0"/>
          <w:cols w:space="720"/>
          <w:docGrid w:linePitch="360"/>
        </w:sectPr>
      </w:pPr>
    </w:p>
    <w:p w14:paraId="68026DB8" w14:textId="5A08E61F" w:rsidR="00E17786" w:rsidRDefault="00134E49">
      <w:pPr>
        <w:rPr>
          <w:rFonts w:ascii="Times New Roman" w:hAnsi="Times New Roman" w:cs="Times New Roman"/>
          <w:b/>
          <w:bCs/>
        </w:rPr>
      </w:pPr>
      <w:r w:rsidRPr="008B0441">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15C70124" wp14:editId="19A5E2E9">
                <wp:simplePos x="0" y="0"/>
                <wp:positionH relativeFrom="column">
                  <wp:posOffset>8372792</wp:posOffset>
                </wp:positionH>
                <wp:positionV relativeFrom="margin">
                  <wp:align>center</wp:align>
                </wp:positionV>
                <wp:extent cx="357809" cy="318053"/>
                <wp:effectExtent l="953" t="0" r="5397" b="5398"/>
                <wp:wrapNone/>
                <wp:docPr id="1247280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57809" cy="318053"/>
                        </a:xfrm>
                        <a:prstGeom prst="rect">
                          <a:avLst/>
                        </a:prstGeom>
                        <a:solidFill>
                          <a:srgbClr val="FFFFFF"/>
                        </a:solidFill>
                        <a:ln w="9525">
                          <a:noFill/>
                          <a:miter lim="800000"/>
                          <a:headEnd/>
                          <a:tailEnd/>
                        </a:ln>
                      </wps:spPr>
                      <wps:txbx>
                        <w:txbxContent>
                          <w:p w14:paraId="641B0A02" w14:textId="6B400E91" w:rsidR="00134E49" w:rsidRPr="008B0441" w:rsidRDefault="00C559FD" w:rsidP="00134E49">
                            <w:pPr>
                              <w:jc w:val="center"/>
                              <w:rPr>
                                <w:rFonts w:ascii="Times New Roman" w:hAnsi="Times New Roman" w:cs="Times New Roman"/>
                              </w:rPr>
                            </w:pPr>
                            <w:r>
                              <w:rPr>
                                <w:rFonts w:ascii="Times New Roman" w:hAnsi="Times New Roman" w:cs="Times New Roman"/>
                              </w:rPr>
                              <w:t>61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70124" id="_x0000_s1027" type="#_x0000_t202" style="position:absolute;margin-left:659.25pt;margin-top:0;width:28.15pt;height:25.05pt;rotation:-90;z-index:251661312;visibility:visible;mso-wrap-style:square;mso-width-percent:0;mso-height-percent:0;mso-wrap-distance-left:9pt;mso-wrap-distance-top:3.6pt;mso-wrap-distance-right:9pt;mso-wrap-distance-bottom:3.6pt;mso-position-horizontal:absolute;mso-position-horizontal-relative:text;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" stroked="f">
                <v:textbox>
                  <w:txbxContent>
                    <w:p w14:paraId="641B0A02" w14:textId="6B400E91" w:rsidR="00134E49" w:rsidRPr="008B0441" w:rsidRDefault="00C559FD" w:rsidP="00134E49">
                      <w:pPr>
                        <w:jc w:val="center"/>
                        <w:rPr>
                          <w:rFonts w:ascii="Times New Roman" w:hAnsi="Times New Roman" w:cs="Times New Roman"/>
                        </w:rPr>
                      </w:pPr>
                      <w:r>
                        <w:rPr>
                          <w:rFonts w:ascii="Times New Roman" w:hAnsi="Times New Roman" w:cs="Times New Roman"/>
                        </w:rPr>
                        <w:t>61</w:t>
                      </w:r>
                    </w:p>
                  </w:txbxContent>
                </v:textbox>
                <w10:wrap anchory="margin"/>
              </v:shape>
            </w:pict>
          </mc:Fallback>
        </mc:AlternateContent>
      </w:r>
      <w:r w:rsidR="00673F73">
        <w:rPr>
          <w:rFonts w:ascii="Times New Roman" w:hAnsi="Times New Roman" w:cs="Times New Roman"/>
          <w:b/>
          <w:bCs/>
          <w:noProof/>
        </w:rPr>
        <w:drawing>
          <wp:inline distT="0" distB="0" distL="0" distR="0" wp14:anchorId="42C5893A" wp14:editId="1CB546EE">
            <wp:extent cx="8237551" cy="4465185"/>
            <wp:effectExtent l="0" t="0" r="0" b="0"/>
            <wp:docPr id="1767646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247191" cy="4470411"/>
                    </a:xfrm>
                    <a:prstGeom prst="rect">
                      <a:avLst/>
                    </a:prstGeom>
                    <a:noFill/>
                    <a:ln>
                      <a:noFill/>
                    </a:ln>
                  </pic:spPr>
                </pic:pic>
              </a:graphicData>
            </a:graphic>
          </wp:inline>
        </w:drawing>
      </w:r>
    </w:p>
    <w:p w14:paraId="56703EB4" w14:textId="45F131C4" w:rsidR="004B61AC" w:rsidRDefault="00673F73" w:rsidP="00673F73">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w:t>
      </w:r>
      <w:r w:rsidR="00DA0D38">
        <w:rPr>
          <w:rFonts w:ascii="Times New Roman" w:hAnsi="Times New Roman" w:cs="Times New Roman"/>
          <w:b/>
          <w:bCs/>
        </w:rPr>
        <w:t>S2</w:t>
      </w:r>
      <w:r>
        <w:rPr>
          <w:rFonts w:ascii="Times New Roman" w:hAnsi="Times New Roman" w:cs="Times New Roman"/>
          <w:b/>
          <w:bCs/>
        </w:rPr>
        <w:t>.</w:t>
      </w:r>
      <w:r>
        <w:rPr>
          <w:rFonts w:ascii="Times New Roman" w:hAnsi="Times New Roman" w:cs="Times New Roman"/>
        </w:rPr>
        <w:t xml:space="preserve"> </w:t>
      </w:r>
    </w:p>
    <w:p w14:paraId="60B1B380" w14:textId="77777777" w:rsidR="004B61AC" w:rsidRDefault="004B61AC">
      <w:pPr>
        <w:rPr>
          <w:rFonts w:ascii="Times New Roman" w:hAnsi="Times New Roman" w:cs="Times New Roman"/>
        </w:rPr>
      </w:pPr>
      <w:r>
        <w:rPr>
          <w:rFonts w:ascii="Times New Roman" w:hAnsi="Times New Roman" w:cs="Times New Roman"/>
        </w:rPr>
        <w:br w:type="page"/>
      </w:r>
    </w:p>
    <w:p w14:paraId="51AA398D" w14:textId="67ED3575" w:rsidR="00673F73" w:rsidRDefault="00134E49" w:rsidP="00673F73">
      <w:pPr>
        <w:rPr>
          <w:rFonts w:ascii="Times New Roman" w:hAnsi="Times New Roman" w:cs="Times New Roman"/>
        </w:rPr>
      </w:pPr>
      <w:r w:rsidRPr="008B0441">
        <w:rPr>
          <w:rFonts w:ascii="Times New Roman" w:hAnsi="Times New Roman" w:cs="Times New Roman"/>
          <w:noProof/>
        </w:rPr>
        <w:lastRenderedPageBreak/>
        <mc:AlternateContent>
          <mc:Choice Requires="wps">
            <w:drawing>
              <wp:anchor distT="45720" distB="45720" distL="114300" distR="114300" simplePos="0" relativeHeight="251663360" behindDoc="0" locked="0" layoutInCell="1" allowOverlap="1" wp14:anchorId="24935552" wp14:editId="5DF866B3">
                <wp:simplePos x="0" y="0"/>
                <wp:positionH relativeFrom="column">
                  <wp:posOffset>8324532</wp:posOffset>
                </wp:positionH>
                <wp:positionV relativeFrom="margin">
                  <wp:align>center</wp:align>
                </wp:positionV>
                <wp:extent cx="357809" cy="318053"/>
                <wp:effectExtent l="953" t="0" r="5397" b="5398"/>
                <wp:wrapNone/>
                <wp:docPr id="35881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57809" cy="318053"/>
                        </a:xfrm>
                        <a:prstGeom prst="rect">
                          <a:avLst/>
                        </a:prstGeom>
                        <a:solidFill>
                          <a:srgbClr val="FFFFFF"/>
                        </a:solidFill>
                        <a:ln w="9525">
                          <a:noFill/>
                          <a:miter lim="800000"/>
                          <a:headEnd/>
                          <a:tailEnd/>
                        </a:ln>
                      </wps:spPr>
                      <wps:txbx>
                        <w:txbxContent>
                          <w:p w14:paraId="088AA04E" w14:textId="37AD0914" w:rsidR="00134E49" w:rsidRPr="008B0441" w:rsidRDefault="00C559FD" w:rsidP="00134E49">
                            <w:pPr>
                              <w:jc w:val="center"/>
                              <w:rPr>
                                <w:rFonts w:ascii="Times New Roman" w:hAnsi="Times New Roman" w:cs="Times New Roman"/>
                              </w:rPr>
                            </w:pPr>
                            <w:r>
                              <w:rPr>
                                <w:rFonts w:ascii="Times New Roman" w:hAnsi="Times New Roman" w:cs="Times New Roman"/>
                              </w:rPr>
                              <w:t>62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35552" id="_x0000_s1028" type="#_x0000_t202" style="position:absolute;margin-left:655.45pt;margin-top:0;width:28.15pt;height:25.05pt;rotation:-90;z-index:251663360;visibility:visible;mso-wrap-style:square;mso-width-percent:0;mso-height-percent:0;mso-wrap-distance-left:9pt;mso-wrap-distance-top:3.6pt;mso-wrap-distance-right:9pt;mso-wrap-distance-bottom:3.6pt;mso-position-horizontal:absolute;mso-position-horizontal-relative:text;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" stroked="f">
                <v:textbox>
                  <w:txbxContent>
                    <w:p w14:paraId="088AA04E" w14:textId="37AD0914" w:rsidR="00134E49" w:rsidRPr="008B0441" w:rsidRDefault="00C559FD" w:rsidP="00134E49">
                      <w:pPr>
                        <w:jc w:val="center"/>
                        <w:rPr>
                          <w:rFonts w:ascii="Times New Roman" w:hAnsi="Times New Roman" w:cs="Times New Roman"/>
                        </w:rPr>
                      </w:pPr>
                      <w:r>
                        <w:rPr>
                          <w:rFonts w:ascii="Times New Roman" w:hAnsi="Times New Roman" w:cs="Times New Roman"/>
                        </w:rPr>
                        <w:t>62</w:t>
                      </w:r>
                    </w:p>
                  </w:txbxContent>
                </v:textbox>
                <w10:wrap anchory="margin"/>
              </v:shape>
            </w:pict>
          </mc:Fallback>
        </mc:AlternateContent>
      </w:r>
      <w:r w:rsidR="004B61AC">
        <w:rPr>
          <w:rFonts w:ascii="Times New Roman" w:hAnsi="Times New Roman" w:cs="Times New Roman"/>
          <w:noProof/>
        </w:rPr>
        <w:drawing>
          <wp:inline distT="0" distB="0" distL="0" distR="0" wp14:anchorId="0CD37013" wp14:editId="10977020">
            <wp:extent cx="8014915" cy="4344504"/>
            <wp:effectExtent l="0" t="0" r="5715" b="0"/>
            <wp:docPr id="771314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017967" cy="4346158"/>
                    </a:xfrm>
                    <a:prstGeom prst="rect">
                      <a:avLst/>
                    </a:prstGeom>
                    <a:noFill/>
                    <a:ln>
                      <a:noFill/>
                    </a:ln>
                  </pic:spPr>
                </pic:pic>
              </a:graphicData>
            </a:graphic>
          </wp:inline>
        </w:drawing>
      </w:r>
    </w:p>
    <w:p w14:paraId="7EB310A5" w14:textId="0503A8AA" w:rsidR="00C559FD" w:rsidRPr="00C559FD" w:rsidRDefault="00C559FD" w:rsidP="00673F73">
      <w:pPr>
        <w:rPr>
          <w:rFonts w:ascii="Times New Roman" w:hAnsi="Times New Roman" w:cs="Times New Roman"/>
          <w:b/>
          <w:bCs/>
        </w:rPr>
      </w:pPr>
      <w:r w:rsidRPr="00C559FD">
        <w:rPr>
          <w:rFonts w:ascii="Times New Roman" w:hAnsi="Times New Roman" w:cs="Times New Roman"/>
          <w:b/>
          <w:bCs/>
        </w:rPr>
        <w:t>Figure S3.</w:t>
      </w:r>
    </w:p>
    <w:p w14:paraId="43A894AF" w14:textId="49589583" w:rsidR="00D5656F" w:rsidRDefault="00D5656F">
      <w:pPr>
        <w:rPr>
          <w:rFonts w:ascii="Times New Roman" w:hAnsi="Times New Roman" w:cs="Times New Roman"/>
          <w:b/>
          <w:bCs/>
        </w:rPr>
        <w:sectPr w:rsidR="00D5656F" w:rsidSect="00D5656F">
          <w:footerReference w:type="default" r:id="rId27"/>
          <w:pgSz w:w="15840" w:h="12240" w:orient="landscape"/>
          <w:pgMar w:top="1440" w:right="1440" w:bottom="1440" w:left="1440" w:header="720" w:footer="720" w:gutter="0"/>
          <w:cols w:space="720"/>
          <w:docGrid w:linePitch="360"/>
        </w:sectPr>
      </w:pPr>
    </w:p>
    <w:p w14:paraId="022F9834" w14:textId="4DE332BB" w:rsidR="00C559FD" w:rsidRPr="00C559FD" w:rsidRDefault="00C559FD" w:rsidP="00C559FD"/>
    <w:sectPr w:rsidR="00C559FD" w:rsidRPr="00C559FD" w:rsidSect="0062170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sey terHorst" w:date="2026-06-17T14:37:00Z" w:initials="CPT">
    <w:p w14:paraId="3FD1E483" w14:textId="3568080B" w:rsidR="005F1689" w:rsidRDefault="005F1689">
      <w:pPr>
        <w:pStyle w:val="CommentText"/>
      </w:pPr>
      <w:r>
        <w:rPr>
          <w:rStyle w:val="CommentReference"/>
        </w:rPr>
        <w:annotationRef/>
      </w:r>
      <w:r>
        <w:t>Oh sure, but not MY cats…</w:t>
      </w:r>
    </w:p>
  </w:comment>
  <w:comment w:id="2" w:author="Casey terHorst" w:date="2026-06-17T14:39:00Z" w:initials="CPT">
    <w:p w14:paraId="730966DC" w14:textId="38F7F780" w:rsidR="005F1689" w:rsidRDefault="005F1689">
      <w:pPr>
        <w:pStyle w:val="CommentText"/>
      </w:pPr>
      <w:r>
        <w:rPr>
          <w:rStyle w:val="CommentReference"/>
        </w:rPr>
        <w:annotationRef/>
      </w:r>
      <w:r>
        <w:t>Awkward wording. Mean and variance??</w:t>
      </w:r>
    </w:p>
  </w:comment>
  <w:comment w:id="3" w:author="Casey terHorst" w:date="2026-06-17T14:46:00Z" w:initials="CPT">
    <w:p w14:paraId="4A3BB9A0" w14:textId="6C5769E8" w:rsidR="000373D4" w:rsidRDefault="000373D4">
      <w:pPr>
        <w:pStyle w:val="CommentText"/>
      </w:pPr>
      <w:r>
        <w:rPr>
          <w:rStyle w:val="CommentReference"/>
        </w:rPr>
        <w:annotationRef/>
      </w:r>
      <w:r>
        <w:t>There’s a higher level argument to be made as well in that more tolerance of temperature might decrease selection in response to temperature. In other words, selection might have the strongest effects on populations of individuals with no plasticity. Maybe this is beyond the scope of this though</w:t>
      </w:r>
    </w:p>
  </w:comment>
  <w:comment w:id="4" w:author="terHorst, Casey  P" w:date="2026-06-01T12:55:00Z" w:initials="Ct">
    <w:p w14:paraId="7978B91F" w14:textId="77777777" w:rsidR="0071469B" w:rsidRDefault="0071469B" w:rsidP="0071469B">
      <w:r>
        <w:rPr>
          <w:rStyle w:val="CommentReference"/>
        </w:rPr>
        <w:annotationRef/>
      </w:r>
      <w:r>
        <w:rPr>
          <w:sz w:val="20"/>
          <w:szCs w:val="20"/>
        </w:rPr>
        <w:t>ref?</w:t>
      </w:r>
    </w:p>
  </w:comment>
  <w:comment w:id="5" w:author="terHorst, Casey  P" w:date="2026-06-01T13:03:00Z" w:initials="Ct">
    <w:p w14:paraId="153115BD" w14:textId="77777777" w:rsidR="0071469B" w:rsidRDefault="0071469B" w:rsidP="0071469B">
      <w:r>
        <w:rPr>
          <w:rStyle w:val="CommentReference"/>
        </w:rPr>
        <w:annotationRef/>
      </w:r>
      <w:r>
        <w:rPr>
          <w:sz w:val="20"/>
          <w:szCs w:val="20"/>
        </w:rPr>
        <w:t>This triggered a thought...is response in a single clone considered acclimation? I think yes (assuming no mutation)</w:t>
      </w:r>
    </w:p>
  </w:comment>
  <w:comment w:id="6" w:author="terHorst, Casey  P" w:date="2026-06-01T12:58:00Z" w:initials="Ct">
    <w:p w14:paraId="55CD4D2C" w14:textId="77777777" w:rsidR="0071469B" w:rsidRDefault="0071469B" w:rsidP="0071469B">
      <w:r>
        <w:rPr>
          <w:rStyle w:val="CommentReference"/>
        </w:rPr>
        <w:annotationRef/>
      </w:r>
      <w:r>
        <w:rPr>
          <w:sz w:val="20"/>
          <w:szCs w:val="20"/>
        </w:rPr>
        <w:t>Cite original Thompson geographic mosaic of coevolution paper/book</w:t>
      </w:r>
    </w:p>
  </w:comment>
  <w:comment w:id="7" w:author="terHorst, Casey  P" w:date="2026-06-01T12:59:00Z" w:initials="Ct">
    <w:p w14:paraId="591BAFFE" w14:textId="77777777" w:rsidR="0071469B" w:rsidRDefault="0071469B" w:rsidP="0071469B">
      <w:r>
        <w:rPr>
          <w:rStyle w:val="CommentReference"/>
        </w:rPr>
        <w:annotationRef/>
      </w:r>
      <w:r>
        <w:rPr>
          <w:sz w:val="20"/>
          <w:szCs w:val="20"/>
        </w:rPr>
        <w:t>which pattern? There are three</w:t>
      </w:r>
    </w:p>
  </w:comment>
  <w:comment w:id="8" w:author="terHorst, Casey  P" w:date="2026-06-01T13:03:00Z" w:initials="Ct">
    <w:p w14:paraId="0E07AFBA" w14:textId="77777777" w:rsidR="0071469B" w:rsidRDefault="0071469B" w:rsidP="0071469B">
      <w:r>
        <w:rPr>
          <w:rStyle w:val="CommentReference"/>
        </w:rPr>
        <w:annotationRef/>
      </w:r>
      <w:r>
        <w:rPr>
          <w:sz w:val="20"/>
          <w:szCs w:val="20"/>
        </w:rPr>
        <w:t>you can talk some more about the interplay between these things...like high plasticity may prevent selection. or maybe this is better left for the discussion</w:t>
      </w:r>
    </w:p>
  </w:comment>
  <w:comment w:id="9" w:author="Mendelson, Alex" w:date="2026-06-08T10:31:00Z" w:initials="AM">
    <w:p w14:paraId="74EF5B77" w14:textId="77777777" w:rsidR="00807342" w:rsidRDefault="00807342" w:rsidP="00807342">
      <w:pPr>
        <w:pStyle w:val="CommentText"/>
      </w:pPr>
      <w:r>
        <w:rPr>
          <w:rStyle w:val="CommentReference"/>
        </w:rPr>
        <w:annotationRef/>
      </w:r>
      <w:r>
        <w:t>Added to graf 3 of discussion</w:t>
      </w:r>
    </w:p>
  </w:comment>
  <w:comment w:id="10" w:author="terHorst, Casey  P" w:date="2026-06-01T13:05:00Z" w:initials="Ct">
    <w:p w14:paraId="669C2FCE" w14:textId="77777777" w:rsidR="0061680A" w:rsidRDefault="0061680A" w:rsidP="0071469B">
      <w:r>
        <w:rPr>
          <w:rStyle w:val="CommentReference"/>
        </w:rPr>
        <w:annotationRef/>
      </w:r>
      <w:r>
        <w:rPr>
          <w:sz w:val="20"/>
          <w:szCs w:val="20"/>
        </w:rPr>
        <w:t>List references in ascending chronological order (oldest first)</w:t>
      </w:r>
    </w:p>
  </w:comment>
  <w:comment w:id="11" w:author="terHorst, Casey  P" w:date="2026-06-01T13:15:00Z" w:initials="Ct">
    <w:p w14:paraId="6898CD14" w14:textId="77777777" w:rsidR="004C2048" w:rsidRDefault="004C2048" w:rsidP="004C2048">
      <w:r>
        <w:rPr>
          <w:rStyle w:val="CommentReference"/>
        </w:rPr>
        <w:annotationRef/>
      </w:r>
      <w:r>
        <w:rPr>
          <w:sz w:val="20"/>
          <w:szCs w:val="20"/>
        </w:rPr>
        <w:t>none?? Just making sure cuz otherwise somebody will take exception at having done the one study...</w:t>
      </w:r>
    </w:p>
  </w:comment>
  <w:comment w:id="12" w:author="Mendelson, Alex" w:date="2026-06-08T10:38:00Z" w:initials="AM">
    <w:p w14:paraId="55DFF0F5" w14:textId="77777777" w:rsidR="00807342" w:rsidRDefault="00807342" w:rsidP="00807342">
      <w:pPr>
        <w:pStyle w:val="CommentText"/>
      </w:pPr>
      <w:r>
        <w:rPr>
          <w:rStyle w:val="CommentReference"/>
        </w:rPr>
        <w:annotationRef/>
      </w:r>
      <w:r>
        <w:t>Did a deeper search sesh and found one that looked at community structure under variable temperatures in the invasive range of S purp (Zander 2017); softened the claim but kept the “none” for evolvability</w:t>
      </w:r>
    </w:p>
  </w:comment>
  <w:comment w:id="13" w:author="terHorst, Casey  P" w:date="2026-06-01T13:20:00Z" w:initials="Ct">
    <w:p w14:paraId="079585F2" w14:textId="77777777" w:rsidR="00170C23" w:rsidRDefault="00170C23" w:rsidP="00170C23">
      <w:r>
        <w:rPr>
          <w:rStyle w:val="CommentReference"/>
        </w:rPr>
        <w:annotationRef/>
      </w:r>
      <w:r>
        <w:rPr>
          <w:sz w:val="20"/>
          <w:szCs w:val="20"/>
        </w:rPr>
        <w:t>Be sure to look at Cochran-Stafira's (sp?) work on rotifers. She's one of the only people who ever works on them</w:t>
      </w:r>
    </w:p>
  </w:comment>
  <w:comment w:id="14" w:author="Mendelson, Alex" w:date="2026-06-08T11:02:00Z" w:initials="AM">
    <w:p w14:paraId="38F605DD" w14:textId="77777777" w:rsidR="00AF3019" w:rsidRDefault="00AF3019" w:rsidP="00AF3019">
      <w:pPr>
        <w:pStyle w:val="CommentText"/>
      </w:pPr>
      <w:r>
        <w:rPr>
          <w:rStyle w:val="CommentReference"/>
        </w:rPr>
        <w:annotationRef/>
      </w:r>
      <w:r>
        <w:t xml:space="preserve">I’ve come across her work, and have been unable to fine anything peer-reviewed that is about H rosa specifically. There are a few undergrad ESA posters from the early ‘00s, but I can only find fragments of their abstracts. Best I could find is this poster from ESA 2009 </w:t>
      </w:r>
      <w:hyperlink r:id="rId1" w:history="1">
        <w:r w:rsidRPr="00665EA7">
          <w:rPr>
            <w:rStyle w:val="Hyperlink"/>
          </w:rPr>
          <w:t>https://programarchives.z20.web.core.windows.net/2009/Paper21085.html</w:t>
        </w:r>
      </w:hyperlink>
    </w:p>
    <w:p w14:paraId="514BC587" w14:textId="77777777" w:rsidR="00AF3019" w:rsidRDefault="00AF3019" w:rsidP="00AF3019">
      <w:pPr>
        <w:pStyle w:val="CommentText"/>
      </w:pPr>
    </w:p>
    <w:p w14:paraId="19528509" w14:textId="77777777" w:rsidR="00AF3019" w:rsidRDefault="00AF3019" w:rsidP="00AF3019">
      <w:pPr>
        <w:pStyle w:val="CommentText"/>
      </w:pPr>
      <w:r>
        <w:t>But these aren’t really citable in a thesis, right?</w:t>
      </w:r>
    </w:p>
  </w:comment>
  <w:comment w:id="15" w:author="terHorst, Casey  P" w:date="2026-06-01T13:48:00Z" w:initials="Ct">
    <w:p w14:paraId="01E095F4" w14:textId="77777777" w:rsidR="007652AD" w:rsidRDefault="007652AD" w:rsidP="007652AD">
      <w:r>
        <w:rPr>
          <w:rStyle w:val="CommentReference"/>
        </w:rPr>
        <w:annotationRef/>
      </w:r>
      <w:r>
        <w:rPr>
          <w:sz w:val="20"/>
          <w:szCs w:val="20"/>
        </w:rPr>
        <w:t>My recollection is that we got the mosquitoes out immediately back at FSU. So within 4 hours?</w:t>
      </w:r>
    </w:p>
  </w:comment>
  <w:comment w:id="16" w:author="terHorst, Casey  P" w:date="2026-06-01T13:50:00Z" w:initials="Ct">
    <w:p w14:paraId="037670EC" w14:textId="77777777" w:rsidR="007652AD" w:rsidRDefault="007652AD" w:rsidP="007652AD">
      <w:r>
        <w:rPr>
          <w:rStyle w:val="CommentReference"/>
        </w:rPr>
        <w:annotationRef/>
      </w:r>
      <w:r>
        <w:rPr>
          <w:sz w:val="20"/>
          <w:szCs w:val="20"/>
        </w:rPr>
        <w:t>I don't really know why, but convention is to spell out single digit numbers and use numerals for &gt;10</w:t>
      </w:r>
    </w:p>
  </w:comment>
  <w:comment w:id="17" w:author="terHorst, Casey  P" w:date="2026-06-01T13:52:00Z" w:initials="Ct">
    <w:p w14:paraId="7EDCFB11" w14:textId="77777777" w:rsidR="007652AD" w:rsidRDefault="007652AD" w:rsidP="007652AD">
      <w:r>
        <w:rPr>
          <w:rStyle w:val="CommentReference"/>
        </w:rPr>
        <w:annotationRef/>
      </w:r>
      <w:r>
        <w:rPr>
          <w:sz w:val="20"/>
          <w:szCs w:val="20"/>
        </w:rPr>
        <w:t>Trying to reconcile 20-50 stated above with this more specific number. Are they referring to different things?</w:t>
      </w:r>
    </w:p>
  </w:comment>
  <w:comment w:id="18" w:author="terHorst, Casey  P" w:date="2026-06-01T13:54:00Z" w:initials="Ct">
    <w:p w14:paraId="0EF234AC" w14:textId="77777777" w:rsidR="007652AD" w:rsidRDefault="007652AD" w:rsidP="007652AD">
      <w:r>
        <w:rPr>
          <w:rStyle w:val="CommentReference"/>
        </w:rPr>
        <w:annotationRef/>
      </w:r>
      <w:r>
        <w:rPr>
          <w:sz w:val="20"/>
          <w:szCs w:val="20"/>
        </w:rPr>
        <w:t>I think you have a ref for where you got this recipe?</w:t>
      </w:r>
    </w:p>
  </w:comment>
  <w:comment w:id="19" w:author="terHorst, Casey  P" w:date="2026-06-01T13:54:00Z" w:initials="Ct">
    <w:p w14:paraId="5CD115FB" w14:textId="77777777" w:rsidR="007652AD" w:rsidRDefault="007652AD" w:rsidP="007652AD">
      <w:r>
        <w:rPr>
          <w:rStyle w:val="CommentReference"/>
        </w:rPr>
        <w:annotationRef/>
      </w:r>
      <w:r>
        <w:rPr>
          <w:sz w:val="20"/>
          <w:szCs w:val="20"/>
        </w:rPr>
        <w:t>Just state the actual number of leaves for each site, respectively</w:t>
      </w:r>
    </w:p>
  </w:comment>
  <w:comment w:id="20" w:author="terHorst, Casey  P" w:date="2026-06-01T14:03:00Z" w:initials="Ct">
    <w:p w14:paraId="4A195EA2" w14:textId="77777777" w:rsidR="00FC5818" w:rsidRDefault="00FC5818" w:rsidP="00FC5818">
      <w:r>
        <w:rPr>
          <w:rStyle w:val="CommentReference"/>
        </w:rPr>
        <w:annotationRef/>
      </w:r>
      <w:r>
        <w:rPr>
          <w:sz w:val="20"/>
          <w:szCs w:val="20"/>
        </w:rPr>
        <w:t>There's probably also a citation for the growthrates package</w:t>
      </w:r>
    </w:p>
  </w:comment>
  <w:comment w:id="21" w:author="terHorst, Casey  P" w:date="2026-06-01T14:04:00Z" w:initials="Ct">
    <w:p w14:paraId="5624C690" w14:textId="77777777" w:rsidR="00FC5818" w:rsidRDefault="00FC5818" w:rsidP="00FC5818">
      <w:r>
        <w:rPr>
          <w:rStyle w:val="CommentReference"/>
        </w:rPr>
        <w:annotationRef/>
      </w:r>
      <w:r>
        <w:rPr>
          <w:sz w:val="20"/>
          <w:szCs w:val="20"/>
        </w:rPr>
        <w:t>what did you do with the R2 info? Was there a threshold that had to be met?</w:t>
      </w:r>
    </w:p>
  </w:comment>
  <w:comment w:id="22" w:author="terHorst, Casey  P" w:date="2026-06-01T14:06:00Z" w:initials="Ct">
    <w:p w14:paraId="4D6A376C" w14:textId="77777777" w:rsidR="00FC5818" w:rsidRDefault="00FC5818" w:rsidP="00FC5818">
      <w:r>
        <w:rPr>
          <w:rStyle w:val="CommentReference"/>
        </w:rPr>
        <w:annotationRef/>
      </w:r>
      <w:r>
        <w:rPr>
          <w:sz w:val="20"/>
          <w:szCs w:val="20"/>
        </w:rPr>
        <w:t>This whole graf is SO nerdy, in a wonderful way. Don't change anything</w:t>
      </w:r>
    </w:p>
  </w:comment>
  <w:comment w:id="24" w:author="terHorst, Casey  P" w:date="2026-06-01T14:23:00Z" w:initials="Ct">
    <w:p w14:paraId="7EFB8C96" w14:textId="77777777" w:rsidR="002A4E9B" w:rsidRDefault="002A4E9B" w:rsidP="002A4E9B">
      <w:r>
        <w:rPr>
          <w:rStyle w:val="CommentReference"/>
        </w:rPr>
        <w:annotationRef/>
      </w:r>
      <w:r>
        <w:rPr>
          <w:sz w:val="20"/>
          <w:szCs w:val="20"/>
        </w:rPr>
        <w:t>Describe what some of the variation looks like. Assume people can't see the figure (or haven't looked yet because it's all the way 40 pages later). Some clones respond positively to 30, but others are negative, for example</w:t>
      </w:r>
    </w:p>
  </w:comment>
  <w:comment w:id="25" w:author="terHorst, Casey  P" w:date="2026-06-01T14:24:00Z" w:initials="Ct">
    <w:p w14:paraId="6869C97F" w14:textId="77777777" w:rsidR="002A4E9B" w:rsidRDefault="002A4E9B" w:rsidP="002A4E9B">
      <w:r>
        <w:rPr>
          <w:rStyle w:val="CommentReference"/>
        </w:rPr>
        <w:annotationRef/>
      </w:r>
      <w:r>
        <w:rPr>
          <w:sz w:val="20"/>
          <w:szCs w:val="20"/>
        </w:rPr>
        <w:t>If you want, you can put figures in line with text, which makes it easier for the reader. Convention is that they go at the end, but that's only because of very old things about typesetting a journal. Many journals now allow figures in line</w:t>
      </w:r>
    </w:p>
  </w:comment>
  <w:comment w:id="26" w:author="Casey terHorst" w:date="2026-06-17T15:38:00Z" w:initials="CPT">
    <w:p w14:paraId="5E35B164" w14:textId="4F3AF647" w:rsidR="00CD6431" w:rsidRDefault="00CD6431">
      <w:pPr>
        <w:pStyle w:val="CommentText"/>
      </w:pPr>
      <w:r>
        <w:rPr>
          <w:rStyle w:val="CommentReference"/>
        </w:rPr>
        <w:annotationRef/>
      </w:r>
      <w:r>
        <w:t>Instead of the legend on the right side, I wonder if you just put the leaf number as text in the upper left of each box?</w:t>
      </w:r>
      <w:r w:rsidR="00F67144">
        <w:t xml:space="preserve"> You could still keep the colors different</w:t>
      </w:r>
    </w:p>
  </w:comment>
  <w:comment w:id="27" w:author="terHorst, Casey  P" w:date="2026-06-01T14:20:00Z" w:initials="Ct">
    <w:p w14:paraId="1AB59605" w14:textId="77777777" w:rsidR="002A4E9B" w:rsidRDefault="002A4E9B" w:rsidP="002A4E9B">
      <w:r>
        <w:rPr>
          <w:rStyle w:val="CommentReference"/>
        </w:rPr>
        <w:annotationRef/>
      </w:r>
      <w:r>
        <w:rPr>
          <w:sz w:val="20"/>
          <w:szCs w:val="20"/>
        </w:rPr>
        <w:t>Reference Metabolic Theory of Ecology? In absence of anything else, metabolism should increase with temperature</w:t>
      </w:r>
    </w:p>
  </w:comment>
  <w:comment w:id="28" w:author="terHorst, Casey  P" w:date="2026-06-01T14:21:00Z" w:initials="Ct">
    <w:p w14:paraId="3A7277F7" w14:textId="77777777" w:rsidR="002A4E9B" w:rsidRDefault="002A4E9B" w:rsidP="002A4E9B">
      <w:r>
        <w:rPr>
          <w:rStyle w:val="CommentReference"/>
        </w:rPr>
        <w:annotationRef/>
      </w:r>
      <w:r>
        <w:rPr>
          <w:sz w:val="20"/>
          <w:szCs w:val="20"/>
        </w:rPr>
        <w:t>I think just reverse the framing. 30 is closer to the optimum than 25</w:t>
      </w:r>
    </w:p>
  </w:comment>
  <w:comment w:id="29" w:author="terHorst, Casey  P" w:date="2026-06-01T14:25:00Z" w:initials="Ct">
    <w:p w14:paraId="63E5D99F" w14:textId="77777777" w:rsidR="002A4E9B" w:rsidRDefault="002A4E9B" w:rsidP="002A4E9B">
      <w:r>
        <w:rPr>
          <w:rStyle w:val="CommentReference"/>
        </w:rPr>
        <w:annotationRef/>
      </w:r>
      <w:r>
        <w:rPr>
          <w:sz w:val="20"/>
          <w:szCs w:val="20"/>
        </w:rPr>
        <w:t>I think just say co-occur, because coexist has a very specific meaning that is not super easy to test</w:t>
      </w:r>
    </w:p>
  </w:comment>
  <w:comment w:id="30" w:author="terHorst, Casey  P" w:date="2026-06-01T14:28:00Z" w:initials="Ct">
    <w:p w14:paraId="7B48636A" w14:textId="77777777" w:rsidR="00336F95" w:rsidRDefault="00336F95" w:rsidP="00336F95">
      <w:r>
        <w:rPr>
          <w:rStyle w:val="CommentReference"/>
        </w:rPr>
        <w:annotationRef/>
      </w:r>
      <w:r>
        <w:rPr>
          <w:sz w:val="20"/>
          <w:szCs w:val="20"/>
        </w:rPr>
        <w:t>I suppose one possibility is that the isolation process selected for only one phenotype of rotifer, making leaves seem similar, but the fact that you saw variation within leaves negates that</w:t>
      </w:r>
    </w:p>
  </w:comment>
  <w:comment w:id="31" w:author="terHorst, Casey  P" w:date="2026-06-01T14:29:00Z" w:initials="Ct">
    <w:p w14:paraId="34C55172" w14:textId="77777777" w:rsidR="00336F95" w:rsidRDefault="00336F95" w:rsidP="00336F95">
      <w:r>
        <w:rPr>
          <w:rStyle w:val="CommentReference"/>
        </w:rPr>
        <w:annotationRef/>
      </w:r>
      <w:r>
        <w:rPr>
          <w:sz w:val="20"/>
          <w:szCs w:val="20"/>
        </w:rPr>
        <w:t>I would keep this in, but I also think the existence of variation within a leaf suggests that this may not be a sufficient explanation</w:t>
      </w:r>
    </w:p>
  </w:comment>
  <w:comment w:id="32" w:author="terHorst, Casey  P" w:date="2026-06-01T14:30:00Z" w:initials="Ct">
    <w:p w14:paraId="10285ED0" w14:textId="77777777" w:rsidR="00336F95" w:rsidRDefault="00336F95" w:rsidP="00336F95">
      <w:r>
        <w:rPr>
          <w:rStyle w:val="CommentReference"/>
        </w:rPr>
        <w:annotationRef/>
      </w:r>
      <w:r>
        <w:rPr>
          <w:sz w:val="20"/>
          <w:szCs w:val="20"/>
        </w:rPr>
        <w:t>What's the range of temps that rotifers in a leaf over the course of a day?</w:t>
      </w:r>
    </w:p>
  </w:comment>
  <w:comment w:id="33" w:author="Mendelson, Alex" w:date="2026-06-08T11:44:00Z" w:initials="AM">
    <w:p w14:paraId="0E28C882" w14:textId="77777777" w:rsidR="00EE6724" w:rsidRDefault="00EE6724" w:rsidP="00EE6724">
      <w:pPr>
        <w:pStyle w:val="CommentText"/>
      </w:pPr>
      <w:r>
        <w:rPr>
          <w:rStyle w:val="CommentReference"/>
        </w:rPr>
        <w:annotationRef/>
      </w:r>
      <w:r>
        <w:t>Answered below</w:t>
      </w:r>
    </w:p>
  </w:comment>
  <w:comment w:id="34" w:author="terHorst, Casey  P" w:date="2026-06-01T14:32:00Z" w:initials="Ct">
    <w:p w14:paraId="0DBBE0ED" w14:textId="77777777" w:rsidR="00336F95" w:rsidRDefault="00336F95" w:rsidP="00336F95">
      <w:r>
        <w:rPr>
          <w:rStyle w:val="CommentReference"/>
        </w:rPr>
        <w:annotationRef/>
      </w:r>
      <w:r>
        <w:rPr>
          <w:sz w:val="20"/>
          <w:szCs w:val="20"/>
        </w:rPr>
        <w:t>Seems like you're referring to some previous work in this graf, so be sure to reference it</w:t>
      </w:r>
    </w:p>
  </w:comment>
  <w:comment w:id="35" w:author="terHorst, Casey  P" w:date="2026-06-01T14:36:00Z" w:initials="Ct">
    <w:p w14:paraId="7B5B7E5B" w14:textId="77777777" w:rsidR="00336F95" w:rsidRDefault="00336F95" w:rsidP="00336F95">
      <w:r>
        <w:rPr>
          <w:rStyle w:val="CommentReference"/>
        </w:rPr>
        <w:annotationRef/>
      </w:r>
      <w:r>
        <w:rPr>
          <w:sz w:val="20"/>
          <w:szCs w:val="20"/>
        </w:rPr>
        <w:t>At some point, note the range, min, and max experienced by pitcher water (in Florida at least)</w:t>
      </w:r>
    </w:p>
  </w:comment>
  <w:comment w:id="36" w:author="Casey terHorst" w:date="2026-06-18T12:31:00Z" w:initials="CPT">
    <w:p w14:paraId="235980BA" w14:textId="77777777" w:rsidR="00F45868" w:rsidRDefault="00F45868">
      <w:pPr>
        <w:pStyle w:val="CommentText"/>
      </w:pPr>
      <w:r>
        <w:rPr>
          <w:rStyle w:val="CommentReference"/>
        </w:rPr>
        <w:annotationRef/>
      </w:r>
      <w:r>
        <w:t>Maybe put this general sentence prior to the two previous specific examples?</w:t>
      </w:r>
    </w:p>
  </w:comment>
  <w:comment w:id="37" w:author="terHorst, Casey P" w:date="2026-06-02T10:59:00Z" w:initials="tCP">
    <w:p w14:paraId="50FA5B8C" w14:textId="77777777" w:rsidR="006E1EFE" w:rsidRDefault="006E1EFE">
      <w:pPr>
        <w:pStyle w:val="CommentText"/>
      </w:pPr>
      <w:r>
        <w:rPr>
          <w:rStyle w:val="CommentReference"/>
        </w:rPr>
        <w:annotationRef/>
      </w:r>
      <w:r>
        <w:t>There are a lot of ideas in this one graf:</w:t>
      </w:r>
      <w:r>
        <w:br/>
        <w:t>-direct effects of climate change</w:t>
      </w:r>
      <w:r>
        <w:br/>
        <w:t>-indirect effects of climate change</w:t>
      </w:r>
      <w:r>
        <w:br/>
        <w:t>-designing experiments</w:t>
      </w:r>
      <w:r>
        <w:br/>
        <w:t xml:space="preserve">-most is about ecology, but some is about evolution. </w:t>
      </w:r>
    </w:p>
    <w:p w14:paraId="34FCF40F" w14:textId="77777777" w:rsidR="006E1EFE" w:rsidRDefault="006E1EFE">
      <w:pPr>
        <w:pStyle w:val="CommentText"/>
      </w:pPr>
    </w:p>
    <w:p w14:paraId="1CD92D24" w14:textId="7650E99C" w:rsidR="006E1EFE" w:rsidRDefault="006E1EFE">
      <w:pPr>
        <w:pStyle w:val="CommentText"/>
      </w:pPr>
      <w:r>
        <w:t>Basically, this graf just needs some more focus, as it feels like we jumping in DEEP by the end of page 1</w:t>
      </w:r>
    </w:p>
  </w:comment>
  <w:comment w:id="38" w:author="terHorst, Casey P" w:date="2026-06-02T11:12:00Z" w:initials="tCP">
    <w:p w14:paraId="784676FB" w14:textId="0C5A69CA" w:rsidR="006E3EA5" w:rsidRDefault="006E3EA5">
      <w:pPr>
        <w:pStyle w:val="CommentText"/>
      </w:pPr>
      <w:r>
        <w:rPr>
          <w:rStyle w:val="CommentReference"/>
        </w:rPr>
        <w:annotationRef/>
      </w:r>
      <w:r>
        <w:t>I don’t think you necessarily need to justify the system as ideal for testing the question, cuz in reality, there are probably a lot of them. I think you can just pivot to the system</w:t>
      </w:r>
    </w:p>
  </w:comment>
  <w:comment w:id="39" w:author="terHorst, Casey P" w:date="2026-06-02T11:13:00Z" w:initials="tCP">
    <w:p w14:paraId="30C6AF8A" w14:textId="2B1108CC" w:rsidR="006E3EA5" w:rsidRDefault="006E3EA5">
      <w:pPr>
        <w:pStyle w:val="CommentText"/>
      </w:pPr>
      <w:r>
        <w:rPr>
          <w:rStyle w:val="CommentReference"/>
        </w:rPr>
        <w:annotationRef/>
      </w:r>
      <w:r>
        <w:t>Awkward to repeat back to back. Reword somehow?</w:t>
      </w:r>
    </w:p>
  </w:comment>
  <w:comment w:id="40" w:author="terHorst, Casey  P" w:date="2026-06-01T13:48:00Z" w:initials="Ct">
    <w:p w14:paraId="047E05E8" w14:textId="77777777" w:rsidR="0051464C" w:rsidRDefault="0051464C" w:rsidP="007652AD">
      <w:r>
        <w:rPr>
          <w:rStyle w:val="CommentReference"/>
        </w:rPr>
        <w:annotationRef/>
      </w:r>
      <w:r>
        <w:rPr>
          <w:sz w:val="20"/>
          <w:szCs w:val="20"/>
        </w:rPr>
        <w:t>My recollection is that we got the mosquitoes out immediately back at FSU. So within 4 hours?</w:t>
      </w:r>
    </w:p>
  </w:comment>
  <w:comment w:id="41" w:author="terHorst, Casey  P" w:date="2026-06-01T13:50:00Z" w:initials="Ct">
    <w:p w14:paraId="1EBD117C" w14:textId="77777777" w:rsidR="00F233B6" w:rsidRDefault="00F233B6" w:rsidP="007652AD">
      <w:r>
        <w:rPr>
          <w:rStyle w:val="CommentReference"/>
        </w:rPr>
        <w:annotationRef/>
      </w:r>
      <w:r>
        <w:rPr>
          <w:sz w:val="20"/>
          <w:szCs w:val="20"/>
        </w:rPr>
        <w:t>I don't really know why, but convention is to spell out single digit numbers and use numerals for &gt;10</w:t>
      </w:r>
    </w:p>
  </w:comment>
  <w:comment w:id="42" w:author="terHorst, Casey  P" w:date="2026-06-01T13:52:00Z" w:initials="Ct">
    <w:p w14:paraId="56547692" w14:textId="77777777" w:rsidR="00F233B6" w:rsidRDefault="00F233B6" w:rsidP="007652AD">
      <w:r>
        <w:rPr>
          <w:rStyle w:val="CommentReference"/>
        </w:rPr>
        <w:annotationRef/>
      </w:r>
      <w:r>
        <w:rPr>
          <w:sz w:val="20"/>
          <w:szCs w:val="20"/>
        </w:rPr>
        <w:t>Trying to reconcile 20-50 stated above with this more specific number. Are they referring to different things?</w:t>
      </w:r>
    </w:p>
  </w:comment>
  <w:comment w:id="43" w:author="terHorst, Casey  P" w:date="2026-06-01T13:54:00Z" w:initials="Ct">
    <w:p w14:paraId="0155A58C" w14:textId="77777777" w:rsidR="00F233B6" w:rsidRDefault="00F233B6" w:rsidP="007652AD">
      <w:r>
        <w:rPr>
          <w:rStyle w:val="CommentReference"/>
        </w:rPr>
        <w:annotationRef/>
      </w:r>
      <w:r>
        <w:rPr>
          <w:sz w:val="20"/>
          <w:szCs w:val="20"/>
        </w:rPr>
        <w:t>I think you have a ref for where you got this recipe?</w:t>
      </w:r>
    </w:p>
  </w:comment>
  <w:comment w:id="44" w:author="terHorst, Casey  P" w:date="2026-06-01T13:54:00Z" w:initials="Ct">
    <w:p w14:paraId="4DBC8B8E" w14:textId="77777777" w:rsidR="00F233B6" w:rsidRDefault="00F233B6" w:rsidP="007652AD">
      <w:r>
        <w:rPr>
          <w:rStyle w:val="CommentReference"/>
        </w:rPr>
        <w:annotationRef/>
      </w:r>
      <w:r>
        <w:rPr>
          <w:sz w:val="20"/>
          <w:szCs w:val="20"/>
        </w:rPr>
        <w:t>Just state the actual number of leaves for each site, respectively</w:t>
      </w:r>
    </w:p>
  </w:comment>
  <w:comment w:id="45" w:author="Casey terHorst" w:date="2026-06-18T13:02:00Z" w:initials="CPT">
    <w:p w14:paraId="1F2D7526" w14:textId="35127918" w:rsidR="00C3212B" w:rsidRDefault="00C3212B">
      <w:pPr>
        <w:pStyle w:val="CommentText"/>
      </w:pPr>
      <w:r>
        <w:rPr>
          <w:rStyle w:val="CommentReference"/>
        </w:rPr>
        <w:annotationRef/>
      </w:r>
      <w:r>
        <w:t>Not adaptation, cuz they could have evolved maladaptively</w:t>
      </w:r>
    </w:p>
  </w:comment>
  <w:comment w:id="46" w:author="terHorst, Casey P" w:date="2026-06-02T11:26:00Z" w:initials="tCP">
    <w:p w14:paraId="78244169" w14:textId="7DBC6CCC" w:rsidR="00D83249" w:rsidRDefault="00D83249">
      <w:pPr>
        <w:pStyle w:val="CommentText"/>
      </w:pPr>
      <w:r>
        <w:rPr>
          <w:rStyle w:val="CommentReference"/>
        </w:rPr>
        <w:annotationRef/>
      </w:r>
      <w:r>
        <w:t>I can’t remember if you measured traits at the beginning of the experiment or just at the end. If you have initial data, we should think about incorporating that?</w:t>
      </w:r>
    </w:p>
  </w:comment>
  <w:comment w:id="47" w:author="Mendelson, Alex" w:date="2026-06-04T11:17:00Z" w:initials="AM">
    <w:p w14:paraId="121DDF6B" w14:textId="77777777" w:rsidR="008C542F" w:rsidRDefault="008C542F" w:rsidP="008C542F">
      <w:pPr>
        <w:pStyle w:val="CommentText"/>
      </w:pPr>
      <w:r>
        <w:rPr>
          <w:rStyle w:val="CommentReference"/>
        </w:rPr>
        <w:annotationRef/>
      </w:r>
      <w:r>
        <w:t>I don’t have initial size data for these mixed cultures, because they’re essentially an equal mix of all 17 clones and I have data for those clones. I think at the time we decided I could compare the previously-measured average size of all clones to the final size data from this. Not sure if that would be a fair comparison though.</w:t>
      </w:r>
    </w:p>
  </w:comment>
  <w:comment w:id="48" w:author="Casey terHorst" w:date="2026-06-18T12:58:00Z" w:initials="CPT">
    <w:p w14:paraId="21095445" w14:textId="6F842B4D" w:rsidR="00A26A0F" w:rsidRDefault="00A26A0F">
      <w:pPr>
        <w:pStyle w:val="CommentText"/>
      </w:pPr>
      <w:r>
        <w:rPr>
          <w:rStyle w:val="CommentReference"/>
        </w:rPr>
        <w:annotationRef/>
      </w:r>
      <w:r>
        <w:t>I think that would still be somewhat useful…Cuz then instead of just saying that diff treatments evolved differently, you could say, oh this treatment grew faster/slower than before</w:t>
      </w:r>
    </w:p>
  </w:comment>
  <w:comment w:id="50" w:author="terHorst, Casey P" w:date="2026-06-02T11:52:00Z" w:initials="tCP">
    <w:p w14:paraId="659B6880" w14:textId="038B2B01" w:rsidR="000639DC" w:rsidRDefault="000639DC">
      <w:pPr>
        <w:pStyle w:val="CommentText"/>
      </w:pPr>
      <w:r>
        <w:rPr>
          <w:rStyle w:val="CommentReference"/>
        </w:rPr>
        <w:annotationRef/>
      </w:r>
      <w:r>
        <w:t>How many replicates? Or the original 10 cultures are the replicates? Point that out somewhere</w:t>
      </w:r>
    </w:p>
  </w:comment>
  <w:comment w:id="51" w:author="Casey terHorst" w:date="2026-06-18T14:04:00Z" w:initials="CPT">
    <w:p w14:paraId="71BFDB3C" w14:textId="77777777" w:rsidR="00774E89" w:rsidRDefault="00774E89">
      <w:pPr>
        <w:pStyle w:val="CommentText"/>
      </w:pPr>
      <w:r>
        <w:rPr>
          <w:rStyle w:val="CommentReference"/>
        </w:rPr>
        <w:annotationRef/>
      </w:r>
      <w:r>
        <w:t>Move this to the Methods with the other equation</w:t>
      </w:r>
    </w:p>
  </w:comment>
  <w:comment w:id="52" w:author="terHorst, Casey P" w:date="2026-06-02T11:30:00Z" w:initials="tCP">
    <w:p w14:paraId="0B4A1752" w14:textId="43A673DB" w:rsidR="00D83249" w:rsidRDefault="00D83249" w:rsidP="00D83249">
      <w:pPr>
        <w:pStyle w:val="CommentText"/>
      </w:pPr>
      <w:r>
        <w:rPr>
          <w:rStyle w:val="CommentReference"/>
        </w:rPr>
        <w:annotationRef/>
      </w:r>
      <w:r>
        <w:t>Slightly confusing because this comp treatment is slightly different than above (I think?), so you should point that out</w:t>
      </w:r>
    </w:p>
  </w:comment>
  <w:comment w:id="53" w:author="terHorst, Casey P" w:date="2026-06-02T11:32:00Z" w:initials="tCP">
    <w:p w14:paraId="343294DF" w14:textId="591DFE15" w:rsidR="00D83249" w:rsidRDefault="00D83249">
      <w:pPr>
        <w:pStyle w:val="CommentText"/>
      </w:pPr>
      <w:r>
        <w:rPr>
          <w:rStyle w:val="CommentReference"/>
        </w:rPr>
        <w:annotationRef/>
      </w:r>
      <w:r>
        <w:t>Maybe explain what the levels are for the rotifer measures above?</w:t>
      </w:r>
    </w:p>
  </w:comment>
  <w:comment w:id="57" w:author="Casey terHorst" w:date="2026-06-18T13:36:00Z" w:initials="CPT">
    <w:p w14:paraId="5B764D1D" w14:textId="7280B7E7" w:rsidR="00FF42FA" w:rsidRDefault="00FF42FA">
      <w:pPr>
        <w:pStyle w:val="CommentText"/>
      </w:pPr>
      <w:r>
        <w:rPr>
          <w:rStyle w:val="CommentReference"/>
        </w:rPr>
        <w:annotationRef/>
      </w:r>
      <w:r>
        <w:t>Compare to average size of clones before experiment. Did they all get smaller and these got smaller faster? Or did treatments go in different directions?</w:t>
      </w:r>
    </w:p>
  </w:comment>
  <w:comment w:id="54" w:author="terHorst, Casey P" w:date="2026-06-02T11:47:00Z" w:initials="tCP">
    <w:p w14:paraId="6AE0F266" w14:textId="7E1FDEC1" w:rsidR="000639DC" w:rsidRDefault="000639DC">
      <w:pPr>
        <w:pStyle w:val="CommentText"/>
      </w:pPr>
      <w:r>
        <w:rPr>
          <w:rStyle w:val="CommentReference"/>
        </w:rPr>
        <w:annotationRef/>
      </w:r>
      <w:r>
        <w:t>Make this into a separate graf, cuz I need to know about all of the non-sig effects and interactions, etc</w:t>
      </w:r>
    </w:p>
  </w:comment>
  <w:comment w:id="55" w:author="Mendelson, Alex" w:date="2026-06-14T09:15:00Z" w:initials="AM">
    <w:p w14:paraId="6E48998E" w14:textId="77777777" w:rsidR="004B026B" w:rsidRDefault="004B026B" w:rsidP="004B026B">
      <w:pPr>
        <w:pStyle w:val="CommentText"/>
      </w:pPr>
      <w:r>
        <w:rPr>
          <w:rStyle w:val="CommentReference"/>
        </w:rPr>
        <w:annotationRef/>
      </w:r>
      <w:r>
        <w:t>This was just a 1-way ANOVA, so no other effects to report. The size measurements were taken at the end of the evolution period on the day the competition experiment was established. I really wish I would have imaged the replicates at the end of the experiment, definitely an oversight. I think I was being lazy since at that point I had the n.s. size results for the Ch. 1 experiment, and found it unlikely that there would be a size difference here (but, alas).</w:t>
      </w:r>
    </w:p>
  </w:comment>
  <w:comment w:id="56" w:author="Casey terHorst" w:date="2026-06-18T13:17:00Z" w:initials="CPT">
    <w:p w14:paraId="61FDF60E" w14:textId="755CC3CA" w:rsidR="00AB29B8" w:rsidRDefault="00AB29B8">
      <w:pPr>
        <w:pStyle w:val="CommentText"/>
      </w:pPr>
      <w:r>
        <w:rPr>
          <w:rStyle w:val="CommentReference"/>
        </w:rPr>
        <w:annotationRef/>
      </w:r>
      <w:r>
        <w:t>Ok, but then adjust the stats in the methods, cuz it says you did a 3-way anova</w:t>
      </w:r>
    </w:p>
  </w:comment>
  <w:comment w:id="58" w:author="Casey terHorst" w:date="2026-06-18T13:38:00Z" w:initials="CPT">
    <w:p w14:paraId="765F3CDE" w14:textId="3444D239" w:rsidR="00FF42FA" w:rsidRDefault="00FF42FA">
      <w:pPr>
        <w:pStyle w:val="CommentText"/>
      </w:pPr>
      <w:r>
        <w:rPr>
          <w:rStyle w:val="CommentReference"/>
        </w:rPr>
        <w:annotationRef/>
      </w:r>
      <w:r>
        <w:t>Compare thee to average data from before too?</w:t>
      </w:r>
    </w:p>
  </w:comment>
  <w:comment w:id="59" w:author="Mendelson, Alex" w:date="2026-06-28T10:21:00Z" w:initials="AM">
    <w:p w14:paraId="02A9EE2B" w14:textId="77777777" w:rsidR="00FF6222" w:rsidRDefault="00FF6222" w:rsidP="00FF6222">
      <w:pPr>
        <w:pStyle w:val="CommentText"/>
      </w:pPr>
      <w:r>
        <w:rPr>
          <w:rStyle w:val="CommentReference"/>
        </w:rPr>
        <w:annotationRef/>
      </w:r>
      <w:r>
        <w:t>Prev. growth measurement was mumax not r</w:t>
      </w:r>
    </w:p>
  </w:comment>
  <w:comment w:id="61" w:author="Casey terHorst" w:date="2026-06-18T13:40:00Z" w:initials="CPT">
    <w:p w14:paraId="6B82379A" w14:textId="18096B20" w:rsidR="00FF42FA" w:rsidRDefault="00FF42FA">
      <w:pPr>
        <w:pStyle w:val="CommentText"/>
      </w:pPr>
      <w:r>
        <w:rPr>
          <w:rStyle w:val="CommentReference"/>
        </w:rPr>
        <w:annotationRef/>
      </w:r>
      <w:r>
        <w:t>I don’t think you can interpret this main effect given that it’s involved in the interaction above</w:t>
      </w:r>
    </w:p>
  </w:comment>
  <w:comment w:id="62" w:author="Casey terHorst" w:date="2026-06-18T13:40:00Z" w:initials="CPT">
    <w:p w14:paraId="10E5AF76" w14:textId="77777777" w:rsidR="00FF42FA" w:rsidRDefault="00FF42FA">
      <w:pPr>
        <w:pStyle w:val="CommentText"/>
      </w:pPr>
      <w:r>
        <w:rPr>
          <w:rStyle w:val="CommentReference"/>
        </w:rPr>
        <w:annotationRef/>
      </w:r>
      <w:r>
        <w:t>Are you saying competition had a stronger effect? Isn’t this the same result as he previous graf, just stated in a different way? But maybe I’m confused cuz the stats are different</w:t>
      </w:r>
    </w:p>
    <w:p w14:paraId="44114E9F" w14:textId="651E6961" w:rsidR="00FF42FA" w:rsidRDefault="00FF42FA">
      <w:pPr>
        <w:pStyle w:val="CommentText"/>
      </w:pPr>
      <w:r>
        <w:t>Oh wait, this is comp temp, but above is historical temp? I think? Make that clearer here</w:t>
      </w:r>
    </w:p>
  </w:comment>
  <w:comment w:id="63" w:author="terHorst, Casey P" w:date="2026-06-02T11:58:00Z" w:initials="tCP">
    <w:p w14:paraId="756B1CF8" w14:textId="4162CD50" w:rsidR="00357F11" w:rsidRDefault="00357F11">
      <w:pPr>
        <w:pStyle w:val="CommentText"/>
      </w:pPr>
      <w:r>
        <w:rPr>
          <w:rStyle w:val="CommentReference"/>
        </w:rPr>
        <w:annotationRef/>
      </w:r>
      <w:r>
        <w:t>Be sure to address this in the Discussion if you haven’t already. There’s an additional indirect effect here in that change in temp results in more intraspecific comp</w:t>
      </w:r>
    </w:p>
  </w:comment>
  <w:comment w:id="64" w:author="Mendelson, Alex" w:date="2026-06-14T09:18:00Z" w:initials="AM">
    <w:p w14:paraId="2D06FB15" w14:textId="77777777" w:rsidR="004B026B" w:rsidRDefault="004B026B" w:rsidP="004B026B">
      <w:pPr>
        <w:pStyle w:val="CommentText"/>
      </w:pPr>
      <w:r>
        <w:rPr>
          <w:rStyle w:val="CommentReference"/>
        </w:rPr>
        <w:annotationRef/>
      </w:r>
      <w:r>
        <w:t>1</w:t>
      </w:r>
      <w:r>
        <w:rPr>
          <w:vertAlign w:val="superscript"/>
        </w:rPr>
        <w:t>st</w:t>
      </w:r>
      <w:r>
        <w:t xml:space="preserve"> paragraph under discussion heading “Competition between H. rosa and Tetrahymena”</w:t>
      </w:r>
    </w:p>
  </w:comment>
  <w:comment w:id="65" w:author="terHorst, Casey P" w:date="2026-06-02T12:02:00Z" w:initials="tCP">
    <w:p w14:paraId="49E45581" w14:textId="2CFA815C" w:rsidR="00357F11" w:rsidRDefault="00357F11">
      <w:pPr>
        <w:pStyle w:val="CommentText"/>
      </w:pPr>
      <w:r>
        <w:rPr>
          <w:rStyle w:val="CommentReference"/>
        </w:rPr>
        <w:annotationRef/>
      </w:r>
      <w:r>
        <w:t>This is so nicely succinct. I wish a similar or same sentence was in the Intro</w:t>
      </w:r>
    </w:p>
  </w:comment>
  <w:comment w:id="66" w:author="Casey terHorst" w:date="2026-06-18T13:52:00Z" w:initials="CPT">
    <w:p w14:paraId="4929ACA1" w14:textId="63FFC1B0" w:rsidR="001534C6" w:rsidRDefault="001534C6">
      <w:pPr>
        <w:pStyle w:val="CommentText"/>
      </w:pPr>
      <w:r>
        <w:rPr>
          <w:rStyle w:val="CommentReference"/>
        </w:rPr>
        <w:annotationRef/>
      </w:r>
      <w:r>
        <w:t>But don’t you also want to say that this evolution affects their comp ability with protists?</w:t>
      </w:r>
    </w:p>
  </w:comment>
  <w:comment w:id="67" w:author="terHorst, Casey P" w:date="2026-06-02T12:06:00Z" w:initials="tCP">
    <w:p w14:paraId="7B2C35C4" w14:textId="76D0D643" w:rsidR="00357F11" w:rsidRDefault="00357F11">
      <w:pPr>
        <w:pStyle w:val="CommentText"/>
      </w:pPr>
      <w:r>
        <w:rPr>
          <w:rStyle w:val="CommentReference"/>
        </w:rPr>
        <w:annotationRef/>
      </w:r>
      <w:r>
        <w:t>Point out what it is more clearly</w:t>
      </w:r>
    </w:p>
  </w:comment>
  <w:comment w:id="68" w:author="terHorst, Casey P" w:date="2026-06-02T12:06:00Z" w:initials="tCP">
    <w:p w14:paraId="4F7DA0B2" w14:textId="387B5527" w:rsidR="00AD2486" w:rsidRDefault="00AD2486">
      <w:pPr>
        <w:pStyle w:val="CommentText"/>
      </w:pPr>
      <w:r>
        <w:rPr>
          <w:rStyle w:val="CommentReference"/>
        </w:rPr>
        <w:annotationRef/>
      </w:r>
      <w:r>
        <w:t>What do you mean by supported evolution. Awkward phrasing</w:t>
      </w:r>
    </w:p>
  </w:comment>
  <w:comment w:id="69" w:author="Casey terHorst" w:date="2026-06-18T13:57:00Z" w:initials="CPT">
    <w:p w14:paraId="4BD8783A" w14:textId="388CDC4B" w:rsidR="00AC5219" w:rsidRDefault="00AC5219">
      <w:pPr>
        <w:pStyle w:val="CommentText"/>
      </w:pPr>
      <w:r>
        <w:rPr>
          <w:rStyle w:val="CommentReference"/>
        </w:rPr>
        <w:annotationRef/>
      </w:r>
      <w:r>
        <w:t>Maybe rephrase to say 80% hatched during this period</w:t>
      </w:r>
    </w:p>
  </w:comment>
  <w:comment w:id="70" w:author="terHorst, Casey P" w:date="2026-06-02T12:14:00Z" w:initials="tCP">
    <w:p w14:paraId="6BA7FA61" w14:textId="601B1286" w:rsidR="00AD2486" w:rsidRDefault="00AD2486">
      <w:pPr>
        <w:pStyle w:val="CommentText"/>
      </w:pPr>
      <w:r>
        <w:rPr>
          <w:rStyle w:val="CommentReference"/>
        </w:rPr>
        <w:annotationRef/>
      </w:r>
      <w:r>
        <w:t>Although I think you want to discuss this result. It seems like there IS a difference between temps, but there isn’t enough statistical power to detect it. Describe how the pattern is different at each temp (I think you report this accurately in the results, but you want to get into the well yeah but in the discussion)</w:t>
      </w:r>
    </w:p>
  </w:comment>
  <w:comment w:id="71" w:author="Casey terHorst" w:date="2026-06-18T13:58:00Z" w:initials="CPT">
    <w:p w14:paraId="61219172" w14:textId="6A0AD14D" w:rsidR="00AC5219" w:rsidRDefault="00AC5219">
      <w:pPr>
        <w:pStyle w:val="CommentText"/>
      </w:pPr>
      <w:r>
        <w:rPr>
          <w:rStyle w:val="CommentReference"/>
        </w:rPr>
        <w:annotationRef/>
      </w:r>
      <w:r>
        <w:t>Could it be that smaller size and faster growth rates are related? For example, rotifers could be reproducing at early ages, which would result in faster growth and smaller size overall?</w:t>
      </w:r>
    </w:p>
  </w:comment>
  <w:comment w:id="72" w:author="terHorst, Casey P" w:date="2026-06-02T12:18:00Z" w:initials="tCP">
    <w:p w14:paraId="38AF0648" w14:textId="667273AF" w:rsidR="00F8367B" w:rsidRDefault="00F8367B">
      <w:pPr>
        <w:pStyle w:val="CommentText"/>
      </w:pPr>
      <w:r>
        <w:rPr>
          <w:rStyle w:val="CommentReference"/>
        </w:rPr>
        <w:annotationRef/>
      </w:r>
      <w:r>
        <w:t>It sounds like you’re stating this as fact, but make sure to use “may” or “might” to indicate that it’s speculation</w:t>
      </w:r>
    </w:p>
  </w:comment>
  <w:comment w:id="73" w:author="terHorst, Casey P" w:date="2026-06-02T12:22:00Z" w:initials="tCP">
    <w:p w14:paraId="03D4E73E" w14:textId="3146BC62" w:rsidR="00F8367B" w:rsidRDefault="00F8367B">
      <w:pPr>
        <w:pStyle w:val="CommentText"/>
      </w:pPr>
      <w:r>
        <w:rPr>
          <w:rStyle w:val="CommentReference"/>
        </w:rPr>
        <w:annotationRef/>
      </w:r>
      <w:r>
        <w:t>Maybe less inter results in more inter, so overall comp is the same?</w:t>
      </w:r>
    </w:p>
  </w:comment>
  <w:comment w:id="74" w:author="terHorst, Casey P" w:date="2026-06-02T12:28:00Z" w:initials="tCP">
    <w:p w14:paraId="0041D6A8" w14:textId="5E8C3832" w:rsidR="000F177E" w:rsidRDefault="000F177E">
      <w:pPr>
        <w:pStyle w:val="CommentText"/>
      </w:pPr>
      <w:r>
        <w:rPr>
          <w:rStyle w:val="CommentReference"/>
        </w:rPr>
        <w:annotationRef/>
      </w:r>
      <w:r>
        <w:t>I don’t get where the competition comes in here</w:t>
      </w:r>
    </w:p>
  </w:comment>
  <w:comment w:id="75" w:author="Mendelson, Alex" w:date="2026-06-04T11:31:00Z" w:initials="AM">
    <w:p w14:paraId="3BBE0F6B" w14:textId="77777777" w:rsidR="007205E9" w:rsidRDefault="007205E9" w:rsidP="007205E9">
      <w:pPr>
        <w:pStyle w:val="CommentText"/>
      </w:pPr>
      <w:r>
        <w:rPr>
          <w:rStyle w:val="CommentReference"/>
        </w:rPr>
        <w:annotationRef/>
      </w:r>
      <w:r>
        <w:t>Was missing “during competition”</w:t>
      </w:r>
    </w:p>
  </w:comment>
  <w:comment w:id="76" w:author="terHorst, Casey P" w:date="2026-06-02T12:29:00Z" w:initials="tCP">
    <w:p w14:paraId="28872DF9" w14:textId="13797FC7" w:rsidR="000F177E" w:rsidRDefault="000F177E">
      <w:pPr>
        <w:pStyle w:val="CommentText"/>
      </w:pPr>
      <w:r>
        <w:rPr>
          <w:rStyle w:val="CommentReference"/>
        </w:rPr>
        <w:annotationRef/>
      </w:r>
      <w:r>
        <w:t>Already said above, but maybe better to say here instead</w:t>
      </w:r>
    </w:p>
  </w:comment>
  <w:comment w:id="77" w:author="terHorst, Casey P" w:date="2026-06-02T12:30:00Z" w:initials="tCP">
    <w:p w14:paraId="23AF3BEF" w14:textId="4CC9D688" w:rsidR="000F177E" w:rsidRDefault="000F177E">
      <w:pPr>
        <w:pStyle w:val="CommentText"/>
      </w:pPr>
      <w:r>
        <w:rPr>
          <w:rStyle w:val="CommentReference"/>
        </w:rPr>
        <w:annotationRef/>
      </w:r>
      <w:r>
        <w:t>Maybe address other studies that show that comp only matters at low resources</w:t>
      </w:r>
      <w:r w:rsidR="00B00872">
        <w:t>. Hmm, which I guess is maybe the definition of competition, so it’s more that the presence of competitors only leads to competition when resources are limiting</w:t>
      </w:r>
    </w:p>
  </w:comment>
  <w:comment w:id="78" w:author="Casey terHorst" w:date="2026-06-18T14:08:00Z" w:initials="CPT">
    <w:p w14:paraId="0ABD2FE5" w14:textId="6B7BB7CC" w:rsidR="0015113A" w:rsidRDefault="0015113A">
      <w:pPr>
        <w:pStyle w:val="CommentText"/>
      </w:pPr>
      <w:r>
        <w:rPr>
          <w:rStyle w:val="CommentReference"/>
        </w:rPr>
        <w:annotationRef/>
      </w:r>
      <w:r>
        <w:t>But also can indicate that there is a change in comp response, but not comp effect (which CAN be related, but not necessarily if they are determined by independent traits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D1E483" w15:done="0"/>
  <w15:commentEx w15:paraId="730966DC" w15:done="1"/>
  <w15:commentEx w15:paraId="4A3BB9A0" w15:done="1"/>
  <w15:commentEx w15:paraId="7978B91F" w15:done="1"/>
  <w15:commentEx w15:paraId="153115BD" w15:done="1"/>
  <w15:commentEx w15:paraId="55CD4D2C" w15:done="1"/>
  <w15:commentEx w15:paraId="591BAFFE" w15:done="1"/>
  <w15:commentEx w15:paraId="0E07AFBA" w15:done="1"/>
  <w15:commentEx w15:paraId="74EF5B77" w15:paraIdParent="0E07AFBA" w15:done="1"/>
  <w15:commentEx w15:paraId="669C2FCE" w15:done="1"/>
  <w15:commentEx w15:paraId="6898CD14" w15:done="1"/>
  <w15:commentEx w15:paraId="55DFF0F5" w15:paraIdParent="6898CD14" w15:done="1"/>
  <w15:commentEx w15:paraId="079585F2" w15:done="1"/>
  <w15:commentEx w15:paraId="19528509" w15:paraIdParent="079585F2" w15:done="1"/>
  <w15:commentEx w15:paraId="01E095F4" w15:done="1"/>
  <w15:commentEx w15:paraId="037670EC" w15:done="1"/>
  <w15:commentEx w15:paraId="7EDCFB11" w15:done="1"/>
  <w15:commentEx w15:paraId="0EF234AC" w15:done="1"/>
  <w15:commentEx w15:paraId="5CD115FB" w15:done="1"/>
  <w15:commentEx w15:paraId="4A195EA2" w15:done="1"/>
  <w15:commentEx w15:paraId="5624C690" w15:done="1"/>
  <w15:commentEx w15:paraId="4D6A376C" w15:done="1"/>
  <w15:commentEx w15:paraId="7EFB8C96" w15:done="1"/>
  <w15:commentEx w15:paraId="6869C97F" w15:done="1"/>
  <w15:commentEx w15:paraId="5E35B164" w15:done="1"/>
  <w15:commentEx w15:paraId="1AB59605" w15:done="1"/>
  <w15:commentEx w15:paraId="3A7277F7" w15:done="1"/>
  <w15:commentEx w15:paraId="63E5D99F" w15:done="1"/>
  <w15:commentEx w15:paraId="7B48636A" w15:done="1"/>
  <w15:commentEx w15:paraId="34C55172" w15:done="1"/>
  <w15:commentEx w15:paraId="10285ED0" w15:done="1"/>
  <w15:commentEx w15:paraId="0E28C882" w15:paraIdParent="10285ED0" w15:done="1"/>
  <w15:commentEx w15:paraId="0DBBE0ED" w15:done="1"/>
  <w15:commentEx w15:paraId="7B5B7E5B" w15:done="1"/>
  <w15:commentEx w15:paraId="235980BA" w15:done="1"/>
  <w15:commentEx w15:paraId="1CD92D24" w15:done="1"/>
  <w15:commentEx w15:paraId="784676FB" w15:done="1"/>
  <w15:commentEx w15:paraId="30C6AF8A" w15:done="1"/>
  <w15:commentEx w15:paraId="047E05E8" w15:done="1"/>
  <w15:commentEx w15:paraId="1EBD117C" w15:done="1"/>
  <w15:commentEx w15:paraId="56547692" w15:done="1"/>
  <w15:commentEx w15:paraId="0155A58C" w15:done="1"/>
  <w15:commentEx w15:paraId="4DBC8B8E" w15:done="1"/>
  <w15:commentEx w15:paraId="1F2D7526" w15:done="1"/>
  <w15:commentEx w15:paraId="78244169" w15:done="0"/>
  <w15:commentEx w15:paraId="121DDF6B" w15:paraIdParent="78244169" w15:done="0"/>
  <w15:commentEx w15:paraId="21095445" w15:paraIdParent="78244169" w15:done="0"/>
  <w15:commentEx w15:paraId="659B6880" w15:done="1"/>
  <w15:commentEx w15:paraId="71BFDB3C" w15:done="1"/>
  <w15:commentEx w15:paraId="0B4A1752" w15:done="1"/>
  <w15:commentEx w15:paraId="343294DF" w15:done="1"/>
  <w15:commentEx w15:paraId="5B764D1D" w15:done="0"/>
  <w15:commentEx w15:paraId="6AE0F266" w15:done="1"/>
  <w15:commentEx w15:paraId="6E48998E" w15:paraIdParent="6AE0F266" w15:done="1"/>
  <w15:commentEx w15:paraId="61FDF60E" w15:paraIdParent="6AE0F266" w15:done="1"/>
  <w15:commentEx w15:paraId="765F3CDE" w15:done="0"/>
  <w15:commentEx w15:paraId="02A9EE2B" w15:paraIdParent="765F3CDE" w15:done="0"/>
  <w15:commentEx w15:paraId="6B82379A" w15:done="1"/>
  <w15:commentEx w15:paraId="44114E9F" w15:done="1"/>
  <w15:commentEx w15:paraId="756B1CF8" w15:done="1"/>
  <w15:commentEx w15:paraId="2D06FB15" w15:paraIdParent="756B1CF8" w15:done="1"/>
  <w15:commentEx w15:paraId="49E45581" w15:done="1"/>
  <w15:commentEx w15:paraId="4929ACA1" w15:done="1"/>
  <w15:commentEx w15:paraId="7B2C35C4" w15:done="1"/>
  <w15:commentEx w15:paraId="4F7DA0B2" w15:done="1"/>
  <w15:commentEx w15:paraId="4BD8783A" w15:done="1"/>
  <w15:commentEx w15:paraId="6BA7FA61" w15:done="1"/>
  <w15:commentEx w15:paraId="61219172" w15:done="1"/>
  <w15:commentEx w15:paraId="38AF0648" w15:done="1"/>
  <w15:commentEx w15:paraId="03D4E73E" w15:done="1"/>
  <w15:commentEx w15:paraId="0041D6A8" w15:done="1"/>
  <w15:commentEx w15:paraId="3BBE0F6B" w15:paraIdParent="0041D6A8" w15:done="1"/>
  <w15:commentEx w15:paraId="28872DF9" w15:done="1"/>
  <w15:commentEx w15:paraId="23AF3BEF" w15:done="1"/>
  <w15:commentEx w15:paraId="0ABD2FE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D21501" w16cex:dateUtc="2026-06-17T21:37:00Z"/>
  <w16cex:commentExtensible w16cex:durableId="1201DFAC" w16cex:dateUtc="2026-06-17T21:39:00Z"/>
  <w16cex:commentExtensible w16cex:durableId="4FE15FBD" w16cex:dateUtc="2026-06-17T21:46:00Z"/>
  <w16cex:commentExtensible w16cex:durableId="7DE76688" w16cex:dateUtc="2026-06-01T19:55:00Z"/>
  <w16cex:commentExtensible w16cex:durableId="214A9819" w16cex:dateUtc="2026-06-01T20:03:00Z"/>
  <w16cex:commentExtensible w16cex:durableId="621962BE" w16cex:dateUtc="2026-06-01T19:58:00Z"/>
  <w16cex:commentExtensible w16cex:durableId="6A72773D" w16cex:dateUtc="2026-06-01T19:59:00Z"/>
  <w16cex:commentExtensible w16cex:durableId="072C6814" w16cex:dateUtc="2026-06-01T20:03:00Z"/>
  <w16cex:commentExtensible w16cex:durableId="451EBF45" w16cex:dateUtc="2026-06-08T17:31:00Z"/>
  <w16cex:commentExtensible w16cex:durableId="45DFAA7A" w16cex:dateUtc="2026-06-01T20:05:00Z"/>
  <w16cex:commentExtensible w16cex:durableId="4D002771" w16cex:dateUtc="2026-06-01T20:15:00Z"/>
  <w16cex:commentExtensible w16cex:durableId="5FB571B0" w16cex:dateUtc="2026-06-08T17:38:00Z"/>
  <w16cex:commentExtensible w16cex:durableId="0C638357" w16cex:dateUtc="2026-06-01T20:20:00Z"/>
  <w16cex:commentExtensible w16cex:durableId="1B3A373F" w16cex:dateUtc="2026-06-08T18:02:00Z"/>
  <w16cex:commentExtensible w16cex:durableId="4F2E1DC8" w16cex:dateUtc="2026-06-01T20:48:00Z"/>
  <w16cex:commentExtensible w16cex:durableId="4BFD15D9" w16cex:dateUtc="2026-06-01T20:50:00Z"/>
  <w16cex:commentExtensible w16cex:durableId="56F25F04" w16cex:dateUtc="2026-06-01T20:52:00Z"/>
  <w16cex:commentExtensible w16cex:durableId="328E0445" w16cex:dateUtc="2026-06-01T20:54:00Z"/>
  <w16cex:commentExtensible w16cex:durableId="1F8A3AFB" w16cex:dateUtc="2026-06-01T20:54:00Z"/>
  <w16cex:commentExtensible w16cex:durableId="0954BE17" w16cex:dateUtc="2026-06-01T21:03:00Z"/>
  <w16cex:commentExtensible w16cex:durableId="397FBF35" w16cex:dateUtc="2026-06-01T21:04:00Z"/>
  <w16cex:commentExtensible w16cex:durableId="2A19DE37" w16cex:dateUtc="2026-06-01T21:06:00Z"/>
  <w16cex:commentExtensible w16cex:durableId="27EE7E04" w16cex:dateUtc="2026-06-01T21:23:00Z"/>
  <w16cex:commentExtensible w16cex:durableId="1D45C43D" w16cex:dateUtc="2026-06-01T21:24:00Z"/>
  <w16cex:commentExtensible w16cex:durableId="25B0940F" w16cex:dateUtc="2026-06-17T22:38:00Z"/>
  <w16cex:commentExtensible w16cex:durableId="45BF403C" w16cex:dateUtc="2026-06-01T21:20:00Z"/>
  <w16cex:commentExtensible w16cex:durableId="3AA89A94" w16cex:dateUtc="2026-06-01T21:21:00Z"/>
  <w16cex:commentExtensible w16cex:durableId="580D0B98" w16cex:dateUtc="2026-06-01T21:25:00Z"/>
  <w16cex:commentExtensible w16cex:durableId="4F11067D" w16cex:dateUtc="2026-06-01T21:28:00Z"/>
  <w16cex:commentExtensible w16cex:durableId="1CB75ABE" w16cex:dateUtc="2026-06-01T21:29:00Z"/>
  <w16cex:commentExtensible w16cex:durableId="7876783F" w16cex:dateUtc="2026-06-01T21:30:00Z"/>
  <w16cex:commentExtensible w16cex:durableId="04FA35C9" w16cex:dateUtc="2026-06-08T18:44:00Z"/>
  <w16cex:commentExtensible w16cex:durableId="3CEE0A1B" w16cex:dateUtc="2026-06-01T21:32:00Z"/>
  <w16cex:commentExtensible w16cex:durableId="678762C6" w16cex:dateUtc="2026-06-01T21:36:00Z"/>
  <w16cex:commentExtensible w16cex:durableId="71878713" w16cex:dateUtc="2026-06-18T19:31:00Z"/>
  <w16cex:commentExtensible w16cex:durableId="4F525F49" w16cex:dateUtc="2026-06-02T17:59:00Z"/>
  <w16cex:commentExtensible w16cex:durableId="09B175C0" w16cex:dateUtc="2026-06-02T18:12:00Z"/>
  <w16cex:commentExtensible w16cex:durableId="50D9A261" w16cex:dateUtc="2026-06-02T18:13:00Z"/>
  <w16cex:commentExtensible w16cex:durableId="20E96DFB" w16cex:dateUtc="2026-06-01T20:48:00Z"/>
  <w16cex:commentExtensible w16cex:durableId="22CCDE01" w16cex:dateUtc="2026-06-01T20:50:00Z"/>
  <w16cex:commentExtensible w16cex:durableId="7064B121" w16cex:dateUtc="2026-06-01T20:52:00Z"/>
  <w16cex:commentExtensible w16cex:durableId="5E05418B" w16cex:dateUtc="2026-06-01T20:54:00Z"/>
  <w16cex:commentExtensible w16cex:durableId="30B449B2" w16cex:dateUtc="2026-06-01T20:54:00Z"/>
  <w16cex:commentExtensible w16cex:durableId="6063C193" w16cex:dateUtc="2026-06-18T20:02:00Z"/>
  <w16cex:commentExtensible w16cex:durableId="389A53BB" w16cex:dateUtc="2026-06-02T18:26:00Z"/>
  <w16cex:commentExtensible w16cex:durableId="0E0F1ABE" w16cex:dateUtc="2026-06-04T18:17:00Z"/>
  <w16cex:commentExtensible w16cex:durableId="7DB42984" w16cex:dateUtc="2026-06-18T19:58:00Z"/>
  <w16cex:commentExtensible w16cex:durableId="3A502C05" w16cex:dateUtc="2026-06-02T18:52:00Z"/>
  <w16cex:commentExtensible w16cex:durableId="0ACE4496" w16cex:dateUtc="2026-06-18T21:04:00Z"/>
  <w16cex:commentExtensible w16cex:durableId="79966FE6" w16cex:dateUtc="2026-06-02T18:30:00Z"/>
  <w16cex:commentExtensible w16cex:durableId="4E029363" w16cex:dateUtc="2026-06-02T18:32:00Z"/>
  <w16cex:commentExtensible w16cex:durableId="47E6189C" w16cex:dateUtc="2026-06-18T20:36:00Z"/>
  <w16cex:commentExtensible w16cex:durableId="2E9EBED7" w16cex:dateUtc="2026-06-02T18:47:00Z"/>
  <w16cex:commentExtensible w16cex:durableId="51E096CC" w16cex:dateUtc="2026-06-14T16:15:00Z"/>
  <w16cex:commentExtensible w16cex:durableId="17E62C76" w16cex:dateUtc="2026-06-18T20:17:00Z"/>
  <w16cex:commentExtensible w16cex:durableId="1E349E01" w16cex:dateUtc="2026-06-18T20:38:00Z"/>
  <w16cex:commentExtensible w16cex:durableId="5871ABAF" w16cex:dateUtc="2026-06-28T17:21:00Z"/>
  <w16cex:commentExtensible w16cex:durableId="2D113BC4" w16cex:dateUtc="2026-06-18T20:40:00Z"/>
  <w16cex:commentExtensible w16cex:durableId="3A3ABDC4" w16cex:dateUtc="2026-06-18T20:40:00Z"/>
  <w16cex:commentExtensible w16cex:durableId="5023C7C8" w16cex:dateUtc="2026-06-02T18:58:00Z"/>
  <w16cex:commentExtensible w16cex:durableId="334802F9" w16cex:dateUtc="2026-06-14T16:18:00Z"/>
  <w16cex:commentExtensible w16cex:durableId="0AC520E8" w16cex:dateUtc="2026-06-02T19:02:00Z"/>
  <w16cex:commentExtensible w16cex:durableId="4840D995" w16cex:dateUtc="2026-06-18T20:52:00Z"/>
  <w16cex:commentExtensible w16cex:durableId="7B6BC56E" w16cex:dateUtc="2026-06-02T19:06:00Z"/>
  <w16cex:commentExtensible w16cex:durableId="7A00E09C" w16cex:dateUtc="2026-06-02T19:06:00Z"/>
  <w16cex:commentExtensible w16cex:durableId="53EC6AA8" w16cex:dateUtc="2026-06-18T20:57:00Z"/>
  <w16cex:commentExtensible w16cex:durableId="5939D572" w16cex:dateUtc="2026-06-02T19:14:00Z"/>
  <w16cex:commentExtensible w16cex:durableId="65EB3564" w16cex:dateUtc="2026-06-18T20:58:00Z"/>
  <w16cex:commentExtensible w16cex:durableId="237DF651" w16cex:dateUtc="2026-06-02T19:18:00Z"/>
  <w16cex:commentExtensible w16cex:durableId="5720E4F0" w16cex:dateUtc="2026-06-02T19:22:00Z"/>
  <w16cex:commentExtensible w16cex:durableId="29B31367" w16cex:dateUtc="2026-06-02T19:28:00Z"/>
  <w16cex:commentExtensible w16cex:durableId="4EA20EC9" w16cex:dateUtc="2026-06-04T18:31:00Z"/>
  <w16cex:commentExtensible w16cex:durableId="4778BA17" w16cex:dateUtc="2026-06-02T19:29:00Z"/>
  <w16cex:commentExtensible w16cex:durableId="29EF68FB" w16cex:dateUtc="2026-06-02T19:30:00Z"/>
  <w16cex:commentExtensible w16cex:durableId="7657E15B" w16cex:dateUtc="2026-06-18T2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D1E483" w16cid:durableId="67D21501"/>
  <w16cid:commentId w16cid:paraId="730966DC" w16cid:durableId="1201DFAC"/>
  <w16cid:commentId w16cid:paraId="4A3BB9A0" w16cid:durableId="4FE15FBD"/>
  <w16cid:commentId w16cid:paraId="7978B91F" w16cid:durableId="7DE76688"/>
  <w16cid:commentId w16cid:paraId="153115BD" w16cid:durableId="214A9819"/>
  <w16cid:commentId w16cid:paraId="55CD4D2C" w16cid:durableId="621962BE"/>
  <w16cid:commentId w16cid:paraId="591BAFFE" w16cid:durableId="6A72773D"/>
  <w16cid:commentId w16cid:paraId="0E07AFBA" w16cid:durableId="072C6814"/>
  <w16cid:commentId w16cid:paraId="74EF5B77" w16cid:durableId="451EBF45"/>
  <w16cid:commentId w16cid:paraId="669C2FCE" w16cid:durableId="45DFAA7A"/>
  <w16cid:commentId w16cid:paraId="6898CD14" w16cid:durableId="4D002771"/>
  <w16cid:commentId w16cid:paraId="55DFF0F5" w16cid:durableId="5FB571B0"/>
  <w16cid:commentId w16cid:paraId="079585F2" w16cid:durableId="0C638357"/>
  <w16cid:commentId w16cid:paraId="19528509" w16cid:durableId="1B3A373F"/>
  <w16cid:commentId w16cid:paraId="01E095F4" w16cid:durableId="4F2E1DC8"/>
  <w16cid:commentId w16cid:paraId="037670EC" w16cid:durableId="4BFD15D9"/>
  <w16cid:commentId w16cid:paraId="7EDCFB11" w16cid:durableId="56F25F04"/>
  <w16cid:commentId w16cid:paraId="0EF234AC" w16cid:durableId="328E0445"/>
  <w16cid:commentId w16cid:paraId="5CD115FB" w16cid:durableId="1F8A3AFB"/>
  <w16cid:commentId w16cid:paraId="4A195EA2" w16cid:durableId="0954BE17"/>
  <w16cid:commentId w16cid:paraId="5624C690" w16cid:durableId="397FBF35"/>
  <w16cid:commentId w16cid:paraId="4D6A376C" w16cid:durableId="2A19DE37"/>
  <w16cid:commentId w16cid:paraId="7EFB8C96" w16cid:durableId="27EE7E04"/>
  <w16cid:commentId w16cid:paraId="6869C97F" w16cid:durableId="1D45C43D"/>
  <w16cid:commentId w16cid:paraId="5E35B164" w16cid:durableId="25B0940F"/>
  <w16cid:commentId w16cid:paraId="1AB59605" w16cid:durableId="45BF403C"/>
  <w16cid:commentId w16cid:paraId="3A7277F7" w16cid:durableId="3AA89A94"/>
  <w16cid:commentId w16cid:paraId="63E5D99F" w16cid:durableId="580D0B98"/>
  <w16cid:commentId w16cid:paraId="7B48636A" w16cid:durableId="4F11067D"/>
  <w16cid:commentId w16cid:paraId="34C55172" w16cid:durableId="1CB75ABE"/>
  <w16cid:commentId w16cid:paraId="10285ED0" w16cid:durableId="7876783F"/>
  <w16cid:commentId w16cid:paraId="0E28C882" w16cid:durableId="04FA35C9"/>
  <w16cid:commentId w16cid:paraId="0DBBE0ED" w16cid:durableId="3CEE0A1B"/>
  <w16cid:commentId w16cid:paraId="7B5B7E5B" w16cid:durableId="678762C6"/>
  <w16cid:commentId w16cid:paraId="235980BA" w16cid:durableId="71878713"/>
  <w16cid:commentId w16cid:paraId="1CD92D24" w16cid:durableId="4F525F49"/>
  <w16cid:commentId w16cid:paraId="784676FB" w16cid:durableId="09B175C0"/>
  <w16cid:commentId w16cid:paraId="30C6AF8A" w16cid:durableId="50D9A261"/>
  <w16cid:commentId w16cid:paraId="047E05E8" w16cid:durableId="20E96DFB"/>
  <w16cid:commentId w16cid:paraId="1EBD117C" w16cid:durableId="22CCDE01"/>
  <w16cid:commentId w16cid:paraId="56547692" w16cid:durableId="7064B121"/>
  <w16cid:commentId w16cid:paraId="0155A58C" w16cid:durableId="5E05418B"/>
  <w16cid:commentId w16cid:paraId="4DBC8B8E" w16cid:durableId="30B449B2"/>
  <w16cid:commentId w16cid:paraId="1F2D7526" w16cid:durableId="6063C193"/>
  <w16cid:commentId w16cid:paraId="78244169" w16cid:durableId="389A53BB"/>
  <w16cid:commentId w16cid:paraId="121DDF6B" w16cid:durableId="0E0F1ABE"/>
  <w16cid:commentId w16cid:paraId="21095445" w16cid:durableId="7DB42984"/>
  <w16cid:commentId w16cid:paraId="659B6880" w16cid:durableId="3A502C05"/>
  <w16cid:commentId w16cid:paraId="71BFDB3C" w16cid:durableId="0ACE4496"/>
  <w16cid:commentId w16cid:paraId="0B4A1752" w16cid:durableId="79966FE6"/>
  <w16cid:commentId w16cid:paraId="343294DF" w16cid:durableId="4E029363"/>
  <w16cid:commentId w16cid:paraId="5B764D1D" w16cid:durableId="47E6189C"/>
  <w16cid:commentId w16cid:paraId="6AE0F266" w16cid:durableId="2E9EBED7"/>
  <w16cid:commentId w16cid:paraId="6E48998E" w16cid:durableId="51E096CC"/>
  <w16cid:commentId w16cid:paraId="61FDF60E" w16cid:durableId="17E62C76"/>
  <w16cid:commentId w16cid:paraId="765F3CDE" w16cid:durableId="1E349E01"/>
  <w16cid:commentId w16cid:paraId="02A9EE2B" w16cid:durableId="5871ABAF"/>
  <w16cid:commentId w16cid:paraId="6B82379A" w16cid:durableId="2D113BC4"/>
  <w16cid:commentId w16cid:paraId="44114E9F" w16cid:durableId="3A3ABDC4"/>
  <w16cid:commentId w16cid:paraId="756B1CF8" w16cid:durableId="5023C7C8"/>
  <w16cid:commentId w16cid:paraId="2D06FB15" w16cid:durableId="334802F9"/>
  <w16cid:commentId w16cid:paraId="49E45581" w16cid:durableId="0AC520E8"/>
  <w16cid:commentId w16cid:paraId="4929ACA1" w16cid:durableId="4840D995"/>
  <w16cid:commentId w16cid:paraId="7B2C35C4" w16cid:durableId="7B6BC56E"/>
  <w16cid:commentId w16cid:paraId="4F7DA0B2" w16cid:durableId="7A00E09C"/>
  <w16cid:commentId w16cid:paraId="4BD8783A" w16cid:durableId="53EC6AA8"/>
  <w16cid:commentId w16cid:paraId="6BA7FA61" w16cid:durableId="5939D572"/>
  <w16cid:commentId w16cid:paraId="61219172" w16cid:durableId="65EB3564"/>
  <w16cid:commentId w16cid:paraId="38AF0648" w16cid:durableId="237DF651"/>
  <w16cid:commentId w16cid:paraId="03D4E73E" w16cid:durableId="5720E4F0"/>
  <w16cid:commentId w16cid:paraId="0041D6A8" w16cid:durableId="29B31367"/>
  <w16cid:commentId w16cid:paraId="3BBE0F6B" w16cid:durableId="4EA20EC9"/>
  <w16cid:commentId w16cid:paraId="28872DF9" w16cid:durableId="4778BA17"/>
  <w16cid:commentId w16cid:paraId="23AF3BEF" w16cid:durableId="29EF68FB"/>
  <w16cid:commentId w16cid:paraId="0ABD2FE5" w16cid:durableId="7657E1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689A8" w14:textId="77777777" w:rsidR="007760FB" w:rsidRDefault="007760FB" w:rsidP="00B9074C">
      <w:pPr>
        <w:spacing w:after="0" w:line="240" w:lineRule="auto"/>
      </w:pPr>
      <w:r>
        <w:separator/>
      </w:r>
    </w:p>
  </w:endnote>
  <w:endnote w:type="continuationSeparator" w:id="0">
    <w:p w14:paraId="2CE8BF9F" w14:textId="77777777" w:rsidR="007760FB" w:rsidRDefault="007760FB"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409477"/>
      <w:docPartObj>
        <w:docPartGallery w:val="Page Numbers (Bottom of Page)"/>
        <w:docPartUnique/>
      </w:docPartObj>
    </w:sdtPr>
    <w:sdtEndPr>
      <w:rPr>
        <w:rFonts w:ascii="Times New Roman" w:hAnsi="Times New Roman" w:cs="Times New Roman"/>
        <w:noProof/>
      </w:rPr>
    </w:sdtEndPr>
    <w:sdtContent>
      <w:p w14:paraId="15C40D16" w14:textId="54E354DE" w:rsidR="00B10701" w:rsidRPr="008116FF" w:rsidRDefault="00B10701">
        <w:pPr>
          <w:pStyle w:val="Footer"/>
          <w:jc w:val="center"/>
          <w:rPr>
            <w:rFonts w:ascii="Times New Roman" w:hAnsi="Times New Roman" w:cs="Times New Roman"/>
          </w:rPr>
        </w:pPr>
        <w:r w:rsidRPr="008116FF">
          <w:rPr>
            <w:rFonts w:ascii="Times New Roman" w:hAnsi="Times New Roman" w:cs="Times New Roman"/>
          </w:rPr>
          <w:fldChar w:fldCharType="begin"/>
        </w:r>
        <w:r w:rsidRPr="008116FF">
          <w:rPr>
            <w:rFonts w:ascii="Times New Roman" w:hAnsi="Times New Roman" w:cs="Times New Roman"/>
          </w:rPr>
          <w:instrText xml:space="preserve"> PAGE   \* MERGEFORMAT </w:instrText>
        </w:r>
        <w:r w:rsidRPr="008116FF">
          <w:rPr>
            <w:rFonts w:ascii="Times New Roman" w:hAnsi="Times New Roman" w:cs="Times New Roman"/>
          </w:rPr>
          <w:fldChar w:fldCharType="separate"/>
        </w:r>
        <w:r w:rsidRPr="008116FF">
          <w:rPr>
            <w:rFonts w:ascii="Times New Roman" w:hAnsi="Times New Roman" w:cs="Times New Roman"/>
            <w:noProof/>
          </w:rPr>
          <w:t>2</w:t>
        </w:r>
        <w:r w:rsidRPr="008116FF">
          <w:rPr>
            <w:rFonts w:ascii="Times New Roman" w:hAnsi="Times New Roman" w:cs="Times New Roman"/>
            <w:noProof/>
          </w:rPr>
          <w:fldChar w:fldCharType="end"/>
        </w:r>
      </w:p>
    </w:sdtContent>
  </w:sdt>
  <w:p w14:paraId="242A7036" w14:textId="77777777" w:rsidR="00B10701" w:rsidRDefault="00B107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367087"/>
      <w:docPartObj>
        <w:docPartGallery w:val="Page Numbers (Bottom of Page)"/>
        <w:docPartUnique/>
      </w:docPartObj>
    </w:sdtPr>
    <w:sdtEndPr>
      <w:rPr>
        <w:rFonts w:ascii="Times New Roman" w:hAnsi="Times New Roman" w:cs="Times New Roman"/>
        <w:noProof/>
      </w:rPr>
    </w:sdtEndPr>
    <w:sdtContent>
      <w:p w14:paraId="51E63C47" w14:textId="77777777" w:rsidR="00B10701" w:rsidRPr="00B10701" w:rsidRDefault="00B10701">
        <w:pPr>
          <w:pStyle w:val="Footer"/>
          <w:jc w:val="center"/>
          <w:rPr>
            <w:rFonts w:ascii="Times New Roman" w:hAnsi="Times New Roman" w:cs="Times New Roman"/>
          </w:rPr>
        </w:pPr>
        <w:r w:rsidRPr="00B10701">
          <w:rPr>
            <w:rFonts w:ascii="Times New Roman" w:hAnsi="Times New Roman" w:cs="Times New Roman"/>
          </w:rPr>
          <w:fldChar w:fldCharType="begin"/>
        </w:r>
        <w:r w:rsidRPr="00B10701">
          <w:rPr>
            <w:rFonts w:ascii="Times New Roman" w:hAnsi="Times New Roman" w:cs="Times New Roman"/>
          </w:rPr>
          <w:instrText xml:space="preserve"> PAGE   \* MERGEFORMAT </w:instrText>
        </w:r>
        <w:r w:rsidRPr="00B10701">
          <w:rPr>
            <w:rFonts w:ascii="Times New Roman" w:hAnsi="Times New Roman" w:cs="Times New Roman"/>
          </w:rPr>
          <w:fldChar w:fldCharType="separate"/>
        </w:r>
        <w:r w:rsidRPr="00B10701">
          <w:rPr>
            <w:rFonts w:ascii="Times New Roman" w:hAnsi="Times New Roman" w:cs="Times New Roman"/>
            <w:noProof/>
          </w:rPr>
          <w:t>2</w:t>
        </w:r>
        <w:r w:rsidRPr="00B10701">
          <w:rPr>
            <w:rFonts w:ascii="Times New Roman" w:hAnsi="Times New Roman" w:cs="Times New Roman"/>
            <w:noProof/>
          </w:rPr>
          <w:fldChar w:fldCharType="end"/>
        </w:r>
      </w:p>
    </w:sdtContent>
  </w:sdt>
  <w:p w14:paraId="08A350AE" w14:textId="77777777" w:rsidR="00B10701" w:rsidRDefault="00B107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133233"/>
      <w:docPartObj>
        <w:docPartGallery w:val="Page Numbers (Bottom of Page)"/>
        <w:docPartUnique/>
      </w:docPartObj>
    </w:sdtPr>
    <w:sdtEndPr>
      <w:rPr>
        <w:rFonts w:ascii="Times New Roman" w:hAnsi="Times New Roman" w:cs="Times New Roman"/>
        <w:noProof/>
      </w:rPr>
    </w:sdtEndPr>
    <w:sdtContent>
      <w:p w14:paraId="13C6D1A1" w14:textId="68C51367" w:rsidR="00134E49" w:rsidRPr="00134E49" w:rsidRDefault="00134E49">
        <w:pPr>
          <w:pStyle w:val="Footer"/>
          <w:jc w:val="center"/>
          <w:rPr>
            <w:rFonts w:ascii="Times New Roman" w:hAnsi="Times New Roman" w:cs="Times New Roman"/>
          </w:rPr>
        </w:pPr>
        <w:r w:rsidRPr="00134E49">
          <w:rPr>
            <w:rFonts w:ascii="Times New Roman" w:hAnsi="Times New Roman" w:cs="Times New Roman"/>
          </w:rPr>
          <w:fldChar w:fldCharType="begin"/>
        </w:r>
        <w:r w:rsidRPr="00134E49">
          <w:rPr>
            <w:rFonts w:ascii="Times New Roman" w:hAnsi="Times New Roman" w:cs="Times New Roman"/>
          </w:rPr>
          <w:instrText xml:space="preserve"> PAGE   \* MERGEFORMAT </w:instrText>
        </w:r>
        <w:r w:rsidRPr="00134E49">
          <w:rPr>
            <w:rFonts w:ascii="Times New Roman" w:hAnsi="Times New Roman" w:cs="Times New Roman"/>
          </w:rPr>
          <w:fldChar w:fldCharType="separate"/>
        </w:r>
        <w:r w:rsidRPr="00134E49">
          <w:rPr>
            <w:rFonts w:ascii="Times New Roman" w:hAnsi="Times New Roman" w:cs="Times New Roman"/>
            <w:noProof/>
          </w:rPr>
          <w:t>2</w:t>
        </w:r>
        <w:r w:rsidRPr="00134E49">
          <w:rPr>
            <w:rFonts w:ascii="Times New Roman" w:hAnsi="Times New Roman" w:cs="Times New Roman"/>
            <w:noProof/>
          </w:rPr>
          <w:fldChar w:fldCharType="end"/>
        </w:r>
      </w:p>
    </w:sdtContent>
  </w:sdt>
  <w:p w14:paraId="426B448F" w14:textId="59086EA2" w:rsidR="008B0441" w:rsidRDefault="008B04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090262"/>
      <w:docPartObj>
        <w:docPartGallery w:val="Page Numbers (Bottom of Page)"/>
        <w:docPartUnique/>
      </w:docPartObj>
    </w:sdtPr>
    <w:sdtEndPr>
      <w:rPr>
        <w:rFonts w:ascii="Times New Roman" w:hAnsi="Times New Roman" w:cs="Times New Roman"/>
        <w:noProof/>
      </w:rPr>
    </w:sdtEndPr>
    <w:sdtContent>
      <w:p w14:paraId="3B0A92AB" w14:textId="77777777" w:rsidR="008B0441" w:rsidRPr="00B36F68" w:rsidRDefault="008B0441">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1FA97DE5" w14:textId="77777777" w:rsidR="008B0441" w:rsidRDefault="008B04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147C2" w14:textId="77777777" w:rsidR="007760FB" w:rsidRDefault="007760FB" w:rsidP="00B9074C">
      <w:pPr>
        <w:spacing w:after="0" w:line="240" w:lineRule="auto"/>
      </w:pPr>
      <w:r>
        <w:separator/>
      </w:r>
    </w:p>
  </w:footnote>
  <w:footnote w:type="continuationSeparator" w:id="0">
    <w:p w14:paraId="75C87968" w14:textId="77777777" w:rsidR="007760FB" w:rsidRDefault="007760FB"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165"/>
    <w:multiLevelType w:val="hybridMultilevel"/>
    <w:tmpl w:val="AD228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160EA"/>
    <w:multiLevelType w:val="hybridMultilevel"/>
    <w:tmpl w:val="66F2C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A2C06"/>
    <w:multiLevelType w:val="hybridMultilevel"/>
    <w:tmpl w:val="09181C7E"/>
    <w:lvl w:ilvl="0" w:tplc="D74C2D5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6C1867"/>
    <w:multiLevelType w:val="hybridMultilevel"/>
    <w:tmpl w:val="7FCE9DDC"/>
    <w:lvl w:ilvl="0" w:tplc="578E42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11"/>
  </w:num>
  <w:num w:numId="2" w16cid:durableId="595990029">
    <w:abstractNumId w:val="7"/>
  </w:num>
  <w:num w:numId="3" w16cid:durableId="392047485">
    <w:abstractNumId w:val="1"/>
  </w:num>
  <w:num w:numId="4" w16cid:durableId="804464942">
    <w:abstractNumId w:val="16"/>
  </w:num>
  <w:num w:numId="5" w16cid:durableId="724453722">
    <w:abstractNumId w:val="12"/>
  </w:num>
  <w:num w:numId="6" w16cid:durableId="752632309">
    <w:abstractNumId w:val="15"/>
  </w:num>
  <w:num w:numId="7" w16cid:durableId="1358659136">
    <w:abstractNumId w:val="5"/>
  </w:num>
  <w:num w:numId="8" w16cid:durableId="651829799">
    <w:abstractNumId w:val="9"/>
  </w:num>
  <w:num w:numId="9" w16cid:durableId="73017824">
    <w:abstractNumId w:val="8"/>
  </w:num>
  <w:num w:numId="10" w16cid:durableId="1224753280">
    <w:abstractNumId w:val="6"/>
  </w:num>
  <w:num w:numId="11" w16cid:durableId="725836434">
    <w:abstractNumId w:val="10"/>
  </w:num>
  <w:num w:numId="12" w16cid:durableId="455833611">
    <w:abstractNumId w:val="0"/>
  </w:num>
  <w:num w:numId="13" w16cid:durableId="1396513438">
    <w:abstractNumId w:val="13"/>
  </w:num>
  <w:num w:numId="14" w16cid:durableId="1757822176">
    <w:abstractNumId w:val="2"/>
  </w:num>
  <w:num w:numId="15" w16cid:durableId="1478762127">
    <w:abstractNumId w:val="3"/>
  </w:num>
  <w:num w:numId="16" w16cid:durableId="699823881">
    <w:abstractNumId w:val="4"/>
  </w:num>
  <w:num w:numId="17" w16cid:durableId="207874649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ey terHorst">
    <w15:presenceInfo w15:providerId="None" w15:userId="Casey terHorst"/>
  </w15:person>
  <w15:person w15:author="terHorst, Casey  P">
    <w15:presenceInfo w15:providerId="AD" w15:userId="S::casey.terhorst@csun.edu::0f4892ff-ae08-40cb-9306-8c5afca50a1d"/>
  </w15:person>
  <w15:person w15:author="Mendelson, Alex">
    <w15:presenceInfo w15:providerId="AD" w15:userId="S::alex.mendelson.698@my.csun.edu::b5197b80-85c3-4871-be06-fccfde9bb34f"/>
  </w15:person>
  <w15:person w15:author="terHorst, Casey P">
    <w15:presenceInfo w15:providerId="None" w15:userId="terHorst, Casey 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1301"/>
    <w:rsid w:val="00001C4B"/>
    <w:rsid w:val="000024D4"/>
    <w:rsid w:val="00003387"/>
    <w:rsid w:val="000033C8"/>
    <w:rsid w:val="000034B2"/>
    <w:rsid w:val="0000360D"/>
    <w:rsid w:val="000041DB"/>
    <w:rsid w:val="0000463B"/>
    <w:rsid w:val="00004F79"/>
    <w:rsid w:val="00005417"/>
    <w:rsid w:val="0000647E"/>
    <w:rsid w:val="00006E7D"/>
    <w:rsid w:val="000107EF"/>
    <w:rsid w:val="00011E10"/>
    <w:rsid w:val="00012205"/>
    <w:rsid w:val="0001252B"/>
    <w:rsid w:val="00012913"/>
    <w:rsid w:val="00012B3E"/>
    <w:rsid w:val="00013051"/>
    <w:rsid w:val="0001336C"/>
    <w:rsid w:val="000142BF"/>
    <w:rsid w:val="0001470E"/>
    <w:rsid w:val="00014B97"/>
    <w:rsid w:val="00015C4F"/>
    <w:rsid w:val="00017096"/>
    <w:rsid w:val="000174BC"/>
    <w:rsid w:val="0001769C"/>
    <w:rsid w:val="000206D7"/>
    <w:rsid w:val="00020B7F"/>
    <w:rsid w:val="00021D9F"/>
    <w:rsid w:val="00021DFA"/>
    <w:rsid w:val="000222E7"/>
    <w:rsid w:val="00022958"/>
    <w:rsid w:val="00022DED"/>
    <w:rsid w:val="00025B13"/>
    <w:rsid w:val="0002624F"/>
    <w:rsid w:val="00026EE5"/>
    <w:rsid w:val="00030145"/>
    <w:rsid w:val="00031319"/>
    <w:rsid w:val="0003285E"/>
    <w:rsid w:val="000329DC"/>
    <w:rsid w:val="00033483"/>
    <w:rsid w:val="00033A4C"/>
    <w:rsid w:val="00033B5E"/>
    <w:rsid w:val="000341A4"/>
    <w:rsid w:val="00034703"/>
    <w:rsid w:val="00034A55"/>
    <w:rsid w:val="000359E8"/>
    <w:rsid w:val="000362CA"/>
    <w:rsid w:val="00036482"/>
    <w:rsid w:val="00036B9F"/>
    <w:rsid w:val="000373D4"/>
    <w:rsid w:val="00037E2A"/>
    <w:rsid w:val="000402BE"/>
    <w:rsid w:val="0004096F"/>
    <w:rsid w:val="0004179F"/>
    <w:rsid w:val="00041A62"/>
    <w:rsid w:val="0004283F"/>
    <w:rsid w:val="00043A6A"/>
    <w:rsid w:val="00043A6E"/>
    <w:rsid w:val="00043F5D"/>
    <w:rsid w:val="00044564"/>
    <w:rsid w:val="000447E2"/>
    <w:rsid w:val="00045EE4"/>
    <w:rsid w:val="00045F4E"/>
    <w:rsid w:val="000500B2"/>
    <w:rsid w:val="000501BD"/>
    <w:rsid w:val="00050234"/>
    <w:rsid w:val="0005066B"/>
    <w:rsid w:val="00050CA0"/>
    <w:rsid w:val="00050CFC"/>
    <w:rsid w:val="0005129B"/>
    <w:rsid w:val="000516EA"/>
    <w:rsid w:val="00053241"/>
    <w:rsid w:val="00054DFA"/>
    <w:rsid w:val="00055020"/>
    <w:rsid w:val="000558DE"/>
    <w:rsid w:val="000560FE"/>
    <w:rsid w:val="00056513"/>
    <w:rsid w:val="00056591"/>
    <w:rsid w:val="00056E5A"/>
    <w:rsid w:val="00057571"/>
    <w:rsid w:val="00057A0F"/>
    <w:rsid w:val="000608FF"/>
    <w:rsid w:val="00060FC8"/>
    <w:rsid w:val="0006126D"/>
    <w:rsid w:val="0006169B"/>
    <w:rsid w:val="0006200E"/>
    <w:rsid w:val="000623D7"/>
    <w:rsid w:val="000639DC"/>
    <w:rsid w:val="0006404D"/>
    <w:rsid w:val="0006614B"/>
    <w:rsid w:val="00067467"/>
    <w:rsid w:val="0006774C"/>
    <w:rsid w:val="000679E9"/>
    <w:rsid w:val="00067F50"/>
    <w:rsid w:val="000709CB"/>
    <w:rsid w:val="00072769"/>
    <w:rsid w:val="00072F7B"/>
    <w:rsid w:val="0007371C"/>
    <w:rsid w:val="000748E6"/>
    <w:rsid w:val="00074A32"/>
    <w:rsid w:val="00076254"/>
    <w:rsid w:val="0007698C"/>
    <w:rsid w:val="00077951"/>
    <w:rsid w:val="00077F00"/>
    <w:rsid w:val="00077F42"/>
    <w:rsid w:val="000801FA"/>
    <w:rsid w:val="000813E9"/>
    <w:rsid w:val="00081B38"/>
    <w:rsid w:val="00081E46"/>
    <w:rsid w:val="00081F9E"/>
    <w:rsid w:val="00082568"/>
    <w:rsid w:val="00082721"/>
    <w:rsid w:val="00083067"/>
    <w:rsid w:val="00083458"/>
    <w:rsid w:val="0008353E"/>
    <w:rsid w:val="00083566"/>
    <w:rsid w:val="00083AF8"/>
    <w:rsid w:val="00083B8B"/>
    <w:rsid w:val="000840B1"/>
    <w:rsid w:val="00084128"/>
    <w:rsid w:val="00084660"/>
    <w:rsid w:val="00084801"/>
    <w:rsid w:val="00084A36"/>
    <w:rsid w:val="0008671C"/>
    <w:rsid w:val="00087357"/>
    <w:rsid w:val="00087FC6"/>
    <w:rsid w:val="000901B5"/>
    <w:rsid w:val="000903AF"/>
    <w:rsid w:val="00090AE7"/>
    <w:rsid w:val="0009177A"/>
    <w:rsid w:val="000919FF"/>
    <w:rsid w:val="00091C63"/>
    <w:rsid w:val="00092288"/>
    <w:rsid w:val="000934A8"/>
    <w:rsid w:val="00093BEA"/>
    <w:rsid w:val="000953CC"/>
    <w:rsid w:val="000955F9"/>
    <w:rsid w:val="00095806"/>
    <w:rsid w:val="00095A3D"/>
    <w:rsid w:val="00095A4B"/>
    <w:rsid w:val="000966AB"/>
    <w:rsid w:val="00097099"/>
    <w:rsid w:val="0009717F"/>
    <w:rsid w:val="00097398"/>
    <w:rsid w:val="00097753"/>
    <w:rsid w:val="00097CFE"/>
    <w:rsid w:val="00097F03"/>
    <w:rsid w:val="00097F97"/>
    <w:rsid w:val="000A0329"/>
    <w:rsid w:val="000A0746"/>
    <w:rsid w:val="000A127C"/>
    <w:rsid w:val="000A163D"/>
    <w:rsid w:val="000A2509"/>
    <w:rsid w:val="000A2E6B"/>
    <w:rsid w:val="000A3055"/>
    <w:rsid w:val="000A35D7"/>
    <w:rsid w:val="000A39A1"/>
    <w:rsid w:val="000A3E01"/>
    <w:rsid w:val="000A3FD4"/>
    <w:rsid w:val="000A4093"/>
    <w:rsid w:val="000A4532"/>
    <w:rsid w:val="000A530D"/>
    <w:rsid w:val="000A5EE5"/>
    <w:rsid w:val="000A666E"/>
    <w:rsid w:val="000A6CBA"/>
    <w:rsid w:val="000A7F88"/>
    <w:rsid w:val="000B049D"/>
    <w:rsid w:val="000B1063"/>
    <w:rsid w:val="000B1FF1"/>
    <w:rsid w:val="000B3640"/>
    <w:rsid w:val="000B3DBB"/>
    <w:rsid w:val="000B4813"/>
    <w:rsid w:val="000B494E"/>
    <w:rsid w:val="000B4974"/>
    <w:rsid w:val="000B4A97"/>
    <w:rsid w:val="000B4E5E"/>
    <w:rsid w:val="000B50D9"/>
    <w:rsid w:val="000B5D73"/>
    <w:rsid w:val="000B61C9"/>
    <w:rsid w:val="000B6618"/>
    <w:rsid w:val="000B68F3"/>
    <w:rsid w:val="000B7027"/>
    <w:rsid w:val="000B71D8"/>
    <w:rsid w:val="000C06C8"/>
    <w:rsid w:val="000C07BE"/>
    <w:rsid w:val="000C0C3F"/>
    <w:rsid w:val="000C10C6"/>
    <w:rsid w:val="000C2177"/>
    <w:rsid w:val="000C2489"/>
    <w:rsid w:val="000C2A39"/>
    <w:rsid w:val="000C2C45"/>
    <w:rsid w:val="000C2E10"/>
    <w:rsid w:val="000C3FF5"/>
    <w:rsid w:val="000C4B65"/>
    <w:rsid w:val="000C666A"/>
    <w:rsid w:val="000C6F6E"/>
    <w:rsid w:val="000C70CC"/>
    <w:rsid w:val="000C7784"/>
    <w:rsid w:val="000D04D9"/>
    <w:rsid w:val="000D0CFB"/>
    <w:rsid w:val="000D2115"/>
    <w:rsid w:val="000D232F"/>
    <w:rsid w:val="000D234F"/>
    <w:rsid w:val="000D2746"/>
    <w:rsid w:val="000D2AC2"/>
    <w:rsid w:val="000D2F64"/>
    <w:rsid w:val="000D2FED"/>
    <w:rsid w:val="000D33FF"/>
    <w:rsid w:val="000D3B44"/>
    <w:rsid w:val="000D4ED2"/>
    <w:rsid w:val="000D4EEA"/>
    <w:rsid w:val="000D62E0"/>
    <w:rsid w:val="000D6B31"/>
    <w:rsid w:val="000D6D75"/>
    <w:rsid w:val="000D700D"/>
    <w:rsid w:val="000D7022"/>
    <w:rsid w:val="000D7248"/>
    <w:rsid w:val="000D7A7E"/>
    <w:rsid w:val="000E15A7"/>
    <w:rsid w:val="000E1885"/>
    <w:rsid w:val="000E2693"/>
    <w:rsid w:val="000E2E10"/>
    <w:rsid w:val="000E42D5"/>
    <w:rsid w:val="000E4362"/>
    <w:rsid w:val="000E48DA"/>
    <w:rsid w:val="000E5C71"/>
    <w:rsid w:val="000E5E21"/>
    <w:rsid w:val="000E6331"/>
    <w:rsid w:val="000E6735"/>
    <w:rsid w:val="000E7392"/>
    <w:rsid w:val="000E7758"/>
    <w:rsid w:val="000E7974"/>
    <w:rsid w:val="000E7DBC"/>
    <w:rsid w:val="000E7E89"/>
    <w:rsid w:val="000F0210"/>
    <w:rsid w:val="000F0A0D"/>
    <w:rsid w:val="000F0A78"/>
    <w:rsid w:val="000F0C82"/>
    <w:rsid w:val="000F177E"/>
    <w:rsid w:val="000F1959"/>
    <w:rsid w:val="000F24D0"/>
    <w:rsid w:val="000F26D3"/>
    <w:rsid w:val="000F3A95"/>
    <w:rsid w:val="000F43EB"/>
    <w:rsid w:val="000F494C"/>
    <w:rsid w:val="000F4B6B"/>
    <w:rsid w:val="000F511B"/>
    <w:rsid w:val="000F51B3"/>
    <w:rsid w:val="000F5FBF"/>
    <w:rsid w:val="000F6B97"/>
    <w:rsid w:val="00100BEA"/>
    <w:rsid w:val="00101249"/>
    <w:rsid w:val="00101743"/>
    <w:rsid w:val="001020FA"/>
    <w:rsid w:val="0010254D"/>
    <w:rsid w:val="0010279B"/>
    <w:rsid w:val="00102B23"/>
    <w:rsid w:val="001032AC"/>
    <w:rsid w:val="001036A9"/>
    <w:rsid w:val="00104514"/>
    <w:rsid w:val="00104553"/>
    <w:rsid w:val="0010490E"/>
    <w:rsid w:val="00104983"/>
    <w:rsid w:val="00106E5B"/>
    <w:rsid w:val="00107964"/>
    <w:rsid w:val="00107E3B"/>
    <w:rsid w:val="00107F0B"/>
    <w:rsid w:val="0011157D"/>
    <w:rsid w:val="00112285"/>
    <w:rsid w:val="00113AF7"/>
    <w:rsid w:val="001140B1"/>
    <w:rsid w:val="00114262"/>
    <w:rsid w:val="001152C3"/>
    <w:rsid w:val="0011559E"/>
    <w:rsid w:val="001156B5"/>
    <w:rsid w:val="00115A4D"/>
    <w:rsid w:val="0011674A"/>
    <w:rsid w:val="0011795E"/>
    <w:rsid w:val="00122399"/>
    <w:rsid w:val="00124310"/>
    <w:rsid w:val="0012501E"/>
    <w:rsid w:val="00125356"/>
    <w:rsid w:val="00125694"/>
    <w:rsid w:val="001258DB"/>
    <w:rsid w:val="00125CC6"/>
    <w:rsid w:val="00126F12"/>
    <w:rsid w:val="00127F46"/>
    <w:rsid w:val="00130A11"/>
    <w:rsid w:val="00130AD7"/>
    <w:rsid w:val="001311A5"/>
    <w:rsid w:val="00131610"/>
    <w:rsid w:val="00132586"/>
    <w:rsid w:val="001326E5"/>
    <w:rsid w:val="001328E5"/>
    <w:rsid w:val="00132C67"/>
    <w:rsid w:val="00134150"/>
    <w:rsid w:val="001341F2"/>
    <w:rsid w:val="00134C85"/>
    <w:rsid w:val="00134E49"/>
    <w:rsid w:val="001355C2"/>
    <w:rsid w:val="00135CAB"/>
    <w:rsid w:val="001360F4"/>
    <w:rsid w:val="001362FC"/>
    <w:rsid w:val="00136E4C"/>
    <w:rsid w:val="0013753F"/>
    <w:rsid w:val="00137CF9"/>
    <w:rsid w:val="00137D2F"/>
    <w:rsid w:val="00140F70"/>
    <w:rsid w:val="00141098"/>
    <w:rsid w:val="001416A5"/>
    <w:rsid w:val="0014287D"/>
    <w:rsid w:val="00142F97"/>
    <w:rsid w:val="001434D2"/>
    <w:rsid w:val="0014399E"/>
    <w:rsid w:val="001439FE"/>
    <w:rsid w:val="00143C50"/>
    <w:rsid w:val="00143CDE"/>
    <w:rsid w:val="001446FA"/>
    <w:rsid w:val="0014535A"/>
    <w:rsid w:val="00145B4D"/>
    <w:rsid w:val="00146771"/>
    <w:rsid w:val="00146935"/>
    <w:rsid w:val="0014739E"/>
    <w:rsid w:val="00147D77"/>
    <w:rsid w:val="00147E7E"/>
    <w:rsid w:val="0015009B"/>
    <w:rsid w:val="0015093E"/>
    <w:rsid w:val="0015113A"/>
    <w:rsid w:val="001517A7"/>
    <w:rsid w:val="00151DFB"/>
    <w:rsid w:val="0015202A"/>
    <w:rsid w:val="001527DA"/>
    <w:rsid w:val="001534C6"/>
    <w:rsid w:val="0015370E"/>
    <w:rsid w:val="00153780"/>
    <w:rsid w:val="00153AF9"/>
    <w:rsid w:val="00153E5A"/>
    <w:rsid w:val="001541C6"/>
    <w:rsid w:val="0015476F"/>
    <w:rsid w:val="001549C7"/>
    <w:rsid w:val="001549F8"/>
    <w:rsid w:val="00154E05"/>
    <w:rsid w:val="00154FEF"/>
    <w:rsid w:val="001571D1"/>
    <w:rsid w:val="00157382"/>
    <w:rsid w:val="00157676"/>
    <w:rsid w:val="00160AB2"/>
    <w:rsid w:val="00160B42"/>
    <w:rsid w:val="001610FF"/>
    <w:rsid w:val="00161D6E"/>
    <w:rsid w:val="00161F62"/>
    <w:rsid w:val="0016240E"/>
    <w:rsid w:val="00163195"/>
    <w:rsid w:val="0016360D"/>
    <w:rsid w:val="00163A05"/>
    <w:rsid w:val="00163BA7"/>
    <w:rsid w:val="001649D2"/>
    <w:rsid w:val="00165451"/>
    <w:rsid w:val="00165D85"/>
    <w:rsid w:val="00165F57"/>
    <w:rsid w:val="00166928"/>
    <w:rsid w:val="00166B99"/>
    <w:rsid w:val="001671E5"/>
    <w:rsid w:val="001701F5"/>
    <w:rsid w:val="00170AE5"/>
    <w:rsid w:val="00170C23"/>
    <w:rsid w:val="001710A7"/>
    <w:rsid w:val="00171103"/>
    <w:rsid w:val="0017182F"/>
    <w:rsid w:val="0017190C"/>
    <w:rsid w:val="00171B92"/>
    <w:rsid w:val="00172CB2"/>
    <w:rsid w:val="00175420"/>
    <w:rsid w:val="00175F16"/>
    <w:rsid w:val="001763DD"/>
    <w:rsid w:val="001765D7"/>
    <w:rsid w:val="001769E6"/>
    <w:rsid w:val="00176A20"/>
    <w:rsid w:val="00176BF3"/>
    <w:rsid w:val="00177053"/>
    <w:rsid w:val="0017764D"/>
    <w:rsid w:val="001776E3"/>
    <w:rsid w:val="001778DC"/>
    <w:rsid w:val="00177DAE"/>
    <w:rsid w:val="00180014"/>
    <w:rsid w:val="00180AF2"/>
    <w:rsid w:val="00181147"/>
    <w:rsid w:val="00181B0E"/>
    <w:rsid w:val="00181CEC"/>
    <w:rsid w:val="00181EC3"/>
    <w:rsid w:val="00182006"/>
    <w:rsid w:val="0018360C"/>
    <w:rsid w:val="00183764"/>
    <w:rsid w:val="00183B10"/>
    <w:rsid w:val="00183F36"/>
    <w:rsid w:val="001846EF"/>
    <w:rsid w:val="001849C1"/>
    <w:rsid w:val="001858D0"/>
    <w:rsid w:val="001859B8"/>
    <w:rsid w:val="00185DE3"/>
    <w:rsid w:val="00186ACB"/>
    <w:rsid w:val="00186EF4"/>
    <w:rsid w:val="0018784C"/>
    <w:rsid w:val="001900E3"/>
    <w:rsid w:val="00190479"/>
    <w:rsid w:val="001904D6"/>
    <w:rsid w:val="001910D2"/>
    <w:rsid w:val="00191A6C"/>
    <w:rsid w:val="00191F8D"/>
    <w:rsid w:val="001928A1"/>
    <w:rsid w:val="00192A90"/>
    <w:rsid w:val="00192B51"/>
    <w:rsid w:val="00194239"/>
    <w:rsid w:val="00194F25"/>
    <w:rsid w:val="00196553"/>
    <w:rsid w:val="001974DB"/>
    <w:rsid w:val="001974E3"/>
    <w:rsid w:val="001A0029"/>
    <w:rsid w:val="001A11F2"/>
    <w:rsid w:val="001A14BD"/>
    <w:rsid w:val="001A16C2"/>
    <w:rsid w:val="001A2A6F"/>
    <w:rsid w:val="001A2BA2"/>
    <w:rsid w:val="001A349F"/>
    <w:rsid w:val="001A3E09"/>
    <w:rsid w:val="001A3EBF"/>
    <w:rsid w:val="001A436E"/>
    <w:rsid w:val="001A4501"/>
    <w:rsid w:val="001A4653"/>
    <w:rsid w:val="001A5023"/>
    <w:rsid w:val="001A53B5"/>
    <w:rsid w:val="001A5F7B"/>
    <w:rsid w:val="001A5FA1"/>
    <w:rsid w:val="001A64E7"/>
    <w:rsid w:val="001A6E1A"/>
    <w:rsid w:val="001A7A34"/>
    <w:rsid w:val="001B0141"/>
    <w:rsid w:val="001B100A"/>
    <w:rsid w:val="001B3940"/>
    <w:rsid w:val="001B459C"/>
    <w:rsid w:val="001B5143"/>
    <w:rsid w:val="001B54F6"/>
    <w:rsid w:val="001B59D6"/>
    <w:rsid w:val="001B6372"/>
    <w:rsid w:val="001B6591"/>
    <w:rsid w:val="001B6F87"/>
    <w:rsid w:val="001B73FB"/>
    <w:rsid w:val="001C0350"/>
    <w:rsid w:val="001C1036"/>
    <w:rsid w:val="001C1098"/>
    <w:rsid w:val="001C1113"/>
    <w:rsid w:val="001C1EE3"/>
    <w:rsid w:val="001C2A11"/>
    <w:rsid w:val="001C2C7A"/>
    <w:rsid w:val="001C4483"/>
    <w:rsid w:val="001C530E"/>
    <w:rsid w:val="001C5464"/>
    <w:rsid w:val="001C59CF"/>
    <w:rsid w:val="001C5AC9"/>
    <w:rsid w:val="001C63D2"/>
    <w:rsid w:val="001C6700"/>
    <w:rsid w:val="001C672E"/>
    <w:rsid w:val="001C7139"/>
    <w:rsid w:val="001C7252"/>
    <w:rsid w:val="001C7CB3"/>
    <w:rsid w:val="001C7E47"/>
    <w:rsid w:val="001D0255"/>
    <w:rsid w:val="001D06A3"/>
    <w:rsid w:val="001D0985"/>
    <w:rsid w:val="001D0B27"/>
    <w:rsid w:val="001D1162"/>
    <w:rsid w:val="001D163D"/>
    <w:rsid w:val="001D1974"/>
    <w:rsid w:val="001D20B1"/>
    <w:rsid w:val="001D5113"/>
    <w:rsid w:val="001D633B"/>
    <w:rsid w:val="001D6ABD"/>
    <w:rsid w:val="001D6AE9"/>
    <w:rsid w:val="001D6D86"/>
    <w:rsid w:val="001D7489"/>
    <w:rsid w:val="001E05CF"/>
    <w:rsid w:val="001E14B3"/>
    <w:rsid w:val="001E1B5C"/>
    <w:rsid w:val="001E314E"/>
    <w:rsid w:val="001E34DA"/>
    <w:rsid w:val="001E3E53"/>
    <w:rsid w:val="001E4096"/>
    <w:rsid w:val="001E4114"/>
    <w:rsid w:val="001E487D"/>
    <w:rsid w:val="001E4C4F"/>
    <w:rsid w:val="001E4E5C"/>
    <w:rsid w:val="001E5580"/>
    <w:rsid w:val="001E6438"/>
    <w:rsid w:val="001E695F"/>
    <w:rsid w:val="001E6BA9"/>
    <w:rsid w:val="001E6E50"/>
    <w:rsid w:val="001E710F"/>
    <w:rsid w:val="001E7173"/>
    <w:rsid w:val="001E7773"/>
    <w:rsid w:val="001E7910"/>
    <w:rsid w:val="001F01F7"/>
    <w:rsid w:val="001F056F"/>
    <w:rsid w:val="001F0AFE"/>
    <w:rsid w:val="001F183A"/>
    <w:rsid w:val="001F1EA2"/>
    <w:rsid w:val="001F538C"/>
    <w:rsid w:val="001F5B6C"/>
    <w:rsid w:val="001F5C70"/>
    <w:rsid w:val="001F6538"/>
    <w:rsid w:val="001F65D1"/>
    <w:rsid w:val="001F6A53"/>
    <w:rsid w:val="001F71B7"/>
    <w:rsid w:val="001F7793"/>
    <w:rsid w:val="001F7853"/>
    <w:rsid w:val="002013A1"/>
    <w:rsid w:val="00202607"/>
    <w:rsid w:val="00202655"/>
    <w:rsid w:val="00202A9E"/>
    <w:rsid w:val="002034A5"/>
    <w:rsid w:val="00203ADD"/>
    <w:rsid w:val="00203E7B"/>
    <w:rsid w:val="00204937"/>
    <w:rsid w:val="00204B4A"/>
    <w:rsid w:val="00204B65"/>
    <w:rsid w:val="0020596E"/>
    <w:rsid w:val="00205F9A"/>
    <w:rsid w:val="00206392"/>
    <w:rsid w:val="00206398"/>
    <w:rsid w:val="002065F8"/>
    <w:rsid w:val="00207CBC"/>
    <w:rsid w:val="00207E20"/>
    <w:rsid w:val="00210245"/>
    <w:rsid w:val="002105D4"/>
    <w:rsid w:val="00210D6E"/>
    <w:rsid w:val="002110DA"/>
    <w:rsid w:val="002114D3"/>
    <w:rsid w:val="00212A1F"/>
    <w:rsid w:val="00212F52"/>
    <w:rsid w:val="00213BE0"/>
    <w:rsid w:val="00214740"/>
    <w:rsid w:val="00214DEC"/>
    <w:rsid w:val="002150E4"/>
    <w:rsid w:val="002151D9"/>
    <w:rsid w:val="00216649"/>
    <w:rsid w:val="00216C0D"/>
    <w:rsid w:val="00217AF9"/>
    <w:rsid w:val="002209C6"/>
    <w:rsid w:val="00220B13"/>
    <w:rsid w:val="00220CC0"/>
    <w:rsid w:val="00221335"/>
    <w:rsid w:val="0022150A"/>
    <w:rsid w:val="002215CF"/>
    <w:rsid w:val="00222D3F"/>
    <w:rsid w:val="00222FE4"/>
    <w:rsid w:val="00223363"/>
    <w:rsid w:val="00223AA7"/>
    <w:rsid w:val="00223D6D"/>
    <w:rsid w:val="00223E7B"/>
    <w:rsid w:val="00223F23"/>
    <w:rsid w:val="002244F9"/>
    <w:rsid w:val="00224CF1"/>
    <w:rsid w:val="002262B5"/>
    <w:rsid w:val="002270DE"/>
    <w:rsid w:val="00227B44"/>
    <w:rsid w:val="00227CF9"/>
    <w:rsid w:val="00227FE3"/>
    <w:rsid w:val="002302C4"/>
    <w:rsid w:val="00230B8A"/>
    <w:rsid w:val="002315D7"/>
    <w:rsid w:val="00231984"/>
    <w:rsid w:val="00231B8B"/>
    <w:rsid w:val="00232A3E"/>
    <w:rsid w:val="002349CF"/>
    <w:rsid w:val="00234FD7"/>
    <w:rsid w:val="002350C5"/>
    <w:rsid w:val="0023511B"/>
    <w:rsid w:val="002355A1"/>
    <w:rsid w:val="00235A36"/>
    <w:rsid w:val="00235B85"/>
    <w:rsid w:val="00235FDC"/>
    <w:rsid w:val="0023657C"/>
    <w:rsid w:val="0023792A"/>
    <w:rsid w:val="0023795C"/>
    <w:rsid w:val="002402EF"/>
    <w:rsid w:val="00241E8D"/>
    <w:rsid w:val="00243413"/>
    <w:rsid w:val="00243B29"/>
    <w:rsid w:val="0024561D"/>
    <w:rsid w:val="002456C2"/>
    <w:rsid w:val="002457B8"/>
    <w:rsid w:val="00245BDB"/>
    <w:rsid w:val="00245FDE"/>
    <w:rsid w:val="00246002"/>
    <w:rsid w:val="0024647D"/>
    <w:rsid w:val="0024681F"/>
    <w:rsid w:val="0024703D"/>
    <w:rsid w:val="002473D5"/>
    <w:rsid w:val="00247A50"/>
    <w:rsid w:val="00247FE0"/>
    <w:rsid w:val="00251748"/>
    <w:rsid w:val="0025178C"/>
    <w:rsid w:val="002519BB"/>
    <w:rsid w:val="0025287D"/>
    <w:rsid w:val="00252A23"/>
    <w:rsid w:val="00252A68"/>
    <w:rsid w:val="00252D8C"/>
    <w:rsid w:val="00253EF9"/>
    <w:rsid w:val="00254806"/>
    <w:rsid w:val="002564C7"/>
    <w:rsid w:val="00257361"/>
    <w:rsid w:val="0025742B"/>
    <w:rsid w:val="00260500"/>
    <w:rsid w:val="00261099"/>
    <w:rsid w:val="002617A5"/>
    <w:rsid w:val="0026230D"/>
    <w:rsid w:val="00262F9C"/>
    <w:rsid w:val="0026339A"/>
    <w:rsid w:val="0026368D"/>
    <w:rsid w:val="002636F3"/>
    <w:rsid w:val="00263718"/>
    <w:rsid w:val="00263A6E"/>
    <w:rsid w:val="00263BF0"/>
    <w:rsid w:val="00264C74"/>
    <w:rsid w:val="00264F0C"/>
    <w:rsid w:val="0026520E"/>
    <w:rsid w:val="0026541B"/>
    <w:rsid w:val="0026546F"/>
    <w:rsid w:val="00265527"/>
    <w:rsid w:val="002665B5"/>
    <w:rsid w:val="00266C3B"/>
    <w:rsid w:val="002671F5"/>
    <w:rsid w:val="0026728C"/>
    <w:rsid w:val="002706FE"/>
    <w:rsid w:val="00271483"/>
    <w:rsid w:val="00271895"/>
    <w:rsid w:val="002718D5"/>
    <w:rsid w:val="002721F6"/>
    <w:rsid w:val="002723D0"/>
    <w:rsid w:val="002725B2"/>
    <w:rsid w:val="00272C97"/>
    <w:rsid w:val="00273E46"/>
    <w:rsid w:val="00275226"/>
    <w:rsid w:val="00275EA4"/>
    <w:rsid w:val="0027655A"/>
    <w:rsid w:val="00276710"/>
    <w:rsid w:val="00276E8B"/>
    <w:rsid w:val="0027727D"/>
    <w:rsid w:val="00277B95"/>
    <w:rsid w:val="002809D2"/>
    <w:rsid w:val="00280DD2"/>
    <w:rsid w:val="0028205B"/>
    <w:rsid w:val="0028304C"/>
    <w:rsid w:val="00283563"/>
    <w:rsid w:val="002838E1"/>
    <w:rsid w:val="00284319"/>
    <w:rsid w:val="00284442"/>
    <w:rsid w:val="00284499"/>
    <w:rsid w:val="002846FD"/>
    <w:rsid w:val="002858CF"/>
    <w:rsid w:val="00285D17"/>
    <w:rsid w:val="00285F5C"/>
    <w:rsid w:val="002865E1"/>
    <w:rsid w:val="00286748"/>
    <w:rsid w:val="00286E5F"/>
    <w:rsid w:val="00287EC3"/>
    <w:rsid w:val="00290C1B"/>
    <w:rsid w:val="00291035"/>
    <w:rsid w:val="0029128A"/>
    <w:rsid w:val="00291598"/>
    <w:rsid w:val="00291DFE"/>
    <w:rsid w:val="00292237"/>
    <w:rsid w:val="002938FE"/>
    <w:rsid w:val="00293A07"/>
    <w:rsid w:val="00293ABA"/>
    <w:rsid w:val="00293BE6"/>
    <w:rsid w:val="00294544"/>
    <w:rsid w:val="0029496D"/>
    <w:rsid w:val="00294B0E"/>
    <w:rsid w:val="00295385"/>
    <w:rsid w:val="00295CC6"/>
    <w:rsid w:val="002969A7"/>
    <w:rsid w:val="00296F33"/>
    <w:rsid w:val="002A0471"/>
    <w:rsid w:val="002A086D"/>
    <w:rsid w:val="002A0AE3"/>
    <w:rsid w:val="002A0CEE"/>
    <w:rsid w:val="002A24A0"/>
    <w:rsid w:val="002A26A2"/>
    <w:rsid w:val="002A26E5"/>
    <w:rsid w:val="002A3CF4"/>
    <w:rsid w:val="002A3F7F"/>
    <w:rsid w:val="002A450D"/>
    <w:rsid w:val="002A4C94"/>
    <w:rsid w:val="002A4E9B"/>
    <w:rsid w:val="002A519F"/>
    <w:rsid w:val="002A57AC"/>
    <w:rsid w:val="002A5A62"/>
    <w:rsid w:val="002A6419"/>
    <w:rsid w:val="002A7128"/>
    <w:rsid w:val="002A7165"/>
    <w:rsid w:val="002A725B"/>
    <w:rsid w:val="002A73B2"/>
    <w:rsid w:val="002A7479"/>
    <w:rsid w:val="002A789E"/>
    <w:rsid w:val="002A7AA7"/>
    <w:rsid w:val="002A7AB7"/>
    <w:rsid w:val="002B080D"/>
    <w:rsid w:val="002B08BC"/>
    <w:rsid w:val="002B339A"/>
    <w:rsid w:val="002B3B60"/>
    <w:rsid w:val="002B3E3C"/>
    <w:rsid w:val="002B4A85"/>
    <w:rsid w:val="002B58A8"/>
    <w:rsid w:val="002B5B08"/>
    <w:rsid w:val="002B5C00"/>
    <w:rsid w:val="002B6320"/>
    <w:rsid w:val="002B74C6"/>
    <w:rsid w:val="002C0C39"/>
    <w:rsid w:val="002C14C2"/>
    <w:rsid w:val="002C23F7"/>
    <w:rsid w:val="002C24BA"/>
    <w:rsid w:val="002C3F3E"/>
    <w:rsid w:val="002C4091"/>
    <w:rsid w:val="002C4459"/>
    <w:rsid w:val="002C4742"/>
    <w:rsid w:val="002C478E"/>
    <w:rsid w:val="002C5A28"/>
    <w:rsid w:val="002C5C68"/>
    <w:rsid w:val="002C62B8"/>
    <w:rsid w:val="002C639F"/>
    <w:rsid w:val="002C7A51"/>
    <w:rsid w:val="002D06DE"/>
    <w:rsid w:val="002D09DF"/>
    <w:rsid w:val="002D0AE2"/>
    <w:rsid w:val="002D0F87"/>
    <w:rsid w:val="002D1345"/>
    <w:rsid w:val="002D18FD"/>
    <w:rsid w:val="002D1AF0"/>
    <w:rsid w:val="002D3A49"/>
    <w:rsid w:val="002D3F46"/>
    <w:rsid w:val="002D3F5D"/>
    <w:rsid w:val="002D3F8A"/>
    <w:rsid w:val="002D400C"/>
    <w:rsid w:val="002D42B5"/>
    <w:rsid w:val="002D4C1E"/>
    <w:rsid w:val="002D517D"/>
    <w:rsid w:val="002D54B3"/>
    <w:rsid w:val="002D7208"/>
    <w:rsid w:val="002D7623"/>
    <w:rsid w:val="002D7B83"/>
    <w:rsid w:val="002D7F35"/>
    <w:rsid w:val="002E0586"/>
    <w:rsid w:val="002E0FC7"/>
    <w:rsid w:val="002E23D8"/>
    <w:rsid w:val="002E2A43"/>
    <w:rsid w:val="002E3449"/>
    <w:rsid w:val="002E380C"/>
    <w:rsid w:val="002E38B4"/>
    <w:rsid w:val="002E3A13"/>
    <w:rsid w:val="002E55CD"/>
    <w:rsid w:val="002E5834"/>
    <w:rsid w:val="002F0191"/>
    <w:rsid w:val="002F0200"/>
    <w:rsid w:val="002F16EC"/>
    <w:rsid w:val="002F1A8F"/>
    <w:rsid w:val="002F46C3"/>
    <w:rsid w:val="002F4B6C"/>
    <w:rsid w:val="002F5B25"/>
    <w:rsid w:val="002F5BEF"/>
    <w:rsid w:val="002F6619"/>
    <w:rsid w:val="002F6B1C"/>
    <w:rsid w:val="002F6F15"/>
    <w:rsid w:val="002F78B8"/>
    <w:rsid w:val="002F7967"/>
    <w:rsid w:val="003000F9"/>
    <w:rsid w:val="003024A9"/>
    <w:rsid w:val="00302F9C"/>
    <w:rsid w:val="003038BD"/>
    <w:rsid w:val="003041CF"/>
    <w:rsid w:val="003051C3"/>
    <w:rsid w:val="003055F0"/>
    <w:rsid w:val="00305BC4"/>
    <w:rsid w:val="00306312"/>
    <w:rsid w:val="0030689D"/>
    <w:rsid w:val="0031053B"/>
    <w:rsid w:val="003106AE"/>
    <w:rsid w:val="00310DA4"/>
    <w:rsid w:val="00311AD7"/>
    <w:rsid w:val="00312966"/>
    <w:rsid w:val="00313483"/>
    <w:rsid w:val="00313788"/>
    <w:rsid w:val="00313E27"/>
    <w:rsid w:val="00314BF2"/>
    <w:rsid w:val="00315095"/>
    <w:rsid w:val="0031537A"/>
    <w:rsid w:val="003167C7"/>
    <w:rsid w:val="0031721A"/>
    <w:rsid w:val="003176F9"/>
    <w:rsid w:val="00320544"/>
    <w:rsid w:val="00320F66"/>
    <w:rsid w:val="00321EBB"/>
    <w:rsid w:val="003220BD"/>
    <w:rsid w:val="00323967"/>
    <w:rsid w:val="00323E05"/>
    <w:rsid w:val="00324313"/>
    <w:rsid w:val="003243F6"/>
    <w:rsid w:val="00325EDC"/>
    <w:rsid w:val="00325FD4"/>
    <w:rsid w:val="00326F65"/>
    <w:rsid w:val="00330C87"/>
    <w:rsid w:val="0033118E"/>
    <w:rsid w:val="00331241"/>
    <w:rsid w:val="00331591"/>
    <w:rsid w:val="00331687"/>
    <w:rsid w:val="003317B5"/>
    <w:rsid w:val="003317EC"/>
    <w:rsid w:val="00332204"/>
    <w:rsid w:val="00333078"/>
    <w:rsid w:val="00333922"/>
    <w:rsid w:val="00334980"/>
    <w:rsid w:val="00334FE5"/>
    <w:rsid w:val="003362A4"/>
    <w:rsid w:val="003362D8"/>
    <w:rsid w:val="003365B8"/>
    <w:rsid w:val="00336B50"/>
    <w:rsid w:val="00336D50"/>
    <w:rsid w:val="00336F95"/>
    <w:rsid w:val="003376E5"/>
    <w:rsid w:val="00337895"/>
    <w:rsid w:val="003403D3"/>
    <w:rsid w:val="00341692"/>
    <w:rsid w:val="00341959"/>
    <w:rsid w:val="00342003"/>
    <w:rsid w:val="003422C1"/>
    <w:rsid w:val="00342A40"/>
    <w:rsid w:val="00344A61"/>
    <w:rsid w:val="00344F9B"/>
    <w:rsid w:val="00345132"/>
    <w:rsid w:val="003457A6"/>
    <w:rsid w:val="00345874"/>
    <w:rsid w:val="003459F3"/>
    <w:rsid w:val="00345BD5"/>
    <w:rsid w:val="00345D1C"/>
    <w:rsid w:val="00346266"/>
    <w:rsid w:val="003463B4"/>
    <w:rsid w:val="00346FE0"/>
    <w:rsid w:val="003471F7"/>
    <w:rsid w:val="0034782D"/>
    <w:rsid w:val="00347A25"/>
    <w:rsid w:val="0035142D"/>
    <w:rsid w:val="00351DE3"/>
    <w:rsid w:val="00352A76"/>
    <w:rsid w:val="00353264"/>
    <w:rsid w:val="00353F17"/>
    <w:rsid w:val="00354167"/>
    <w:rsid w:val="0035428D"/>
    <w:rsid w:val="00355E3F"/>
    <w:rsid w:val="0035748F"/>
    <w:rsid w:val="00357E38"/>
    <w:rsid w:val="00357F11"/>
    <w:rsid w:val="00363704"/>
    <w:rsid w:val="0036386F"/>
    <w:rsid w:val="003646E8"/>
    <w:rsid w:val="00364748"/>
    <w:rsid w:val="003647B6"/>
    <w:rsid w:val="00364C84"/>
    <w:rsid w:val="00364F4C"/>
    <w:rsid w:val="00365151"/>
    <w:rsid w:val="00365462"/>
    <w:rsid w:val="00366A4D"/>
    <w:rsid w:val="00367204"/>
    <w:rsid w:val="0037061F"/>
    <w:rsid w:val="00371CD8"/>
    <w:rsid w:val="00371DAC"/>
    <w:rsid w:val="003723F1"/>
    <w:rsid w:val="00372456"/>
    <w:rsid w:val="00372D18"/>
    <w:rsid w:val="0037309C"/>
    <w:rsid w:val="00374AFB"/>
    <w:rsid w:val="003802AA"/>
    <w:rsid w:val="003804B0"/>
    <w:rsid w:val="003807E3"/>
    <w:rsid w:val="00380E52"/>
    <w:rsid w:val="0038106F"/>
    <w:rsid w:val="003810FC"/>
    <w:rsid w:val="003813E7"/>
    <w:rsid w:val="00381902"/>
    <w:rsid w:val="00381ECD"/>
    <w:rsid w:val="00382134"/>
    <w:rsid w:val="0038247A"/>
    <w:rsid w:val="003827D6"/>
    <w:rsid w:val="00382AAE"/>
    <w:rsid w:val="00382F11"/>
    <w:rsid w:val="0038477D"/>
    <w:rsid w:val="0038517C"/>
    <w:rsid w:val="003858CC"/>
    <w:rsid w:val="00385C61"/>
    <w:rsid w:val="00386A10"/>
    <w:rsid w:val="00386A99"/>
    <w:rsid w:val="003873C9"/>
    <w:rsid w:val="0039104E"/>
    <w:rsid w:val="0039186E"/>
    <w:rsid w:val="00391C7C"/>
    <w:rsid w:val="00392014"/>
    <w:rsid w:val="00392832"/>
    <w:rsid w:val="00392996"/>
    <w:rsid w:val="00392DEF"/>
    <w:rsid w:val="0039374C"/>
    <w:rsid w:val="00393D73"/>
    <w:rsid w:val="00394262"/>
    <w:rsid w:val="00394A54"/>
    <w:rsid w:val="00394F2C"/>
    <w:rsid w:val="003956FA"/>
    <w:rsid w:val="00395A27"/>
    <w:rsid w:val="003968BA"/>
    <w:rsid w:val="00396B55"/>
    <w:rsid w:val="00397B1C"/>
    <w:rsid w:val="003A1BB9"/>
    <w:rsid w:val="003A1C0A"/>
    <w:rsid w:val="003A1EBC"/>
    <w:rsid w:val="003A2503"/>
    <w:rsid w:val="003A2B86"/>
    <w:rsid w:val="003A2BA9"/>
    <w:rsid w:val="003A36C8"/>
    <w:rsid w:val="003A6715"/>
    <w:rsid w:val="003A694D"/>
    <w:rsid w:val="003A6BF9"/>
    <w:rsid w:val="003A7D67"/>
    <w:rsid w:val="003B08C5"/>
    <w:rsid w:val="003B0E57"/>
    <w:rsid w:val="003B1002"/>
    <w:rsid w:val="003B15B8"/>
    <w:rsid w:val="003B1876"/>
    <w:rsid w:val="003B2EBA"/>
    <w:rsid w:val="003B39B4"/>
    <w:rsid w:val="003B3BDB"/>
    <w:rsid w:val="003B3CAA"/>
    <w:rsid w:val="003B3FED"/>
    <w:rsid w:val="003B4280"/>
    <w:rsid w:val="003B4403"/>
    <w:rsid w:val="003B59C3"/>
    <w:rsid w:val="003B63B9"/>
    <w:rsid w:val="003B65E4"/>
    <w:rsid w:val="003B65EC"/>
    <w:rsid w:val="003B71FB"/>
    <w:rsid w:val="003B7F68"/>
    <w:rsid w:val="003C0886"/>
    <w:rsid w:val="003C176C"/>
    <w:rsid w:val="003C1E6F"/>
    <w:rsid w:val="003C29D7"/>
    <w:rsid w:val="003C2C12"/>
    <w:rsid w:val="003C2FB6"/>
    <w:rsid w:val="003C33FC"/>
    <w:rsid w:val="003C389D"/>
    <w:rsid w:val="003C57F7"/>
    <w:rsid w:val="003C5CBD"/>
    <w:rsid w:val="003C5EDD"/>
    <w:rsid w:val="003C654F"/>
    <w:rsid w:val="003C6AAD"/>
    <w:rsid w:val="003C7F52"/>
    <w:rsid w:val="003D047A"/>
    <w:rsid w:val="003D0F4B"/>
    <w:rsid w:val="003D1032"/>
    <w:rsid w:val="003D2F28"/>
    <w:rsid w:val="003D3460"/>
    <w:rsid w:val="003D3D68"/>
    <w:rsid w:val="003D3F67"/>
    <w:rsid w:val="003D40D5"/>
    <w:rsid w:val="003D4449"/>
    <w:rsid w:val="003D4C0C"/>
    <w:rsid w:val="003D4E00"/>
    <w:rsid w:val="003D4F2D"/>
    <w:rsid w:val="003D54C3"/>
    <w:rsid w:val="003D59DC"/>
    <w:rsid w:val="003D624A"/>
    <w:rsid w:val="003D6759"/>
    <w:rsid w:val="003D6B57"/>
    <w:rsid w:val="003D6DD6"/>
    <w:rsid w:val="003E061E"/>
    <w:rsid w:val="003E10BA"/>
    <w:rsid w:val="003E10E6"/>
    <w:rsid w:val="003E2769"/>
    <w:rsid w:val="003E48C9"/>
    <w:rsid w:val="003E4A6C"/>
    <w:rsid w:val="003E4BA4"/>
    <w:rsid w:val="003E672F"/>
    <w:rsid w:val="003E6C5A"/>
    <w:rsid w:val="003E6C7B"/>
    <w:rsid w:val="003E7556"/>
    <w:rsid w:val="003E7792"/>
    <w:rsid w:val="003E7C28"/>
    <w:rsid w:val="003E7CD8"/>
    <w:rsid w:val="003E7D0D"/>
    <w:rsid w:val="003E7E8D"/>
    <w:rsid w:val="003E7E8F"/>
    <w:rsid w:val="003F0280"/>
    <w:rsid w:val="003F04C7"/>
    <w:rsid w:val="003F1033"/>
    <w:rsid w:val="003F146B"/>
    <w:rsid w:val="003F269E"/>
    <w:rsid w:val="003F2E28"/>
    <w:rsid w:val="003F32E6"/>
    <w:rsid w:val="003F38C8"/>
    <w:rsid w:val="003F447E"/>
    <w:rsid w:val="003F4F54"/>
    <w:rsid w:val="003F5670"/>
    <w:rsid w:val="003F6441"/>
    <w:rsid w:val="003F730D"/>
    <w:rsid w:val="003F7389"/>
    <w:rsid w:val="003F77A3"/>
    <w:rsid w:val="003F7B6F"/>
    <w:rsid w:val="003F7D45"/>
    <w:rsid w:val="00400741"/>
    <w:rsid w:val="004007A7"/>
    <w:rsid w:val="00400907"/>
    <w:rsid w:val="00400D74"/>
    <w:rsid w:val="00401A70"/>
    <w:rsid w:val="004022EA"/>
    <w:rsid w:val="004037D0"/>
    <w:rsid w:val="00404B7A"/>
    <w:rsid w:val="0040595A"/>
    <w:rsid w:val="0040598B"/>
    <w:rsid w:val="00406892"/>
    <w:rsid w:val="00406FF3"/>
    <w:rsid w:val="0041015E"/>
    <w:rsid w:val="00410F18"/>
    <w:rsid w:val="004118C4"/>
    <w:rsid w:val="00411BED"/>
    <w:rsid w:val="0041231F"/>
    <w:rsid w:val="00412F22"/>
    <w:rsid w:val="00413BEF"/>
    <w:rsid w:val="00414B89"/>
    <w:rsid w:val="00415FC9"/>
    <w:rsid w:val="004164F9"/>
    <w:rsid w:val="00416711"/>
    <w:rsid w:val="004169A8"/>
    <w:rsid w:val="0041769E"/>
    <w:rsid w:val="00420E11"/>
    <w:rsid w:val="0042144E"/>
    <w:rsid w:val="004216AC"/>
    <w:rsid w:val="00421ADE"/>
    <w:rsid w:val="00421DEB"/>
    <w:rsid w:val="0042229B"/>
    <w:rsid w:val="004225AA"/>
    <w:rsid w:val="00422D70"/>
    <w:rsid w:val="00422DDE"/>
    <w:rsid w:val="004234AA"/>
    <w:rsid w:val="00423569"/>
    <w:rsid w:val="00423E6C"/>
    <w:rsid w:val="004247B0"/>
    <w:rsid w:val="00425BF6"/>
    <w:rsid w:val="0042607C"/>
    <w:rsid w:val="00426D09"/>
    <w:rsid w:val="00430BBF"/>
    <w:rsid w:val="00431FA1"/>
    <w:rsid w:val="004320EC"/>
    <w:rsid w:val="004329B1"/>
    <w:rsid w:val="00432E1F"/>
    <w:rsid w:val="004332BE"/>
    <w:rsid w:val="004336DD"/>
    <w:rsid w:val="004339C1"/>
    <w:rsid w:val="00434331"/>
    <w:rsid w:val="00434652"/>
    <w:rsid w:val="0043483C"/>
    <w:rsid w:val="00434FB8"/>
    <w:rsid w:val="0043553D"/>
    <w:rsid w:val="00435752"/>
    <w:rsid w:val="004358D8"/>
    <w:rsid w:val="00435E83"/>
    <w:rsid w:val="00435F5B"/>
    <w:rsid w:val="0043647F"/>
    <w:rsid w:val="00436D28"/>
    <w:rsid w:val="00437DD4"/>
    <w:rsid w:val="00441462"/>
    <w:rsid w:val="004422A6"/>
    <w:rsid w:val="00442465"/>
    <w:rsid w:val="004430D0"/>
    <w:rsid w:val="004436FE"/>
    <w:rsid w:val="0044370C"/>
    <w:rsid w:val="00443E98"/>
    <w:rsid w:val="0044500A"/>
    <w:rsid w:val="00445A77"/>
    <w:rsid w:val="00446B0D"/>
    <w:rsid w:val="004477C3"/>
    <w:rsid w:val="00447819"/>
    <w:rsid w:val="00447AF5"/>
    <w:rsid w:val="00450038"/>
    <w:rsid w:val="004509C3"/>
    <w:rsid w:val="00450C77"/>
    <w:rsid w:val="0045151E"/>
    <w:rsid w:val="00451CE1"/>
    <w:rsid w:val="004533B5"/>
    <w:rsid w:val="0045504A"/>
    <w:rsid w:val="00455180"/>
    <w:rsid w:val="004553DB"/>
    <w:rsid w:val="00455A80"/>
    <w:rsid w:val="00455FDE"/>
    <w:rsid w:val="00457039"/>
    <w:rsid w:val="0045791A"/>
    <w:rsid w:val="0046024A"/>
    <w:rsid w:val="0046041E"/>
    <w:rsid w:val="00460455"/>
    <w:rsid w:val="00460BFC"/>
    <w:rsid w:val="004613D8"/>
    <w:rsid w:val="00461774"/>
    <w:rsid w:val="0046181C"/>
    <w:rsid w:val="004624A4"/>
    <w:rsid w:val="00463DD9"/>
    <w:rsid w:val="004656AE"/>
    <w:rsid w:val="00466A72"/>
    <w:rsid w:val="00466C87"/>
    <w:rsid w:val="00467071"/>
    <w:rsid w:val="0046765B"/>
    <w:rsid w:val="00467972"/>
    <w:rsid w:val="00470F66"/>
    <w:rsid w:val="004713B4"/>
    <w:rsid w:val="0047152D"/>
    <w:rsid w:val="004730E1"/>
    <w:rsid w:val="00474F08"/>
    <w:rsid w:val="00474F5F"/>
    <w:rsid w:val="00475C50"/>
    <w:rsid w:val="00475FD3"/>
    <w:rsid w:val="00476D20"/>
    <w:rsid w:val="004773FB"/>
    <w:rsid w:val="00477625"/>
    <w:rsid w:val="00477976"/>
    <w:rsid w:val="00477FFA"/>
    <w:rsid w:val="004802F8"/>
    <w:rsid w:val="00480409"/>
    <w:rsid w:val="00480BB3"/>
    <w:rsid w:val="0048285C"/>
    <w:rsid w:val="004832A0"/>
    <w:rsid w:val="00483D63"/>
    <w:rsid w:val="00484060"/>
    <w:rsid w:val="00484499"/>
    <w:rsid w:val="00484AE5"/>
    <w:rsid w:val="004851D5"/>
    <w:rsid w:val="00485738"/>
    <w:rsid w:val="00485FB5"/>
    <w:rsid w:val="00486008"/>
    <w:rsid w:val="00486142"/>
    <w:rsid w:val="00486306"/>
    <w:rsid w:val="00487A70"/>
    <w:rsid w:val="00487C8D"/>
    <w:rsid w:val="00487CD0"/>
    <w:rsid w:val="00487DA5"/>
    <w:rsid w:val="00487E86"/>
    <w:rsid w:val="004900C0"/>
    <w:rsid w:val="004903B1"/>
    <w:rsid w:val="00492A85"/>
    <w:rsid w:val="00492A9D"/>
    <w:rsid w:val="00492E95"/>
    <w:rsid w:val="00492FBF"/>
    <w:rsid w:val="004932A7"/>
    <w:rsid w:val="004938FB"/>
    <w:rsid w:val="0049434B"/>
    <w:rsid w:val="0049568C"/>
    <w:rsid w:val="00495D69"/>
    <w:rsid w:val="00497888"/>
    <w:rsid w:val="00497A70"/>
    <w:rsid w:val="004A07AC"/>
    <w:rsid w:val="004A1658"/>
    <w:rsid w:val="004A2A87"/>
    <w:rsid w:val="004A354C"/>
    <w:rsid w:val="004A3825"/>
    <w:rsid w:val="004A3BA1"/>
    <w:rsid w:val="004A3F43"/>
    <w:rsid w:val="004A484E"/>
    <w:rsid w:val="004A5718"/>
    <w:rsid w:val="004A57B8"/>
    <w:rsid w:val="004A5CAF"/>
    <w:rsid w:val="004A5EA1"/>
    <w:rsid w:val="004A6C19"/>
    <w:rsid w:val="004A6F00"/>
    <w:rsid w:val="004B026B"/>
    <w:rsid w:val="004B12A3"/>
    <w:rsid w:val="004B2C98"/>
    <w:rsid w:val="004B391F"/>
    <w:rsid w:val="004B463D"/>
    <w:rsid w:val="004B46C2"/>
    <w:rsid w:val="004B50EA"/>
    <w:rsid w:val="004B57F2"/>
    <w:rsid w:val="004B5E56"/>
    <w:rsid w:val="004B61AC"/>
    <w:rsid w:val="004B63D4"/>
    <w:rsid w:val="004B63F0"/>
    <w:rsid w:val="004B6A0C"/>
    <w:rsid w:val="004B6B3E"/>
    <w:rsid w:val="004B6C68"/>
    <w:rsid w:val="004B6CB0"/>
    <w:rsid w:val="004B7155"/>
    <w:rsid w:val="004B717D"/>
    <w:rsid w:val="004B7286"/>
    <w:rsid w:val="004B7698"/>
    <w:rsid w:val="004C055A"/>
    <w:rsid w:val="004C2048"/>
    <w:rsid w:val="004C2125"/>
    <w:rsid w:val="004C32C9"/>
    <w:rsid w:val="004C483A"/>
    <w:rsid w:val="004C51F3"/>
    <w:rsid w:val="004C550F"/>
    <w:rsid w:val="004C5D3D"/>
    <w:rsid w:val="004C61BE"/>
    <w:rsid w:val="004C644E"/>
    <w:rsid w:val="004C70F7"/>
    <w:rsid w:val="004C76ED"/>
    <w:rsid w:val="004C7704"/>
    <w:rsid w:val="004C7BB7"/>
    <w:rsid w:val="004D1638"/>
    <w:rsid w:val="004D1A0F"/>
    <w:rsid w:val="004D26E2"/>
    <w:rsid w:val="004D2783"/>
    <w:rsid w:val="004D3B0A"/>
    <w:rsid w:val="004D3C6F"/>
    <w:rsid w:val="004D48FD"/>
    <w:rsid w:val="004D4935"/>
    <w:rsid w:val="004D543B"/>
    <w:rsid w:val="004D5543"/>
    <w:rsid w:val="004D56A6"/>
    <w:rsid w:val="004D71F4"/>
    <w:rsid w:val="004D72C2"/>
    <w:rsid w:val="004D739F"/>
    <w:rsid w:val="004D76E2"/>
    <w:rsid w:val="004D7A9A"/>
    <w:rsid w:val="004D7B03"/>
    <w:rsid w:val="004D7B9B"/>
    <w:rsid w:val="004E24C0"/>
    <w:rsid w:val="004E2EDB"/>
    <w:rsid w:val="004E35B7"/>
    <w:rsid w:val="004E3953"/>
    <w:rsid w:val="004E3BA6"/>
    <w:rsid w:val="004E3DA3"/>
    <w:rsid w:val="004E486A"/>
    <w:rsid w:val="004E4A0F"/>
    <w:rsid w:val="004E505C"/>
    <w:rsid w:val="004E5B58"/>
    <w:rsid w:val="004E5BDE"/>
    <w:rsid w:val="004E5FF8"/>
    <w:rsid w:val="004E649F"/>
    <w:rsid w:val="004E6893"/>
    <w:rsid w:val="004E6ED5"/>
    <w:rsid w:val="004E6F81"/>
    <w:rsid w:val="004E7209"/>
    <w:rsid w:val="004E735A"/>
    <w:rsid w:val="004F09B0"/>
    <w:rsid w:val="004F0A74"/>
    <w:rsid w:val="004F0E21"/>
    <w:rsid w:val="004F0F42"/>
    <w:rsid w:val="004F0F72"/>
    <w:rsid w:val="004F14BE"/>
    <w:rsid w:val="004F1761"/>
    <w:rsid w:val="004F237B"/>
    <w:rsid w:val="004F23F9"/>
    <w:rsid w:val="004F2781"/>
    <w:rsid w:val="004F343F"/>
    <w:rsid w:val="004F372C"/>
    <w:rsid w:val="004F3818"/>
    <w:rsid w:val="004F3824"/>
    <w:rsid w:val="004F4786"/>
    <w:rsid w:val="004F50F5"/>
    <w:rsid w:val="004F58D0"/>
    <w:rsid w:val="004F64FD"/>
    <w:rsid w:val="004F65B1"/>
    <w:rsid w:val="004F6709"/>
    <w:rsid w:val="004F68C0"/>
    <w:rsid w:val="004F7D97"/>
    <w:rsid w:val="005000FC"/>
    <w:rsid w:val="005002C2"/>
    <w:rsid w:val="00500B7C"/>
    <w:rsid w:val="0050170A"/>
    <w:rsid w:val="00501902"/>
    <w:rsid w:val="00501D90"/>
    <w:rsid w:val="00502A23"/>
    <w:rsid w:val="00502DB4"/>
    <w:rsid w:val="00503225"/>
    <w:rsid w:val="00503842"/>
    <w:rsid w:val="00503A2B"/>
    <w:rsid w:val="00504B33"/>
    <w:rsid w:val="00504FEE"/>
    <w:rsid w:val="0050596C"/>
    <w:rsid w:val="00505B0D"/>
    <w:rsid w:val="0050612B"/>
    <w:rsid w:val="005069E3"/>
    <w:rsid w:val="005074D1"/>
    <w:rsid w:val="005074EF"/>
    <w:rsid w:val="00507E55"/>
    <w:rsid w:val="00507E77"/>
    <w:rsid w:val="0051027B"/>
    <w:rsid w:val="00510934"/>
    <w:rsid w:val="005110D3"/>
    <w:rsid w:val="00511500"/>
    <w:rsid w:val="005119C5"/>
    <w:rsid w:val="00511B47"/>
    <w:rsid w:val="00511F1F"/>
    <w:rsid w:val="005124BA"/>
    <w:rsid w:val="005126AF"/>
    <w:rsid w:val="00512896"/>
    <w:rsid w:val="00513304"/>
    <w:rsid w:val="00513446"/>
    <w:rsid w:val="0051378B"/>
    <w:rsid w:val="005142D2"/>
    <w:rsid w:val="0051464C"/>
    <w:rsid w:val="005147DF"/>
    <w:rsid w:val="00514883"/>
    <w:rsid w:val="00514A86"/>
    <w:rsid w:val="005154C5"/>
    <w:rsid w:val="005160D0"/>
    <w:rsid w:val="00516A09"/>
    <w:rsid w:val="00516E8E"/>
    <w:rsid w:val="00516F5B"/>
    <w:rsid w:val="00517130"/>
    <w:rsid w:val="005174DF"/>
    <w:rsid w:val="0051767C"/>
    <w:rsid w:val="005209F8"/>
    <w:rsid w:val="00520A86"/>
    <w:rsid w:val="0052187C"/>
    <w:rsid w:val="005225AC"/>
    <w:rsid w:val="00522EA3"/>
    <w:rsid w:val="005231FA"/>
    <w:rsid w:val="005234B4"/>
    <w:rsid w:val="00524C4A"/>
    <w:rsid w:val="00524E2D"/>
    <w:rsid w:val="005251C5"/>
    <w:rsid w:val="005253DE"/>
    <w:rsid w:val="005262E4"/>
    <w:rsid w:val="005263FF"/>
    <w:rsid w:val="00527058"/>
    <w:rsid w:val="005271BA"/>
    <w:rsid w:val="00527E2F"/>
    <w:rsid w:val="00527EC6"/>
    <w:rsid w:val="005300C9"/>
    <w:rsid w:val="00530E69"/>
    <w:rsid w:val="005314FE"/>
    <w:rsid w:val="00531808"/>
    <w:rsid w:val="00531C88"/>
    <w:rsid w:val="005321F2"/>
    <w:rsid w:val="00533B0F"/>
    <w:rsid w:val="005342A2"/>
    <w:rsid w:val="005343A4"/>
    <w:rsid w:val="00534CC1"/>
    <w:rsid w:val="00535227"/>
    <w:rsid w:val="00535448"/>
    <w:rsid w:val="0053633B"/>
    <w:rsid w:val="00537107"/>
    <w:rsid w:val="0053761C"/>
    <w:rsid w:val="0053766B"/>
    <w:rsid w:val="0054064D"/>
    <w:rsid w:val="005415A3"/>
    <w:rsid w:val="00541FF7"/>
    <w:rsid w:val="0054238E"/>
    <w:rsid w:val="0054363E"/>
    <w:rsid w:val="00543BB0"/>
    <w:rsid w:val="0054522F"/>
    <w:rsid w:val="005457D3"/>
    <w:rsid w:val="00545A04"/>
    <w:rsid w:val="005468F6"/>
    <w:rsid w:val="0054755B"/>
    <w:rsid w:val="00547D93"/>
    <w:rsid w:val="00547FBF"/>
    <w:rsid w:val="00550032"/>
    <w:rsid w:val="005501C7"/>
    <w:rsid w:val="005513DC"/>
    <w:rsid w:val="00552601"/>
    <w:rsid w:val="00552CB0"/>
    <w:rsid w:val="00553FE1"/>
    <w:rsid w:val="00554121"/>
    <w:rsid w:val="00554162"/>
    <w:rsid w:val="0055465C"/>
    <w:rsid w:val="00554B33"/>
    <w:rsid w:val="00554D78"/>
    <w:rsid w:val="005551C5"/>
    <w:rsid w:val="005554D7"/>
    <w:rsid w:val="00555CE0"/>
    <w:rsid w:val="005573F2"/>
    <w:rsid w:val="005576B5"/>
    <w:rsid w:val="005600E0"/>
    <w:rsid w:val="00561120"/>
    <w:rsid w:val="005615C3"/>
    <w:rsid w:val="00562464"/>
    <w:rsid w:val="00562844"/>
    <w:rsid w:val="00562935"/>
    <w:rsid w:val="00562F84"/>
    <w:rsid w:val="005637C1"/>
    <w:rsid w:val="00563EB7"/>
    <w:rsid w:val="00566421"/>
    <w:rsid w:val="005669B8"/>
    <w:rsid w:val="00567E84"/>
    <w:rsid w:val="00570160"/>
    <w:rsid w:val="00571F2E"/>
    <w:rsid w:val="00572D7B"/>
    <w:rsid w:val="005735BF"/>
    <w:rsid w:val="005746FC"/>
    <w:rsid w:val="00574CF1"/>
    <w:rsid w:val="00575953"/>
    <w:rsid w:val="0057596B"/>
    <w:rsid w:val="00575DC9"/>
    <w:rsid w:val="00577382"/>
    <w:rsid w:val="005800CC"/>
    <w:rsid w:val="00580546"/>
    <w:rsid w:val="00581436"/>
    <w:rsid w:val="00581801"/>
    <w:rsid w:val="005820F8"/>
    <w:rsid w:val="0058230A"/>
    <w:rsid w:val="00582485"/>
    <w:rsid w:val="00583C3C"/>
    <w:rsid w:val="00583D5C"/>
    <w:rsid w:val="00583EFC"/>
    <w:rsid w:val="0058418F"/>
    <w:rsid w:val="005842A0"/>
    <w:rsid w:val="00584B1E"/>
    <w:rsid w:val="005851E4"/>
    <w:rsid w:val="005856B0"/>
    <w:rsid w:val="00585704"/>
    <w:rsid w:val="00585BD0"/>
    <w:rsid w:val="005875D2"/>
    <w:rsid w:val="00587C00"/>
    <w:rsid w:val="005901C2"/>
    <w:rsid w:val="0059069D"/>
    <w:rsid w:val="00590734"/>
    <w:rsid w:val="00590AAB"/>
    <w:rsid w:val="00590F15"/>
    <w:rsid w:val="00591FC4"/>
    <w:rsid w:val="00591FC7"/>
    <w:rsid w:val="00592337"/>
    <w:rsid w:val="00592AB0"/>
    <w:rsid w:val="00592B8A"/>
    <w:rsid w:val="00594662"/>
    <w:rsid w:val="00595244"/>
    <w:rsid w:val="005957D7"/>
    <w:rsid w:val="00595F52"/>
    <w:rsid w:val="005969D8"/>
    <w:rsid w:val="00596B26"/>
    <w:rsid w:val="00596C74"/>
    <w:rsid w:val="005974E4"/>
    <w:rsid w:val="005977C4"/>
    <w:rsid w:val="005A01E3"/>
    <w:rsid w:val="005A0978"/>
    <w:rsid w:val="005A106A"/>
    <w:rsid w:val="005A259F"/>
    <w:rsid w:val="005A3202"/>
    <w:rsid w:val="005A3622"/>
    <w:rsid w:val="005A3E42"/>
    <w:rsid w:val="005A4549"/>
    <w:rsid w:val="005A49B5"/>
    <w:rsid w:val="005A4FFE"/>
    <w:rsid w:val="005A5716"/>
    <w:rsid w:val="005A681A"/>
    <w:rsid w:val="005B0714"/>
    <w:rsid w:val="005B0998"/>
    <w:rsid w:val="005B108E"/>
    <w:rsid w:val="005B1E21"/>
    <w:rsid w:val="005B2017"/>
    <w:rsid w:val="005B3537"/>
    <w:rsid w:val="005B36F7"/>
    <w:rsid w:val="005B3984"/>
    <w:rsid w:val="005B3B16"/>
    <w:rsid w:val="005B3D13"/>
    <w:rsid w:val="005B4C22"/>
    <w:rsid w:val="005B4EB1"/>
    <w:rsid w:val="005B5DB5"/>
    <w:rsid w:val="005B5E20"/>
    <w:rsid w:val="005B611D"/>
    <w:rsid w:val="005B6141"/>
    <w:rsid w:val="005B68F9"/>
    <w:rsid w:val="005B736A"/>
    <w:rsid w:val="005C06A1"/>
    <w:rsid w:val="005C0E9E"/>
    <w:rsid w:val="005C12E7"/>
    <w:rsid w:val="005C20AD"/>
    <w:rsid w:val="005C2C45"/>
    <w:rsid w:val="005C40AF"/>
    <w:rsid w:val="005C492C"/>
    <w:rsid w:val="005C4E8B"/>
    <w:rsid w:val="005C4F0A"/>
    <w:rsid w:val="005C504E"/>
    <w:rsid w:val="005C5D72"/>
    <w:rsid w:val="005C63E9"/>
    <w:rsid w:val="005C7199"/>
    <w:rsid w:val="005C7C4B"/>
    <w:rsid w:val="005C7C75"/>
    <w:rsid w:val="005C7D1F"/>
    <w:rsid w:val="005D0933"/>
    <w:rsid w:val="005D0CF4"/>
    <w:rsid w:val="005D0DC6"/>
    <w:rsid w:val="005D1293"/>
    <w:rsid w:val="005D1892"/>
    <w:rsid w:val="005D1E43"/>
    <w:rsid w:val="005D2CD1"/>
    <w:rsid w:val="005D2D54"/>
    <w:rsid w:val="005D372A"/>
    <w:rsid w:val="005D3838"/>
    <w:rsid w:val="005D39A7"/>
    <w:rsid w:val="005D47F4"/>
    <w:rsid w:val="005D5242"/>
    <w:rsid w:val="005D5BE7"/>
    <w:rsid w:val="005D673C"/>
    <w:rsid w:val="005D6B83"/>
    <w:rsid w:val="005D6BF8"/>
    <w:rsid w:val="005D6F09"/>
    <w:rsid w:val="005D7062"/>
    <w:rsid w:val="005D7BED"/>
    <w:rsid w:val="005E080D"/>
    <w:rsid w:val="005E0D37"/>
    <w:rsid w:val="005E124A"/>
    <w:rsid w:val="005E2343"/>
    <w:rsid w:val="005E29AB"/>
    <w:rsid w:val="005E34C2"/>
    <w:rsid w:val="005E3624"/>
    <w:rsid w:val="005E3636"/>
    <w:rsid w:val="005E37FC"/>
    <w:rsid w:val="005E3B40"/>
    <w:rsid w:val="005E41B0"/>
    <w:rsid w:val="005E47EC"/>
    <w:rsid w:val="005E5259"/>
    <w:rsid w:val="005E575C"/>
    <w:rsid w:val="005E6345"/>
    <w:rsid w:val="005E661B"/>
    <w:rsid w:val="005E6F3F"/>
    <w:rsid w:val="005E73C2"/>
    <w:rsid w:val="005E7510"/>
    <w:rsid w:val="005E75AF"/>
    <w:rsid w:val="005E78DA"/>
    <w:rsid w:val="005E7A55"/>
    <w:rsid w:val="005E7BCA"/>
    <w:rsid w:val="005F0830"/>
    <w:rsid w:val="005F0C0D"/>
    <w:rsid w:val="005F0E76"/>
    <w:rsid w:val="005F1565"/>
    <w:rsid w:val="005F1689"/>
    <w:rsid w:val="005F1EC7"/>
    <w:rsid w:val="005F219F"/>
    <w:rsid w:val="005F2750"/>
    <w:rsid w:val="005F38F3"/>
    <w:rsid w:val="005F3A76"/>
    <w:rsid w:val="005F4096"/>
    <w:rsid w:val="005F4325"/>
    <w:rsid w:val="005F439D"/>
    <w:rsid w:val="005F4BCE"/>
    <w:rsid w:val="005F62AB"/>
    <w:rsid w:val="005F65B6"/>
    <w:rsid w:val="005F6693"/>
    <w:rsid w:val="005F694B"/>
    <w:rsid w:val="005F7B8C"/>
    <w:rsid w:val="005F7DC6"/>
    <w:rsid w:val="005F7EFF"/>
    <w:rsid w:val="00600714"/>
    <w:rsid w:val="00600939"/>
    <w:rsid w:val="0060106F"/>
    <w:rsid w:val="00601F4F"/>
    <w:rsid w:val="00602370"/>
    <w:rsid w:val="00602B7D"/>
    <w:rsid w:val="00602D41"/>
    <w:rsid w:val="00603017"/>
    <w:rsid w:val="00603703"/>
    <w:rsid w:val="00604252"/>
    <w:rsid w:val="0060465E"/>
    <w:rsid w:val="00605429"/>
    <w:rsid w:val="00605A0A"/>
    <w:rsid w:val="00605B3D"/>
    <w:rsid w:val="00605D60"/>
    <w:rsid w:val="00605D8A"/>
    <w:rsid w:val="0060682C"/>
    <w:rsid w:val="00606DD9"/>
    <w:rsid w:val="00606F03"/>
    <w:rsid w:val="00607A6E"/>
    <w:rsid w:val="00610076"/>
    <w:rsid w:val="00610992"/>
    <w:rsid w:val="00610C86"/>
    <w:rsid w:val="006119D6"/>
    <w:rsid w:val="00613450"/>
    <w:rsid w:val="006136F0"/>
    <w:rsid w:val="00613B51"/>
    <w:rsid w:val="0061423E"/>
    <w:rsid w:val="00614EE8"/>
    <w:rsid w:val="006150C2"/>
    <w:rsid w:val="0061580E"/>
    <w:rsid w:val="00615E67"/>
    <w:rsid w:val="0061680A"/>
    <w:rsid w:val="0061754B"/>
    <w:rsid w:val="00617F82"/>
    <w:rsid w:val="006205A3"/>
    <w:rsid w:val="00620AC6"/>
    <w:rsid w:val="00621700"/>
    <w:rsid w:val="0062190C"/>
    <w:rsid w:val="00622E06"/>
    <w:rsid w:val="006241BC"/>
    <w:rsid w:val="00624401"/>
    <w:rsid w:val="0062459B"/>
    <w:rsid w:val="00624FFB"/>
    <w:rsid w:val="00625CA9"/>
    <w:rsid w:val="00626A57"/>
    <w:rsid w:val="006304FC"/>
    <w:rsid w:val="00630607"/>
    <w:rsid w:val="00630770"/>
    <w:rsid w:val="00630B12"/>
    <w:rsid w:val="0063140B"/>
    <w:rsid w:val="00631FC6"/>
    <w:rsid w:val="00633200"/>
    <w:rsid w:val="00633683"/>
    <w:rsid w:val="006339E4"/>
    <w:rsid w:val="006356CC"/>
    <w:rsid w:val="00635932"/>
    <w:rsid w:val="00635970"/>
    <w:rsid w:val="0063601C"/>
    <w:rsid w:val="006370CE"/>
    <w:rsid w:val="006372EB"/>
    <w:rsid w:val="00637723"/>
    <w:rsid w:val="0063793C"/>
    <w:rsid w:val="00637CB7"/>
    <w:rsid w:val="00637D50"/>
    <w:rsid w:val="00640B4D"/>
    <w:rsid w:val="00640E14"/>
    <w:rsid w:val="00640F57"/>
    <w:rsid w:val="00641163"/>
    <w:rsid w:val="0064205E"/>
    <w:rsid w:val="00642201"/>
    <w:rsid w:val="006425EE"/>
    <w:rsid w:val="00642611"/>
    <w:rsid w:val="00642699"/>
    <w:rsid w:val="00642E5D"/>
    <w:rsid w:val="0064305B"/>
    <w:rsid w:val="00643BF0"/>
    <w:rsid w:val="00643CBE"/>
    <w:rsid w:val="006441CE"/>
    <w:rsid w:val="006446E6"/>
    <w:rsid w:val="00644AF4"/>
    <w:rsid w:val="00644EC1"/>
    <w:rsid w:val="006454FD"/>
    <w:rsid w:val="0064671A"/>
    <w:rsid w:val="00650658"/>
    <w:rsid w:val="00650C66"/>
    <w:rsid w:val="00651DBC"/>
    <w:rsid w:val="00652A36"/>
    <w:rsid w:val="006530F2"/>
    <w:rsid w:val="006533E0"/>
    <w:rsid w:val="00653AE1"/>
    <w:rsid w:val="00653C44"/>
    <w:rsid w:val="00654596"/>
    <w:rsid w:val="0065552B"/>
    <w:rsid w:val="00656873"/>
    <w:rsid w:val="0066045F"/>
    <w:rsid w:val="00660C47"/>
    <w:rsid w:val="006612C4"/>
    <w:rsid w:val="0066189C"/>
    <w:rsid w:val="00661CE6"/>
    <w:rsid w:val="006622EE"/>
    <w:rsid w:val="0066274A"/>
    <w:rsid w:val="00662D7D"/>
    <w:rsid w:val="00662E2D"/>
    <w:rsid w:val="00662F57"/>
    <w:rsid w:val="00662F93"/>
    <w:rsid w:val="0066313D"/>
    <w:rsid w:val="0066399D"/>
    <w:rsid w:val="00664239"/>
    <w:rsid w:val="00664536"/>
    <w:rsid w:val="00664E2C"/>
    <w:rsid w:val="00665659"/>
    <w:rsid w:val="00665E52"/>
    <w:rsid w:val="006661CC"/>
    <w:rsid w:val="006663C0"/>
    <w:rsid w:val="00666441"/>
    <w:rsid w:val="006673E0"/>
    <w:rsid w:val="006674F5"/>
    <w:rsid w:val="0066790C"/>
    <w:rsid w:val="006679E8"/>
    <w:rsid w:val="00667B92"/>
    <w:rsid w:val="00667DEA"/>
    <w:rsid w:val="00667E8E"/>
    <w:rsid w:val="00671670"/>
    <w:rsid w:val="00671897"/>
    <w:rsid w:val="00671C4D"/>
    <w:rsid w:val="006721DC"/>
    <w:rsid w:val="00672409"/>
    <w:rsid w:val="00672EBB"/>
    <w:rsid w:val="006739AB"/>
    <w:rsid w:val="00673C7C"/>
    <w:rsid w:val="00673F73"/>
    <w:rsid w:val="006748C1"/>
    <w:rsid w:val="00675762"/>
    <w:rsid w:val="00675E14"/>
    <w:rsid w:val="00676469"/>
    <w:rsid w:val="0067779A"/>
    <w:rsid w:val="00677865"/>
    <w:rsid w:val="0068010C"/>
    <w:rsid w:val="006811E4"/>
    <w:rsid w:val="00681482"/>
    <w:rsid w:val="00681639"/>
    <w:rsid w:val="0068292A"/>
    <w:rsid w:val="00682BD3"/>
    <w:rsid w:val="00682F66"/>
    <w:rsid w:val="006830A4"/>
    <w:rsid w:val="006833B9"/>
    <w:rsid w:val="0068349B"/>
    <w:rsid w:val="00683EC1"/>
    <w:rsid w:val="00684C69"/>
    <w:rsid w:val="00684E00"/>
    <w:rsid w:val="00684EAC"/>
    <w:rsid w:val="00685F75"/>
    <w:rsid w:val="0068654B"/>
    <w:rsid w:val="00686598"/>
    <w:rsid w:val="006868E4"/>
    <w:rsid w:val="006871A1"/>
    <w:rsid w:val="006874AA"/>
    <w:rsid w:val="006877FB"/>
    <w:rsid w:val="0069090C"/>
    <w:rsid w:val="00691DB7"/>
    <w:rsid w:val="00692996"/>
    <w:rsid w:val="00692BF7"/>
    <w:rsid w:val="00692F5E"/>
    <w:rsid w:val="0069306F"/>
    <w:rsid w:val="00694D57"/>
    <w:rsid w:val="00695F54"/>
    <w:rsid w:val="006968B9"/>
    <w:rsid w:val="00696F5F"/>
    <w:rsid w:val="00697424"/>
    <w:rsid w:val="006974A7"/>
    <w:rsid w:val="006979D1"/>
    <w:rsid w:val="006A042B"/>
    <w:rsid w:val="006A08FD"/>
    <w:rsid w:val="006A0CB0"/>
    <w:rsid w:val="006A125B"/>
    <w:rsid w:val="006A1E80"/>
    <w:rsid w:val="006A1F4C"/>
    <w:rsid w:val="006A285C"/>
    <w:rsid w:val="006A29D5"/>
    <w:rsid w:val="006A3DA3"/>
    <w:rsid w:val="006A3F92"/>
    <w:rsid w:val="006A4829"/>
    <w:rsid w:val="006A4B66"/>
    <w:rsid w:val="006A65A4"/>
    <w:rsid w:val="006A6C99"/>
    <w:rsid w:val="006A6E95"/>
    <w:rsid w:val="006A7168"/>
    <w:rsid w:val="006A77D4"/>
    <w:rsid w:val="006A79EA"/>
    <w:rsid w:val="006B0331"/>
    <w:rsid w:val="006B1AAB"/>
    <w:rsid w:val="006B1BBD"/>
    <w:rsid w:val="006B2DA0"/>
    <w:rsid w:val="006B4CA6"/>
    <w:rsid w:val="006B56EE"/>
    <w:rsid w:val="006B5B6A"/>
    <w:rsid w:val="006B5BC3"/>
    <w:rsid w:val="006B66AD"/>
    <w:rsid w:val="006B76FF"/>
    <w:rsid w:val="006B7B30"/>
    <w:rsid w:val="006C0326"/>
    <w:rsid w:val="006C176C"/>
    <w:rsid w:val="006C1CAC"/>
    <w:rsid w:val="006C4356"/>
    <w:rsid w:val="006D046F"/>
    <w:rsid w:val="006D0FE4"/>
    <w:rsid w:val="006D1A6F"/>
    <w:rsid w:val="006D1FCC"/>
    <w:rsid w:val="006D2B50"/>
    <w:rsid w:val="006D2F83"/>
    <w:rsid w:val="006D31FD"/>
    <w:rsid w:val="006D36D0"/>
    <w:rsid w:val="006D36E2"/>
    <w:rsid w:val="006D3AB9"/>
    <w:rsid w:val="006D42D5"/>
    <w:rsid w:val="006D461A"/>
    <w:rsid w:val="006D4E84"/>
    <w:rsid w:val="006D4E94"/>
    <w:rsid w:val="006D5973"/>
    <w:rsid w:val="006D5CF6"/>
    <w:rsid w:val="006D5E6A"/>
    <w:rsid w:val="006D6020"/>
    <w:rsid w:val="006D606C"/>
    <w:rsid w:val="006D6395"/>
    <w:rsid w:val="006D63EB"/>
    <w:rsid w:val="006D7245"/>
    <w:rsid w:val="006D7567"/>
    <w:rsid w:val="006E0234"/>
    <w:rsid w:val="006E17FA"/>
    <w:rsid w:val="006E1EFE"/>
    <w:rsid w:val="006E2F3A"/>
    <w:rsid w:val="006E34E2"/>
    <w:rsid w:val="006E35A2"/>
    <w:rsid w:val="006E3EA5"/>
    <w:rsid w:val="006E42D5"/>
    <w:rsid w:val="006E5872"/>
    <w:rsid w:val="006E5B1F"/>
    <w:rsid w:val="006E7396"/>
    <w:rsid w:val="006E784B"/>
    <w:rsid w:val="006E795A"/>
    <w:rsid w:val="006F0078"/>
    <w:rsid w:val="006F069A"/>
    <w:rsid w:val="006F140F"/>
    <w:rsid w:val="006F1922"/>
    <w:rsid w:val="006F275B"/>
    <w:rsid w:val="006F3681"/>
    <w:rsid w:val="006F37CD"/>
    <w:rsid w:val="006F4720"/>
    <w:rsid w:val="006F4761"/>
    <w:rsid w:val="006F4E92"/>
    <w:rsid w:val="006F57A4"/>
    <w:rsid w:val="006F5C83"/>
    <w:rsid w:val="006F70F9"/>
    <w:rsid w:val="006F7CD3"/>
    <w:rsid w:val="00700351"/>
    <w:rsid w:val="0070093C"/>
    <w:rsid w:val="00702323"/>
    <w:rsid w:val="007036A2"/>
    <w:rsid w:val="00704136"/>
    <w:rsid w:val="007042C7"/>
    <w:rsid w:val="00704EB6"/>
    <w:rsid w:val="00705272"/>
    <w:rsid w:val="0070703D"/>
    <w:rsid w:val="00707BE3"/>
    <w:rsid w:val="00710A73"/>
    <w:rsid w:val="007110D5"/>
    <w:rsid w:val="00711BF8"/>
    <w:rsid w:val="0071249D"/>
    <w:rsid w:val="007127FB"/>
    <w:rsid w:val="00713C25"/>
    <w:rsid w:val="0071469B"/>
    <w:rsid w:val="00714C12"/>
    <w:rsid w:val="00715D48"/>
    <w:rsid w:val="00715EC2"/>
    <w:rsid w:val="007163E2"/>
    <w:rsid w:val="00716700"/>
    <w:rsid w:val="00716BFC"/>
    <w:rsid w:val="00716C32"/>
    <w:rsid w:val="0071706F"/>
    <w:rsid w:val="007174C0"/>
    <w:rsid w:val="007205E9"/>
    <w:rsid w:val="00722517"/>
    <w:rsid w:val="0072300E"/>
    <w:rsid w:val="00723512"/>
    <w:rsid w:val="00723E25"/>
    <w:rsid w:val="00723F5B"/>
    <w:rsid w:val="0072405F"/>
    <w:rsid w:val="0072456B"/>
    <w:rsid w:val="007245D7"/>
    <w:rsid w:val="00724629"/>
    <w:rsid w:val="00724FCB"/>
    <w:rsid w:val="00725B90"/>
    <w:rsid w:val="00725C2F"/>
    <w:rsid w:val="00725C59"/>
    <w:rsid w:val="00725EDF"/>
    <w:rsid w:val="0072602A"/>
    <w:rsid w:val="00726DDD"/>
    <w:rsid w:val="00730102"/>
    <w:rsid w:val="00730143"/>
    <w:rsid w:val="00730A56"/>
    <w:rsid w:val="00731F28"/>
    <w:rsid w:val="00731F5F"/>
    <w:rsid w:val="007324D3"/>
    <w:rsid w:val="00732879"/>
    <w:rsid w:val="00732EB8"/>
    <w:rsid w:val="007336F1"/>
    <w:rsid w:val="00733912"/>
    <w:rsid w:val="00733D52"/>
    <w:rsid w:val="007344D4"/>
    <w:rsid w:val="00735ECC"/>
    <w:rsid w:val="00736499"/>
    <w:rsid w:val="00737E32"/>
    <w:rsid w:val="00740620"/>
    <w:rsid w:val="00740ABC"/>
    <w:rsid w:val="007414C2"/>
    <w:rsid w:val="007415BB"/>
    <w:rsid w:val="00743CE3"/>
    <w:rsid w:val="00745323"/>
    <w:rsid w:val="00745352"/>
    <w:rsid w:val="00745D8D"/>
    <w:rsid w:val="00745E35"/>
    <w:rsid w:val="00746D2A"/>
    <w:rsid w:val="0074781E"/>
    <w:rsid w:val="00750075"/>
    <w:rsid w:val="00750082"/>
    <w:rsid w:val="007501FA"/>
    <w:rsid w:val="00750DF2"/>
    <w:rsid w:val="00751217"/>
    <w:rsid w:val="0075217F"/>
    <w:rsid w:val="00752630"/>
    <w:rsid w:val="007528E1"/>
    <w:rsid w:val="007547F7"/>
    <w:rsid w:val="00754A7B"/>
    <w:rsid w:val="00754D07"/>
    <w:rsid w:val="00755169"/>
    <w:rsid w:val="0075575B"/>
    <w:rsid w:val="00755781"/>
    <w:rsid w:val="00755B67"/>
    <w:rsid w:val="007563EB"/>
    <w:rsid w:val="00757B57"/>
    <w:rsid w:val="00757DE4"/>
    <w:rsid w:val="007607DF"/>
    <w:rsid w:val="0076144C"/>
    <w:rsid w:val="00761D8A"/>
    <w:rsid w:val="00761E8A"/>
    <w:rsid w:val="00762F33"/>
    <w:rsid w:val="007630FD"/>
    <w:rsid w:val="007636D3"/>
    <w:rsid w:val="007639A6"/>
    <w:rsid w:val="00763D1D"/>
    <w:rsid w:val="00764585"/>
    <w:rsid w:val="00764EF5"/>
    <w:rsid w:val="00764FF5"/>
    <w:rsid w:val="007652AD"/>
    <w:rsid w:val="00767736"/>
    <w:rsid w:val="00767D37"/>
    <w:rsid w:val="0077006B"/>
    <w:rsid w:val="00770743"/>
    <w:rsid w:val="00771C9F"/>
    <w:rsid w:val="00771F71"/>
    <w:rsid w:val="0077267E"/>
    <w:rsid w:val="00772A55"/>
    <w:rsid w:val="00772E3F"/>
    <w:rsid w:val="00773FE7"/>
    <w:rsid w:val="007744AE"/>
    <w:rsid w:val="00774E89"/>
    <w:rsid w:val="00774EF5"/>
    <w:rsid w:val="00775E2F"/>
    <w:rsid w:val="007760FB"/>
    <w:rsid w:val="007772EB"/>
    <w:rsid w:val="007778B0"/>
    <w:rsid w:val="00777B2B"/>
    <w:rsid w:val="00780817"/>
    <w:rsid w:val="007808B7"/>
    <w:rsid w:val="00781099"/>
    <w:rsid w:val="007812C8"/>
    <w:rsid w:val="00781781"/>
    <w:rsid w:val="00781F96"/>
    <w:rsid w:val="00782103"/>
    <w:rsid w:val="00783655"/>
    <w:rsid w:val="007836BD"/>
    <w:rsid w:val="00784420"/>
    <w:rsid w:val="0078455B"/>
    <w:rsid w:val="0078574F"/>
    <w:rsid w:val="00786475"/>
    <w:rsid w:val="00786570"/>
    <w:rsid w:val="00786D3C"/>
    <w:rsid w:val="007870A6"/>
    <w:rsid w:val="00787E6E"/>
    <w:rsid w:val="00790E60"/>
    <w:rsid w:val="0079163C"/>
    <w:rsid w:val="0079335A"/>
    <w:rsid w:val="0079344D"/>
    <w:rsid w:val="00793685"/>
    <w:rsid w:val="00794501"/>
    <w:rsid w:val="00796270"/>
    <w:rsid w:val="00797ECD"/>
    <w:rsid w:val="00797FA2"/>
    <w:rsid w:val="007A0246"/>
    <w:rsid w:val="007A12F0"/>
    <w:rsid w:val="007A21E0"/>
    <w:rsid w:val="007A2280"/>
    <w:rsid w:val="007A3FFA"/>
    <w:rsid w:val="007A402D"/>
    <w:rsid w:val="007A44D5"/>
    <w:rsid w:val="007A4832"/>
    <w:rsid w:val="007A4DE9"/>
    <w:rsid w:val="007A51B4"/>
    <w:rsid w:val="007A5AB8"/>
    <w:rsid w:val="007A64D1"/>
    <w:rsid w:val="007A6B9A"/>
    <w:rsid w:val="007A722F"/>
    <w:rsid w:val="007A765E"/>
    <w:rsid w:val="007A7822"/>
    <w:rsid w:val="007A7E47"/>
    <w:rsid w:val="007B191D"/>
    <w:rsid w:val="007B1FDE"/>
    <w:rsid w:val="007B214D"/>
    <w:rsid w:val="007B21D8"/>
    <w:rsid w:val="007B22E8"/>
    <w:rsid w:val="007B2715"/>
    <w:rsid w:val="007B2DC3"/>
    <w:rsid w:val="007B2E67"/>
    <w:rsid w:val="007B2EB7"/>
    <w:rsid w:val="007B30C3"/>
    <w:rsid w:val="007B31FB"/>
    <w:rsid w:val="007B39F8"/>
    <w:rsid w:val="007B3B4D"/>
    <w:rsid w:val="007B40FF"/>
    <w:rsid w:val="007B5B8B"/>
    <w:rsid w:val="007B656D"/>
    <w:rsid w:val="007B6AA8"/>
    <w:rsid w:val="007B6CBC"/>
    <w:rsid w:val="007B74FC"/>
    <w:rsid w:val="007B7E28"/>
    <w:rsid w:val="007C0AB3"/>
    <w:rsid w:val="007C0DBE"/>
    <w:rsid w:val="007C0E84"/>
    <w:rsid w:val="007C15A7"/>
    <w:rsid w:val="007C2193"/>
    <w:rsid w:val="007C221D"/>
    <w:rsid w:val="007C2245"/>
    <w:rsid w:val="007C22AA"/>
    <w:rsid w:val="007C274A"/>
    <w:rsid w:val="007C2F70"/>
    <w:rsid w:val="007C3739"/>
    <w:rsid w:val="007C42E2"/>
    <w:rsid w:val="007C43B5"/>
    <w:rsid w:val="007C4F4A"/>
    <w:rsid w:val="007C560B"/>
    <w:rsid w:val="007C7295"/>
    <w:rsid w:val="007C74CF"/>
    <w:rsid w:val="007C77E5"/>
    <w:rsid w:val="007D0590"/>
    <w:rsid w:val="007D1BBC"/>
    <w:rsid w:val="007D2074"/>
    <w:rsid w:val="007D2EBD"/>
    <w:rsid w:val="007D3F7D"/>
    <w:rsid w:val="007D44FE"/>
    <w:rsid w:val="007D4B29"/>
    <w:rsid w:val="007D5E0F"/>
    <w:rsid w:val="007D5ECF"/>
    <w:rsid w:val="007D5EDB"/>
    <w:rsid w:val="007D5EE3"/>
    <w:rsid w:val="007D6C2A"/>
    <w:rsid w:val="007D6F5B"/>
    <w:rsid w:val="007D7E64"/>
    <w:rsid w:val="007E137B"/>
    <w:rsid w:val="007E1994"/>
    <w:rsid w:val="007E1E06"/>
    <w:rsid w:val="007E24D7"/>
    <w:rsid w:val="007E348A"/>
    <w:rsid w:val="007E4081"/>
    <w:rsid w:val="007E4E62"/>
    <w:rsid w:val="007E5516"/>
    <w:rsid w:val="007E5D4F"/>
    <w:rsid w:val="007E604D"/>
    <w:rsid w:val="007E63BA"/>
    <w:rsid w:val="007F0639"/>
    <w:rsid w:val="007F076E"/>
    <w:rsid w:val="007F1166"/>
    <w:rsid w:val="007F1C6F"/>
    <w:rsid w:val="007F3C36"/>
    <w:rsid w:val="007F3CE5"/>
    <w:rsid w:val="007F401A"/>
    <w:rsid w:val="007F42ED"/>
    <w:rsid w:val="007F464B"/>
    <w:rsid w:val="007F4B19"/>
    <w:rsid w:val="007F5103"/>
    <w:rsid w:val="007F5E79"/>
    <w:rsid w:val="007F6D03"/>
    <w:rsid w:val="00801D58"/>
    <w:rsid w:val="0080205C"/>
    <w:rsid w:val="008026B4"/>
    <w:rsid w:val="00802872"/>
    <w:rsid w:val="0080344F"/>
    <w:rsid w:val="0080368F"/>
    <w:rsid w:val="00803FD0"/>
    <w:rsid w:val="0080403E"/>
    <w:rsid w:val="00804730"/>
    <w:rsid w:val="00804F66"/>
    <w:rsid w:val="00805038"/>
    <w:rsid w:val="00806358"/>
    <w:rsid w:val="00806D40"/>
    <w:rsid w:val="00807342"/>
    <w:rsid w:val="00807530"/>
    <w:rsid w:val="008077D4"/>
    <w:rsid w:val="008079F4"/>
    <w:rsid w:val="00807E70"/>
    <w:rsid w:val="00810C16"/>
    <w:rsid w:val="00811103"/>
    <w:rsid w:val="0081169B"/>
    <w:rsid w:val="008116FF"/>
    <w:rsid w:val="008120D7"/>
    <w:rsid w:val="0081255A"/>
    <w:rsid w:val="0081261C"/>
    <w:rsid w:val="00812887"/>
    <w:rsid w:val="00812A75"/>
    <w:rsid w:val="00812BCB"/>
    <w:rsid w:val="008131FF"/>
    <w:rsid w:val="008137A9"/>
    <w:rsid w:val="008138B3"/>
    <w:rsid w:val="00813F91"/>
    <w:rsid w:val="00814FA4"/>
    <w:rsid w:val="008151A6"/>
    <w:rsid w:val="008158FB"/>
    <w:rsid w:val="008161CD"/>
    <w:rsid w:val="008163DF"/>
    <w:rsid w:val="008171E3"/>
    <w:rsid w:val="00817FDF"/>
    <w:rsid w:val="00820B94"/>
    <w:rsid w:val="00820E28"/>
    <w:rsid w:val="00821AF0"/>
    <w:rsid w:val="00821F3F"/>
    <w:rsid w:val="00822C5F"/>
    <w:rsid w:val="0082353D"/>
    <w:rsid w:val="00823B4A"/>
    <w:rsid w:val="0082412D"/>
    <w:rsid w:val="00825367"/>
    <w:rsid w:val="00825B73"/>
    <w:rsid w:val="00827136"/>
    <w:rsid w:val="00827496"/>
    <w:rsid w:val="00830AB7"/>
    <w:rsid w:val="00831225"/>
    <w:rsid w:val="00831AEF"/>
    <w:rsid w:val="0083271A"/>
    <w:rsid w:val="008330DF"/>
    <w:rsid w:val="00833F03"/>
    <w:rsid w:val="00834B8A"/>
    <w:rsid w:val="00834CFA"/>
    <w:rsid w:val="00834F5F"/>
    <w:rsid w:val="0083570A"/>
    <w:rsid w:val="008358DB"/>
    <w:rsid w:val="0083663D"/>
    <w:rsid w:val="00837B67"/>
    <w:rsid w:val="00837D12"/>
    <w:rsid w:val="00837F0E"/>
    <w:rsid w:val="00837FD0"/>
    <w:rsid w:val="00840593"/>
    <w:rsid w:val="00840889"/>
    <w:rsid w:val="00840AA9"/>
    <w:rsid w:val="00840AC9"/>
    <w:rsid w:val="00841150"/>
    <w:rsid w:val="008425D4"/>
    <w:rsid w:val="00842654"/>
    <w:rsid w:val="00842B20"/>
    <w:rsid w:val="00842ED9"/>
    <w:rsid w:val="00843048"/>
    <w:rsid w:val="00843072"/>
    <w:rsid w:val="0084315E"/>
    <w:rsid w:val="00843B12"/>
    <w:rsid w:val="00844496"/>
    <w:rsid w:val="008446B0"/>
    <w:rsid w:val="00844B73"/>
    <w:rsid w:val="00845094"/>
    <w:rsid w:val="00845A66"/>
    <w:rsid w:val="00846406"/>
    <w:rsid w:val="00850030"/>
    <w:rsid w:val="00850A62"/>
    <w:rsid w:val="00850B5A"/>
    <w:rsid w:val="00850C5F"/>
    <w:rsid w:val="00850D5C"/>
    <w:rsid w:val="00850DA3"/>
    <w:rsid w:val="008513A3"/>
    <w:rsid w:val="008515C9"/>
    <w:rsid w:val="00851C5B"/>
    <w:rsid w:val="00851FF6"/>
    <w:rsid w:val="00852CEC"/>
    <w:rsid w:val="008540C6"/>
    <w:rsid w:val="008546ED"/>
    <w:rsid w:val="00854E56"/>
    <w:rsid w:val="00856B19"/>
    <w:rsid w:val="00856BB5"/>
    <w:rsid w:val="00856C27"/>
    <w:rsid w:val="008574CF"/>
    <w:rsid w:val="00857FA0"/>
    <w:rsid w:val="008600F7"/>
    <w:rsid w:val="00860DF5"/>
    <w:rsid w:val="00860F28"/>
    <w:rsid w:val="008627C1"/>
    <w:rsid w:val="008647B4"/>
    <w:rsid w:val="00865687"/>
    <w:rsid w:val="008657A6"/>
    <w:rsid w:val="0086599B"/>
    <w:rsid w:val="00867556"/>
    <w:rsid w:val="008703CF"/>
    <w:rsid w:val="00870EB5"/>
    <w:rsid w:val="00873D70"/>
    <w:rsid w:val="00874007"/>
    <w:rsid w:val="00874B9A"/>
    <w:rsid w:val="00875C99"/>
    <w:rsid w:val="00875E48"/>
    <w:rsid w:val="0087655F"/>
    <w:rsid w:val="008765AB"/>
    <w:rsid w:val="00876B32"/>
    <w:rsid w:val="008770C5"/>
    <w:rsid w:val="008779EC"/>
    <w:rsid w:val="00877AA5"/>
    <w:rsid w:val="00880BF5"/>
    <w:rsid w:val="00880D72"/>
    <w:rsid w:val="00882044"/>
    <w:rsid w:val="00882FE2"/>
    <w:rsid w:val="008837C5"/>
    <w:rsid w:val="0088406D"/>
    <w:rsid w:val="008852EC"/>
    <w:rsid w:val="00885812"/>
    <w:rsid w:val="00885CEC"/>
    <w:rsid w:val="0088672B"/>
    <w:rsid w:val="00886F4A"/>
    <w:rsid w:val="008873A7"/>
    <w:rsid w:val="00887A7D"/>
    <w:rsid w:val="008908F2"/>
    <w:rsid w:val="00890AE8"/>
    <w:rsid w:val="008916FA"/>
    <w:rsid w:val="008919EF"/>
    <w:rsid w:val="00891BEC"/>
    <w:rsid w:val="0089208E"/>
    <w:rsid w:val="008927F1"/>
    <w:rsid w:val="0089301B"/>
    <w:rsid w:val="0089321F"/>
    <w:rsid w:val="00894724"/>
    <w:rsid w:val="00895139"/>
    <w:rsid w:val="00895E87"/>
    <w:rsid w:val="0089635F"/>
    <w:rsid w:val="00896492"/>
    <w:rsid w:val="00897268"/>
    <w:rsid w:val="00897BA3"/>
    <w:rsid w:val="008A03B8"/>
    <w:rsid w:val="008A1A32"/>
    <w:rsid w:val="008A2D63"/>
    <w:rsid w:val="008A2DC5"/>
    <w:rsid w:val="008A40A8"/>
    <w:rsid w:val="008A48DB"/>
    <w:rsid w:val="008A5C15"/>
    <w:rsid w:val="008A5C4B"/>
    <w:rsid w:val="008A5F7B"/>
    <w:rsid w:val="008A7A82"/>
    <w:rsid w:val="008A7A8C"/>
    <w:rsid w:val="008B01E4"/>
    <w:rsid w:val="008B0441"/>
    <w:rsid w:val="008B079A"/>
    <w:rsid w:val="008B08DA"/>
    <w:rsid w:val="008B186E"/>
    <w:rsid w:val="008B289E"/>
    <w:rsid w:val="008B3419"/>
    <w:rsid w:val="008B4242"/>
    <w:rsid w:val="008B4D36"/>
    <w:rsid w:val="008B4E5C"/>
    <w:rsid w:val="008B591F"/>
    <w:rsid w:val="008B5D63"/>
    <w:rsid w:val="008B78B6"/>
    <w:rsid w:val="008B7BBD"/>
    <w:rsid w:val="008C0197"/>
    <w:rsid w:val="008C0A18"/>
    <w:rsid w:val="008C158D"/>
    <w:rsid w:val="008C1AD7"/>
    <w:rsid w:val="008C244A"/>
    <w:rsid w:val="008C2582"/>
    <w:rsid w:val="008C3179"/>
    <w:rsid w:val="008C327F"/>
    <w:rsid w:val="008C3667"/>
    <w:rsid w:val="008C37D7"/>
    <w:rsid w:val="008C389C"/>
    <w:rsid w:val="008C3C00"/>
    <w:rsid w:val="008C3D9C"/>
    <w:rsid w:val="008C4096"/>
    <w:rsid w:val="008C4EAC"/>
    <w:rsid w:val="008C5091"/>
    <w:rsid w:val="008C542F"/>
    <w:rsid w:val="008C7DA7"/>
    <w:rsid w:val="008D1068"/>
    <w:rsid w:val="008D14F4"/>
    <w:rsid w:val="008D1D2B"/>
    <w:rsid w:val="008D1D3B"/>
    <w:rsid w:val="008D275F"/>
    <w:rsid w:val="008D284A"/>
    <w:rsid w:val="008D2E37"/>
    <w:rsid w:val="008D4FC7"/>
    <w:rsid w:val="008D52D0"/>
    <w:rsid w:val="008D5BD3"/>
    <w:rsid w:val="008D5D32"/>
    <w:rsid w:val="008D5FA5"/>
    <w:rsid w:val="008D6456"/>
    <w:rsid w:val="008D68AF"/>
    <w:rsid w:val="008D6E23"/>
    <w:rsid w:val="008E0155"/>
    <w:rsid w:val="008E0554"/>
    <w:rsid w:val="008E083D"/>
    <w:rsid w:val="008E11C6"/>
    <w:rsid w:val="008E197C"/>
    <w:rsid w:val="008E1CBE"/>
    <w:rsid w:val="008E1EFC"/>
    <w:rsid w:val="008E2D68"/>
    <w:rsid w:val="008E306C"/>
    <w:rsid w:val="008E311B"/>
    <w:rsid w:val="008E3690"/>
    <w:rsid w:val="008E396A"/>
    <w:rsid w:val="008E3A38"/>
    <w:rsid w:val="008E4B82"/>
    <w:rsid w:val="008F00CE"/>
    <w:rsid w:val="008F0C85"/>
    <w:rsid w:val="008F1669"/>
    <w:rsid w:val="008F1B52"/>
    <w:rsid w:val="008F2252"/>
    <w:rsid w:val="008F3809"/>
    <w:rsid w:val="008F3EF1"/>
    <w:rsid w:val="008F466E"/>
    <w:rsid w:val="008F4D3E"/>
    <w:rsid w:val="008F5967"/>
    <w:rsid w:val="008F5A03"/>
    <w:rsid w:val="008F7672"/>
    <w:rsid w:val="008F7C9B"/>
    <w:rsid w:val="0090155B"/>
    <w:rsid w:val="00901B26"/>
    <w:rsid w:val="00901DD7"/>
    <w:rsid w:val="0090255B"/>
    <w:rsid w:val="0090284E"/>
    <w:rsid w:val="00902CE7"/>
    <w:rsid w:val="009036F1"/>
    <w:rsid w:val="00903AEB"/>
    <w:rsid w:val="00903DEC"/>
    <w:rsid w:val="00904D05"/>
    <w:rsid w:val="00904D74"/>
    <w:rsid w:val="00905532"/>
    <w:rsid w:val="00906C32"/>
    <w:rsid w:val="00907345"/>
    <w:rsid w:val="0090764D"/>
    <w:rsid w:val="00907659"/>
    <w:rsid w:val="00910333"/>
    <w:rsid w:val="009106C9"/>
    <w:rsid w:val="009109AD"/>
    <w:rsid w:val="00910A01"/>
    <w:rsid w:val="00911FCA"/>
    <w:rsid w:val="0091207B"/>
    <w:rsid w:val="009121A4"/>
    <w:rsid w:val="009129E4"/>
    <w:rsid w:val="009136F6"/>
    <w:rsid w:val="009141DF"/>
    <w:rsid w:val="009145E8"/>
    <w:rsid w:val="00915339"/>
    <w:rsid w:val="00915E00"/>
    <w:rsid w:val="009167FB"/>
    <w:rsid w:val="00920453"/>
    <w:rsid w:val="00920875"/>
    <w:rsid w:val="00920C46"/>
    <w:rsid w:val="00920DC4"/>
    <w:rsid w:val="00920E84"/>
    <w:rsid w:val="00920EF8"/>
    <w:rsid w:val="00921361"/>
    <w:rsid w:val="0092244C"/>
    <w:rsid w:val="00922D69"/>
    <w:rsid w:val="009234E8"/>
    <w:rsid w:val="009234E9"/>
    <w:rsid w:val="0092385C"/>
    <w:rsid w:val="0092396C"/>
    <w:rsid w:val="00923C22"/>
    <w:rsid w:val="00924901"/>
    <w:rsid w:val="00926D0F"/>
    <w:rsid w:val="00926E0B"/>
    <w:rsid w:val="009270AA"/>
    <w:rsid w:val="0092791A"/>
    <w:rsid w:val="00927B8D"/>
    <w:rsid w:val="0093010C"/>
    <w:rsid w:val="009308A9"/>
    <w:rsid w:val="0093144C"/>
    <w:rsid w:val="00931C0E"/>
    <w:rsid w:val="00931F2B"/>
    <w:rsid w:val="0093251A"/>
    <w:rsid w:val="00932B1A"/>
    <w:rsid w:val="009330F7"/>
    <w:rsid w:val="00933C36"/>
    <w:rsid w:val="00934E87"/>
    <w:rsid w:val="00936042"/>
    <w:rsid w:val="00936962"/>
    <w:rsid w:val="00936A0C"/>
    <w:rsid w:val="009371BB"/>
    <w:rsid w:val="00937FDC"/>
    <w:rsid w:val="0094127C"/>
    <w:rsid w:val="009413CA"/>
    <w:rsid w:val="0094150C"/>
    <w:rsid w:val="00941635"/>
    <w:rsid w:val="0094173D"/>
    <w:rsid w:val="00941F28"/>
    <w:rsid w:val="00942799"/>
    <w:rsid w:val="009429E5"/>
    <w:rsid w:val="00943A53"/>
    <w:rsid w:val="00943D81"/>
    <w:rsid w:val="00943F75"/>
    <w:rsid w:val="00944B69"/>
    <w:rsid w:val="00945765"/>
    <w:rsid w:val="00946A74"/>
    <w:rsid w:val="00946B9D"/>
    <w:rsid w:val="00947173"/>
    <w:rsid w:val="00947410"/>
    <w:rsid w:val="00951063"/>
    <w:rsid w:val="00951A28"/>
    <w:rsid w:val="00951BC5"/>
    <w:rsid w:val="00952870"/>
    <w:rsid w:val="00952C04"/>
    <w:rsid w:val="00954C2D"/>
    <w:rsid w:val="00954C80"/>
    <w:rsid w:val="00954D44"/>
    <w:rsid w:val="00955039"/>
    <w:rsid w:val="0095643E"/>
    <w:rsid w:val="00956AE0"/>
    <w:rsid w:val="0095750D"/>
    <w:rsid w:val="00957A8C"/>
    <w:rsid w:val="0096076B"/>
    <w:rsid w:val="00960AFD"/>
    <w:rsid w:val="00960B18"/>
    <w:rsid w:val="0096126D"/>
    <w:rsid w:val="009618FE"/>
    <w:rsid w:val="00962E0F"/>
    <w:rsid w:val="00962EDF"/>
    <w:rsid w:val="00963777"/>
    <w:rsid w:val="00964637"/>
    <w:rsid w:val="00964721"/>
    <w:rsid w:val="0096519B"/>
    <w:rsid w:val="009664A2"/>
    <w:rsid w:val="009675B4"/>
    <w:rsid w:val="00970515"/>
    <w:rsid w:val="00970F31"/>
    <w:rsid w:val="00971E32"/>
    <w:rsid w:val="009741EA"/>
    <w:rsid w:val="009747E5"/>
    <w:rsid w:val="00974A63"/>
    <w:rsid w:val="00974C7E"/>
    <w:rsid w:val="0097594A"/>
    <w:rsid w:val="0097686C"/>
    <w:rsid w:val="00977496"/>
    <w:rsid w:val="009776FB"/>
    <w:rsid w:val="00977B08"/>
    <w:rsid w:val="00977BB3"/>
    <w:rsid w:val="00977DFA"/>
    <w:rsid w:val="009806D1"/>
    <w:rsid w:val="00980990"/>
    <w:rsid w:val="00980C20"/>
    <w:rsid w:val="0098145D"/>
    <w:rsid w:val="009821FA"/>
    <w:rsid w:val="00982B59"/>
    <w:rsid w:val="0098344A"/>
    <w:rsid w:val="00983618"/>
    <w:rsid w:val="0098377B"/>
    <w:rsid w:val="0098410F"/>
    <w:rsid w:val="00984908"/>
    <w:rsid w:val="0098565E"/>
    <w:rsid w:val="009857A5"/>
    <w:rsid w:val="00985866"/>
    <w:rsid w:val="009860D4"/>
    <w:rsid w:val="0098632D"/>
    <w:rsid w:val="00986DC4"/>
    <w:rsid w:val="009875A8"/>
    <w:rsid w:val="00987F45"/>
    <w:rsid w:val="00990276"/>
    <w:rsid w:val="009905FC"/>
    <w:rsid w:val="009928DF"/>
    <w:rsid w:val="00992F46"/>
    <w:rsid w:val="00993B82"/>
    <w:rsid w:val="00994E56"/>
    <w:rsid w:val="0099531D"/>
    <w:rsid w:val="00996D3C"/>
    <w:rsid w:val="009975B6"/>
    <w:rsid w:val="00997944"/>
    <w:rsid w:val="00997FD6"/>
    <w:rsid w:val="009A0730"/>
    <w:rsid w:val="009A086A"/>
    <w:rsid w:val="009A1087"/>
    <w:rsid w:val="009A2302"/>
    <w:rsid w:val="009A2B41"/>
    <w:rsid w:val="009A30D9"/>
    <w:rsid w:val="009A31DC"/>
    <w:rsid w:val="009A3313"/>
    <w:rsid w:val="009A3548"/>
    <w:rsid w:val="009A37B4"/>
    <w:rsid w:val="009A48D7"/>
    <w:rsid w:val="009A4BB5"/>
    <w:rsid w:val="009A5943"/>
    <w:rsid w:val="009A5F47"/>
    <w:rsid w:val="009A6221"/>
    <w:rsid w:val="009A6310"/>
    <w:rsid w:val="009A7B93"/>
    <w:rsid w:val="009A7C58"/>
    <w:rsid w:val="009B084B"/>
    <w:rsid w:val="009B0FDA"/>
    <w:rsid w:val="009B10AB"/>
    <w:rsid w:val="009B1767"/>
    <w:rsid w:val="009B1EF5"/>
    <w:rsid w:val="009B2198"/>
    <w:rsid w:val="009B320C"/>
    <w:rsid w:val="009B5B6A"/>
    <w:rsid w:val="009B61B3"/>
    <w:rsid w:val="009B707F"/>
    <w:rsid w:val="009B7310"/>
    <w:rsid w:val="009B7500"/>
    <w:rsid w:val="009C1586"/>
    <w:rsid w:val="009C1DBA"/>
    <w:rsid w:val="009C1FA8"/>
    <w:rsid w:val="009C2EB8"/>
    <w:rsid w:val="009C312E"/>
    <w:rsid w:val="009C527C"/>
    <w:rsid w:val="009C5289"/>
    <w:rsid w:val="009C576A"/>
    <w:rsid w:val="009C59DB"/>
    <w:rsid w:val="009C73F5"/>
    <w:rsid w:val="009C7D91"/>
    <w:rsid w:val="009D01DB"/>
    <w:rsid w:val="009D0E58"/>
    <w:rsid w:val="009D1B53"/>
    <w:rsid w:val="009D304B"/>
    <w:rsid w:val="009D3720"/>
    <w:rsid w:val="009D42AE"/>
    <w:rsid w:val="009D45D5"/>
    <w:rsid w:val="009D46F2"/>
    <w:rsid w:val="009D4A8D"/>
    <w:rsid w:val="009D513D"/>
    <w:rsid w:val="009D5568"/>
    <w:rsid w:val="009D57C4"/>
    <w:rsid w:val="009D5DAE"/>
    <w:rsid w:val="009D6671"/>
    <w:rsid w:val="009D760B"/>
    <w:rsid w:val="009D7FCD"/>
    <w:rsid w:val="009E031C"/>
    <w:rsid w:val="009E04B8"/>
    <w:rsid w:val="009E0A47"/>
    <w:rsid w:val="009E0D88"/>
    <w:rsid w:val="009E16D0"/>
    <w:rsid w:val="009E1A96"/>
    <w:rsid w:val="009E1CB6"/>
    <w:rsid w:val="009E2229"/>
    <w:rsid w:val="009E29AD"/>
    <w:rsid w:val="009E3659"/>
    <w:rsid w:val="009E3669"/>
    <w:rsid w:val="009E39E4"/>
    <w:rsid w:val="009E4AE6"/>
    <w:rsid w:val="009E5147"/>
    <w:rsid w:val="009E609A"/>
    <w:rsid w:val="009E706E"/>
    <w:rsid w:val="009E7B92"/>
    <w:rsid w:val="009F1707"/>
    <w:rsid w:val="009F1CD2"/>
    <w:rsid w:val="009F1F0A"/>
    <w:rsid w:val="009F2437"/>
    <w:rsid w:val="009F2621"/>
    <w:rsid w:val="009F269F"/>
    <w:rsid w:val="009F29CA"/>
    <w:rsid w:val="009F322A"/>
    <w:rsid w:val="009F3972"/>
    <w:rsid w:val="009F3A2C"/>
    <w:rsid w:val="009F3B30"/>
    <w:rsid w:val="009F4B7A"/>
    <w:rsid w:val="009F4F89"/>
    <w:rsid w:val="009F69A8"/>
    <w:rsid w:val="009F6BAB"/>
    <w:rsid w:val="009F71D9"/>
    <w:rsid w:val="009F76B7"/>
    <w:rsid w:val="009F7E82"/>
    <w:rsid w:val="00A0011D"/>
    <w:rsid w:val="00A00377"/>
    <w:rsid w:val="00A00D8A"/>
    <w:rsid w:val="00A0209A"/>
    <w:rsid w:val="00A02145"/>
    <w:rsid w:val="00A0222E"/>
    <w:rsid w:val="00A02685"/>
    <w:rsid w:val="00A026E2"/>
    <w:rsid w:val="00A047EF"/>
    <w:rsid w:val="00A05150"/>
    <w:rsid w:val="00A05B37"/>
    <w:rsid w:val="00A06A15"/>
    <w:rsid w:val="00A06A9C"/>
    <w:rsid w:val="00A06F58"/>
    <w:rsid w:val="00A07435"/>
    <w:rsid w:val="00A07A21"/>
    <w:rsid w:val="00A07B14"/>
    <w:rsid w:val="00A10313"/>
    <w:rsid w:val="00A1070F"/>
    <w:rsid w:val="00A10A5B"/>
    <w:rsid w:val="00A11509"/>
    <w:rsid w:val="00A1165E"/>
    <w:rsid w:val="00A11BA7"/>
    <w:rsid w:val="00A11ECD"/>
    <w:rsid w:val="00A122C6"/>
    <w:rsid w:val="00A12603"/>
    <w:rsid w:val="00A12786"/>
    <w:rsid w:val="00A1292E"/>
    <w:rsid w:val="00A12E4F"/>
    <w:rsid w:val="00A1374A"/>
    <w:rsid w:val="00A13829"/>
    <w:rsid w:val="00A13E28"/>
    <w:rsid w:val="00A13F6C"/>
    <w:rsid w:val="00A148C9"/>
    <w:rsid w:val="00A14998"/>
    <w:rsid w:val="00A14B7C"/>
    <w:rsid w:val="00A150D8"/>
    <w:rsid w:val="00A15787"/>
    <w:rsid w:val="00A15DEE"/>
    <w:rsid w:val="00A167BD"/>
    <w:rsid w:val="00A168DA"/>
    <w:rsid w:val="00A16954"/>
    <w:rsid w:val="00A16F7B"/>
    <w:rsid w:val="00A17190"/>
    <w:rsid w:val="00A17457"/>
    <w:rsid w:val="00A177A1"/>
    <w:rsid w:val="00A20215"/>
    <w:rsid w:val="00A20572"/>
    <w:rsid w:val="00A20B56"/>
    <w:rsid w:val="00A20D7D"/>
    <w:rsid w:val="00A21DEC"/>
    <w:rsid w:val="00A22855"/>
    <w:rsid w:val="00A22929"/>
    <w:rsid w:val="00A23444"/>
    <w:rsid w:val="00A24FB3"/>
    <w:rsid w:val="00A25138"/>
    <w:rsid w:val="00A253D7"/>
    <w:rsid w:val="00A256E6"/>
    <w:rsid w:val="00A25C2E"/>
    <w:rsid w:val="00A25C61"/>
    <w:rsid w:val="00A26739"/>
    <w:rsid w:val="00A267E3"/>
    <w:rsid w:val="00A269D4"/>
    <w:rsid w:val="00A26A0F"/>
    <w:rsid w:val="00A26CBF"/>
    <w:rsid w:val="00A26DAC"/>
    <w:rsid w:val="00A2741D"/>
    <w:rsid w:val="00A276AB"/>
    <w:rsid w:val="00A27703"/>
    <w:rsid w:val="00A304C7"/>
    <w:rsid w:val="00A30840"/>
    <w:rsid w:val="00A30E64"/>
    <w:rsid w:val="00A31480"/>
    <w:rsid w:val="00A31A52"/>
    <w:rsid w:val="00A31EAE"/>
    <w:rsid w:val="00A3200A"/>
    <w:rsid w:val="00A32176"/>
    <w:rsid w:val="00A32598"/>
    <w:rsid w:val="00A326B1"/>
    <w:rsid w:val="00A32796"/>
    <w:rsid w:val="00A3350B"/>
    <w:rsid w:val="00A3382D"/>
    <w:rsid w:val="00A340F6"/>
    <w:rsid w:val="00A34FE2"/>
    <w:rsid w:val="00A35BC6"/>
    <w:rsid w:val="00A35E20"/>
    <w:rsid w:val="00A36FAE"/>
    <w:rsid w:val="00A376B0"/>
    <w:rsid w:val="00A37CF7"/>
    <w:rsid w:val="00A40714"/>
    <w:rsid w:val="00A408E8"/>
    <w:rsid w:val="00A41030"/>
    <w:rsid w:val="00A41A02"/>
    <w:rsid w:val="00A4246C"/>
    <w:rsid w:val="00A4252C"/>
    <w:rsid w:val="00A42BFC"/>
    <w:rsid w:val="00A43729"/>
    <w:rsid w:val="00A4425A"/>
    <w:rsid w:val="00A44852"/>
    <w:rsid w:val="00A44FEB"/>
    <w:rsid w:val="00A4502A"/>
    <w:rsid w:val="00A45D49"/>
    <w:rsid w:val="00A467F4"/>
    <w:rsid w:val="00A509DA"/>
    <w:rsid w:val="00A50B8C"/>
    <w:rsid w:val="00A51133"/>
    <w:rsid w:val="00A5157D"/>
    <w:rsid w:val="00A51FFD"/>
    <w:rsid w:val="00A5220C"/>
    <w:rsid w:val="00A5288B"/>
    <w:rsid w:val="00A530BE"/>
    <w:rsid w:val="00A533C9"/>
    <w:rsid w:val="00A53A64"/>
    <w:rsid w:val="00A54541"/>
    <w:rsid w:val="00A54680"/>
    <w:rsid w:val="00A54C07"/>
    <w:rsid w:val="00A552C5"/>
    <w:rsid w:val="00A5574E"/>
    <w:rsid w:val="00A55BAC"/>
    <w:rsid w:val="00A56917"/>
    <w:rsid w:val="00A5700D"/>
    <w:rsid w:val="00A57635"/>
    <w:rsid w:val="00A57C13"/>
    <w:rsid w:val="00A57D64"/>
    <w:rsid w:val="00A6024A"/>
    <w:rsid w:val="00A60963"/>
    <w:rsid w:val="00A611CD"/>
    <w:rsid w:val="00A612FA"/>
    <w:rsid w:val="00A61488"/>
    <w:rsid w:val="00A61E7B"/>
    <w:rsid w:val="00A6250F"/>
    <w:rsid w:val="00A6277D"/>
    <w:rsid w:val="00A63BCF"/>
    <w:rsid w:val="00A6499C"/>
    <w:rsid w:val="00A64A1F"/>
    <w:rsid w:val="00A64F81"/>
    <w:rsid w:val="00A651C3"/>
    <w:rsid w:val="00A66011"/>
    <w:rsid w:val="00A66E4B"/>
    <w:rsid w:val="00A67D24"/>
    <w:rsid w:val="00A701AB"/>
    <w:rsid w:val="00A70541"/>
    <w:rsid w:val="00A70597"/>
    <w:rsid w:val="00A70691"/>
    <w:rsid w:val="00A70809"/>
    <w:rsid w:val="00A718D6"/>
    <w:rsid w:val="00A71D7A"/>
    <w:rsid w:val="00A72295"/>
    <w:rsid w:val="00A72993"/>
    <w:rsid w:val="00A73061"/>
    <w:rsid w:val="00A73FA2"/>
    <w:rsid w:val="00A74272"/>
    <w:rsid w:val="00A753CD"/>
    <w:rsid w:val="00A75E8D"/>
    <w:rsid w:val="00A764EA"/>
    <w:rsid w:val="00A7680F"/>
    <w:rsid w:val="00A76BD8"/>
    <w:rsid w:val="00A778E7"/>
    <w:rsid w:val="00A77D25"/>
    <w:rsid w:val="00A77EE6"/>
    <w:rsid w:val="00A80430"/>
    <w:rsid w:val="00A814FA"/>
    <w:rsid w:val="00A81518"/>
    <w:rsid w:val="00A820A5"/>
    <w:rsid w:val="00A83348"/>
    <w:rsid w:val="00A837E5"/>
    <w:rsid w:val="00A83B38"/>
    <w:rsid w:val="00A843AB"/>
    <w:rsid w:val="00A84884"/>
    <w:rsid w:val="00A84B80"/>
    <w:rsid w:val="00A85630"/>
    <w:rsid w:val="00A85ADD"/>
    <w:rsid w:val="00A85BD8"/>
    <w:rsid w:val="00A85F52"/>
    <w:rsid w:val="00A8636D"/>
    <w:rsid w:val="00A86C11"/>
    <w:rsid w:val="00A87309"/>
    <w:rsid w:val="00A875C7"/>
    <w:rsid w:val="00A878B3"/>
    <w:rsid w:val="00A87A20"/>
    <w:rsid w:val="00A87C3A"/>
    <w:rsid w:val="00A904D4"/>
    <w:rsid w:val="00A90A17"/>
    <w:rsid w:val="00A90D97"/>
    <w:rsid w:val="00A91C16"/>
    <w:rsid w:val="00A93053"/>
    <w:rsid w:val="00A94B87"/>
    <w:rsid w:val="00A94D8B"/>
    <w:rsid w:val="00A94DC9"/>
    <w:rsid w:val="00A950FA"/>
    <w:rsid w:val="00A9583E"/>
    <w:rsid w:val="00A95FF5"/>
    <w:rsid w:val="00A96341"/>
    <w:rsid w:val="00A96EDB"/>
    <w:rsid w:val="00A97312"/>
    <w:rsid w:val="00A9758D"/>
    <w:rsid w:val="00A975C9"/>
    <w:rsid w:val="00AA0740"/>
    <w:rsid w:val="00AA1043"/>
    <w:rsid w:val="00AA1504"/>
    <w:rsid w:val="00AA167F"/>
    <w:rsid w:val="00AA1985"/>
    <w:rsid w:val="00AA1B11"/>
    <w:rsid w:val="00AA1F98"/>
    <w:rsid w:val="00AA225B"/>
    <w:rsid w:val="00AA3808"/>
    <w:rsid w:val="00AA44DA"/>
    <w:rsid w:val="00AA64F1"/>
    <w:rsid w:val="00AA669E"/>
    <w:rsid w:val="00AA6BC0"/>
    <w:rsid w:val="00AA75E2"/>
    <w:rsid w:val="00AA776A"/>
    <w:rsid w:val="00AA7D53"/>
    <w:rsid w:val="00AA7FC7"/>
    <w:rsid w:val="00AB074F"/>
    <w:rsid w:val="00AB155C"/>
    <w:rsid w:val="00AB1797"/>
    <w:rsid w:val="00AB1D2C"/>
    <w:rsid w:val="00AB1EFF"/>
    <w:rsid w:val="00AB29B8"/>
    <w:rsid w:val="00AB4225"/>
    <w:rsid w:val="00AB4B61"/>
    <w:rsid w:val="00AB4BE1"/>
    <w:rsid w:val="00AB4C9D"/>
    <w:rsid w:val="00AB4D22"/>
    <w:rsid w:val="00AB5221"/>
    <w:rsid w:val="00AB573E"/>
    <w:rsid w:val="00AB5FD8"/>
    <w:rsid w:val="00AB608D"/>
    <w:rsid w:val="00AB6802"/>
    <w:rsid w:val="00AC0A1C"/>
    <w:rsid w:val="00AC12BF"/>
    <w:rsid w:val="00AC18B2"/>
    <w:rsid w:val="00AC25BF"/>
    <w:rsid w:val="00AC25C5"/>
    <w:rsid w:val="00AC2F03"/>
    <w:rsid w:val="00AC32B5"/>
    <w:rsid w:val="00AC42D0"/>
    <w:rsid w:val="00AC450E"/>
    <w:rsid w:val="00AC4575"/>
    <w:rsid w:val="00AC510A"/>
    <w:rsid w:val="00AC5219"/>
    <w:rsid w:val="00AC5C32"/>
    <w:rsid w:val="00AC63D5"/>
    <w:rsid w:val="00AC73A0"/>
    <w:rsid w:val="00AC7BC0"/>
    <w:rsid w:val="00AC7BEF"/>
    <w:rsid w:val="00AD0C6D"/>
    <w:rsid w:val="00AD2486"/>
    <w:rsid w:val="00AD251A"/>
    <w:rsid w:val="00AD2BE6"/>
    <w:rsid w:val="00AD31D6"/>
    <w:rsid w:val="00AD3207"/>
    <w:rsid w:val="00AD459C"/>
    <w:rsid w:val="00AD45A0"/>
    <w:rsid w:val="00AD4604"/>
    <w:rsid w:val="00AD52FE"/>
    <w:rsid w:val="00AD5770"/>
    <w:rsid w:val="00AD5FA6"/>
    <w:rsid w:val="00AE0968"/>
    <w:rsid w:val="00AE1FB3"/>
    <w:rsid w:val="00AE2DEE"/>
    <w:rsid w:val="00AE2E43"/>
    <w:rsid w:val="00AE391A"/>
    <w:rsid w:val="00AE43E1"/>
    <w:rsid w:val="00AE4415"/>
    <w:rsid w:val="00AE4B31"/>
    <w:rsid w:val="00AE5E96"/>
    <w:rsid w:val="00AE698D"/>
    <w:rsid w:val="00AE6A58"/>
    <w:rsid w:val="00AE6F8A"/>
    <w:rsid w:val="00AF054C"/>
    <w:rsid w:val="00AF0E7F"/>
    <w:rsid w:val="00AF0FEF"/>
    <w:rsid w:val="00AF1A1E"/>
    <w:rsid w:val="00AF1DE6"/>
    <w:rsid w:val="00AF21A5"/>
    <w:rsid w:val="00AF2766"/>
    <w:rsid w:val="00AF27CC"/>
    <w:rsid w:val="00AF2B3B"/>
    <w:rsid w:val="00AF3019"/>
    <w:rsid w:val="00AF3802"/>
    <w:rsid w:val="00AF43EE"/>
    <w:rsid w:val="00AF45FF"/>
    <w:rsid w:val="00AF46BD"/>
    <w:rsid w:val="00AF5517"/>
    <w:rsid w:val="00AF5CD0"/>
    <w:rsid w:val="00AF624C"/>
    <w:rsid w:val="00AF6C5C"/>
    <w:rsid w:val="00AF722F"/>
    <w:rsid w:val="00AF79F7"/>
    <w:rsid w:val="00AF7C51"/>
    <w:rsid w:val="00B005EC"/>
    <w:rsid w:val="00B00607"/>
    <w:rsid w:val="00B00872"/>
    <w:rsid w:val="00B00DBF"/>
    <w:rsid w:val="00B01654"/>
    <w:rsid w:val="00B0182F"/>
    <w:rsid w:val="00B023E4"/>
    <w:rsid w:val="00B02D5C"/>
    <w:rsid w:val="00B035DF"/>
    <w:rsid w:val="00B039E7"/>
    <w:rsid w:val="00B03D05"/>
    <w:rsid w:val="00B04BC4"/>
    <w:rsid w:val="00B04C29"/>
    <w:rsid w:val="00B04EE9"/>
    <w:rsid w:val="00B05173"/>
    <w:rsid w:val="00B053D4"/>
    <w:rsid w:val="00B05A70"/>
    <w:rsid w:val="00B062CB"/>
    <w:rsid w:val="00B06824"/>
    <w:rsid w:val="00B06CD1"/>
    <w:rsid w:val="00B0700B"/>
    <w:rsid w:val="00B07B36"/>
    <w:rsid w:val="00B07FF4"/>
    <w:rsid w:val="00B104A0"/>
    <w:rsid w:val="00B10701"/>
    <w:rsid w:val="00B10A57"/>
    <w:rsid w:val="00B10ACC"/>
    <w:rsid w:val="00B10C5C"/>
    <w:rsid w:val="00B11CE9"/>
    <w:rsid w:val="00B11DDF"/>
    <w:rsid w:val="00B122F3"/>
    <w:rsid w:val="00B13816"/>
    <w:rsid w:val="00B13FD8"/>
    <w:rsid w:val="00B14AEC"/>
    <w:rsid w:val="00B14BCA"/>
    <w:rsid w:val="00B15045"/>
    <w:rsid w:val="00B16150"/>
    <w:rsid w:val="00B17378"/>
    <w:rsid w:val="00B17CAE"/>
    <w:rsid w:val="00B205F4"/>
    <w:rsid w:val="00B20F77"/>
    <w:rsid w:val="00B21E94"/>
    <w:rsid w:val="00B22077"/>
    <w:rsid w:val="00B222C7"/>
    <w:rsid w:val="00B223B1"/>
    <w:rsid w:val="00B232E7"/>
    <w:rsid w:val="00B23416"/>
    <w:rsid w:val="00B23C25"/>
    <w:rsid w:val="00B24040"/>
    <w:rsid w:val="00B2492F"/>
    <w:rsid w:val="00B24E4E"/>
    <w:rsid w:val="00B254FE"/>
    <w:rsid w:val="00B2693B"/>
    <w:rsid w:val="00B26E56"/>
    <w:rsid w:val="00B270DF"/>
    <w:rsid w:val="00B2753C"/>
    <w:rsid w:val="00B27BFF"/>
    <w:rsid w:val="00B30C82"/>
    <w:rsid w:val="00B314B0"/>
    <w:rsid w:val="00B33C3B"/>
    <w:rsid w:val="00B3446F"/>
    <w:rsid w:val="00B346F4"/>
    <w:rsid w:val="00B35EF6"/>
    <w:rsid w:val="00B36073"/>
    <w:rsid w:val="00B36F68"/>
    <w:rsid w:val="00B37273"/>
    <w:rsid w:val="00B37B4A"/>
    <w:rsid w:val="00B40C9F"/>
    <w:rsid w:val="00B40D3E"/>
    <w:rsid w:val="00B415AB"/>
    <w:rsid w:val="00B41FA1"/>
    <w:rsid w:val="00B42D85"/>
    <w:rsid w:val="00B43232"/>
    <w:rsid w:val="00B43385"/>
    <w:rsid w:val="00B43501"/>
    <w:rsid w:val="00B4352E"/>
    <w:rsid w:val="00B43CD4"/>
    <w:rsid w:val="00B43F99"/>
    <w:rsid w:val="00B440EF"/>
    <w:rsid w:val="00B44A33"/>
    <w:rsid w:val="00B4578B"/>
    <w:rsid w:val="00B45E2C"/>
    <w:rsid w:val="00B46C2F"/>
    <w:rsid w:val="00B475B6"/>
    <w:rsid w:val="00B500A1"/>
    <w:rsid w:val="00B512F8"/>
    <w:rsid w:val="00B5157B"/>
    <w:rsid w:val="00B52A44"/>
    <w:rsid w:val="00B52B46"/>
    <w:rsid w:val="00B53127"/>
    <w:rsid w:val="00B539AE"/>
    <w:rsid w:val="00B544DD"/>
    <w:rsid w:val="00B56069"/>
    <w:rsid w:val="00B56870"/>
    <w:rsid w:val="00B57202"/>
    <w:rsid w:val="00B57CC2"/>
    <w:rsid w:val="00B6022E"/>
    <w:rsid w:val="00B608AE"/>
    <w:rsid w:val="00B60A21"/>
    <w:rsid w:val="00B60ACB"/>
    <w:rsid w:val="00B60C1E"/>
    <w:rsid w:val="00B60ED1"/>
    <w:rsid w:val="00B60F18"/>
    <w:rsid w:val="00B613EE"/>
    <w:rsid w:val="00B63BBE"/>
    <w:rsid w:val="00B649DF"/>
    <w:rsid w:val="00B65076"/>
    <w:rsid w:val="00B65AC1"/>
    <w:rsid w:val="00B65B7E"/>
    <w:rsid w:val="00B6612D"/>
    <w:rsid w:val="00B662A1"/>
    <w:rsid w:val="00B6731A"/>
    <w:rsid w:val="00B70D26"/>
    <w:rsid w:val="00B7167E"/>
    <w:rsid w:val="00B728DB"/>
    <w:rsid w:val="00B73B74"/>
    <w:rsid w:val="00B747A3"/>
    <w:rsid w:val="00B74C3E"/>
    <w:rsid w:val="00B7548F"/>
    <w:rsid w:val="00B75613"/>
    <w:rsid w:val="00B76037"/>
    <w:rsid w:val="00B800F5"/>
    <w:rsid w:val="00B8080E"/>
    <w:rsid w:val="00B81037"/>
    <w:rsid w:val="00B8115F"/>
    <w:rsid w:val="00B81B71"/>
    <w:rsid w:val="00B82B0E"/>
    <w:rsid w:val="00B83A9F"/>
    <w:rsid w:val="00B84275"/>
    <w:rsid w:val="00B84B59"/>
    <w:rsid w:val="00B84B9A"/>
    <w:rsid w:val="00B862E4"/>
    <w:rsid w:val="00B86823"/>
    <w:rsid w:val="00B869BA"/>
    <w:rsid w:val="00B86B4A"/>
    <w:rsid w:val="00B87BAA"/>
    <w:rsid w:val="00B902D5"/>
    <w:rsid w:val="00B90531"/>
    <w:rsid w:val="00B9069C"/>
    <w:rsid w:val="00B90712"/>
    <w:rsid w:val="00B9074C"/>
    <w:rsid w:val="00B919E8"/>
    <w:rsid w:val="00B91BE6"/>
    <w:rsid w:val="00B922B8"/>
    <w:rsid w:val="00B92D78"/>
    <w:rsid w:val="00B9369C"/>
    <w:rsid w:val="00B93C85"/>
    <w:rsid w:val="00B94C96"/>
    <w:rsid w:val="00B94DE3"/>
    <w:rsid w:val="00B950B4"/>
    <w:rsid w:val="00B959F2"/>
    <w:rsid w:val="00B95F1F"/>
    <w:rsid w:val="00B96419"/>
    <w:rsid w:val="00B969E9"/>
    <w:rsid w:val="00B9759E"/>
    <w:rsid w:val="00BA020D"/>
    <w:rsid w:val="00BA04AB"/>
    <w:rsid w:val="00BA0598"/>
    <w:rsid w:val="00BA08A0"/>
    <w:rsid w:val="00BA10D5"/>
    <w:rsid w:val="00BA1987"/>
    <w:rsid w:val="00BA1D05"/>
    <w:rsid w:val="00BA2B07"/>
    <w:rsid w:val="00BA3074"/>
    <w:rsid w:val="00BA31C0"/>
    <w:rsid w:val="00BA3EE9"/>
    <w:rsid w:val="00BA3EF6"/>
    <w:rsid w:val="00BA3FF4"/>
    <w:rsid w:val="00BA491A"/>
    <w:rsid w:val="00BA491B"/>
    <w:rsid w:val="00BA4CC4"/>
    <w:rsid w:val="00BA689F"/>
    <w:rsid w:val="00BA70D9"/>
    <w:rsid w:val="00BB0767"/>
    <w:rsid w:val="00BB0CEF"/>
    <w:rsid w:val="00BB0E13"/>
    <w:rsid w:val="00BB1E01"/>
    <w:rsid w:val="00BB20E9"/>
    <w:rsid w:val="00BB291C"/>
    <w:rsid w:val="00BB29CB"/>
    <w:rsid w:val="00BB4D4A"/>
    <w:rsid w:val="00BB53B6"/>
    <w:rsid w:val="00BB628F"/>
    <w:rsid w:val="00BB664C"/>
    <w:rsid w:val="00BB67B5"/>
    <w:rsid w:val="00BB6C0E"/>
    <w:rsid w:val="00BB7063"/>
    <w:rsid w:val="00BB74EC"/>
    <w:rsid w:val="00BC02C7"/>
    <w:rsid w:val="00BC04B6"/>
    <w:rsid w:val="00BC155F"/>
    <w:rsid w:val="00BC2D65"/>
    <w:rsid w:val="00BC330D"/>
    <w:rsid w:val="00BC3675"/>
    <w:rsid w:val="00BC3B93"/>
    <w:rsid w:val="00BC3E5E"/>
    <w:rsid w:val="00BC463C"/>
    <w:rsid w:val="00BC4A4C"/>
    <w:rsid w:val="00BC5C41"/>
    <w:rsid w:val="00BC64BE"/>
    <w:rsid w:val="00BC6F85"/>
    <w:rsid w:val="00BC710F"/>
    <w:rsid w:val="00BD0A06"/>
    <w:rsid w:val="00BD0D68"/>
    <w:rsid w:val="00BD0D83"/>
    <w:rsid w:val="00BD0ED2"/>
    <w:rsid w:val="00BD1D7B"/>
    <w:rsid w:val="00BD1DFC"/>
    <w:rsid w:val="00BD2198"/>
    <w:rsid w:val="00BD30A6"/>
    <w:rsid w:val="00BD41C4"/>
    <w:rsid w:val="00BD4F0E"/>
    <w:rsid w:val="00BD50CF"/>
    <w:rsid w:val="00BD586F"/>
    <w:rsid w:val="00BD5FB8"/>
    <w:rsid w:val="00BD603C"/>
    <w:rsid w:val="00BD67B5"/>
    <w:rsid w:val="00BD772F"/>
    <w:rsid w:val="00BD78C0"/>
    <w:rsid w:val="00BD7AB9"/>
    <w:rsid w:val="00BD7C7E"/>
    <w:rsid w:val="00BE09F0"/>
    <w:rsid w:val="00BE0CF4"/>
    <w:rsid w:val="00BE13B2"/>
    <w:rsid w:val="00BE15EC"/>
    <w:rsid w:val="00BE3D55"/>
    <w:rsid w:val="00BE46AB"/>
    <w:rsid w:val="00BE5017"/>
    <w:rsid w:val="00BE5476"/>
    <w:rsid w:val="00BE583D"/>
    <w:rsid w:val="00BE5F59"/>
    <w:rsid w:val="00BE67BD"/>
    <w:rsid w:val="00BE6A41"/>
    <w:rsid w:val="00BE7582"/>
    <w:rsid w:val="00BE7707"/>
    <w:rsid w:val="00BE7ECF"/>
    <w:rsid w:val="00BF081A"/>
    <w:rsid w:val="00BF0B70"/>
    <w:rsid w:val="00BF178C"/>
    <w:rsid w:val="00BF17B0"/>
    <w:rsid w:val="00BF1894"/>
    <w:rsid w:val="00BF4468"/>
    <w:rsid w:val="00BF4613"/>
    <w:rsid w:val="00BF465E"/>
    <w:rsid w:val="00BF534A"/>
    <w:rsid w:val="00BF5962"/>
    <w:rsid w:val="00BF627B"/>
    <w:rsid w:val="00BF6BFA"/>
    <w:rsid w:val="00BF7D9F"/>
    <w:rsid w:val="00C0082F"/>
    <w:rsid w:val="00C00DD1"/>
    <w:rsid w:val="00C0155E"/>
    <w:rsid w:val="00C01634"/>
    <w:rsid w:val="00C01A60"/>
    <w:rsid w:val="00C020E6"/>
    <w:rsid w:val="00C02350"/>
    <w:rsid w:val="00C03049"/>
    <w:rsid w:val="00C04508"/>
    <w:rsid w:val="00C05671"/>
    <w:rsid w:val="00C05D69"/>
    <w:rsid w:val="00C06BC2"/>
    <w:rsid w:val="00C07CB8"/>
    <w:rsid w:val="00C1026E"/>
    <w:rsid w:val="00C108B0"/>
    <w:rsid w:val="00C10E07"/>
    <w:rsid w:val="00C113EC"/>
    <w:rsid w:val="00C119DD"/>
    <w:rsid w:val="00C122D0"/>
    <w:rsid w:val="00C13592"/>
    <w:rsid w:val="00C14305"/>
    <w:rsid w:val="00C147F9"/>
    <w:rsid w:val="00C14966"/>
    <w:rsid w:val="00C15038"/>
    <w:rsid w:val="00C16789"/>
    <w:rsid w:val="00C16BC2"/>
    <w:rsid w:val="00C16FAB"/>
    <w:rsid w:val="00C1714F"/>
    <w:rsid w:val="00C17256"/>
    <w:rsid w:val="00C17602"/>
    <w:rsid w:val="00C177FE"/>
    <w:rsid w:val="00C205C0"/>
    <w:rsid w:val="00C20BD2"/>
    <w:rsid w:val="00C20ED1"/>
    <w:rsid w:val="00C21504"/>
    <w:rsid w:val="00C21756"/>
    <w:rsid w:val="00C21A21"/>
    <w:rsid w:val="00C225BE"/>
    <w:rsid w:val="00C230B3"/>
    <w:rsid w:val="00C2341C"/>
    <w:rsid w:val="00C23810"/>
    <w:rsid w:val="00C240C3"/>
    <w:rsid w:val="00C24449"/>
    <w:rsid w:val="00C24791"/>
    <w:rsid w:val="00C24B5F"/>
    <w:rsid w:val="00C24EBD"/>
    <w:rsid w:val="00C25E9D"/>
    <w:rsid w:val="00C260CD"/>
    <w:rsid w:val="00C26A39"/>
    <w:rsid w:val="00C26C4D"/>
    <w:rsid w:val="00C26EFD"/>
    <w:rsid w:val="00C3042A"/>
    <w:rsid w:val="00C3059F"/>
    <w:rsid w:val="00C30682"/>
    <w:rsid w:val="00C3070B"/>
    <w:rsid w:val="00C31098"/>
    <w:rsid w:val="00C31634"/>
    <w:rsid w:val="00C3212B"/>
    <w:rsid w:val="00C32744"/>
    <w:rsid w:val="00C335AA"/>
    <w:rsid w:val="00C34EE2"/>
    <w:rsid w:val="00C354C1"/>
    <w:rsid w:val="00C35B1B"/>
    <w:rsid w:val="00C36C77"/>
    <w:rsid w:val="00C36DD4"/>
    <w:rsid w:val="00C36F67"/>
    <w:rsid w:val="00C36FCF"/>
    <w:rsid w:val="00C3720A"/>
    <w:rsid w:val="00C37BE9"/>
    <w:rsid w:val="00C40122"/>
    <w:rsid w:val="00C403C5"/>
    <w:rsid w:val="00C410E0"/>
    <w:rsid w:val="00C41BD1"/>
    <w:rsid w:val="00C41E56"/>
    <w:rsid w:val="00C4284E"/>
    <w:rsid w:val="00C42CF3"/>
    <w:rsid w:val="00C42E52"/>
    <w:rsid w:val="00C42FEA"/>
    <w:rsid w:val="00C4346B"/>
    <w:rsid w:val="00C44105"/>
    <w:rsid w:val="00C44255"/>
    <w:rsid w:val="00C4454E"/>
    <w:rsid w:val="00C44752"/>
    <w:rsid w:val="00C44D9F"/>
    <w:rsid w:val="00C4504F"/>
    <w:rsid w:val="00C452B5"/>
    <w:rsid w:val="00C45E98"/>
    <w:rsid w:val="00C47046"/>
    <w:rsid w:val="00C47E88"/>
    <w:rsid w:val="00C50103"/>
    <w:rsid w:val="00C50548"/>
    <w:rsid w:val="00C505FB"/>
    <w:rsid w:val="00C50ADC"/>
    <w:rsid w:val="00C51745"/>
    <w:rsid w:val="00C517AB"/>
    <w:rsid w:val="00C51A99"/>
    <w:rsid w:val="00C51E6E"/>
    <w:rsid w:val="00C51FE5"/>
    <w:rsid w:val="00C5222F"/>
    <w:rsid w:val="00C523F9"/>
    <w:rsid w:val="00C52F55"/>
    <w:rsid w:val="00C535AB"/>
    <w:rsid w:val="00C5408B"/>
    <w:rsid w:val="00C540B7"/>
    <w:rsid w:val="00C54E5A"/>
    <w:rsid w:val="00C54F4B"/>
    <w:rsid w:val="00C5567E"/>
    <w:rsid w:val="00C559FD"/>
    <w:rsid w:val="00C55D28"/>
    <w:rsid w:val="00C56129"/>
    <w:rsid w:val="00C5636B"/>
    <w:rsid w:val="00C56ACB"/>
    <w:rsid w:val="00C57352"/>
    <w:rsid w:val="00C57543"/>
    <w:rsid w:val="00C57610"/>
    <w:rsid w:val="00C57E3C"/>
    <w:rsid w:val="00C602E1"/>
    <w:rsid w:val="00C607B4"/>
    <w:rsid w:val="00C613A0"/>
    <w:rsid w:val="00C61746"/>
    <w:rsid w:val="00C617A5"/>
    <w:rsid w:val="00C61EA2"/>
    <w:rsid w:val="00C6275E"/>
    <w:rsid w:val="00C62CE0"/>
    <w:rsid w:val="00C63A29"/>
    <w:rsid w:val="00C63CF5"/>
    <w:rsid w:val="00C64B0E"/>
    <w:rsid w:val="00C65344"/>
    <w:rsid w:val="00C66FB7"/>
    <w:rsid w:val="00C67B66"/>
    <w:rsid w:val="00C67D72"/>
    <w:rsid w:val="00C67F34"/>
    <w:rsid w:val="00C7015D"/>
    <w:rsid w:val="00C70AC0"/>
    <w:rsid w:val="00C70CFA"/>
    <w:rsid w:val="00C7139A"/>
    <w:rsid w:val="00C71511"/>
    <w:rsid w:val="00C71518"/>
    <w:rsid w:val="00C71E18"/>
    <w:rsid w:val="00C725DB"/>
    <w:rsid w:val="00C728FC"/>
    <w:rsid w:val="00C730CD"/>
    <w:rsid w:val="00C75594"/>
    <w:rsid w:val="00C764EB"/>
    <w:rsid w:val="00C76829"/>
    <w:rsid w:val="00C76C93"/>
    <w:rsid w:val="00C76E46"/>
    <w:rsid w:val="00C778DB"/>
    <w:rsid w:val="00C77D35"/>
    <w:rsid w:val="00C80142"/>
    <w:rsid w:val="00C80DB5"/>
    <w:rsid w:val="00C8102B"/>
    <w:rsid w:val="00C814D8"/>
    <w:rsid w:val="00C8152F"/>
    <w:rsid w:val="00C81859"/>
    <w:rsid w:val="00C81DBB"/>
    <w:rsid w:val="00C81DFF"/>
    <w:rsid w:val="00C826C4"/>
    <w:rsid w:val="00C82E99"/>
    <w:rsid w:val="00C83877"/>
    <w:rsid w:val="00C838C8"/>
    <w:rsid w:val="00C839B6"/>
    <w:rsid w:val="00C84E13"/>
    <w:rsid w:val="00C85588"/>
    <w:rsid w:val="00C86387"/>
    <w:rsid w:val="00C869DD"/>
    <w:rsid w:val="00C86D35"/>
    <w:rsid w:val="00C87797"/>
    <w:rsid w:val="00C9006D"/>
    <w:rsid w:val="00C9048A"/>
    <w:rsid w:val="00C9083D"/>
    <w:rsid w:val="00C90DA2"/>
    <w:rsid w:val="00C920A7"/>
    <w:rsid w:val="00C932E9"/>
    <w:rsid w:val="00C93752"/>
    <w:rsid w:val="00C93CDF"/>
    <w:rsid w:val="00C94168"/>
    <w:rsid w:val="00C96233"/>
    <w:rsid w:val="00C964D2"/>
    <w:rsid w:val="00C97FEC"/>
    <w:rsid w:val="00CA0358"/>
    <w:rsid w:val="00CA0E88"/>
    <w:rsid w:val="00CA0F47"/>
    <w:rsid w:val="00CA141E"/>
    <w:rsid w:val="00CA1921"/>
    <w:rsid w:val="00CA20D5"/>
    <w:rsid w:val="00CA2728"/>
    <w:rsid w:val="00CA2A6A"/>
    <w:rsid w:val="00CA3908"/>
    <w:rsid w:val="00CA501E"/>
    <w:rsid w:val="00CA6A21"/>
    <w:rsid w:val="00CA73E8"/>
    <w:rsid w:val="00CA78A1"/>
    <w:rsid w:val="00CA7BCA"/>
    <w:rsid w:val="00CA7D3B"/>
    <w:rsid w:val="00CB00DB"/>
    <w:rsid w:val="00CB135C"/>
    <w:rsid w:val="00CB161A"/>
    <w:rsid w:val="00CB2AA0"/>
    <w:rsid w:val="00CB33B1"/>
    <w:rsid w:val="00CB4244"/>
    <w:rsid w:val="00CB4418"/>
    <w:rsid w:val="00CB5911"/>
    <w:rsid w:val="00CB6887"/>
    <w:rsid w:val="00CB6B20"/>
    <w:rsid w:val="00CB6E83"/>
    <w:rsid w:val="00CB7283"/>
    <w:rsid w:val="00CB72D9"/>
    <w:rsid w:val="00CC0070"/>
    <w:rsid w:val="00CC03EB"/>
    <w:rsid w:val="00CC0D9D"/>
    <w:rsid w:val="00CC1046"/>
    <w:rsid w:val="00CC16D6"/>
    <w:rsid w:val="00CC21D5"/>
    <w:rsid w:val="00CC2AD3"/>
    <w:rsid w:val="00CC4441"/>
    <w:rsid w:val="00CC494F"/>
    <w:rsid w:val="00CC4C0E"/>
    <w:rsid w:val="00CC4EF0"/>
    <w:rsid w:val="00CC5188"/>
    <w:rsid w:val="00CC5198"/>
    <w:rsid w:val="00CC5B7F"/>
    <w:rsid w:val="00CC7601"/>
    <w:rsid w:val="00CD0380"/>
    <w:rsid w:val="00CD110B"/>
    <w:rsid w:val="00CD1601"/>
    <w:rsid w:val="00CD1BD8"/>
    <w:rsid w:val="00CD334A"/>
    <w:rsid w:val="00CD3C8A"/>
    <w:rsid w:val="00CD40CA"/>
    <w:rsid w:val="00CD43A2"/>
    <w:rsid w:val="00CD48A0"/>
    <w:rsid w:val="00CD4CAB"/>
    <w:rsid w:val="00CD4D83"/>
    <w:rsid w:val="00CD4FCF"/>
    <w:rsid w:val="00CD62C4"/>
    <w:rsid w:val="00CD6431"/>
    <w:rsid w:val="00CD6714"/>
    <w:rsid w:val="00CD7C3F"/>
    <w:rsid w:val="00CE05AD"/>
    <w:rsid w:val="00CE0C6F"/>
    <w:rsid w:val="00CE2E79"/>
    <w:rsid w:val="00CE37E7"/>
    <w:rsid w:val="00CE3963"/>
    <w:rsid w:val="00CE43E0"/>
    <w:rsid w:val="00CE48C0"/>
    <w:rsid w:val="00CE4ACE"/>
    <w:rsid w:val="00CE5754"/>
    <w:rsid w:val="00CE5AC7"/>
    <w:rsid w:val="00CE5D7C"/>
    <w:rsid w:val="00CE5E00"/>
    <w:rsid w:val="00CE6A1E"/>
    <w:rsid w:val="00CE707F"/>
    <w:rsid w:val="00CE7CCC"/>
    <w:rsid w:val="00CF28F9"/>
    <w:rsid w:val="00CF3C40"/>
    <w:rsid w:val="00CF3E1A"/>
    <w:rsid w:val="00CF4893"/>
    <w:rsid w:val="00CF4B02"/>
    <w:rsid w:val="00CF4D7B"/>
    <w:rsid w:val="00CF57F6"/>
    <w:rsid w:val="00CF580A"/>
    <w:rsid w:val="00CF64E9"/>
    <w:rsid w:val="00CF68C7"/>
    <w:rsid w:val="00CF7908"/>
    <w:rsid w:val="00D00317"/>
    <w:rsid w:val="00D0090A"/>
    <w:rsid w:val="00D00FCD"/>
    <w:rsid w:val="00D01769"/>
    <w:rsid w:val="00D0225D"/>
    <w:rsid w:val="00D02E07"/>
    <w:rsid w:val="00D038A0"/>
    <w:rsid w:val="00D038D4"/>
    <w:rsid w:val="00D04377"/>
    <w:rsid w:val="00D04B0D"/>
    <w:rsid w:val="00D04E60"/>
    <w:rsid w:val="00D04F54"/>
    <w:rsid w:val="00D069DD"/>
    <w:rsid w:val="00D06C58"/>
    <w:rsid w:val="00D07723"/>
    <w:rsid w:val="00D101F8"/>
    <w:rsid w:val="00D10804"/>
    <w:rsid w:val="00D108E4"/>
    <w:rsid w:val="00D11806"/>
    <w:rsid w:val="00D1193F"/>
    <w:rsid w:val="00D11BAF"/>
    <w:rsid w:val="00D12E3D"/>
    <w:rsid w:val="00D133EA"/>
    <w:rsid w:val="00D14220"/>
    <w:rsid w:val="00D1453F"/>
    <w:rsid w:val="00D165ED"/>
    <w:rsid w:val="00D17620"/>
    <w:rsid w:val="00D179AB"/>
    <w:rsid w:val="00D20C7C"/>
    <w:rsid w:val="00D20CDD"/>
    <w:rsid w:val="00D21BFA"/>
    <w:rsid w:val="00D21E38"/>
    <w:rsid w:val="00D22351"/>
    <w:rsid w:val="00D22D21"/>
    <w:rsid w:val="00D23E77"/>
    <w:rsid w:val="00D24203"/>
    <w:rsid w:val="00D242A9"/>
    <w:rsid w:val="00D242E6"/>
    <w:rsid w:val="00D244B9"/>
    <w:rsid w:val="00D24EE6"/>
    <w:rsid w:val="00D26264"/>
    <w:rsid w:val="00D263D2"/>
    <w:rsid w:val="00D264FA"/>
    <w:rsid w:val="00D26C7F"/>
    <w:rsid w:val="00D270FA"/>
    <w:rsid w:val="00D27596"/>
    <w:rsid w:val="00D275D8"/>
    <w:rsid w:val="00D27B3E"/>
    <w:rsid w:val="00D30221"/>
    <w:rsid w:val="00D31B02"/>
    <w:rsid w:val="00D31BC9"/>
    <w:rsid w:val="00D31DB8"/>
    <w:rsid w:val="00D31DC6"/>
    <w:rsid w:val="00D31E86"/>
    <w:rsid w:val="00D3237D"/>
    <w:rsid w:val="00D32950"/>
    <w:rsid w:val="00D32EA8"/>
    <w:rsid w:val="00D32F76"/>
    <w:rsid w:val="00D33028"/>
    <w:rsid w:val="00D3386B"/>
    <w:rsid w:val="00D33A00"/>
    <w:rsid w:val="00D33A89"/>
    <w:rsid w:val="00D341C3"/>
    <w:rsid w:val="00D36340"/>
    <w:rsid w:val="00D37E19"/>
    <w:rsid w:val="00D42278"/>
    <w:rsid w:val="00D427B9"/>
    <w:rsid w:val="00D44037"/>
    <w:rsid w:val="00D44063"/>
    <w:rsid w:val="00D441E6"/>
    <w:rsid w:val="00D44DBA"/>
    <w:rsid w:val="00D45082"/>
    <w:rsid w:val="00D453CF"/>
    <w:rsid w:val="00D457CD"/>
    <w:rsid w:val="00D466A5"/>
    <w:rsid w:val="00D47060"/>
    <w:rsid w:val="00D473B7"/>
    <w:rsid w:val="00D47F23"/>
    <w:rsid w:val="00D5214E"/>
    <w:rsid w:val="00D55B36"/>
    <w:rsid w:val="00D55F4C"/>
    <w:rsid w:val="00D5656F"/>
    <w:rsid w:val="00D565E6"/>
    <w:rsid w:val="00D57856"/>
    <w:rsid w:val="00D60FDC"/>
    <w:rsid w:val="00D61DF5"/>
    <w:rsid w:val="00D6292D"/>
    <w:rsid w:val="00D62BFC"/>
    <w:rsid w:val="00D639AB"/>
    <w:rsid w:val="00D646B8"/>
    <w:rsid w:val="00D64C91"/>
    <w:rsid w:val="00D65970"/>
    <w:rsid w:val="00D6699C"/>
    <w:rsid w:val="00D66C2A"/>
    <w:rsid w:val="00D66F9E"/>
    <w:rsid w:val="00D6713E"/>
    <w:rsid w:val="00D675F6"/>
    <w:rsid w:val="00D705E3"/>
    <w:rsid w:val="00D70668"/>
    <w:rsid w:val="00D71022"/>
    <w:rsid w:val="00D712B7"/>
    <w:rsid w:val="00D71461"/>
    <w:rsid w:val="00D71879"/>
    <w:rsid w:val="00D72D6F"/>
    <w:rsid w:val="00D73CAE"/>
    <w:rsid w:val="00D73E78"/>
    <w:rsid w:val="00D73F6F"/>
    <w:rsid w:val="00D75DCC"/>
    <w:rsid w:val="00D75E01"/>
    <w:rsid w:val="00D75E33"/>
    <w:rsid w:val="00D75ED5"/>
    <w:rsid w:val="00D75FFC"/>
    <w:rsid w:val="00D76B37"/>
    <w:rsid w:val="00D76B8F"/>
    <w:rsid w:val="00D76B9A"/>
    <w:rsid w:val="00D77029"/>
    <w:rsid w:val="00D77207"/>
    <w:rsid w:val="00D775EA"/>
    <w:rsid w:val="00D77A8D"/>
    <w:rsid w:val="00D77B0E"/>
    <w:rsid w:val="00D77C5B"/>
    <w:rsid w:val="00D801D3"/>
    <w:rsid w:val="00D807B9"/>
    <w:rsid w:val="00D80897"/>
    <w:rsid w:val="00D80932"/>
    <w:rsid w:val="00D80BBB"/>
    <w:rsid w:val="00D81DDA"/>
    <w:rsid w:val="00D828E6"/>
    <w:rsid w:val="00D82E1B"/>
    <w:rsid w:val="00D83249"/>
    <w:rsid w:val="00D83E32"/>
    <w:rsid w:val="00D83F89"/>
    <w:rsid w:val="00D846E1"/>
    <w:rsid w:val="00D85B77"/>
    <w:rsid w:val="00D85CE3"/>
    <w:rsid w:val="00D86EA2"/>
    <w:rsid w:val="00D87065"/>
    <w:rsid w:val="00D8760E"/>
    <w:rsid w:val="00D90916"/>
    <w:rsid w:val="00D90F4C"/>
    <w:rsid w:val="00D90FC9"/>
    <w:rsid w:val="00D91700"/>
    <w:rsid w:val="00D91912"/>
    <w:rsid w:val="00D91AC0"/>
    <w:rsid w:val="00D92ADE"/>
    <w:rsid w:val="00D9320E"/>
    <w:rsid w:val="00D9388E"/>
    <w:rsid w:val="00D93AC0"/>
    <w:rsid w:val="00D93B3B"/>
    <w:rsid w:val="00D94407"/>
    <w:rsid w:val="00D946D4"/>
    <w:rsid w:val="00D94AE9"/>
    <w:rsid w:val="00D94D22"/>
    <w:rsid w:val="00D9589D"/>
    <w:rsid w:val="00D95AFF"/>
    <w:rsid w:val="00D96103"/>
    <w:rsid w:val="00D96947"/>
    <w:rsid w:val="00D9698A"/>
    <w:rsid w:val="00D96A40"/>
    <w:rsid w:val="00D97179"/>
    <w:rsid w:val="00DA0918"/>
    <w:rsid w:val="00DA0D35"/>
    <w:rsid w:val="00DA0D38"/>
    <w:rsid w:val="00DA0F56"/>
    <w:rsid w:val="00DA113C"/>
    <w:rsid w:val="00DA1284"/>
    <w:rsid w:val="00DA182A"/>
    <w:rsid w:val="00DA1B87"/>
    <w:rsid w:val="00DA2262"/>
    <w:rsid w:val="00DA32D2"/>
    <w:rsid w:val="00DA39A9"/>
    <w:rsid w:val="00DA3C1C"/>
    <w:rsid w:val="00DA555F"/>
    <w:rsid w:val="00DA6174"/>
    <w:rsid w:val="00DA6D5F"/>
    <w:rsid w:val="00DA6EAE"/>
    <w:rsid w:val="00DA7215"/>
    <w:rsid w:val="00DA7537"/>
    <w:rsid w:val="00DA7662"/>
    <w:rsid w:val="00DB052D"/>
    <w:rsid w:val="00DB0646"/>
    <w:rsid w:val="00DB0AAD"/>
    <w:rsid w:val="00DB110C"/>
    <w:rsid w:val="00DB1390"/>
    <w:rsid w:val="00DB16CF"/>
    <w:rsid w:val="00DB20E8"/>
    <w:rsid w:val="00DB2510"/>
    <w:rsid w:val="00DB369F"/>
    <w:rsid w:val="00DB3B9D"/>
    <w:rsid w:val="00DB3C86"/>
    <w:rsid w:val="00DB3D2B"/>
    <w:rsid w:val="00DB3E54"/>
    <w:rsid w:val="00DB48FA"/>
    <w:rsid w:val="00DB4A32"/>
    <w:rsid w:val="00DB4D9F"/>
    <w:rsid w:val="00DB5AD3"/>
    <w:rsid w:val="00DB61E2"/>
    <w:rsid w:val="00DB74BF"/>
    <w:rsid w:val="00DB7AA5"/>
    <w:rsid w:val="00DB7B88"/>
    <w:rsid w:val="00DC09F0"/>
    <w:rsid w:val="00DC10B7"/>
    <w:rsid w:val="00DC1919"/>
    <w:rsid w:val="00DC1AB1"/>
    <w:rsid w:val="00DC1FEB"/>
    <w:rsid w:val="00DC3278"/>
    <w:rsid w:val="00DC3783"/>
    <w:rsid w:val="00DC5E7A"/>
    <w:rsid w:val="00DC6021"/>
    <w:rsid w:val="00DC7386"/>
    <w:rsid w:val="00DC742C"/>
    <w:rsid w:val="00DD00A2"/>
    <w:rsid w:val="00DD0712"/>
    <w:rsid w:val="00DD0C3B"/>
    <w:rsid w:val="00DD0F83"/>
    <w:rsid w:val="00DD12AD"/>
    <w:rsid w:val="00DD1AC6"/>
    <w:rsid w:val="00DD1F7A"/>
    <w:rsid w:val="00DD1F99"/>
    <w:rsid w:val="00DD24CF"/>
    <w:rsid w:val="00DD2A04"/>
    <w:rsid w:val="00DD3016"/>
    <w:rsid w:val="00DD3518"/>
    <w:rsid w:val="00DD41B7"/>
    <w:rsid w:val="00DD4E02"/>
    <w:rsid w:val="00DD4FBE"/>
    <w:rsid w:val="00DD50C6"/>
    <w:rsid w:val="00DD57E0"/>
    <w:rsid w:val="00DD6E0D"/>
    <w:rsid w:val="00DD7F17"/>
    <w:rsid w:val="00DD7F9F"/>
    <w:rsid w:val="00DE06D1"/>
    <w:rsid w:val="00DE0D47"/>
    <w:rsid w:val="00DE1F50"/>
    <w:rsid w:val="00DE21D0"/>
    <w:rsid w:val="00DE3E45"/>
    <w:rsid w:val="00DE4490"/>
    <w:rsid w:val="00DE4678"/>
    <w:rsid w:val="00DE4703"/>
    <w:rsid w:val="00DE58FD"/>
    <w:rsid w:val="00DE6B75"/>
    <w:rsid w:val="00DE7E43"/>
    <w:rsid w:val="00DE7E8C"/>
    <w:rsid w:val="00DF024D"/>
    <w:rsid w:val="00DF09AF"/>
    <w:rsid w:val="00DF1531"/>
    <w:rsid w:val="00DF15E4"/>
    <w:rsid w:val="00DF1FF2"/>
    <w:rsid w:val="00DF22F4"/>
    <w:rsid w:val="00DF23A4"/>
    <w:rsid w:val="00DF39AC"/>
    <w:rsid w:val="00DF4D93"/>
    <w:rsid w:val="00DF5156"/>
    <w:rsid w:val="00DF5687"/>
    <w:rsid w:val="00DF616E"/>
    <w:rsid w:val="00DF6345"/>
    <w:rsid w:val="00DF70DF"/>
    <w:rsid w:val="00DF741F"/>
    <w:rsid w:val="00DF7925"/>
    <w:rsid w:val="00DF7D8B"/>
    <w:rsid w:val="00DF7D8D"/>
    <w:rsid w:val="00E0058E"/>
    <w:rsid w:val="00E01185"/>
    <w:rsid w:val="00E0120F"/>
    <w:rsid w:val="00E0199E"/>
    <w:rsid w:val="00E019CF"/>
    <w:rsid w:val="00E02B8E"/>
    <w:rsid w:val="00E02F8C"/>
    <w:rsid w:val="00E03067"/>
    <w:rsid w:val="00E039C2"/>
    <w:rsid w:val="00E03CED"/>
    <w:rsid w:val="00E041DA"/>
    <w:rsid w:val="00E047CF"/>
    <w:rsid w:val="00E04A6C"/>
    <w:rsid w:val="00E04D35"/>
    <w:rsid w:val="00E060C2"/>
    <w:rsid w:val="00E063BB"/>
    <w:rsid w:val="00E06AB0"/>
    <w:rsid w:val="00E07E75"/>
    <w:rsid w:val="00E07FA1"/>
    <w:rsid w:val="00E100D5"/>
    <w:rsid w:val="00E1021B"/>
    <w:rsid w:val="00E1032B"/>
    <w:rsid w:val="00E107DE"/>
    <w:rsid w:val="00E112E9"/>
    <w:rsid w:val="00E113CB"/>
    <w:rsid w:val="00E116F0"/>
    <w:rsid w:val="00E11D7C"/>
    <w:rsid w:val="00E13044"/>
    <w:rsid w:val="00E13A55"/>
    <w:rsid w:val="00E14254"/>
    <w:rsid w:val="00E14B47"/>
    <w:rsid w:val="00E15403"/>
    <w:rsid w:val="00E17786"/>
    <w:rsid w:val="00E201D0"/>
    <w:rsid w:val="00E20D65"/>
    <w:rsid w:val="00E20EB9"/>
    <w:rsid w:val="00E21047"/>
    <w:rsid w:val="00E217AE"/>
    <w:rsid w:val="00E21F93"/>
    <w:rsid w:val="00E220DE"/>
    <w:rsid w:val="00E2228E"/>
    <w:rsid w:val="00E232BA"/>
    <w:rsid w:val="00E23580"/>
    <w:rsid w:val="00E23F48"/>
    <w:rsid w:val="00E245EE"/>
    <w:rsid w:val="00E24888"/>
    <w:rsid w:val="00E25809"/>
    <w:rsid w:val="00E25877"/>
    <w:rsid w:val="00E25B80"/>
    <w:rsid w:val="00E25E2C"/>
    <w:rsid w:val="00E267DD"/>
    <w:rsid w:val="00E26C07"/>
    <w:rsid w:val="00E26D95"/>
    <w:rsid w:val="00E26EA3"/>
    <w:rsid w:val="00E27705"/>
    <w:rsid w:val="00E3058D"/>
    <w:rsid w:val="00E309BC"/>
    <w:rsid w:val="00E31215"/>
    <w:rsid w:val="00E315AD"/>
    <w:rsid w:val="00E3172E"/>
    <w:rsid w:val="00E31804"/>
    <w:rsid w:val="00E32DE1"/>
    <w:rsid w:val="00E33101"/>
    <w:rsid w:val="00E33837"/>
    <w:rsid w:val="00E338E3"/>
    <w:rsid w:val="00E346AE"/>
    <w:rsid w:val="00E35A70"/>
    <w:rsid w:val="00E35DD4"/>
    <w:rsid w:val="00E35E49"/>
    <w:rsid w:val="00E36D34"/>
    <w:rsid w:val="00E36E70"/>
    <w:rsid w:val="00E374B2"/>
    <w:rsid w:val="00E37FFD"/>
    <w:rsid w:val="00E40E97"/>
    <w:rsid w:val="00E41102"/>
    <w:rsid w:val="00E41200"/>
    <w:rsid w:val="00E41678"/>
    <w:rsid w:val="00E4168F"/>
    <w:rsid w:val="00E420B3"/>
    <w:rsid w:val="00E4287F"/>
    <w:rsid w:val="00E428B7"/>
    <w:rsid w:val="00E42C7D"/>
    <w:rsid w:val="00E42FEE"/>
    <w:rsid w:val="00E445C4"/>
    <w:rsid w:val="00E44804"/>
    <w:rsid w:val="00E44D77"/>
    <w:rsid w:val="00E44EF9"/>
    <w:rsid w:val="00E461A7"/>
    <w:rsid w:val="00E46646"/>
    <w:rsid w:val="00E46729"/>
    <w:rsid w:val="00E47056"/>
    <w:rsid w:val="00E473DB"/>
    <w:rsid w:val="00E475ED"/>
    <w:rsid w:val="00E47B30"/>
    <w:rsid w:val="00E50B5E"/>
    <w:rsid w:val="00E50F80"/>
    <w:rsid w:val="00E51E44"/>
    <w:rsid w:val="00E52212"/>
    <w:rsid w:val="00E53182"/>
    <w:rsid w:val="00E5383E"/>
    <w:rsid w:val="00E54BB4"/>
    <w:rsid w:val="00E54F64"/>
    <w:rsid w:val="00E5539E"/>
    <w:rsid w:val="00E555E3"/>
    <w:rsid w:val="00E5601D"/>
    <w:rsid w:val="00E567FA"/>
    <w:rsid w:val="00E56999"/>
    <w:rsid w:val="00E56A13"/>
    <w:rsid w:val="00E56B62"/>
    <w:rsid w:val="00E56B8B"/>
    <w:rsid w:val="00E60691"/>
    <w:rsid w:val="00E6085A"/>
    <w:rsid w:val="00E60941"/>
    <w:rsid w:val="00E60973"/>
    <w:rsid w:val="00E612D1"/>
    <w:rsid w:val="00E62267"/>
    <w:rsid w:val="00E624EE"/>
    <w:rsid w:val="00E6294E"/>
    <w:rsid w:val="00E62A3F"/>
    <w:rsid w:val="00E65138"/>
    <w:rsid w:val="00E66571"/>
    <w:rsid w:val="00E6743F"/>
    <w:rsid w:val="00E67D34"/>
    <w:rsid w:val="00E67D8E"/>
    <w:rsid w:val="00E67ECD"/>
    <w:rsid w:val="00E706B2"/>
    <w:rsid w:val="00E7118C"/>
    <w:rsid w:val="00E71317"/>
    <w:rsid w:val="00E7250A"/>
    <w:rsid w:val="00E72BD8"/>
    <w:rsid w:val="00E7408E"/>
    <w:rsid w:val="00E745E9"/>
    <w:rsid w:val="00E746A9"/>
    <w:rsid w:val="00E75A50"/>
    <w:rsid w:val="00E7637A"/>
    <w:rsid w:val="00E76F3E"/>
    <w:rsid w:val="00E77046"/>
    <w:rsid w:val="00E77459"/>
    <w:rsid w:val="00E7780C"/>
    <w:rsid w:val="00E77C00"/>
    <w:rsid w:val="00E77C63"/>
    <w:rsid w:val="00E77DDB"/>
    <w:rsid w:val="00E8039A"/>
    <w:rsid w:val="00E8054A"/>
    <w:rsid w:val="00E8080E"/>
    <w:rsid w:val="00E809CA"/>
    <w:rsid w:val="00E80CD7"/>
    <w:rsid w:val="00E80F6A"/>
    <w:rsid w:val="00E81299"/>
    <w:rsid w:val="00E81301"/>
    <w:rsid w:val="00E81C19"/>
    <w:rsid w:val="00E81C20"/>
    <w:rsid w:val="00E81CC7"/>
    <w:rsid w:val="00E8229D"/>
    <w:rsid w:val="00E824EE"/>
    <w:rsid w:val="00E82FBC"/>
    <w:rsid w:val="00E83546"/>
    <w:rsid w:val="00E841E7"/>
    <w:rsid w:val="00E846B4"/>
    <w:rsid w:val="00E8497C"/>
    <w:rsid w:val="00E85206"/>
    <w:rsid w:val="00E86072"/>
    <w:rsid w:val="00E86A52"/>
    <w:rsid w:val="00E86F82"/>
    <w:rsid w:val="00E87D97"/>
    <w:rsid w:val="00E90E7E"/>
    <w:rsid w:val="00E9234D"/>
    <w:rsid w:val="00E93B2D"/>
    <w:rsid w:val="00E93F27"/>
    <w:rsid w:val="00E94674"/>
    <w:rsid w:val="00E95E0A"/>
    <w:rsid w:val="00E95F08"/>
    <w:rsid w:val="00E96061"/>
    <w:rsid w:val="00E96959"/>
    <w:rsid w:val="00E96EEB"/>
    <w:rsid w:val="00E973F3"/>
    <w:rsid w:val="00EA02E8"/>
    <w:rsid w:val="00EA039C"/>
    <w:rsid w:val="00EA09FD"/>
    <w:rsid w:val="00EA13F1"/>
    <w:rsid w:val="00EA1B0C"/>
    <w:rsid w:val="00EA1D4A"/>
    <w:rsid w:val="00EA1F8E"/>
    <w:rsid w:val="00EA263C"/>
    <w:rsid w:val="00EA315A"/>
    <w:rsid w:val="00EA3399"/>
    <w:rsid w:val="00EA4ED0"/>
    <w:rsid w:val="00EA519A"/>
    <w:rsid w:val="00EA5C83"/>
    <w:rsid w:val="00EA6B4B"/>
    <w:rsid w:val="00EA7468"/>
    <w:rsid w:val="00EA7568"/>
    <w:rsid w:val="00EA7627"/>
    <w:rsid w:val="00EA7961"/>
    <w:rsid w:val="00EB018A"/>
    <w:rsid w:val="00EB040E"/>
    <w:rsid w:val="00EB0517"/>
    <w:rsid w:val="00EB0BDF"/>
    <w:rsid w:val="00EB126C"/>
    <w:rsid w:val="00EB18F6"/>
    <w:rsid w:val="00EB2108"/>
    <w:rsid w:val="00EB2561"/>
    <w:rsid w:val="00EB2DC1"/>
    <w:rsid w:val="00EB3CA2"/>
    <w:rsid w:val="00EB46D3"/>
    <w:rsid w:val="00EB4A11"/>
    <w:rsid w:val="00EB4A24"/>
    <w:rsid w:val="00EB4DF4"/>
    <w:rsid w:val="00EB4E31"/>
    <w:rsid w:val="00EB54A1"/>
    <w:rsid w:val="00EB5E62"/>
    <w:rsid w:val="00EB5F76"/>
    <w:rsid w:val="00EB6092"/>
    <w:rsid w:val="00EB6DDD"/>
    <w:rsid w:val="00EB76A9"/>
    <w:rsid w:val="00EC0546"/>
    <w:rsid w:val="00EC12F2"/>
    <w:rsid w:val="00EC15E8"/>
    <w:rsid w:val="00EC1E81"/>
    <w:rsid w:val="00EC3548"/>
    <w:rsid w:val="00EC4A2C"/>
    <w:rsid w:val="00EC5E99"/>
    <w:rsid w:val="00EC5EC7"/>
    <w:rsid w:val="00EC5EED"/>
    <w:rsid w:val="00EC740A"/>
    <w:rsid w:val="00EC747E"/>
    <w:rsid w:val="00EC771D"/>
    <w:rsid w:val="00EC7726"/>
    <w:rsid w:val="00EC79C7"/>
    <w:rsid w:val="00EC7D15"/>
    <w:rsid w:val="00ED08BF"/>
    <w:rsid w:val="00ED0919"/>
    <w:rsid w:val="00ED104E"/>
    <w:rsid w:val="00ED145F"/>
    <w:rsid w:val="00ED1763"/>
    <w:rsid w:val="00ED1EED"/>
    <w:rsid w:val="00ED2371"/>
    <w:rsid w:val="00ED2CCE"/>
    <w:rsid w:val="00ED359B"/>
    <w:rsid w:val="00ED415B"/>
    <w:rsid w:val="00ED4368"/>
    <w:rsid w:val="00ED55E0"/>
    <w:rsid w:val="00ED55EB"/>
    <w:rsid w:val="00ED5E58"/>
    <w:rsid w:val="00ED65DF"/>
    <w:rsid w:val="00ED704C"/>
    <w:rsid w:val="00ED7107"/>
    <w:rsid w:val="00ED7726"/>
    <w:rsid w:val="00ED7ADD"/>
    <w:rsid w:val="00ED7EC4"/>
    <w:rsid w:val="00EE0055"/>
    <w:rsid w:val="00EE179C"/>
    <w:rsid w:val="00EE1D96"/>
    <w:rsid w:val="00EE2299"/>
    <w:rsid w:val="00EE26A0"/>
    <w:rsid w:val="00EE275F"/>
    <w:rsid w:val="00EE42A7"/>
    <w:rsid w:val="00EE44F2"/>
    <w:rsid w:val="00EE493B"/>
    <w:rsid w:val="00EE4BB8"/>
    <w:rsid w:val="00EE53CE"/>
    <w:rsid w:val="00EE5BDD"/>
    <w:rsid w:val="00EE668B"/>
    <w:rsid w:val="00EE6724"/>
    <w:rsid w:val="00EE72C9"/>
    <w:rsid w:val="00EE7FE5"/>
    <w:rsid w:val="00EF02AC"/>
    <w:rsid w:val="00EF19D8"/>
    <w:rsid w:val="00EF2008"/>
    <w:rsid w:val="00EF2EEF"/>
    <w:rsid w:val="00EF3E2A"/>
    <w:rsid w:val="00EF4630"/>
    <w:rsid w:val="00EF4633"/>
    <w:rsid w:val="00EF472E"/>
    <w:rsid w:val="00EF47DA"/>
    <w:rsid w:val="00EF4D20"/>
    <w:rsid w:val="00EF5682"/>
    <w:rsid w:val="00EF5732"/>
    <w:rsid w:val="00EF5821"/>
    <w:rsid w:val="00EF6DBA"/>
    <w:rsid w:val="00EF7FF1"/>
    <w:rsid w:val="00F00088"/>
    <w:rsid w:val="00F003C3"/>
    <w:rsid w:val="00F0187A"/>
    <w:rsid w:val="00F023F9"/>
    <w:rsid w:val="00F03696"/>
    <w:rsid w:val="00F036C7"/>
    <w:rsid w:val="00F04351"/>
    <w:rsid w:val="00F04CBB"/>
    <w:rsid w:val="00F0500A"/>
    <w:rsid w:val="00F0545B"/>
    <w:rsid w:val="00F05858"/>
    <w:rsid w:val="00F05BD5"/>
    <w:rsid w:val="00F060D9"/>
    <w:rsid w:val="00F06102"/>
    <w:rsid w:val="00F07BA6"/>
    <w:rsid w:val="00F07CD9"/>
    <w:rsid w:val="00F111A8"/>
    <w:rsid w:val="00F132F8"/>
    <w:rsid w:val="00F13F68"/>
    <w:rsid w:val="00F1402E"/>
    <w:rsid w:val="00F14536"/>
    <w:rsid w:val="00F1470D"/>
    <w:rsid w:val="00F15531"/>
    <w:rsid w:val="00F176D1"/>
    <w:rsid w:val="00F17988"/>
    <w:rsid w:val="00F207C8"/>
    <w:rsid w:val="00F20D5B"/>
    <w:rsid w:val="00F212B9"/>
    <w:rsid w:val="00F233B6"/>
    <w:rsid w:val="00F23802"/>
    <w:rsid w:val="00F23C1B"/>
    <w:rsid w:val="00F240FF"/>
    <w:rsid w:val="00F241CC"/>
    <w:rsid w:val="00F24760"/>
    <w:rsid w:val="00F24ACC"/>
    <w:rsid w:val="00F24ED4"/>
    <w:rsid w:val="00F24ED5"/>
    <w:rsid w:val="00F25096"/>
    <w:rsid w:val="00F25661"/>
    <w:rsid w:val="00F26BF3"/>
    <w:rsid w:val="00F273E4"/>
    <w:rsid w:val="00F27767"/>
    <w:rsid w:val="00F279C0"/>
    <w:rsid w:val="00F27C6E"/>
    <w:rsid w:val="00F27F68"/>
    <w:rsid w:val="00F30725"/>
    <w:rsid w:val="00F30C34"/>
    <w:rsid w:val="00F31206"/>
    <w:rsid w:val="00F3144C"/>
    <w:rsid w:val="00F31A9C"/>
    <w:rsid w:val="00F31CEA"/>
    <w:rsid w:val="00F32A0D"/>
    <w:rsid w:val="00F33AC0"/>
    <w:rsid w:val="00F33DFB"/>
    <w:rsid w:val="00F341BE"/>
    <w:rsid w:val="00F3426C"/>
    <w:rsid w:val="00F345D2"/>
    <w:rsid w:val="00F34E18"/>
    <w:rsid w:val="00F35706"/>
    <w:rsid w:val="00F357E8"/>
    <w:rsid w:val="00F36028"/>
    <w:rsid w:val="00F36063"/>
    <w:rsid w:val="00F3611B"/>
    <w:rsid w:val="00F364AB"/>
    <w:rsid w:val="00F36B6E"/>
    <w:rsid w:val="00F37165"/>
    <w:rsid w:val="00F400BF"/>
    <w:rsid w:val="00F403FF"/>
    <w:rsid w:val="00F40563"/>
    <w:rsid w:val="00F40727"/>
    <w:rsid w:val="00F408D1"/>
    <w:rsid w:val="00F40F55"/>
    <w:rsid w:val="00F424D4"/>
    <w:rsid w:val="00F4273C"/>
    <w:rsid w:val="00F429DA"/>
    <w:rsid w:val="00F42A9E"/>
    <w:rsid w:val="00F42E23"/>
    <w:rsid w:val="00F43F9B"/>
    <w:rsid w:val="00F457C3"/>
    <w:rsid w:val="00F45868"/>
    <w:rsid w:val="00F4697F"/>
    <w:rsid w:val="00F46A5A"/>
    <w:rsid w:val="00F47262"/>
    <w:rsid w:val="00F4736E"/>
    <w:rsid w:val="00F478A7"/>
    <w:rsid w:val="00F47FDA"/>
    <w:rsid w:val="00F507F5"/>
    <w:rsid w:val="00F50A6E"/>
    <w:rsid w:val="00F51159"/>
    <w:rsid w:val="00F51A81"/>
    <w:rsid w:val="00F51ED4"/>
    <w:rsid w:val="00F527B3"/>
    <w:rsid w:val="00F53070"/>
    <w:rsid w:val="00F54606"/>
    <w:rsid w:val="00F553CF"/>
    <w:rsid w:val="00F559B0"/>
    <w:rsid w:val="00F55E9C"/>
    <w:rsid w:val="00F565F7"/>
    <w:rsid w:val="00F56A82"/>
    <w:rsid w:val="00F56D89"/>
    <w:rsid w:val="00F57560"/>
    <w:rsid w:val="00F5767F"/>
    <w:rsid w:val="00F57734"/>
    <w:rsid w:val="00F57E62"/>
    <w:rsid w:val="00F609EC"/>
    <w:rsid w:val="00F61009"/>
    <w:rsid w:val="00F6100D"/>
    <w:rsid w:val="00F610D4"/>
    <w:rsid w:val="00F616B7"/>
    <w:rsid w:val="00F6196E"/>
    <w:rsid w:val="00F61B13"/>
    <w:rsid w:val="00F6206A"/>
    <w:rsid w:val="00F62656"/>
    <w:rsid w:val="00F63A51"/>
    <w:rsid w:val="00F648D7"/>
    <w:rsid w:val="00F64AC7"/>
    <w:rsid w:val="00F6508C"/>
    <w:rsid w:val="00F65557"/>
    <w:rsid w:val="00F65703"/>
    <w:rsid w:val="00F65E57"/>
    <w:rsid w:val="00F65E8A"/>
    <w:rsid w:val="00F6705B"/>
    <w:rsid w:val="00F67144"/>
    <w:rsid w:val="00F672E9"/>
    <w:rsid w:val="00F6795B"/>
    <w:rsid w:val="00F7022C"/>
    <w:rsid w:val="00F708BA"/>
    <w:rsid w:val="00F72119"/>
    <w:rsid w:val="00F733EA"/>
    <w:rsid w:val="00F74D8A"/>
    <w:rsid w:val="00F757EE"/>
    <w:rsid w:val="00F75B59"/>
    <w:rsid w:val="00F77523"/>
    <w:rsid w:val="00F7787C"/>
    <w:rsid w:val="00F778A2"/>
    <w:rsid w:val="00F77DBE"/>
    <w:rsid w:val="00F80184"/>
    <w:rsid w:val="00F80ABB"/>
    <w:rsid w:val="00F822F4"/>
    <w:rsid w:val="00F826F0"/>
    <w:rsid w:val="00F829E9"/>
    <w:rsid w:val="00F82E9D"/>
    <w:rsid w:val="00F8367B"/>
    <w:rsid w:val="00F83793"/>
    <w:rsid w:val="00F837B1"/>
    <w:rsid w:val="00F84475"/>
    <w:rsid w:val="00F85353"/>
    <w:rsid w:val="00F8620D"/>
    <w:rsid w:val="00F86551"/>
    <w:rsid w:val="00F87C66"/>
    <w:rsid w:val="00F91B20"/>
    <w:rsid w:val="00F92132"/>
    <w:rsid w:val="00F9269F"/>
    <w:rsid w:val="00F927B8"/>
    <w:rsid w:val="00F92CBD"/>
    <w:rsid w:val="00F92EA3"/>
    <w:rsid w:val="00F92F9B"/>
    <w:rsid w:val="00F93B88"/>
    <w:rsid w:val="00F93DC4"/>
    <w:rsid w:val="00F941A6"/>
    <w:rsid w:val="00F95361"/>
    <w:rsid w:val="00F96DC1"/>
    <w:rsid w:val="00F97163"/>
    <w:rsid w:val="00F97BCF"/>
    <w:rsid w:val="00FA0447"/>
    <w:rsid w:val="00FA04DF"/>
    <w:rsid w:val="00FA1A38"/>
    <w:rsid w:val="00FA1DFA"/>
    <w:rsid w:val="00FA1FFF"/>
    <w:rsid w:val="00FA294B"/>
    <w:rsid w:val="00FA34EC"/>
    <w:rsid w:val="00FA3F0A"/>
    <w:rsid w:val="00FA3F32"/>
    <w:rsid w:val="00FA45FD"/>
    <w:rsid w:val="00FA4CC0"/>
    <w:rsid w:val="00FA5933"/>
    <w:rsid w:val="00FA622E"/>
    <w:rsid w:val="00FA6F7E"/>
    <w:rsid w:val="00FA71F5"/>
    <w:rsid w:val="00FA7F01"/>
    <w:rsid w:val="00FB048B"/>
    <w:rsid w:val="00FB049B"/>
    <w:rsid w:val="00FB0A9E"/>
    <w:rsid w:val="00FB13C7"/>
    <w:rsid w:val="00FB2A17"/>
    <w:rsid w:val="00FB2CBF"/>
    <w:rsid w:val="00FB2DF3"/>
    <w:rsid w:val="00FB2E66"/>
    <w:rsid w:val="00FB3D89"/>
    <w:rsid w:val="00FB44CC"/>
    <w:rsid w:val="00FB468C"/>
    <w:rsid w:val="00FB5399"/>
    <w:rsid w:val="00FB578D"/>
    <w:rsid w:val="00FB6083"/>
    <w:rsid w:val="00FB62CB"/>
    <w:rsid w:val="00FB6694"/>
    <w:rsid w:val="00FB66FC"/>
    <w:rsid w:val="00FB676A"/>
    <w:rsid w:val="00FB6BF7"/>
    <w:rsid w:val="00FB7422"/>
    <w:rsid w:val="00FB7711"/>
    <w:rsid w:val="00FB7E4C"/>
    <w:rsid w:val="00FC0B54"/>
    <w:rsid w:val="00FC0EBF"/>
    <w:rsid w:val="00FC1290"/>
    <w:rsid w:val="00FC1C1E"/>
    <w:rsid w:val="00FC1E75"/>
    <w:rsid w:val="00FC1EF3"/>
    <w:rsid w:val="00FC2160"/>
    <w:rsid w:val="00FC2B8F"/>
    <w:rsid w:val="00FC45DE"/>
    <w:rsid w:val="00FC4688"/>
    <w:rsid w:val="00FC48BB"/>
    <w:rsid w:val="00FC4D12"/>
    <w:rsid w:val="00FC4FD2"/>
    <w:rsid w:val="00FC5509"/>
    <w:rsid w:val="00FC56BA"/>
    <w:rsid w:val="00FC5818"/>
    <w:rsid w:val="00FC5C65"/>
    <w:rsid w:val="00FC6635"/>
    <w:rsid w:val="00FC66E7"/>
    <w:rsid w:val="00FC6CB1"/>
    <w:rsid w:val="00FC7A26"/>
    <w:rsid w:val="00FC7F8F"/>
    <w:rsid w:val="00FD038C"/>
    <w:rsid w:val="00FD058D"/>
    <w:rsid w:val="00FD07A2"/>
    <w:rsid w:val="00FD0D10"/>
    <w:rsid w:val="00FD2548"/>
    <w:rsid w:val="00FD2DD0"/>
    <w:rsid w:val="00FD4336"/>
    <w:rsid w:val="00FD43F2"/>
    <w:rsid w:val="00FD4908"/>
    <w:rsid w:val="00FD4910"/>
    <w:rsid w:val="00FD53FD"/>
    <w:rsid w:val="00FD55A0"/>
    <w:rsid w:val="00FD5AEC"/>
    <w:rsid w:val="00FD6D10"/>
    <w:rsid w:val="00FD7564"/>
    <w:rsid w:val="00FD75CE"/>
    <w:rsid w:val="00FD7A2C"/>
    <w:rsid w:val="00FD7C2D"/>
    <w:rsid w:val="00FE0A66"/>
    <w:rsid w:val="00FE0FA1"/>
    <w:rsid w:val="00FE1040"/>
    <w:rsid w:val="00FE1194"/>
    <w:rsid w:val="00FE1407"/>
    <w:rsid w:val="00FE148B"/>
    <w:rsid w:val="00FE1E4A"/>
    <w:rsid w:val="00FE21B1"/>
    <w:rsid w:val="00FE239A"/>
    <w:rsid w:val="00FE26D3"/>
    <w:rsid w:val="00FE4032"/>
    <w:rsid w:val="00FE4079"/>
    <w:rsid w:val="00FE431C"/>
    <w:rsid w:val="00FE4AD7"/>
    <w:rsid w:val="00FE6E5F"/>
    <w:rsid w:val="00FE7078"/>
    <w:rsid w:val="00FE74D4"/>
    <w:rsid w:val="00FE7B36"/>
    <w:rsid w:val="00FE7DA4"/>
    <w:rsid w:val="00FE7F31"/>
    <w:rsid w:val="00FE7F9B"/>
    <w:rsid w:val="00FF092C"/>
    <w:rsid w:val="00FF0C4C"/>
    <w:rsid w:val="00FF0C6C"/>
    <w:rsid w:val="00FF0D80"/>
    <w:rsid w:val="00FF14BD"/>
    <w:rsid w:val="00FF174F"/>
    <w:rsid w:val="00FF18B4"/>
    <w:rsid w:val="00FF1D53"/>
    <w:rsid w:val="00FF2635"/>
    <w:rsid w:val="00FF2853"/>
    <w:rsid w:val="00FF286B"/>
    <w:rsid w:val="00FF29A8"/>
    <w:rsid w:val="00FF3A68"/>
    <w:rsid w:val="00FF42FA"/>
    <w:rsid w:val="00FF438D"/>
    <w:rsid w:val="00FF4A2A"/>
    <w:rsid w:val="00FF4D9F"/>
    <w:rsid w:val="00FF4DA4"/>
    <w:rsid w:val="00FF52B5"/>
    <w:rsid w:val="00FF595D"/>
    <w:rsid w:val="00FF5CF7"/>
    <w:rsid w:val="00FF6222"/>
    <w:rsid w:val="00FF6512"/>
    <w:rsid w:val="00FF6725"/>
    <w:rsid w:val="00FF6744"/>
    <w:rsid w:val="00FF6A9C"/>
    <w:rsid w:val="00FF6AA9"/>
    <w:rsid w:val="00FF6C9C"/>
    <w:rsid w:val="00FF719A"/>
    <w:rsid w:val="00FF7621"/>
    <w:rsid w:val="00FF7C48"/>
    <w:rsid w:val="00FF7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F28"/>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 w:type="table" w:styleId="TableGrid">
    <w:name w:val="Table Grid"/>
    <w:basedOn w:val="TableNormal"/>
    <w:uiPriority w:val="39"/>
    <w:rsid w:val="00820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45BDB"/>
    <w:pPr>
      <w:spacing w:after="0" w:line="240" w:lineRule="auto"/>
    </w:pPr>
  </w:style>
  <w:style w:type="paragraph" w:customStyle="1" w:styleId="ThesisHeadingStyle1">
    <w:name w:val="Thesis Heading Style 1"/>
    <w:basedOn w:val="Heading1"/>
    <w:qFormat/>
    <w:rsid w:val="004E4A0F"/>
    <w:pPr>
      <w:spacing w:before="0" w:after="0" w:line="480" w:lineRule="auto"/>
      <w:jc w:val="center"/>
    </w:pPr>
    <w:rPr>
      <w:rFonts w:ascii="Times New Roman" w:hAnsi="Times New Roman"/>
      <w:color w:val="000000" w:themeColor="text1"/>
      <w:kern w:val="0"/>
      <w:sz w:val="24"/>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programarchives.z20.web.core.windows.net/2009/Paper21085.ht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jpeg"/><Relationship Id="rId18" Type="http://schemas.openxmlformats.org/officeDocument/2006/relationships/image" Target="media/image6.tiff"/><Relationship Id="rId26" Type="http://schemas.openxmlformats.org/officeDocument/2006/relationships/image" Target="media/image12.tiff"/><Relationship Id="rId3" Type="http://schemas.openxmlformats.org/officeDocument/2006/relationships/styles" Target="styles.xml"/><Relationship Id="rId21" Type="http://schemas.openxmlformats.org/officeDocument/2006/relationships/image" Target="media/image9.tif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tiff"/><Relationship Id="rId25" Type="http://schemas.openxmlformats.org/officeDocument/2006/relationships/image" Target="media/image11.tiff"/><Relationship Id="rId2" Type="http://schemas.openxmlformats.org/officeDocument/2006/relationships/numbering" Target="numbering.xml"/><Relationship Id="rId16" Type="http://schemas.openxmlformats.org/officeDocument/2006/relationships/image" Target="media/image4.tiff"/><Relationship Id="rId20" Type="http://schemas.openxmlformats.org/officeDocument/2006/relationships/image" Target="media/image8.tif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tiff"/><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tif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1507</TotalTime>
  <Pages>70</Pages>
  <Words>15091</Words>
  <Characters>86023</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191</cp:revision>
  <dcterms:created xsi:type="dcterms:W3CDTF">2026-06-27T17:02:00Z</dcterms:created>
  <dcterms:modified xsi:type="dcterms:W3CDTF">2026-06-28T18:37:00Z</dcterms:modified>
</cp:coreProperties>
</file>