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D58F" w14:textId="77777777" w:rsidR="00856B19" w:rsidRDefault="00856B19" w:rsidP="00856B19">
      <w:pPr>
        <w:jc w:val="center"/>
        <w:rPr>
          <w:rFonts w:ascii="Times New Roman" w:hAnsi="Times New Roman" w:cs="Times New Roman"/>
        </w:rPr>
      </w:pPr>
      <w:r>
        <w:rPr>
          <w:rFonts w:ascii="Times New Roman" w:hAnsi="Times New Roman" w:cs="Times New Roman"/>
        </w:rPr>
        <w:t>CALIFORNIA STATE UNIVERSITY, NORTHRIDGE</w:t>
      </w:r>
    </w:p>
    <w:p w14:paraId="125EF68A" w14:textId="77777777" w:rsidR="00856B19" w:rsidRDefault="00856B19" w:rsidP="00856B19">
      <w:pPr>
        <w:jc w:val="center"/>
        <w:rPr>
          <w:rFonts w:ascii="Times New Roman" w:hAnsi="Times New Roman" w:cs="Times New Roman"/>
        </w:rPr>
      </w:pPr>
    </w:p>
    <w:p w14:paraId="7D41F08E" w14:textId="77777777" w:rsidR="00856B19" w:rsidRDefault="00856B19" w:rsidP="00856B19">
      <w:pPr>
        <w:jc w:val="center"/>
        <w:rPr>
          <w:rFonts w:ascii="Times New Roman" w:hAnsi="Times New Roman" w:cs="Times New Roman"/>
        </w:rPr>
      </w:pPr>
    </w:p>
    <w:p w14:paraId="2432714D" w14:textId="77777777" w:rsidR="00856B19" w:rsidRDefault="00856B19" w:rsidP="00856B19">
      <w:pPr>
        <w:jc w:val="center"/>
        <w:rPr>
          <w:rFonts w:ascii="Times New Roman" w:hAnsi="Times New Roman" w:cs="Times New Roman"/>
        </w:rPr>
      </w:pPr>
    </w:p>
    <w:p w14:paraId="077467C0" w14:textId="77777777" w:rsidR="00856B19" w:rsidRDefault="00856B19" w:rsidP="00856B19">
      <w:pPr>
        <w:jc w:val="center"/>
        <w:rPr>
          <w:rFonts w:ascii="Times New Roman" w:hAnsi="Times New Roman" w:cs="Times New Roman"/>
        </w:rPr>
      </w:pPr>
    </w:p>
    <w:p w14:paraId="449AB618" w14:textId="77777777" w:rsidR="00856B19" w:rsidRPr="00856B19" w:rsidRDefault="00856B19" w:rsidP="00856B19">
      <w:pPr>
        <w:jc w:val="center"/>
        <w:rPr>
          <w:rFonts w:ascii="Times New Roman" w:hAnsi="Times New Roman" w:cs="Times New Roman"/>
        </w:rPr>
      </w:pPr>
    </w:p>
    <w:p w14:paraId="5D748F2A" w14:textId="6F030B74" w:rsidR="00605B3D" w:rsidRPr="00605B3D" w:rsidRDefault="00605B3D" w:rsidP="00856B19">
      <w:pPr>
        <w:jc w:val="center"/>
        <w:rPr>
          <w:rFonts w:ascii="Times New Roman" w:hAnsi="Times New Roman" w:cs="Times New Roman"/>
          <w:i/>
          <w:iCs/>
        </w:rPr>
      </w:pPr>
      <w:r>
        <w:rPr>
          <w:rFonts w:ascii="Times New Roman" w:hAnsi="Times New Roman" w:cs="Times New Roman"/>
        </w:rPr>
        <w:t xml:space="preserve">Rapid Adaptation to Temperature and its Indirect Effects on Competition in the Pitcher Plant </w:t>
      </w:r>
      <w:r w:rsidR="00C23810">
        <w:rPr>
          <w:rFonts w:ascii="Times New Roman" w:hAnsi="Times New Roman" w:cs="Times New Roman"/>
        </w:rPr>
        <w:t>Inquiline Community</w:t>
      </w:r>
    </w:p>
    <w:p w14:paraId="0F3BE0D2" w14:textId="77777777" w:rsidR="00DC6021" w:rsidRDefault="00DC6021" w:rsidP="00856B19">
      <w:pPr>
        <w:jc w:val="center"/>
        <w:rPr>
          <w:rFonts w:ascii="Times New Roman" w:hAnsi="Times New Roman" w:cs="Times New Roman"/>
          <w:i/>
          <w:iCs/>
        </w:rPr>
      </w:pPr>
    </w:p>
    <w:p w14:paraId="550B9814" w14:textId="77777777" w:rsidR="00DC6021" w:rsidRDefault="00DC6021" w:rsidP="00856B19">
      <w:pPr>
        <w:jc w:val="center"/>
        <w:rPr>
          <w:rFonts w:ascii="Times New Roman" w:hAnsi="Times New Roman" w:cs="Times New Roman"/>
        </w:rPr>
      </w:pPr>
    </w:p>
    <w:p w14:paraId="01C0B48A" w14:textId="77777777" w:rsidR="00DC6021" w:rsidRDefault="00DC6021" w:rsidP="00856B19">
      <w:pPr>
        <w:jc w:val="center"/>
        <w:rPr>
          <w:rFonts w:ascii="Times New Roman" w:hAnsi="Times New Roman" w:cs="Times New Roman"/>
        </w:rPr>
      </w:pPr>
    </w:p>
    <w:p w14:paraId="5E5426E5" w14:textId="77777777" w:rsidR="00DC6021" w:rsidRDefault="00DC6021" w:rsidP="00856B19">
      <w:pPr>
        <w:jc w:val="center"/>
        <w:rPr>
          <w:rFonts w:ascii="Times New Roman" w:hAnsi="Times New Roman" w:cs="Times New Roman"/>
        </w:rPr>
      </w:pPr>
    </w:p>
    <w:p w14:paraId="05705C8E" w14:textId="77777777" w:rsidR="00DC6021" w:rsidRPr="00DC6021" w:rsidRDefault="00DC6021" w:rsidP="00856B19">
      <w:pPr>
        <w:jc w:val="center"/>
        <w:rPr>
          <w:rFonts w:ascii="Times New Roman" w:hAnsi="Times New Roman" w:cs="Times New Roman"/>
        </w:rPr>
      </w:pPr>
    </w:p>
    <w:p w14:paraId="61712417" w14:textId="77777777" w:rsidR="00DC6021" w:rsidRDefault="00DC6021" w:rsidP="00856B19">
      <w:pPr>
        <w:jc w:val="center"/>
        <w:rPr>
          <w:rFonts w:ascii="Times New Roman" w:hAnsi="Times New Roman" w:cs="Times New Roman"/>
        </w:rPr>
      </w:pPr>
      <w:r>
        <w:rPr>
          <w:rFonts w:ascii="Times New Roman" w:hAnsi="Times New Roman" w:cs="Times New Roman"/>
        </w:rPr>
        <w:t>A thesis submitted in partial fulfillment of the requirements</w:t>
      </w:r>
    </w:p>
    <w:p w14:paraId="4ED7A381" w14:textId="77777777" w:rsidR="00DC6021" w:rsidRDefault="00DC6021" w:rsidP="00856B19">
      <w:pPr>
        <w:jc w:val="center"/>
        <w:rPr>
          <w:rFonts w:ascii="Times New Roman" w:hAnsi="Times New Roman" w:cs="Times New Roman"/>
        </w:rPr>
      </w:pPr>
      <w:r>
        <w:rPr>
          <w:rFonts w:ascii="Times New Roman" w:hAnsi="Times New Roman" w:cs="Times New Roman"/>
        </w:rPr>
        <w:t>For the degree of Master of Science in Biology</w:t>
      </w:r>
    </w:p>
    <w:p w14:paraId="759A2D51" w14:textId="77777777" w:rsidR="00DC6021" w:rsidRDefault="00DC6021" w:rsidP="00856B19">
      <w:pPr>
        <w:jc w:val="center"/>
        <w:rPr>
          <w:rFonts w:ascii="Times New Roman" w:hAnsi="Times New Roman" w:cs="Times New Roman"/>
        </w:rPr>
      </w:pPr>
    </w:p>
    <w:p w14:paraId="7A8B3E6D" w14:textId="77777777" w:rsidR="00DC6021" w:rsidRDefault="00DC6021" w:rsidP="00856B19">
      <w:pPr>
        <w:jc w:val="center"/>
        <w:rPr>
          <w:rFonts w:ascii="Times New Roman" w:hAnsi="Times New Roman" w:cs="Times New Roman"/>
        </w:rPr>
      </w:pPr>
    </w:p>
    <w:p w14:paraId="12801C32" w14:textId="77777777" w:rsidR="00DC6021" w:rsidRDefault="00DC6021" w:rsidP="00856B19">
      <w:pPr>
        <w:jc w:val="center"/>
        <w:rPr>
          <w:rFonts w:ascii="Times New Roman" w:hAnsi="Times New Roman" w:cs="Times New Roman"/>
        </w:rPr>
      </w:pPr>
    </w:p>
    <w:p w14:paraId="511A81DF" w14:textId="77777777" w:rsidR="00DC6021" w:rsidRDefault="00DC6021" w:rsidP="00856B19">
      <w:pPr>
        <w:jc w:val="center"/>
        <w:rPr>
          <w:rFonts w:ascii="Times New Roman" w:hAnsi="Times New Roman" w:cs="Times New Roman"/>
        </w:rPr>
      </w:pPr>
      <w:r>
        <w:rPr>
          <w:rFonts w:ascii="Times New Roman" w:hAnsi="Times New Roman" w:cs="Times New Roman"/>
        </w:rPr>
        <w:t>By</w:t>
      </w:r>
    </w:p>
    <w:p w14:paraId="7095C7A7" w14:textId="77777777" w:rsidR="00DC6021" w:rsidRDefault="00DC6021" w:rsidP="00856B19">
      <w:pPr>
        <w:jc w:val="center"/>
        <w:rPr>
          <w:rFonts w:ascii="Times New Roman" w:hAnsi="Times New Roman" w:cs="Times New Roman"/>
        </w:rPr>
      </w:pPr>
      <w:r>
        <w:rPr>
          <w:rFonts w:ascii="Times New Roman" w:hAnsi="Times New Roman" w:cs="Times New Roman"/>
        </w:rPr>
        <w:t>Alex A. Mendelson</w:t>
      </w:r>
    </w:p>
    <w:p w14:paraId="0C952A26" w14:textId="77777777" w:rsidR="00DC6021" w:rsidRDefault="00DC6021" w:rsidP="00856B19">
      <w:pPr>
        <w:jc w:val="center"/>
        <w:rPr>
          <w:rFonts w:ascii="Times New Roman" w:hAnsi="Times New Roman" w:cs="Times New Roman"/>
        </w:rPr>
      </w:pPr>
    </w:p>
    <w:p w14:paraId="029C6A11" w14:textId="77777777" w:rsidR="00DC6021" w:rsidRDefault="00DC6021" w:rsidP="00856B19">
      <w:pPr>
        <w:jc w:val="center"/>
        <w:rPr>
          <w:rFonts w:ascii="Times New Roman" w:hAnsi="Times New Roman" w:cs="Times New Roman"/>
        </w:rPr>
      </w:pPr>
    </w:p>
    <w:p w14:paraId="4E3AEAF0" w14:textId="77777777" w:rsidR="00DC6021" w:rsidRDefault="00DC6021" w:rsidP="00856B19">
      <w:pPr>
        <w:jc w:val="center"/>
        <w:rPr>
          <w:rFonts w:ascii="Times New Roman" w:hAnsi="Times New Roman" w:cs="Times New Roman"/>
        </w:rPr>
      </w:pPr>
    </w:p>
    <w:p w14:paraId="3EDBA24C" w14:textId="77777777" w:rsidR="00DC6021" w:rsidRDefault="00DC6021" w:rsidP="00856B19">
      <w:pPr>
        <w:jc w:val="center"/>
        <w:rPr>
          <w:rFonts w:ascii="Times New Roman" w:hAnsi="Times New Roman" w:cs="Times New Roman"/>
        </w:rPr>
      </w:pPr>
    </w:p>
    <w:p w14:paraId="18EC2F73" w14:textId="6B8CBB4D" w:rsidR="00477FFA" w:rsidRDefault="00DC6021" w:rsidP="00856B19">
      <w:pPr>
        <w:jc w:val="center"/>
        <w:rPr>
          <w:rFonts w:ascii="Times New Roman" w:hAnsi="Times New Roman" w:cs="Times New Roman"/>
          <w:b/>
          <w:bCs/>
        </w:rPr>
      </w:pPr>
      <w:r>
        <w:rPr>
          <w:rFonts w:ascii="Times New Roman" w:hAnsi="Times New Roman" w:cs="Times New Roman"/>
        </w:rPr>
        <w:t>August 2026</w:t>
      </w:r>
      <w:r w:rsidR="00477FFA">
        <w:rPr>
          <w:rFonts w:ascii="Times New Roman" w:hAnsi="Times New Roman" w:cs="Times New Roman"/>
          <w:b/>
          <w:bCs/>
        </w:rPr>
        <w:br w:type="page"/>
      </w:r>
    </w:p>
    <w:p w14:paraId="34083DE4" w14:textId="6BCFAB51" w:rsidR="001649D2" w:rsidRPr="007E5516" w:rsidRDefault="007E5516" w:rsidP="007E5516">
      <w:pPr>
        <w:spacing w:after="0" w:line="240" w:lineRule="auto"/>
        <w:jc w:val="center"/>
        <w:rPr>
          <w:rFonts w:ascii="Times New Roman" w:hAnsi="Times New Roman" w:cs="Times New Roman"/>
          <w:b/>
          <w:bCs/>
        </w:rPr>
      </w:pPr>
      <w:commentRangeStart w:id="0"/>
      <w:r w:rsidRPr="007E5516">
        <w:rPr>
          <w:rFonts w:ascii="Times New Roman" w:hAnsi="Times New Roman" w:cs="Times New Roman"/>
          <w:b/>
          <w:bCs/>
        </w:rPr>
        <w:lastRenderedPageBreak/>
        <w:t>In</w:t>
      </w:r>
      <w:commentRangeEnd w:id="0"/>
      <w:r w:rsidR="00245BDB" w:rsidRPr="007E5516">
        <w:rPr>
          <w:rStyle w:val="CommentReference"/>
          <w:rFonts w:ascii="Times New Roman" w:hAnsi="Times New Roman" w:cs="Times New Roman"/>
          <w:b/>
          <w:bCs/>
          <w:sz w:val="24"/>
          <w:szCs w:val="24"/>
        </w:rPr>
        <w:commentReference w:id="0"/>
      </w:r>
      <w:r w:rsidRPr="007E5516">
        <w:rPr>
          <w:rFonts w:ascii="Times New Roman" w:hAnsi="Times New Roman" w:cs="Times New Roman"/>
          <w:b/>
          <w:bCs/>
        </w:rPr>
        <w:t>troduction</w:t>
      </w:r>
    </w:p>
    <w:p w14:paraId="68314C58" w14:textId="77777777" w:rsidR="001649D2" w:rsidRDefault="001649D2" w:rsidP="00FA3F0A">
      <w:pPr>
        <w:spacing w:after="0" w:line="240" w:lineRule="auto"/>
        <w:rPr>
          <w:rFonts w:ascii="Times New Roman" w:hAnsi="Times New Roman" w:cs="Times New Roman"/>
        </w:rPr>
      </w:pPr>
    </w:p>
    <w:p w14:paraId="2557C2D6" w14:textId="5EFFD21A"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w:t>
      </w:r>
      <w:r w:rsidR="00F91B20">
        <w:rPr>
          <w:rFonts w:ascii="Times New Roman" w:hAnsi="Times New Roman" w:cs="Times New Roman"/>
        </w:rPr>
        <w:t xml:space="preserve"> (Bolnick et al., 2011; Violle et al., 2012)</w:t>
      </w:r>
      <w:r w:rsidR="009106C9">
        <w:rPr>
          <w:rFonts w:ascii="Times New Roman" w:hAnsi="Times New Roman" w:cs="Times New Roman"/>
        </w:rPr>
        <w:t xml:space="preserve">.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possible</w:t>
      </w:r>
      <w:r w:rsidR="00F91B20">
        <w:rPr>
          <w:rFonts w:ascii="Times New Roman" w:hAnsi="Times New Roman" w:cs="Times New Roman"/>
        </w:rPr>
        <w:t xml:space="preserve"> (Chevin et al., 2010; Hoffmann and Sgro, 2011)</w:t>
      </w:r>
      <w:r w:rsidR="00131610">
        <w:rPr>
          <w:rFonts w:ascii="Times New Roman" w:hAnsi="Times New Roman" w:cs="Times New Roman"/>
        </w:rPr>
        <w:t xml:space="preserv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8927F1">
        <w:rPr>
          <w:rFonts w:ascii="Times New Roman" w:hAnsi="Times New Roman" w:cs="Times New Roman"/>
        </w:rPr>
        <w:t xml:space="preserve"> (Loarie et al., 2009)</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r w:rsidR="0054363E">
        <w:rPr>
          <w:rFonts w:ascii="Times New Roman" w:hAnsi="Times New Roman" w:cs="Times New Roman"/>
        </w:rPr>
        <w:t xml:space="preserve"> </w:t>
      </w:r>
      <w:r w:rsidR="0054363E" w:rsidRPr="0054363E">
        <w:rPr>
          <w:rFonts w:ascii="Times New Roman" w:hAnsi="Times New Roman" w:cs="Times New Roman"/>
        </w:rPr>
        <w:t>Of these factors, standing genetic variation is in some sense the most fundamental</w:t>
      </w:r>
      <w:r w:rsidR="00E41102">
        <w:rPr>
          <w:rFonts w:ascii="Times New Roman" w:hAnsi="Times New Roman" w:cs="Times New Roman"/>
        </w:rPr>
        <w:t xml:space="preserve"> (Barrett and Schulter, 2008)</w:t>
      </w:r>
      <w:r w:rsidR="004B6C68">
        <w:rPr>
          <w:rFonts w:ascii="Times New Roman" w:hAnsi="Times New Roman" w:cs="Times New Roman"/>
        </w:rPr>
        <w:t>.</w:t>
      </w:r>
      <w:r w:rsidR="0054363E" w:rsidRPr="0054363E">
        <w:rPr>
          <w:rFonts w:ascii="Times New Roman" w:hAnsi="Times New Roman" w:cs="Times New Roman"/>
        </w:rPr>
        <w:t xml:space="preserve"> </w:t>
      </w:r>
      <w:r w:rsidR="004B6C68">
        <w:rPr>
          <w:rFonts w:ascii="Times New Roman" w:hAnsi="Times New Roman" w:cs="Times New Roman"/>
        </w:rPr>
        <w:t>R</w:t>
      </w:r>
      <w:r w:rsidR="0054363E" w:rsidRPr="0054363E">
        <w:rPr>
          <w:rFonts w:ascii="Times New Roman" w:hAnsi="Times New Roman" w:cs="Times New Roman"/>
        </w:rPr>
        <w:t xml:space="preserve">egardless of how strong selection is or how heritable a trait may be, adaptation cannot proceed without </w:t>
      </w:r>
      <w:r w:rsidR="00245BDB">
        <w:rPr>
          <w:rFonts w:ascii="Times New Roman" w:hAnsi="Times New Roman" w:cs="Times New Roman"/>
        </w:rPr>
        <w:t>genetic</w:t>
      </w:r>
      <w:r w:rsidR="00245BDB" w:rsidRPr="0054363E">
        <w:rPr>
          <w:rFonts w:ascii="Times New Roman" w:hAnsi="Times New Roman" w:cs="Times New Roman"/>
        </w:rPr>
        <w:t xml:space="preserve"> </w:t>
      </w:r>
      <w:r w:rsidR="0054363E" w:rsidRPr="0054363E">
        <w:rPr>
          <w:rFonts w:ascii="Times New Roman" w:hAnsi="Times New Roman" w:cs="Times New Roman"/>
        </w:rPr>
        <w:t xml:space="preserve">variation </w:t>
      </w:r>
      <w:r w:rsidR="00245BDB">
        <w:rPr>
          <w:rFonts w:ascii="Times New Roman" w:hAnsi="Times New Roman" w:cs="Times New Roman"/>
        </w:rPr>
        <w:t xml:space="preserve">in phenotypic traits </w:t>
      </w:r>
      <w:r w:rsidR="0054363E" w:rsidRPr="0054363E">
        <w:rPr>
          <w:rFonts w:ascii="Times New Roman" w:hAnsi="Times New Roman" w:cs="Times New Roman"/>
        </w:rPr>
        <w:t>on which selection can act.</w:t>
      </w:r>
    </w:p>
    <w:p w14:paraId="3310A918" w14:textId="6A475807" w:rsidR="00B21A07" w:rsidRDefault="0001336C" w:rsidP="002A0AE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w:t>
      </w:r>
      <w:r w:rsidR="00925B7D">
        <w:rPr>
          <w:rFonts w:ascii="Times New Roman" w:hAnsi="Times New Roman" w:cs="Times New Roman"/>
        </w:rPr>
        <w:t xml:space="preserve">, and these relationships have been documented across a wide range of taxa </w:t>
      </w:r>
      <w:r w:rsidR="00B9069C">
        <w:rPr>
          <w:rFonts w:ascii="Times New Roman" w:hAnsi="Times New Roman" w:cs="Times New Roman"/>
        </w:rPr>
        <w:t>(Angilletta</w:t>
      </w:r>
      <w:r w:rsidR="00CA4EFE">
        <w:rPr>
          <w:rFonts w:ascii="Times New Roman" w:hAnsi="Times New Roman" w:cs="Times New Roman"/>
        </w:rPr>
        <w:t>,</w:t>
      </w:r>
      <w:r w:rsidR="00B9069C">
        <w:rPr>
          <w:rFonts w:ascii="Times New Roman" w:hAnsi="Times New Roman" w:cs="Times New Roman"/>
        </w:rPr>
        <w:t xml:space="preserve"> 2009)</w:t>
      </w:r>
      <w:r w:rsidR="005E5259" w:rsidRPr="003220BD">
        <w:rPr>
          <w:rFonts w:ascii="Times New Roman" w:hAnsi="Times New Roman" w:cs="Times New Roman"/>
        </w:rPr>
        <w:t xml:space="preserve">. </w:t>
      </w:r>
      <w:r w:rsidR="00B21A07">
        <w:rPr>
          <w:rFonts w:ascii="Times New Roman" w:hAnsi="Times New Roman" w:cs="Times New Roman"/>
        </w:rPr>
        <w:t xml:space="preserve">Size is perhaps the most common example of an ecologically relevant trait with a strong temperature relationship. From an individual perspective, size can affect </w:t>
      </w:r>
      <w:r w:rsidR="00476FC2">
        <w:rPr>
          <w:rFonts w:ascii="Times New Roman" w:hAnsi="Times New Roman" w:cs="Times New Roman"/>
        </w:rPr>
        <w:t>resource acquisition, predator avoidance, and reproductive output, with larger body size generally conferring advantages in some contexts but costs in others</w:t>
      </w:r>
      <w:r w:rsidR="00B21A07">
        <w:rPr>
          <w:rFonts w:ascii="Times New Roman" w:hAnsi="Times New Roman" w:cs="Times New Roman"/>
        </w:rPr>
        <w:t xml:space="preserve"> </w:t>
      </w:r>
      <w:r w:rsidR="00B21A07">
        <w:rPr>
          <w:rFonts w:ascii="Times New Roman" w:hAnsi="Times New Roman" w:cs="Times New Roman"/>
        </w:rPr>
        <w:lastRenderedPageBreak/>
        <w:t>(</w:t>
      </w:r>
      <w:r w:rsidR="00964E7A">
        <w:rPr>
          <w:rFonts w:ascii="Times New Roman" w:hAnsi="Times New Roman" w:cs="Times New Roman"/>
        </w:rPr>
        <w:t>Schmidt-Nielsen, 1984; Peters, 1986)</w:t>
      </w:r>
      <w:r w:rsidR="00B21A07">
        <w:rPr>
          <w:rFonts w:ascii="Times New Roman" w:hAnsi="Times New Roman" w:cs="Times New Roman"/>
        </w:rPr>
        <w:t>. These ecological and physiological properties are often temperature dependent, since size is negatively correlated with temperature</w:t>
      </w:r>
      <w:r w:rsidR="00476FC2">
        <w:rPr>
          <w:rFonts w:ascii="Times New Roman" w:hAnsi="Times New Roman" w:cs="Times New Roman"/>
        </w:rPr>
        <w:t xml:space="preserve"> across ectotherms and aquatic taxa (Atkinson et al., 2003; Daufresne et al., 2009; Horne et al., 2015)</w:t>
      </w:r>
      <w:r w:rsidR="00B21A07">
        <w:rPr>
          <w:rFonts w:ascii="Times New Roman" w:hAnsi="Times New Roman" w:cs="Times New Roman"/>
        </w:rPr>
        <w:t xml:space="preserve">. </w:t>
      </w:r>
      <w:r w:rsidR="00476FC2">
        <w:rPr>
          <w:rFonts w:ascii="Times New Roman" w:hAnsi="Times New Roman" w:cs="Times New Roman"/>
        </w:rPr>
        <w:t>This temperature-size rule in part reflects the direct effect of temperature on metabolism. Warmer temperatures accelerate metabolic rates, leading to shorter development times and faster population growth rates that have downstream consequences for competitive interactions and community dynamics (Brown et al., 2004).</w:t>
      </w:r>
    </w:p>
    <w:p w14:paraId="754931FC" w14:textId="3227B1E6" w:rsidR="00651DBC" w:rsidRDefault="00A51DBB" w:rsidP="002A0AE3">
      <w:pPr>
        <w:spacing w:after="0" w:line="480" w:lineRule="auto"/>
        <w:ind w:firstLine="720"/>
        <w:rPr>
          <w:rFonts w:ascii="Times New Roman" w:hAnsi="Times New Roman" w:cs="Times New Roman"/>
        </w:rPr>
      </w:pPr>
      <w:r>
        <w:rPr>
          <w:rFonts w:ascii="Times New Roman" w:hAnsi="Times New Roman" w:cs="Times New Roman"/>
        </w:rPr>
        <w:t>However, these</w:t>
      </w:r>
      <w:r w:rsidR="0011559E">
        <w:rPr>
          <w:rFonts w:ascii="Times New Roman" w:hAnsi="Times New Roman" w:cs="Times New Roman"/>
        </w:rPr>
        <w:t xml:space="preserve"> traits </w:t>
      </w:r>
      <w:r>
        <w:rPr>
          <w:rFonts w:ascii="Times New Roman" w:hAnsi="Times New Roman" w:cs="Times New Roman"/>
        </w:rPr>
        <w:t xml:space="preserve">are often considered as population means in ecology, or as </w:t>
      </w:r>
      <w:r>
        <w:rPr>
          <w:rFonts w:ascii="Times New Roman" w:hAnsi="Times New Roman" w:cs="Times New Roman"/>
        </w:rPr>
        <w:t xml:space="preserve">single dimensional trait values among individuals within populations. </w:t>
      </w:r>
      <w:r>
        <w:rPr>
          <w:rFonts w:ascii="Times New Roman" w:hAnsi="Times New Roman" w:cs="Times New Roman"/>
        </w:rPr>
        <w:t>I</w:t>
      </w:r>
      <w:r w:rsidR="005E5259" w:rsidRPr="003220BD">
        <w:rPr>
          <w:rFonts w:ascii="Times New Roman" w:hAnsi="Times New Roman" w:cs="Times New Roman"/>
        </w:rPr>
        <w:t xml:space="preserve">ndividuals </w:t>
      </w:r>
      <w:r w:rsidR="00EA7961">
        <w:rPr>
          <w:rFonts w:ascii="Times New Roman" w:hAnsi="Times New Roman" w:cs="Times New Roman"/>
        </w:rPr>
        <w:t xml:space="preserve">within populations </w:t>
      </w:r>
      <w:r w:rsidR="005E5259" w:rsidRPr="003220BD">
        <w:rPr>
          <w:rFonts w:ascii="Times New Roman" w:hAnsi="Times New Roman" w:cs="Times New Roman"/>
        </w:rPr>
        <w:t xml:space="preserve">differ not only in trait values, but also in </w:t>
      </w:r>
      <w:r w:rsidR="009F4F89">
        <w:rPr>
          <w:rFonts w:ascii="Times New Roman" w:hAnsi="Times New Roman" w:cs="Times New Roman"/>
        </w:rPr>
        <w:t>their</w:t>
      </w:r>
      <w:r w:rsidR="005E5259" w:rsidRPr="003220BD">
        <w:rPr>
          <w:rFonts w:ascii="Times New Roman" w:hAnsi="Times New Roman" w:cs="Times New Roman"/>
        </w:rPr>
        <w:t xml:space="preserve"> respon</w:t>
      </w:r>
      <w:r w:rsidR="009F4F89">
        <w:rPr>
          <w:rFonts w:ascii="Times New Roman" w:hAnsi="Times New Roman" w:cs="Times New Roman"/>
        </w:rPr>
        <w:t>se</w:t>
      </w:r>
      <w:r w:rsidR="00245BDB">
        <w:rPr>
          <w:rFonts w:ascii="Times New Roman" w:hAnsi="Times New Roman" w:cs="Times New Roman"/>
        </w:rPr>
        <w:t>s</w:t>
      </w:r>
      <w:r w:rsidR="005E5259" w:rsidRPr="003220BD">
        <w:rPr>
          <w:rFonts w:ascii="Times New Roman" w:hAnsi="Times New Roman" w:cs="Times New Roman"/>
        </w:rPr>
        <w:t xml:space="preserve"> to temperature</w:t>
      </w:r>
      <w:r w:rsidR="00926E0B">
        <w:rPr>
          <w:rFonts w:ascii="Times New Roman" w:hAnsi="Times New Roman" w:cs="Times New Roman"/>
        </w:rPr>
        <w:t>,</w:t>
      </w:r>
      <w:r w:rsidR="009F4F89">
        <w:rPr>
          <w:rFonts w:ascii="Times New Roman" w:hAnsi="Times New Roman" w:cs="Times New Roman"/>
        </w:rPr>
        <w:t xml:space="preserve"> adding</w:t>
      </w:r>
      <w:r w:rsidR="00EC3548">
        <w:rPr>
          <w:rFonts w:ascii="Times New Roman" w:hAnsi="Times New Roman" w:cs="Times New Roman"/>
        </w:rPr>
        <w:t xml:space="preserve"> an additional dimension of variation that may contribute to </w:t>
      </w:r>
      <w:r>
        <w:rPr>
          <w:rFonts w:ascii="Times New Roman" w:hAnsi="Times New Roman" w:cs="Times New Roman"/>
        </w:rPr>
        <w:t xml:space="preserve">evolvability </w:t>
      </w:r>
      <w:r w:rsidR="0011559E">
        <w:rPr>
          <w:rFonts w:ascii="Times New Roman" w:hAnsi="Times New Roman" w:cs="Times New Roman"/>
        </w:rPr>
        <w:t>(Kingsolver and Buckley 2017)</w:t>
      </w:r>
      <w:r w:rsidR="006370CE" w:rsidRPr="003220BD">
        <w:rPr>
          <w:rFonts w:ascii="Times New Roman" w:hAnsi="Times New Roman" w:cs="Times New Roman"/>
        </w:rPr>
        <w:t>.</w:t>
      </w:r>
      <w:r w:rsidR="001C7252">
        <w:rPr>
          <w:rFonts w:ascii="Times New Roman" w:hAnsi="Times New Roman" w:cs="Times New Roman"/>
        </w:rPr>
        <w:t xml:space="preserve"> </w:t>
      </w:r>
      <w:r w:rsidR="009D4FC1">
        <w:rPr>
          <w:rFonts w:ascii="Times New Roman" w:hAnsi="Times New Roman" w:cs="Times New Roman"/>
        </w:rPr>
        <w:t xml:space="preserve">For example, Geerts et al. (2015) demonstrated that clonal lineages of the water flea </w:t>
      </w:r>
      <w:r w:rsidR="009D4FC1">
        <w:rPr>
          <w:rFonts w:ascii="Times New Roman" w:hAnsi="Times New Roman" w:cs="Times New Roman"/>
          <w:i/>
          <w:iCs/>
        </w:rPr>
        <w:t xml:space="preserve">Daphnia </w:t>
      </w:r>
      <w:r w:rsidR="009D4FC1" w:rsidRPr="009D4FC1">
        <w:rPr>
          <w:rFonts w:ascii="Times New Roman" w:hAnsi="Times New Roman" w:cs="Times New Roman"/>
        </w:rPr>
        <w:t>magna</w:t>
      </w:r>
      <w:r w:rsidR="009D4FC1">
        <w:rPr>
          <w:rFonts w:ascii="Times New Roman" w:hAnsi="Times New Roman" w:cs="Times New Roman"/>
        </w:rPr>
        <w:t xml:space="preserve"> differed genetically in their thermal tolerance, and that tolerance increased rapidly in populations subjected to a sustained +4 °C warming treatment relative to ambient controls. Resurrection ecology further confirmed that the natural </w:t>
      </w:r>
      <w:r w:rsidR="009D4FC1" w:rsidRPr="009D4FC1">
        <w:rPr>
          <w:rFonts w:ascii="Times New Roman" w:hAnsi="Times New Roman" w:cs="Times New Roman"/>
          <w:i/>
          <w:iCs/>
        </w:rPr>
        <w:t>Daphnia</w:t>
      </w:r>
      <w:r w:rsidR="009D4FC1">
        <w:rPr>
          <w:rFonts w:ascii="Times New Roman" w:hAnsi="Times New Roman" w:cs="Times New Roman"/>
        </w:rPr>
        <w:t xml:space="preserve"> populations had already evolved higher thermal tolerance over just four decades of climate warming. This capacity for rapid genetic shifts in thermal response exemplifies that variation among individuals in how they respond to temperature can be critical for evolvability. </w:t>
      </w:r>
    </w:p>
    <w:p w14:paraId="04E9A50D" w14:textId="4705C3D9" w:rsidR="0031537A" w:rsidRDefault="00056E5A" w:rsidP="002A0AE3">
      <w:pPr>
        <w:spacing w:after="0" w:line="480" w:lineRule="auto"/>
        <w:ind w:firstLine="720"/>
        <w:rPr>
          <w:rFonts w:ascii="Times New Roman" w:hAnsi="Times New Roman" w:cs="Times New Roman"/>
        </w:rPr>
      </w:pPr>
      <w:r>
        <w:rPr>
          <w:rFonts w:ascii="Times New Roman" w:hAnsi="Times New Roman" w:cs="Times New Roman"/>
        </w:rPr>
        <w:t>Selection for broader plastic potential as a response to changes in temperature may be stronger in some microclimates than others. This disparity in selection strength could drive heterogeneity in the width of temperature response within populations, depending on the temporal stability of</w:t>
      </w:r>
      <w:r w:rsidR="006D6395">
        <w:rPr>
          <w:rFonts w:ascii="Times New Roman" w:hAnsi="Times New Roman" w:cs="Times New Roman"/>
        </w:rPr>
        <w:t>,</w:t>
      </w:r>
      <w:r>
        <w:rPr>
          <w:rFonts w:ascii="Times New Roman" w:hAnsi="Times New Roman" w:cs="Times New Roman"/>
        </w:rPr>
        <w:t xml:space="preserve"> and the extent of gene flow among</w:t>
      </w:r>
      <w:r w:rsidR="006D6395">
        <w:rPr>
          <w:rFonts w:ascii="Times New Roman" w:hAnsi="Times New Roman" w:cs="Times New Roman"/>
        </w:rPr>
        <w:t>,</w:t>
      </w:r>
      <w:r>
        <w:rPr>
          <w:rFonts w:ascii="Times New Roman" w:hAnsi="Times New Roman" w:cs="Times New Roman"/>
        </w:rPr>
        <w:t xml:space="preserve"> microclim</w:t>
      </w:r>
      <w:commentRangeStart w:id="1"/>
      <w:r>
        <w:rPr>
          <w:rFonts w:ascii="Times New Roman" w:hAnsi="Times New Roman" w:cs="Times New Roman"/>
        </w:rPr>
        <w:t>at</w:t>
      </w:r>
      <w:commentRangeEnd w:id="1"/>
      <w:r w:rsidR="0071469B">
        <w:rPr>
          <w:rStyle w:val="CommentReference"/>
          <w:rFonts w:ascii="Times New Roman" w:hAnsi="Times New Roman" w:cs="Times New Roman"/>
          <w:sz w:val="24"/>
          <w:szCs w:val="24"/>
        </w:rPr>
        <w:commentReference w:id="1"/>
      </w:r>
      <w:r>
        <w:rPr>
          <w:rFonts w:ascii="Times New Roman" w:hAnsi="Times New Roman" w:cs="Times New Roman"/>
        </w:rPr>
        <w:t xml:space="preserve">es. </w:t>
      </w:r>
      <w:r w:rsidR="0061680A">
        <w:rPr>
          <w:rFonts w:ascii="Times New Roman" w:hAnsi="Times New Roman" w:cs="Times New Roman"/>
        </w:rPr>
        <w:t>S</w:t>
      </w:r>
      <w:r w:rsidR="0031537A" w:rsidRPr="0031537A">
        <w:rPr>
          <w:rFonts w:ascii="Times New Roman" w:hAnsi="Times New Roman" w:cs="Times New Roman"/>
        </w:rPr>
        <w:t xml:space="preserve">tanding genetic variation is often structured across multiple spatial scales rather than forming a homogeneous </w:t>
      </w:r>
      <w:r w:rsidR="0031537A" w:rsidRPr="0031537A">
        <w:rPr>
          <w:rFonts w:ascii="Times New Roman" w:hAnsi="Times New Roman" w:cs="Times New Roman"/>
        </w:rPr>
        <w:lastRenderedPageBreak/>
        <w:t>pool (Bolnick et al.</w:t>
      </w:r>
      <w:r w:rsidR="00CA4EFE">
        <w:rPr>
          <w:rFonts w:ascii="Times New Roman" w:hAnsi="Times New Roman" w:cs="Times New Roman"/>
        </w:rPr>
        <w:t>,</w:t>
      </w:r>
      <w:r w:rsidR="0031537A" w:rsidRPr="0031537A">
        <w:rPr>
          <w:rFonts w:ascii="Times New Roman" w:hAnsi="Times New Roman" w:cs="Times New Roman"/>
        </w:rPr>
        <w:t xml:space="preserve"> 2011; Violle et al.</w:t>
      </w:r>
      <w:r w:rsidR="00CA4EFE">
        <w:rPr>
          <w:rFonts w:ascii="Times New Roman" w:hAnsi="Times New Roman" w:cs="Times New Roman"/>
        </w:rPr>
        <w:t>,</w:t>
      </w:r>
      <w:r w:rsidR="0031537A" w:rsidRPr="0031537A">
        <w:rPr>
          <w:rFonts w:ascii="Times New Roman" w:hAnsi="Times New Roman" w:cs="Times New Roman"/>
        </w:rPr>
        <w:t xml:space="preserve"> 2012). This structure can manifest within individuals as </w:t>
      </w:r>
      <w:r w:rsidR="0071469B">
        <w:rPr>
          <w:rFonts w:ascii="Times New Roman" w:hAnsi="Times New Roman" w:cs="Times New Roman"/>
        </w:rPr>
        <w:t>an acc</w:t>
      </w:r>
      <w:commentRangeStart w:id="2"/>
      <w:r w:rsidR="0071469B">
        <w:rPr>
          <w:rFonts w:ascii="Times New Roman" w:hAnsi="Times New Roman" w:cs="Times New Roman"/>
        </w:rPr>
        <w:t>lim</w:t>
      </w:r>
      <w:commentRangeEnd w:id="2"/>
      <w:r w:rsidR="0071469B">
        <w:rPr>
          <w:rStyle w:val="CommentReference"/>
          <w:rFonts w:ascii="Times New Roman" w:hAnsi="Times New Roman" w:cs="Times New Roman"/>
          <w:sz w:val="24"/>
          <w:szCs w:val="24"/>
        </w:rPr>
        <w:commentReference w:id="2"/>
      </w:r>
      <w:r w:rsidR="0071469B">
        <w:rPr>
          <w:rFonts w:ascii="Times New Roman" w:hAnsi="Times New Roman" w:cs="Times New Roman"/>
        </w:rPr>
        <w:t xml:space="preserve">ation </w:t>
      </w:r>
      <w:r w:rsidR="0031537A" w:rsidRPr="0031537A">
        <w:rPr>
          <w:rFonts w:ascii="Times New Roman" w:hAnsi="Times New Roman" w:cs="Times New Roman"/>
        </w:rPr>
        <w:t>response, among individuals within populations</w:t>
      </w:r>
      <w:r w:rsidR="0071469B">
        <w:rPr>
          <w:rFonts w:ascii="Times New Roman" w:hAnsi="Times New Roman" w:cs="Times New Roman"/>
        </w:rPr>
        <w:t xml:space="preserve"> as an adaptive response</w:t>
      </w:r>
      <w:r w:rsidR="0031537A" w:rsidRPr="0031537A">
        <w:rPr>
          <w:rFonts w:ascii="Times New Roman" w:hAnsi="Times New Roman" w:cs="Times New Roman"/>
        </w:rPr>
        <w:t>, and</w:t>
      </w:r>
      <w:r w:rsidR="0071469B">
        <w:rPr>
          <w:rFonts w:ascii="Times New Roman" w:hAnsi="Times New Roman" w:cs="Times New Roman"/>
        </w:rPr>
        <w:t>/or</w:t>
      </w:r>
      <w:r w:rsidR="0031537A" w:rsidRPr="0031537A">
        <w:rPr>
          <w:rFonts w:ascii="Times New Roman" w:hAnsi="Times New Roman" w:cs="Times New Roman"/>
        </w:rPr>
        <w:t xml:space="preserve"> among populations</w:t>
      </w:r>
      <w:r w:rsidR="0071469B">
        <w:rPr>
          <w:rFonts w:ascii="Times New Roman" w:hAnsi="Times New Roman" w:cs="Times New Roman"/>
        </w:rPr>
        <w:t xml:space="preserve"> in a geographic mosaic of </w:t>
      </w:r>
      <w:commentRangeStart w:id="3"/>
      <w:r w:rsidR="0071469B">
        <w:rPr>
          <w:rFonts w:ascii="Times New Roman" w:hAnsi="Times New Roman" w:cs="Times New Roman"/>
        </w:rPr>
        <w:t>adaptive res</w:t>
      </w:r>
      <w:commentRangeEnd w:id="3"/>
      <w:r w:rsidR="0071469B">
        <w:rPr>
          <w:rStyle w:val="CommentReference"/>
          <w:rFonts w:ascii="Times New Roman" w:hAnsi="Times New Roman" w:cs="Times New Roman"/>
          <w:sz w:val="24"/>
          <w:szCs w:val="24"/>
        </w:rPr>
        <w:commentReference w:id="3"/>
      </w:r>
      <w:r w:rsidR="0071469B">
        <w:rPr>
          <w:rFonts w:ascii="Times New Roman" w:hAnsi="Times New Roman" w:cs="Times New Roman"/>
        </w:rPr>
        <w:t>ponses</w:t>
      </w:r>
      <w:r w:rsidR="00C90DA2">
        <w:rPr>
          <w:rFonts w:ascii="Times New Roman" w:hAnsi="Times New Roman" w:cs="Times New Roman"/>
        </w:rPr>
        <w:t xml:space="preserve">. </w:t>
      </w:r>
      <w:commentRangeStart w:id="4"/>
      <w:r w:rsidR="00C90DA2">
        <w:rPr>
          <w:rFonts w:ascii="Times New Roman" w:hAnsi="Times New Roman" w:cs="Times New Roman"/>
        </w:rPr>
        <w:t>Th</w:t>
      </w:r>
      <w:commentRangeEnd w:id="4"/>
      <w:r w:rsidR="0071469B">
        <w:rPr>
          <w:rStyle w:val="CommentReference"/>
          <w:rFonts w:ascii="Times New Roman" w:hAnsi="Times New Roman" w:cs="Times New Roman"/>
          <w:sz w:val="24"/>
          <w:szCs w:val="24"/>
        </w:rPr>
        <w:commentReference w:id="4"/>
      </w:r>
      <w:r w:rsidR="0061680A">
        <w:rPr>
          <w:rFonts w:ascii="Times New Roman" w:hAnsi="Times New Roman" w:cs="Times New Roman"/>
        </w:rPr>
        <w:t>ese</w:t>
      </w:r>
      <w:r w:rsidR="0031537A" w:rsidRPr="0031537A">
        <w:rPr>
          <w:rFonts w:ascii="Times New Roman" w:hAnsi="Times New Roman" w:cs="Times New Roman"/>
        </w:rPr>
        <w:t xml:space="preserve"> pattern</w:t>
      </w:r>
      <w:r w:rsidR="0061680A">
        <w:rPr>
          <w:rFonts w:ascii="Times New Roman" w:hAnsi="Times New Roman" w:cs="Times New Roman"/>
        </w:rPr>
        <w:t xml:space="preserve">s </w:t>
      </w:r>
      <w:r w:rsidR="00D47060">
        <w:rPr>
          <w:rFonts w:ascii="Times New Roman" w:hAnsi="Times New Roman" w:cs="Times New Roman"/>
        </w:rPr>
        <w:t>ha</w:t>
      </w:r>
      <w:r w:rsidR="0061680A">
        <w:rPr>
          <w:rFonts w:ascii="Times New Roman" w:hAnsi="Times New Roman" w:cs="Times New Roman"/>
        </w:rPr>
        <w:t>ve</w:t>
      </w:r>
      <w:r w:rsidR="00D47060">
        <w:rPr>
          <w:rFonts w:ascii="Times New Roman" w:hAnsi="Times New Roman" w:cs="Times New Roman"/>
        </w:rPr>
        <w:t xml:space="preserve"> been</w:t>
      </w:r>
      <w:r w:rsidR="0031537A" w:rsidRPr="0031537A">
        <w:rPr>
          <w:rFonts w:ascii="Times New Roman" w:hAnsi="Times New Roman" w:cs="Times New Roman"/>
        </w:rPr>
        <w:t xml:space="preserve"> documented broadly across taxa and traits (Messier et al.</w:t>
      </w:r>
      <w:r w:rsidR="00CA4EFE">
        <w:rPr>
          <w:rFonts w:ascii="Times New Roman" w:hAnsi="Times New Roman" w:cs="Times New Roman"/>
        </w:rPr>
        <w:t>,</w:t>
      </w:r>
      <w:r w:rsidR="0031537A" w:rsidRPr="0031537A">
        <w:rPr>
          <w:rFonts w:ascii="Times New Roman" w:hAnsi="Times New Roman" w:cs="Times New Roman"/>
        </w:rPr>
        <w:t xml:space="preserve"> 2010; Siefert et al.</w:t>
      </w:r>
      <w:r w:rsidR="00CA4EFE">
        <w:rPr>
          <w:rFonts w:ascii="Times New Roman" w:hAnsi="Times New Roman" w:cs="Times New Roman"/>
        </w:rPr>
        <w:t>,</w:t>
      </w:r>
      <w:r w:rsidR="0031537A" w:rsidRPr="0031537A">
        <w:rPr>
          <w:rFonts w:ascii="Times New Roman" w:hAnsi="Times New Roman" w:cs="Times New Roman"/>
        </w:rPr>
        <w:t xml:space="preserve"> 2015). The structure of variation in temperature response is particularly consequential for </w:t>
      </w:r>
      <w:commentRangeStart w:id="5"/>
      <w:r w:rsidR="0031537A" w:rsidRPr="0031537A">
        <w:rPr>
          <w:rFonts w:ascii="Times New Roman" w:hAnsi="Times New Roman" w:cs="Times New Roman"/>
        </w:rPr>
        <w:t>adaptive potential</w:t>
      </w:r>
      <w:commentRangeEnd w:id="5"/>
      <w:r w:rsidR="0071469B" w:rsidRPr="0031537A">
        <w:rPr>
          <w:rStyle w:val="CommentReference"/>
          <w:rFonts w:ascii="Times New Roman" w:hAnsi="Times New Roman" w:cs="Times New Roman"/>
          <w:sz w:val="24"/>
          <w:szCs w:val="24"/>
        </w:rPr>
        <w:commentReference w:id="5"/>
      </w:r>
      <w:r w:rsidR="0031537A" w:rsidRPr="0031537A">
        <w:rPr>
          <w:rFonts w:ascii="Times New Roman" w:hAnsi="Times New Roman" w:cs="Times New Roman"/>
        </w:rPr>
        <w:t xml:space="preserve">, since the spatial scale at which variation resides shapes how effectively selection can </w:t>
      </w:r>
      <w:commentRangeStart w:id="6"/>
      <w:r w:rsidR="0031537A" w:rsidRPr="0031537A">
        <w:rPr>
          <w:rFonts w:ascii="Times New Roman" w:hAnsi="Times New Roman" w:cs="Times New Roman"/>
        </w:rPr>
        <w:t xml:space="preserve">drive rapid adaptation </w:t>
      </w:r>
      <w:commentRangeEnd w:id="6"/>
      <w:r w:rsidR="0071469B" w:rsidRPr="0031537A">
        <w:rPr>
          <w:rStyle w:val="CommentReference"/>
          <w:rFonts w:ascii="Times New Roman" w:hAnsi="Times New Roman" w:cs="Times New Roman"/>
          <w:sz w:val="24"/>
          <w:szCs w:val="24"/>
        </w:rPr>
        <w:commentReference w:id="6"/>
      </w:r>
      <w:r w:rsidR="0031537A" w:rsidRPr="0031537A">
        <w:rPr>
          <w:rFonts w:ascii="Times New Roman" w:hAnsi="Times New Roman" w:cs="Times New Roman"/>
        </w:rPr>
        <w:t>to environmental change (Baumann and Conover</w:t>
      </w:r>
      <w:r w:rsidR="00CA4EFE">
        <w:rPr>
          <w:rFonts w:ascii="Times New Roman" w:hAnsi="Times New Roman" w:cs="Times New Roman"/>
        </w:rPr>
        <w:t>,</w:t>
      </w:r>
      <w:r w:rsidR="0031537A" w:rsidRPr="0031537A">
        <w:rPr>
          <w:rFonts w:ascii="Times New Roman" w:hAnsi="Times New Roman" w:cs="Times New Roman"/>
        </w:rPr>
        <w:t xml:space="preserve"> 2011; Buckley and Kingsolver</w:t>
      </w:r>
      <w:r w:rsidR="00CA4EFE">
        <w:rPr>
          <w:rFonts w:ascii="Times New Roman" w:hAnsi="Times New Roman" w:cs="Times New Roman"/>
        </w:rPr>
        <w:t>,</w:t>
      </w:r>
      <w:r w:rsidR="0031537A" w:rsidRPr="0031537A">
        <w:rPr>
          <w:rFonts w:ascii="Times New Roman" w:hAnsi="Times New Roman" w:cs="Times New Roman"/>
        </w:rPr>
        <w:t xml:space="preserve"> 2021). In spatially structured populations, therefore, assessing adaptive potential requires understanding how variance in thermal </w:t>
      </w:r>
      <w:r w:rsidR="00D26C7F">
        <w:rPr>
          <w:rFonts w:ascii="Times New Roman" w:hAnsi="Times New Roman" w:cs="Times New Roman"/>
        </w:rPr>
        <w:t>response</w:t>
      </w:r>
      <w:r w:rsidR="0031537A" w:rsidRPr="0031537A">
        <w:rPr>
          <w:rFonts w:ascii="Times New Roman" w:hAnsi="Times New Roman" w:cs="Times New Roman"/>
        </w:rPr>
        <w:t xml:space="preserve"> is partitioned across these hierarchical levels.</w:t>
      </w:r>
    </w:p>
    <w:p w14:paraId="175FEF9C" w14:textId="14C0081F"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This phytotelmic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microbial decomposers</w:t>
      </w:r>
      <w:r w:rsidR="00F25661">
        <w:rPr>
          <w:rFonts w:ascii="Times New Roman" w:hAnsi="Times New Roman" w:cs="Times New Roman"/>
        </w:rPr>
        <w:t xml:space="preserve"> (</w:t>
      </w:r>
      <w:r w:rsidR="001671E5">
        <w:rPr>
          <w:rFonts w:ascii="Times New Roman" w:hAnsi="Times New Roman" w:cs="Times New Roman"/>
        </w:rPr>
        <w:t>bacteria and single-celled yeasts</w:t>
      </w:r>
      <w:r w:rsidR="00F25661">
        <w:rPr>
          <w:rFonts w:ascii="Times New Roman" w:hAnsi="Times New Roman" w:cs="Times New Roman"/>
        </w:rPr>
        <w:t xml:space="preserve">) </w:t>
      </w:r>
      <w:r w:rsidR="001671E5">
        <w:rPr>
          <w:rFonts w:ascii="Times New Roman" w:hAnsi="Times New Roman" w:cs="Times New Roman"/>
        </w:rPr>
        <w:t xml:space="preserve">break down and consume </w:t>
      </w:r>
      <w:r w:rsidR="003A1C0A">
        <w:rPr>
          <w:rFonts w:ascii="Times New Roman" w:hAnsi="Times New Roman" w:cs="Times New Roman"/>
        </w:rPr>
        <w:t xml:space="preserve">the plant’s </w:t>
      </w:r>
      <w:r w:rsidR="001671E5">
        <w:rPr>
          <w:rFonts w:ascii="Times New Roman" w:hAnsi="Times New Roman" w:cs="Times New Roman"/>
        </w:rPr>
        <w:t>prey</w:t>
      </w:r>
      <w:r w:rsidR="00F25661">
        <w:rPr>
          <w:rFonts w:ascii="Times New Roman" w:hAnsi="Times New Roman" w:cs="Times New Roman"/>
        </w:rPr>
        <w:t xml:space="preserve"> (</w:t>
      </w:r>
      <w:r w:rsidR="003A1C0A">
        <w:rPr>
          <w:rFonts w:ascii="Times New Roman" w:hAnsi="Times New Roman" w:cs="Times New Roman"/>
        </w:rPr>
        <w:t>insects, primarily ants</w:t>
      </w:r>
      <w:r w:rsidR="00F25661">
        <w:rPr>
          <w:rFonts w:ascii="Times New Roman" w:hAnsi="Times New Roman" w:cs="Times New Roman"/>
        </w:rPr>
        <w:t xml:space="preserve">) </w:t>
      </w:r>
      <w:r w:rsidR="000B4813">
        <w:rPr>
          <w:rFonts w:ascii="Times New Roman" w:hAnsi="Times New Roman" w:cs="Times New Roman"/>
        </w:rPr>
        <w:t>that drown in the rainwater collect</w:t>
      </w:r>
      <w:r w:rsidR="001C1113">
        <w:rPr>
          <w:rFonts w:ascii="Times New Roman" w:hAnsi="Times New Roman" w:cs="Times New Roman"/>
        </w:rPr>
        <w:t>ed</w:t>
      </w:r>
      <w:r w:rsidR="000B4813">
        <w:rPr>
          <w:rFonts w:ascii="Times New Roman" w:hAnsi="Times New Roman" w:cs="Times New Roman"/>
        </w:rPr>
        <w:t xml:space="preserve"> inside the leaf</w:t>
      </w:r>
      <w:r w:rsidR="001C1113">
        <w:rPr>
          <w:rFonts w:ascii="Times New Roman" w:hAnsi="Times New Roman" w:cs="Times New Roman"/>
        </w:rPr>
        <w:t xml:space="preserve"> (Miller et al., 2018)</w:t>
      </w:r>
      <w:r w:rsidR="000B4813">
        <w:rPr>
          <w:rFonts w:ascii="Times New Roman" w:hAnsi="Times New Roman" w:cs="Times New Roman"/>
        </w:rPr>
        <w:t xml:space="preserve">. </w:t>
      </w:r>
      <w:r w:rsidR="001671E5">
        <w:rPr>
          <w:rFonts w:ascii="Times New Roman" w:hAnsi="Times New Roman" w:cs="Times New Roman"/>
        </w:rPr>
        <w:t>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 xml:space="preserve">the </w:t>
      </w:r>
      <w:r w:rsidR="003E061E">
        <w:rPr>
          <w:rFonts w:ascii="Times New Roman" w:hAnsi="Times New Roman" w:cs="Times New Roman"/>
        </w:rPr>
        <w:t xml:space="preserve">bacterial community, and these bacterivores </w:t>
      </w:r>
      <w:r w:rsidR="00263718">
        <w:rPr>
          <w:rFonts w:ascii="Times New Roman" w:hAnsi="Times New Roman" w:cs="Times New Roman"/>
        </w:rPr>
        <w:t xml:space="preserve">are in turn predated by the larvae of </w:t>
      </w:r>
      <w:r w:rsidR="0071469B">
        <w:rPr>
          <w:rFonts w:ascii="Times New Roman" w:hAnsi="Times New Roman" w:cs="Times New Roman"/>
        </w:rPr>
        <w:t xml:space="preserve">specialist </w:t>
      </w:r>
      <w:r w:rsidR="00263718">
        <w:rPr>
          <w:rFonts w:ascii="Times New Roman" w:hAnsi="Times New Roman" w:cs="Times New Roman"/>
        </w:rPr>
        <w:t>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w:t>
      </w:r>
      <w:r w:rsidR="00A40714">
        <w:rPr>
          <w:rFonts w:ascii="Times New Roman" w:hAnsi="Times New Roman" w:cs="Times New Roman"/>
        </w:rPr>
        <w:t xml:space="preserve"> (</w:t>
      </w:r>
      <w:commentRangeStart w:id="7"/>
      <w:r w:rsidR="0061680A">
        <w:rPr>
          <w:rFonts w:ascii="Times New Roman" w:hAnsi="Times New Roman" w:cs="Times New Roman"/>
        </w:rPr>
        <w:t xml:space="preserve">Fish and </w:t>
      </w:r>
      <w:commentRangeEnd w:id="7"/>
      <w:r w:rsidR="0061680A">
        <w:rPr>
          <w:rStyle w:val="CommentReference"/>
          <w:rFonts w:ascii="Times New Roman" w:hAnsi="Times New Roman" w:cs="Times New Roman"/>
          <w:sz w:val="24"/>
          <w:szCs w:val="24"/>
        </w:rPr>
        <w:commentReference w:id="7"/>
      </w:r>
      <w:r w:rsidR="0061680A">
        <w:rPr>
          <w:rFonts w:ascii="Times New Roman" w:hAnsi="Times New Roman" w:cs="Times New Roman"/>
        </w:rPr>
        <w:t xml:space="preserve">Hall, 1978; Miller and terHorst, 2012; </w:t>
      </w:r>
      <w:r w:rsidR="00A40714" w:rsidRPr="00A40714">
        <w:rPr>
          <w:rFonts w:ascii="Times New Roman" w:hAnsi="Times New Roman" w:cs="Times New Roman"/>
        </w:rPr>
        <w:t>Cuellar-Gempeler</w:t>
      </w:r>
      <w:r w:rsidR="00A40714">
        <w:rPr>
          <w:rFonts w:ascii="Times New Roman" w:hAnsi="Times New Roman" w:cs="Times New Roman"/>
        </w:rPr>
        <w:t xml:space="preserve"> et al., 2025)</w:t>
      </w:r>
      <w:r w:rsidR="00527E2F">
        <w:rPr>
          <w:rFonts w:ascii="Times New Roman" w:hAnsi="Times New Roman" w:cs="Times New Roman"/>
        </w:rPr>
        <w:t>, but the effect</w:t>
      </w:r>
      <w:r w:rsidR="00FD6D10">
        <w:rPr>
          <w:rFonts w:ascii="Times New Roman" w:hAnsi="Times New Roman" w:cs="Times New Roman"/>
        </w:rPr>
        <w:t>s</w:t>
      </w:r>
      <w:r w:rsidR="00527E2F">
        <w:rPr>
          <w:rFonts w:ascii="Times New Roman" w:hAnsi="Times New Roman" w:cs="Times New Roman"/>
        </w:rPr>
        <w:t xml:space="preserve"> of climate change on its ecology </w:t>
      </w:r>
      <w:r w:rsidR="00D270FA">
        <w:rPr>
          <w:rFonts w:ascii="Times New Roman" w:hAnsi="Times New Roman" w:cs="Times New Roman"/>
        </w:rPr>
        <w:t>are</w:t>
      </w:r>
      <w:r w:rsidR="00527E2F">
        <w:rPr>
          <w:rFonts w:ascii="Times New Roman" w:hAnsi="Times New Roman" w:cs="Times New Roman"/>
        </w:rPr>
        <w:t xml:space="preserve"> less understood</w:t>
      </w:r>
      <w:r w:rsidR="00102B23">
        <w:rPr>
          <w:rFonts w:ascii="Times New Roman" w:hAnsi="Times New Roman" w:cs="Times New Roman"/>
        </w:rPr>
        <w:t xml:space="preserve"> (Miller et al., 2018)</w:t>
      </w:r>
      <w:r w:rsidR="00527E2F">
        <w:rPr>
          <w:rFonts w:ascii="Times New Roman" w:hAnsi="Times New Roman" w:cs="Times New Roman"/>
        </w:rPr>
        <w:t xml:space="preserve">.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Apalachicola National Forest is expected to experience a </w:t>
      </w:r>
      <w:r w:rsidR="00677865">
        <w:rPr>
          <w:rFonts w:ascii="Times New Roman" w:hAnsi="Times New Roman" w:cs="Times New Roman"/>
        </w:rPr>
        <w:t>3</w:t>
      </w:r>
      <w:r w:rsidR="0090155B">
        <w:rPr>
          <w:rFonts w:ascii="Times New Roman" w:hAnsi="Times New Roman" w:cs="Times New Roman"/>
        </w:rPr>
        <w:t>–</w:t>
      </w:r>
      <w:r w:rsidR="00677865">
        <w:rPr>
          <w:rFonts w:ascii="Times New Roman" w:hAnsi="Times New Roman" w:cs="Times New Roman"/>
        </w:rPr>
        <w:t>6</w:t>
      </w:r>
      <w:r w:rsidR="0090155B">
        <w:rPr>
          <w:rFonts w:ascii="Times New Roman" w:hAnsi="Times New Roman" w:cs="Times New Roman"/>
        </w:rPr>
        <w:t xml:space="preserve"> °C increase in average temperatures by the year 2100 (</w:t>
      </w:r>
      <w:r w:rsidR="002A0471" w:rsidRPr="006441CE">
        <w:rPr>
          <w:rFonts w:ascii="Times New Roman" w:hAnsi="Times New Roman" w:cs="Times New Roman"/>
        </w:rPr>
        <w:t>Runkle et al.</w:t>
      </w:r>
      <w:r w:rsidR="00257361">
        <w:rPr>
          <w:rFonts w:ascii="Times New Roman" w:hAnsi="Times New Roman" w:cs="Times New Roman"/>
        </w:rPr>
        <w:t>,</w:t>
      </w:r>
      <w:r w:rsidR="002A0471" w:rsidRPr="006441CE">
        <w:rPr>
          <w:rFonts w:ascii="Times New Roman" w:hAnsi="Times New Roman" w:cs="Times New Roman"/>
        </w:rPr>
        <w:t xml:space="preserve"> 2022</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w:t>
      </w:r>
      <w:r w:rsidR="004C2048">
        <w:rPr>
          <w:rFonts w:ascii="Times New Roman" w:hAnsi="Times New Roman" w:cs="Times New Roman"/>
        </w:rPr>
        <w:t xml:space="preserve">the </w:t>
      </w:r>
      <w:r w:rsidR="006C1CAC">
        <w:rPr>
          <w:rFonts w:ascii="Times New Roman" w:hAnsi="Times New Roman" w:cs="Times New Roman"/>
        </w:rPr>
        <w:lastRenderedPageBreak/>
        <w:t xml:space="preserve">Apalachicola </w:t>
      </w:r>
      <w:r w:rsidR="004C2048">
        <w:rPr>
          <w:rFonts w:ascii="Times New Roman" w:hAnsi="Times New Roman" w:cs="Times New Roman"/>
        </w:rPr>
        <w:t xml:space="preserve">National Forest </w:t>
      </w:r>
      <w:r w:rsidR="0090155B">
        <w:rPr>
          <w:rFonts w:ascii="Times New Roman" w:hAnsi="Times New Roman" w:cs="Times New Roman"/>
        </w:rPr>
        <w:t>are particularly vulnerable to extirpation (NatureServe</w:t>
      </w:r>
      <w:r w:rsidR="00257361">
        <w:rPr>
          <w:rFonts w:ascii="Times New Roman" w:hAnsi="Times New Roman" w:cs="Times New Roman"/>
        </w:rPr>
        <w:t>,</w:t>
      </w:r>
      <w:r w:rsidR="0090155B">
        <w:rPr>
          <w:rFonts w:ascii="Times New Roman" w:hAnsi="Times New Roman" w:cs="Times New Roman"/>
        </w:rPr>
        <w:t xml:space="preserve"> 2025), not only through direct human activity (Gotelli and Ellison, 2002) but also due to climate-driven disturbances (Abbott and Battaglia, 2015; Brown et al</w:t>
      </w:r>
      <w:r w:rsidR="00257361">
        <w:rPr>
          <w:rFonts w:ascii="Times New Roman" w:hAnsi="Times New Roman" w:cs="Times New Roman"/>
        </w:rPr>
        <w:t>.</w:t>
      </w:r>
      <w:r w:rsidR="0090155B">
        <w:rPr>
          <w:rFonts w:ascii="Times New Roman" w:hAnsi="Times New Roman" w:cs="Times New Roman"/>
        </w:rPr>
        <w:t>, 2025).</w:t>
      </w:r>
      <w:r w:rsidR="00083B8B">
        <w:rPr>
          <w:rFonts w:ascii="Times New Roman" w:hAnsi="Times New Roman" w:cs="Times New Roman"/>
        </w:rPr>
        <w:t xml:space="preserve"> </w:t>
      </w:r>
    </w:p>
    <w:p w14:paraId="32CE5086" w14:textId="2C08B913" w:rsidR="003C7F52" w:rsidRDefault="003C389D" w:rsidP="002A0AE3">
      <w:pPr>
        <w:spacing w:after="0" w:line="480" w:lineRule="auto"/>
        <w:ind w:firstLine="720"/>
        <w:rPr>
          <w:rFonts w:ascii="Times New Roman" w:hAnsi="Times New Roman" w:cs="Times New Roman"/>
        </w:rPr>
      </w:pPr>
      <w:r>
        <w:rPr>
          <w:rFonts w:ascii="Times New Roman" w:hAnsi="Times New Roman" w:cs="Times New Roman"/>
        </w:rPr>
        <w:t>Although</w:t>
      </w:r>
      <w:r w:rsidR="003C7F52">
        <w:rPr>
          <w:rFonts w:ascii="Times New Roman" w:hAnsi="Times New Roman" w:cs="Times New Roman"/>
        </w:rPr>
        <w:t xml:space="preserve"> the threats to </w:t>
      </w:r>
      <w:r w:rsidR="003C7F52">
        <w:rPr>
          <w:rFonts w:ascii="Times New Roman" w:hAnsi="Times New Roman" w:cs="Times New Roman"/>
          <w:i/>
          <w:iCs/>
        </w:rPr>
        <w:t xml:space="preserve">S. </w:t>
      </w:r>
      <w:r w:rsidR="003C7F52" w:rsidRPr="00954C2D">
        <w:rPr>
          <w:rFonts w:ascii="Times New Roman" w:hAnsi="Times New Roman" w:cs="Times New Roman"/>
          <w:i/>
          <w:iCs/>
        </w:rPr>
        <w:t>purpurea</w:t>
      </w:r>
      <w:r w:rsidR="003C7F52">
        <w:rPr>
          <w:rFonts w:ascii="Times New Roman" w:hAnsi="Times New Roman" w:cs="Times New Roman"/>
        </w:rPr>
        <w:t xml:space="preserve"> populations are </w:t>
      </w:r>
      <w:r w:rsidR="003C7F52" w:rsidRPr="00954C2D">
        <w:rPr>
          <w:rFonts w:ascii="Times New Roman" w:hAnsi="Times New Roman" w:cs="Times New Roman"/>
        </w:rPr>
        <w:t>well</w:t>
      </w:r>
      <w:r w:rsidR="003C7F52">
        <w:rPr>
          <w:rFonts w:ascii="Times New Roman" w:hAnsi="Times New Roman" w:cs="Times New Roman"/>
        </w:rPr>
        <w:t>-documented</w:t>
      </w:r>
      <w:r w:rsidR="003C7F52">
        <w:rPr>
          <w:rFonts w:ascii="Times New Roman" w:hAnsi="Times New Roman" w:cs="Times New Roman"/>
          <w:i/>
          <w:iCs/>
        </w:rPr>
        <w:t>,</w:t>
      </w:r>
      <w:r w:rsidR="003C7F52">
        <w:rPr>
          <w:rFonts w:ascii="Times New Roman" w:hAnsi="Times New Roman" w:cs="Times New Roman"/>
        </w:rPr>
        <w:t xml:space="preserve"> efforts to study the effect of climate change on the inquiline community</w:t>
      </w:r>
      <w:r w:rsidR="004B463D">
        <w:rPr>
          <w:rFonts w:ascii="Times New Roman" w:hAnsi="Times New Roman" w:cs="Times New Roman"/>
        </w:rPr>
        <w:t xml:space="preserve"> </w:t>
      </w:r>
      <w:r w:rsidR="003C7F52">
        <w:rPr>
          <w:rFonts w:ascii="Times New Roman" w:hAnsi="Times New Roman" w:cs="Times New Roman"/>
        </w:rPr>
        <w:t xml:space="preserve">focus almost exclusively on the mosquito </w:t>
      </w:r>
      <w:r w:rsidR="003C7F52">
        <w:rPr>
          <w:rFonts w:ascii="Times New Roman" w:hAnsi="Times New Roman" w:cs="Times New Roman"/>
          <w:i/>
          <w:iCs/>
        </w:rPr>
        <w:t>Wyeomyia smithii.</w:t>
      </w:r>
      <w:r w:rsidR="003C7F52">
        <w:rPr>
          <w:rFonts w:ascii="Times New Roman" w:hAnsi="Times New Roman" w:cs="Times New Roman"/>
        </w:rPr>
        <w:t xml:space="preserve"> Bradshaw and Holzapfel (2000) were among the </w:t>
      </w:r>
      <w:r w:rsidR="006C4356">
        <w:rPr>
          <w:rFonts w:ascii="Times New Roman" w:hAnsi="Times New Roman" w:cs="Times New Roman"/>
        </w:rPr>
        <w:t xml:space="preserve">very </w:t>
      </w:r>
      <w:r w:rsidR="003C7F52">
        <w:rPr>
          <w:rFonts w:ascii="Times New Roman" w:hAnsi="Times New Roman" w:cs="Times New Roman"/>
        </w:rPr>
        <w:t xml:space="preserve">first to demonstrate </w:t>
      </w:r>
      <w:r w:rsidR="006D7567">
        <w:rPr>
          <w:rFonts w:ascii="Times New Roman" w:hAnsi="Times New Roman" w:cs="Times New Roman"/>
        </w:rPr>
        <w:t>an</w:t>
      </w:r>
      <w:r w:rsidR="003C7F52">
        <w:rPr>
          <w:rFonts w:ascii="Times New Roman" w:hAnsi="Times New Roman" w:cs="Times New Roman"/>
        </w:rPr>
        <w:t xml:space="preserve"> evolutionary response driven by rapid climate change, wherein </w:t>
      </w:r>
      <w:r w:rsidR="003C7F52">
        <w:rPr>
          <w:rFonts w:ascii="Times New Roman" w:hAnsi="Times New Roman" w:cs="Times New Roman"/>
          <w:i/>
          <w:iCs/>
        </w:rPr>
        <w:t>W. smithii</w:t>
      </w:r>
      <w:r w:rsidR="003C7F52">
        <w:rPr>
          <w:rFonts w:ascii="Times New Roman" w:hAnsi="Times New Roman" w:cs="Times New Roman"/>
        </w:rPr>
        <w:t xml:space="preserve"> populations </w:t>
      </w:r>
      <w:r w:rsidR="004C2048">
        <w:rPr>
          <w:rFonts w:ascii="Times New Roman" w:hAnsi="Times New Roman" w:cs="Times New Roman"/>
        </w:rPr>
        <w:t xml:space="preserve">in warmer springs and summers </w:t>
      </w:r>
      <w:r w:rsidR="003C7F52">
        <w:rPr>
          <w:rFonts w:ascii="Times New Roman" w:hAnsi="Times New Roman" w:cs="Times New Roman"/>
        </w:rPr>
        <w:t>shifted their genetically controlled photoperiodic response</w:t>
      </w:r>
      <w:r w:rsidR="004C2048">
        <w:rPr>
          <w:rFonts w:ascii="Times New Roman" w:hAnsi="Times New Roman" w:cs="Times New Roman"/>
        </w:rPr>
        <w:t xml:space="preserve"> to fit an extra generation within a year</w:t>
      </w:r>
      <w:r w:rsidR="003C7F52">
        <w:rPr>
          <w:rFonts w:ascii="Times New Roman" w:hAnsi="Times New Roman" w:cs="Times New Roman"/>
        </w:rPr>
        <w:t xml:space="preserve">. To date, </w:t>
      </w:r>
      <w:r w:rsidR="003C7F52">
        <w:rPr>
          <w:rFonts w:ascii="Times New Roman" w:hAnsi="Times New Roman" w:cs="Times New Roman"/>
          <w:i/>
          <w:iCs/>
        </w:rPr>
        <w:t>W. smithii</w:t>
      </w:r>
      <w:r w:rsidR="003C7F52">
        <w:rPr>
          <w:rFonts w:ascii="Times New Roman" w:hAnsi="Times New Roman" w:cs="Times New Roman"/>
        </w:rPr>
        <w:t xml:space="preserve"> continues to be the premier model organism with which to study photoperiodism (reviewed by Bradshaw and Holzapfel, 2017). However, </w:t>
      </w:r>
      <w:commentRangeStart w:id="8"/>
      <w:r w:rsidR="003C7F52">
        <w:rPr>
          <w:rFonts w:ascii="Times New Roman" w:hAnsi="Times New Roman" w:cs="Times New Roman"/>
        </w:rPr>
        <w:t xml:space="preserve">no studies </w:t>
      </w:r>
      <w:commentRangeEnd w:id="8"/>
      <w:r w:rsidR="004C2048">
        <w:rPr>
          <w:rStyle w:val="CommentReference"/>
          <w:rFonts w:ascii="Times New Roman" w:hAnsi="Times New Roman" w:cs="Times New Roman"/>
          <w:sz w:val="24"/>
          <w:szCs w:val="24"/>
        </w:rPr>
        <w:commentReference w:id="8"/>
      </w:r>
      <w:r w:rsidR="003C7F52">
        <w:rPr>
          <w:rFonts w:ascii="Times New Roman" w:hAnsi="Times New Roman" w:cs="Times New Roman"/>
        </w:rPr>
        <w:t xml:space="preserve">have explored the effects of climate change on any other members of the </w:t>
      </w:r>
      <w:r w:rsidR="003C7F52">
        <w:rPr>
          <w:rFonts w:ascii="Times New Roman" w:hAnsi="Times New Roman" w:cs="Times New Roman"/>
          <w:i/>
          <w:iCs/>
        </w:rPr>
        <w:t>S. purpurea</w:t>
      </w:r>
      <w:r w:rsidR="003C7F52">
        <w:rPr>
          <w:rFonts w:ascii="Times New Roman" w:hAnsi="Times New Roman" w:cs="Times New Roman"/>
        </w:rPr>
        <w:t xml:space="preserve"> inquiline community. </w:t>
      </w:r>
    </w:p>
    <w:p w14:paraId="2E0BF7C8" w14:textId="3E71987B" w:rsidR="00D9589D" w:rsidRDefault="00905532" w:rsidP="002A0AE3">
      <w:pPr>
        <w:spacing w:after="0" w:line="480" w:lineRule="auto"/>
        <w:ind w:firstLine="720"/>
        <w:rPr>
          <w:rFonts w:ascii="Times New Roman" w:hAnsi="Times New Roman" w:cs="Times New Roman"/>
        </w:rPr>
      </w:pPr>
      <w:r w:rsidRPr="00905532">
        <w:rPr>
          <w:rFonts w:ascii="Times New Roman" w:hAnsi="Times New Roman" w:cs="Times New Roman"/>
        </w:rPr>
        <w:t>This lack of attention</w:t>
      </w:r>
      <w:r>
        <w:rPr>
          <w:rFonts w:ascii="Times New Roman" w:hAnsi="Times New Roman" w:cs="Times New Roman"/>
        </w:rPr>
        <w:t xml:space="preserve"> is sur</w:t>
      </w:r>
      <w:commentRangeStart w:id="9"/>
      <w:r>
        <w:rPr>
          <w:rFonts w:ascii="Times New Roman" w:hAnsi="Times New Roman" w:cs="Times New Roman"/>
        </w:rPr>
        <w:t>prisi</w:t>
      </w:r>
      <w:commentRangeEnd w:id="9"/>
      <w:r w:rsidR="00170C23">
        <w:rPr>
          <w:rStyle w:val="CommentReference"/>
          <w:rFonts w:ascii="Times New Roman" w:hAnsi="Times New Roman" w:cs="Times New Roman"/>
          <w:sz w:val="24"/>
          <w:szCs w:val="24"/>
        </w:rPr>
        <w:commentReference w:id="9"/>
      </w:r>
      <w:r>
        <w:rPr>
          <w:rFonts w:ascii="Times New Roman" w:hAnsi="Times New Roman" w:cs="Times New Roman"/>
        </w:rPr>
        <w:t>ng, especially for</w:t>
      </w:r>
      <w:r>
        <w:rPr>
          <w:rFonts w:ascii="Times New Roman" w:hAnsi="Times New Roman" w:cs="Times New Roman"/>
          <w:i/>
          <w:iCs/>
        </w:rPr>
        <w:t xml:space="preserve">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w:t>
      </w:r>
      <w:r>
        <w:rPr>
          <w:rFonts w:ascii="Times New Roman" w:hAnsi="Times New Roman" w:cs="Times New Roman"/>
        </w:rPr>
        <w:t xml:space="preserve">as it is </w:t>
      </w:r>
      <w:r w:rsidR="00E51E44">
        <w:rPr>
          <w:rFonts w:ascii="Times New Roman" w:hAnsi="Times New Roman" w:cs="Times New Roman"/>
        </w:rPr>
        <w:t xml:space="preserve">more </w:t>
      </w:r>
      <w:r w:rsidR="008E3690">
        <w:rPr>
          <w:rFonts w:ascii="Times New Roman" w:hAnsi="Times New Roman" w:cs="Times New Roman"/>
        </w:rPr>
        <w:t xml:space="preserve">dependent on its inquiline community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C205C0">
        <w:rPr>
          <w:rFonts w:ascii="Times New Roman" w:hAnsi="Times New Roman" w:cs="Times New Roman"/>
        </w:rPr>
        <w:t>plants in the Sarraceniaceae family</w:t>
      </w:r>
      <w:r w:rsidR="0009177A">
        <w:rPr>
          <w:rFonts w:ascii="Times New Roman" w:hAnsi="Times New Roman" w:cs="Times New Roman"/>
        </w:rPr>
        <w:t xml:space="preserve"> produce a very limited set of digestive enzymes compared to other </w:t>
      </w:r>
      <w:r w:rsidR="00C205C0">
        <w:rPr>
          <w:rFonts w:ascii="Times New Roman" w:hAnsi="Times New Roman" w:cs="Times New Roman"/>
        </w:rPr>
        <w:t>groups</w:t>
      </w:r>
      <w:r w:rsidR="0009177A">
        <w:rPr>
          <w:rFonts w:ascii="Times New Roman" w:hAnsi="Times New Roman" w:cs="Times New Roman"/>
        </w:rPr>
        <w:t xml:space="preserve"> of pitcher plant</w:t>
      </w:r>
      <w:r w:rsidR="00C205C0">
        <w:rPr>
          <w:rFonts w:ascii="Times New Roman" w:hAnsi="Times New Roman" w:cs="Times New Roman"/>
        </w:rPr>
        <w:t>s</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other enzymes commonly associated with the digestion of insect prey</w:t>
      </w:r>
      <w:r w:rsidR="001B59D6">
        <w:rPr>
          <w:rFonts w:ascii="Times New Roman" w:hAnsi="Times New Roman" w:cs="Times New Roman"/>
        </w:rPr>
        <w:t>,</w:t>
      </w:r>
      <w:r w:rsidR="00E76F3E">
        <w:rPr>
          <w:rFonts w:ascii="Times New Roman" w:hAnsi="Times New Roman" w:cs="Times New Roman"/>
        </w:rPr>
        <w:t xml:space="preserve">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w:t>
      </w:r>
      <w:r w:rsidR="00B862E4">
        <w:rPr>
          <w:rFonts w:ascii="Times New Roman" w:hAnsi="Times New Roman" w:cs="Times New Roman"/>
        </w:rPr>
        <w:t xml:space="preserve">as nutrient sources </w:t>
      </w:r>
      <w:r w:rsidR="002636F3">
        <w:rPr>
          <w:rFonts w:ascii="Times New Roman" w:hAnsi="Times New Roman" w:cs="Times New Roman"/>
        </w:rPr>
        <w:t>(Plummer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FE0FA1">
        <w:rPr>
          <w:rFonts w:ascii="Times New Roman" w:hAnsi="Times New Roman" w:cs="Times New Roman"/>
        </w:rPr>
        <w:lastRenderedPageBreak/>
        <w:t xml:space="preserve">(Bdelloidea)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(Bledzki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(Bled</w:t>
      </w:r>
      <w:r w:rsidR="00E26EA3">
        <w:rPr>
          <w:rFonts w:ascii="Times New Roman" w:hAnsi="Times New Roman" w:cs="Times New Roman"/>
        </w:rPr>
        <w:t>z</w:t>
      </w:r>
      <w:r w:rsidR="008E197C">
        <w:rPr>
          <w:rFonts w:ascii="Times New Roman" w:hAnsi="Times New Roman" w:cs="Times New Roman"/>
        </w:rPr>
        <w:t>ki and Ellison, 1998; Bledzki and Ellison, 2002, Bledzki and Ellison 2003)</w:t>
      </w:r>
      <w:r w:rsidR="008703CF">
        <w:rPr>
          <w:rFonts w:ascii="Times New Roman" w:hAnsi="Times New Roman" w:cs="Times New Roman"/>
        </w:rPr>
        <w:t xml:space="preserve">. </w:t>
      </w:r>
    </w:p>
    <w:p w14:paraId="522C2032" w14:textId="77777777" w:rsidR="00C205C0" w:rsidRDefault="00AA1B11" w:rsidP="002A0AE3">
      <w:pPr>
        <w:spacing w:after="0" w:line="480" w:lineRule="auto"/>
        <w:ind w:firstLine="720"/>
        <w:rPr>
          <w:rFonts w:ascii="Times New Roman" w:hAnsi="Times New Roman" w:cs="Times New Roman"/>
        </w:rPr>
      </w:pPr>
      <w:r>
        <w:rPr>
          <w:rFonts w:ascii="Times New Roman" w:hAnsi="Times New Roman" w:cs="Times New Roman"/>
        </w:rPr>
        <w:t xml:space="preserve">Despite its ecological value to </w:t>
      </w:r>
      <w:r>
        <w:rPr>
          <w:rFonts w:ascii="Times New Roman" w:hAnsi="Times New Roman" w:cs="Times New Roman"/>
          <w:i/>
          <w:iCs/>
        </w:rPr>
        <w:t>S. purpurea</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has received </w:t>
      </w:r>
      <w:commentRangeStart w:id="10"/>
      <w:r>
        <w:rPr>
          <w:rFonts w:ascii="Times New Roman" w:hAnsi="Times New Roman" w:cs="Times New Roman"/>
        </w:rPr>
        <w:t xml:space="preserve">little attention </w:t>
      </w:r>
      <w:commentRangeEnd w:id="10"/>
      <w:r w:rsidR="00170C23">
        <w:rPr>
          <w:rStyle w:val="CommentReference"/>
          <w:rFonts w:ascii="Times New Roman" w:hAnsi="Times New Roman" w:cs="Times New Roman"/>
          <w:sz w:val="24"/>
          <w:szCs w:val="24"/>
        </w:rPr>
        <w:commentReference w:id="10"/>
      </w:r>
      <w:r>
        <w:rPr>
          <w:rFonts w:ascii="Times New Roman" w:hAnsi="Times New Roman" w:cs="Times New Roman"/>
        </w:rPr>
        <w:t xml:space="preserve">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adaptive potential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adaptive potential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w:t>
      </w:r>
    </w:p>
    <w:p w14:paraId="5433AFB4" w14:textId="64AE3123" w:rsidR="008908F2"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response</w:t>
      </w:r>
      <w:r w:rsidR="00EB4DF4">
        <w:rPr>
          <w:rFonts w:ascii="Times New Roman" w:hAnsi="Times New Roman" w:cs="Times New Roman"/>
        </w:rPr>
        <w:t xml:space="preserve"> to temperature</w:t>
      </w:r>
      <w:r w:rsidR="00392DEF">
        <w:rPr>
          <w:rFonts w:ascii="Times New Roman" w:hAnsi="Times New Roman" w:cs="Times New Roman"/>
        </w:rPr>
        <w:t>.</w:t>
      </w:r>
      <w:r w:rsidR="00043A6A">
        <w:rPr>
          <w:rFonts w:ascii="Times New Roman" w:hAnsi="Times New Roman" w:cs="Times New Roman"/>
        </w:rPr>
        <w:t xml:space="preserve"> </w:t>
      </w:r>
      <w:r w:rsidR="00381902">
        <w:rPr>
          <w:rFonts w:ascii="Times New Roman" w:hAnsi="Times New Roman" w:cs="Times New Roman"/>
        </w:rPr>
        <w:t>Because</w:t>
      </w:r>
      <w:r w:rsidR="00C5408B">
        <w:rPr>
          <w:rFonts w:ascii="Times New Roman" w:hAnsi="Times New Roman" w:cs="Times New Roman"/>
        </w:rPr>
        <w:t xml:space="preserv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reproduce exclusively through apomictic</w:t>
      </w:r>
      <w:r w:rsidR="00C5408B">
        <w:rPr>
          <w:rFonts w:ascii="Times New Roman" w:hAnsi="Times New Roman" w:cs="Times New Roman"/>
        </w:rPr>
        <w:t xml:space="preserve"> parthenogenetic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w:t>
      </w:r>
      <w:r w:rsidR="00A64F81">
        <w:rPr>
          <w:rFonts w:ascii="Times New Roman" w:hAnsi="Times New Roman" w:cs="Times New Roman"/>
        </w:rPr>
        <w:t xml:space="preserve"> (Plasota and Plasota, 1980)</w:t>
      </w:r>
      <w:r w:rsidR="00C5408B">
        <w:rPr>
          <w:rFonts w:ascii="Times New Roman" w:hAnsi="Times New Roman" w:cs="Times New Roman"/>
        </w:rPr>
        <w:t xml:space="preserve">. Such clonal lines </w:t>
      </w:r>
      <w:r w:rsidR="00043A6A">
        <w:rPr>
          <w:rFonts w:ascii="Times New Roman" w:hAnsi="Times New Roman" w:cs="Times New Roman"/>
        </w:rPr>
        <w:t xml:space="preserve">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w:t>
      </w:r>
      <w:r w:rsidR="00170C23">
        <w:rPr>
          <w:rFonts w:ascii="Times New Roman" w:hAnsi="Times New Roman" w:cs="Times New Roman"/>
        </w:rPr>
        <w:t xml:space="preserve"> of each population</w:t>
      </w:r>
      <w:r w:rsidR="009D6671">
        <w:rPr>
          <w:rFonts w:ascii="Times New Roman" w:hAnsi="Times New Roman" w:cs="Times New Roman"/>
        </w:rPr>
        <w:t xml:space="preserve"> (</w:t>
      </w:r>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constant </w:t>
      </w:r>
      <w:r w:rsidR="00C725DB">
        <w:rPr>
          <w:rFonts w:ascii="Times New Roman" w:hAnsi="Times New Roman" w:cs="Times New Roman"/>
        </w:rPr>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xml:space="preserve">, </w:t>
      </w:r>
      <w:r w:rsidR="006441CE" w:rsidRPr="006441CE">
        <w:rPr>
          <w:rFonts w:ascii="Times New Roman" w:hAnsi="Times New Roman" w:cs="Times New Roman"/>
        </w:rPr>
        <w:t xml:space="preserve">representative of current average temperature in the Apalachicola National Forest (NOAA </w:t>
      </w:r>
      <w:r w:rsidR="00FA7F01" w:rsidRPr="00FA7F01">
        <w:rPr>
          <w:rFonts w:ascii="Times New Roman" w:hAnsi="Times New Roman" w:cs="Times New Roman"/>
        </w:rPr>
        <w:t>NCEI Climate Normals 1991</w:t>
      </w:r>
      <w:r w:rsidR="00BA04AB">
        <w:rPr>
          <w:rFonts w:ascii="Times New Roman" w:hAnsi="Times New Roman" w:cs="Times New Roman"/>
        </w:rPr>
        <w:t>–</w:t>
      </w:r>
      <w:r w:rsidR="00FA7F01" w:rsidRPr="00FA7F01">
        <w:rPr>
          <w:rFonts w:ascii="Times New Roman" w:hAnsi="Times New Roman" w:cs="Times New Roman"/>
        </w:rPr>
        <w:t>2020</w:t>
      </w:r>
      <w:r w:rsidR="006441CE" w:rsidRPr="006441CE">
        <w:rPr>
          <w:rFonts w:ascii="Times New Roman" w:hAnsi="Times New Roman" w:cs="Times New Roman"/>
        </w:rPr>
        <w:t xml:space="preserve">) and those projected under higher emissions scenarios by </w:t>
      </w:r>
      <w:r w:rsidR="00EB126C">
        <w:rPr>
          <w:rFonts w:ascii="Times New Roman" w:hAnsi="Times New Roman" w:cs="Times New Roman"/>
        </w:rPr>
        <w:t xml:space="preserve">the year </w:t>
      </w:r>
      <w:r w:rsidR="006441CE" w:rsidRPr="006441CE">
        <w:rPr>
          <w:rFonts w:ascii="Times New Roman" w:hAnsi="Times New Roman" w:cs="Times New Roman"/>
        </w:rPr>
        <w:t>2100, which indicate warming of 3–</w:t>
      </w:r>
      <w:r w:rsidR="002865E1">
        <w:rPr>
          <w:rFonts w:ascii="Times New Roman" w:hAnsi="Times New Roman" w:cs="Times New Roman"/>
        </w:rPr>
        <w:t>6</w:t>
      </w:r>
      <w:r w:rsidR="006441CE" w:rsidRPr="006441CE">
        <w:rPr>
          <w:rFonts w:ascii="Times New Roman" w:hAnsi="Times New Roman" w:cs="Times New Roman"/>
        </w:rPr>
        <w:t>°C for the region (Runkle et al. 2022)</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 xml:space="preserve">exhibit </w:t>
      </w:r>
      <w:r w:rsidR="006A0CB0">
        <w:rPr>
          <w:rFonts w:ascii="Times New Roman" w:hAnsi="Times New Roman" w:cs="Times New Roman"/>
        </w:rPr>
        <w:t>lower</w:t>
      </w:r>
      <w:r w:rsidR="000033C8">
        <w:rPr>
          <w:rFonts w:ascii="Times New Roman" w:hAnsi="Times New Roman" w:cs="Times New Roman"/>
        </w:rPr>
        <w:t xml:space="preserve">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6A0CB0">
        <w:rPr>
          <w:rFonts w:ascii="Times New Roman" w:hAnsi="Times New Roman" w:cs="Times New Roman"/>
        </w:rPr>
        <w:t xml:space="preserve"> in response to a constant stressful temperature.</w:t>
      </w:r>
      <w:r w:rsidR="00F9269F">
        <w:rPr>
          <w:rFonts w:ascii="Times New Roman" w:hAnsi="Times New Roman" w:cs="Times New Roman"/>
        </w:rPr>
        <w:t xml:space="preserve"> </w:t>
      </w:r>
      <w:r w:rsidR="006A0CB0">
        <w:rPr>
          <w:rFonts w:ascii="Times New Roman" w:hAnsi="Times New Roman" w:cs="Times New Roman"/>
        </w:rPr>
        <w:t xml:space="preserve">I also expect that </w:t>
      </w:r>
      <w:r w:rsidR="000840B1">
        <w:rPr>
          <w:rFonts w:ascii="Times New Roman" w:hAnsi="Times New Roman" w:cs="Times New Roman"/>
        </w:rPr>
        <w:t xml:space="preserve">the </w:t>
      </w:r>
      <w:r w:rsidR="00CC16D6">
        <w:rPr>
          <w:rFonts w:ascii="Times New Roman" w:hAnsi="Times New Roman" w:cs="Times New Roman"/>
        </w:rPr>
        <w:t>magnitude of that response would vary</w:t>
      </w:r>
      <w:r w:rsidR="004B57F2">
        <w:rPr>
          <w:rFonts w:ascii="Times New Roman" w:hAnsi="Times New Roman" w:cs="Times New Roman"/>
        </w:rPr>
        <w:t xml:space="preserve"> across spatial scales</w:t>
      </w:r>
      <w:r w:rsidR="00850B5A">
        <w:rPr>
          <w:rFonts w:ascii="Times New Roman" w:hAnsi="Times New Roman" w:cs="Times New Roman"/>
        </w:rPr>
        <w:t xml:space="preserve">, with most variation existing among leaves and little variation </w:t>
      </w:r>
      <w:r w:rsidR="00920DC4">
        <w:rPr>
          <w:rFonts w:ascii="Times New Roman" w:hAnsi="Times New Roman" w:cs="Times New Roman"/>
        </w:rPr>
        <w:t xml:space="preserve">among clones </w:t>
      </w:r>
      <w:r w:rsidR="00850B5A">
        <w:rPr>
          <w:rFonts w:ascii="Times New Roman" w:hAnsi="Times New Roman" w:cs="Times New Roman"/>
        </w:rPr>
        <w:t>within leaves</w:t>
      </w:r>
      <w:r w:rsidR="00CC16D6">
        <w:rPr>
          <w:rFonts w:ascii="Times New Roman" w:hAnsi="Times New Roman" w:cs="Times New Roman"/>
        </w:rPr>
        <w:t>.</w:t>
      </w:r>
    </w:p>
    <w:p w14:paraId="303F0AC1" w14:textId="77777777" w:rsidR="008908F2" w:rsidRDefault="008908F2">
      <w:pPr>
        <w:rPr>
          <w:rFonts w:ascii="Times New Roman" w:hAnsi="Times New Roman" w:cs="Times New Roman"/>
        </w:rPr>
      </w:pPr>
      <w:r>
        <w:rPr>
          <w:rFonts w:ascii="Times New Roman" w:hAnsi="Times New Roman" w:cs="Times New Roman"/>
        </w:rPr>
        <w:lastRenderedPageBreak/>
        <w:br w:type="page"/>
      </w: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4BB6F7B1"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w:t>
      </w:r>
      <w:r w:rsidR="00A276AB">
        <w:rPr>
          <w:rFonts w:ascii="Times New Roman" w:hAnsi="Times New Roman" w:cs="Times New Roman"/>
        </w:rPr>
        <w:t>88</w:t>
      </w:r>
      <w:r>
        <w:rPr>
          <w:rFonts w:ascii="Times New Roman" w:hAnsi="Times New Roman" w:cs="Times New Roman"/>
        </w:rPr>
        <w:t xml:space="preserve"> plants </w:t>
      </w:r>
      <w:r w:rsidR="00BB628F">
        <w:rPr>
          <w:rFonts w:ascii="Times New Roman" w:hAnsi="Times New Roman" w:cs="Times New Roman"/>
        </w:rPr>
        <w:t>from two</w:t>
      </w:r>
      <w:r>
        <w:rPr>
          <w:rFonts w:ascii="Times New Roman" w:hAnsi="Times New Roman" w:cs="Times New Roman"/>
        </w:rPr>
        <w:t xml:space="preserve"> sites in the Apalachicola National Forest in northern Florida in July of 2024. These sites</w:t>
      </w:r>
      <w:r w:rsidR="00664E2C">
        <w:rPr>
          <w:rFonts w:ascii="Times New Roman" w:hAnsi="Times New Roman" w:cs="Times New Roman"/>
        </w:rPr>
        <w:t xml:space="preserve"> (Crystal Bog and Pleaphase Savan</w:t>
      </w:r>
      <w:r w:rsidR="007652AD">
        <w:rPr>
          <w:rFonts w:ascii="Times New Roman" w:hAnsi="Times New Roman" w:cs="Times New Roman"/>
        </w:rPr>
        <w:t>n</w:t>
      </w:r>
      <w:r w:rsidR="00664E2C">
        <w:rPr>
          <w:rFonts w:ascii="Times New Roman" w:hAnsi="Times New Roman" w:cs="Times New Roman"/>
        </w:rPr>
        <w:t>ah</w:t>
      </w:r>
      <w:r w:rsidR="00C17602">
        <w:rPr>
          <w:rFonts w:ascii="Times New Roman" w:hAnsi="Times New Roman" w:cs="Times New Roman"/>
        </w:rPr>
        <w:t>, Figure 1</w:t>
      </w:r>
      <w:r w:rsidR="00664E2C">
        <w:rPr>
          <w:rFonts w:ascii="Times New Roman" w:hAnsi="Times New Roman" w:cs="Times New Roman"/>
        </w:rPr>
        <w:t>)</w:t>
      </w:r>
      <w:r>
        <w:rPr>
          <w:rFonts w:ascii="Times New Roman" w:hAnsi="Times New Roman" w:cs="Times New Roman"/>
        </w:rPr>
        <w:t xml:space="preserve"> were chosen for the presence of known </w:t>
      </w:r>
      <w:r>
        <w:rPr>
          <w:rFonts w:ascii="Times New Roman" w:hAnsi="Times New Roman" w:cs="Times New Roman"/>
          <w:i/>
          <w:iCs/>
        </w:rPr>
        <w:t>S. purpurea</w:t>
      </w:r>
      <w:r>
        <w:rPr>
          <w:rFonts w:ascii="Times New Roman" w:hAnsi="Times New Roman" w:cs="Times New Roman"/>
        </w:rPr>
        <w:t xml:space="preserve"> populations</w:t>
      </w:r>
      <w:r w:rsidR="00664E2C">
        <w:rPr>
          <w:rFonts w:ascii="Times New Roman" w:hAnsi="Times New Roman" w:cs="Times New Roman"/>
        </w:rPr>
        <w:t xml:space="preserve"> and are </w:t>
      </w:r>
      <w:r w:rsidR="00BB291C">
        <w:rPr>
          <w:rFonts w:ascii="Times New Roman" w:hAnsi="Times New Roman" w:cs="Times New Roman"/>
        </w:rPr>
        <w:t>separated by</w:t>
      </w:r>
      <w:r w:rsidR="00664E2C">
        <w:rPr>
          <w:rFonts w:ascii="Times New Roman" w:hAnsi="Times New Roman" w:cs="Times New Roman"/>
        </w:rPr>
        <w:t xml:space="preserve"> approximately 5 km</w:t>
      </w:r>
      <w:r w:rsidR="000E7974">
        <w:rPr>
          <w:rFonts w:ascii="Times New Roman" w:hAnsi="Times New Roman" w:cs="Times New Roman"/>
        </w:rPr>
        <w:t xml:space="preserve"> of longleaf pine forest</w:t>
      </w:r>
      <w:r w:rsidR="00682BD3">
        <w:rPr>
          <w:rFonts w:ascii="Times New Roman" w:hAnsi="Times New Roman" w:cs="Times New Roman"/>
        </w:rPr>
        <w:t>.</w:t>
      </w:r>
      <w:r>
        <w:rPr>
          <w:rFonts w:ascii="Times New Roman" w:hAnsi="Times New Roman" w:cs="Times New Roman"/>
        </w:rPr>
        <w:t xml:space="preserve"> I haphazardly sampled 50 plants from Site 1 (Crystal Bog), and </w:t>
      </w:r>
      <w:r w:rsidR="00BB628F">
        <w:rPr>
          <w:rFonts w:ascii="Times New Roman" w:hAnsi="Times New Roman" w:cs="Times New Roman"/>
        </w:rPr>
        <w:t>38</w:t>
      </w:r>
      <w:r>
        <w:rPr>
          <w:rFonts w:ascii="Times New Roman" w:hAnsi="Times New Roman" w:cs="Times New Roman"/>
        </w:rPr>
        <w:t xml:space="preserve"> from Site 2 (Pleaphase Savanna). From each plant, a sample from one leaf was collected using a </w:t>
      </w:r>
      <w:r w:rsidR="007652AD">
        <w:rPr>
          <w:rFonts w:ascii="Times New Roman" w:hAnsi="Times New Roman" w:cs="Times New Roman"/>
        </w:rPr>
        <w:t>sterile</w:t>
      </w:r>
      <w:r>
        <w:rPr>
          <w:rFonts w:ascii="Times New Roman" w:hAnsi="Times New Roman" w:cs="Times New Roman"/>
        </w:rPr>
        <w:t xml:space="preserve"> plastic transfer pipette and stored in sterile 50 ml conical tubes. </w:t>
      </w:r>
      <w:r w:rsidR="00204937">
        <w:rPr>
          <w:rFonts w:ascii="Times New Roman" w:hAnsi="Times New Roman" w:cs="Times New Roman"/>
        </w:rPr>
        <w:t>The contents of each leaf were gently mixed using the tip of the pipette</w:t>
      </w:r>
      <w:r w:rsidR="00AA7FC7">
        <w:rPr>
          <w:rFonts w:ascii="Times New Roman" w:hAnsi="Times New Roman" w:cs="Times New Roman"/>
        </w:rPr>
        <w:t xml:space="preserve"> before sampling.</w:t>
      </w:r>
      <w:r w:rsidR="00204937">
        <w:rPr>
          <w:rFonts w:ascii="Times New Roman" w:hAnsi="Times New Roman" w:cs="Times New Roman"/>
        </w:rPr>
        <w:t xml:space="preserve"> </w:t>
      </w:r>
      <w:r w:rsidR="00AA7FC7">
        <w:rPr>
          <w:rFonts w:ascii="Times New Roman" w:hAnsi="Times New Roman" w:cs="Times New Roman"/>
        </w:rPr>
        <w:t>A</w:t>
      </w:r>
      <w:r>
        <w:rPr>
          <w:rFonts w:ascii="Times New Roman" w:hAnsi="Times New Roman" w:cs="Times New Roman"/>
        </w:rPr>
        <w:t xml:space="preserve">ll of the water in each leaf was collected, unless the leaf water volume exceeded </w:t>
      </w:r>
      <w:r w:rsidR="00876B32">
        <w:rPr>
          <w:rFonts w:ascii="Times New Roman" w:hAnsi="Times New Roman" w:cs="Times New Roman"/>
        </w:rPr>
        <w:t>50</w:t>
      </w:r>
      <w:r w:rsidR="00C67D72">
        <w:rPr>
          <w:rFonts w:ascii="Times New Roman" w:hAnsi="Times New Roman" w:cs="Times New Roman"/>
        </w:rPr>
        <w:t xml:space="preserve"> ml</w:t>
      </w:r>
      <w:r>
        <w:rPr>
          <w:rFonts w:ascii="Times New Roman" w:hAnsi="Times New Roman" w:cs="Times New Roman"/>
        </w:rPr>
        <w:t xml:space="preserve">, in which case only </w:t>
      </w:r>
      <w:r w:rsidR="00876B32">
        <w:rPr>
          <w:rFonts w:ascii="Times New Roman" w:hAnsi="Times New Roman" w:cs="Times New Roman"/>
        </w:rPr>
        <w:t>50</w:t>
      </w:r>
      <w:r>
        <w:rPr>
          <w:rFonts w:ascii="Times New Roman" w:hAnsi="Times New Roman" w:cs="Times New Roman"/>
        </w:rPr>
        <w:t xml:space="preserve"> ml was collected. The samples were then transported to Forida State University and stored at room temperature. </w:t>
      </w:r>
    </w:p>
    <w:p w14:paraId="56FAF86C" w14:textId="4608AB70" w:rsidR="006A3DA3" w:rsidRPr="00F341BE" w:rsidRDefault="006A3DA3" w:rsidP="002F7967">
      <w:pPr>
        <w:spacing w:after="0" w:line="480" w:lineRule="auto"/>
        <w:ind w:firstLine="720"/>
        <w:rPr>
          <w:rFonts w:ascii="Times New Roman" w:hAnsi="Times New Roman" w:cs="Times New Roman"/>
        </w:rPr>
      </w:pPr>
      <w:r>
        <w:rPr>
          <w:rFonts w:ascii="Times New Roman" w:hAnsi="Times New Roman" w:cs="Times New Roman"/>
        </w:rPr>
        <w:t xml:space="preserve">Within </w:t>
      </w:r>
      <w:commentRangeStart w:id="11"/>
      <w:r>
        <w:rPr>
          <w:rFonts w:ascii="Times New Roman" w:hAnsi="Times New Roman" w:cs="Times New Roman"/>
        </w:rPr>
        <w:t xml:space="preserve">4 hours </w:t>
      </w:r>
      <w:commentRangeEnd w:id="11"/>
      <w:r w:rsidR="007652AD">
        <w:rPr>
          <w:rStyle w:val="CommentReference"/>
          <w:rFonts w:ascii="Times New Roman" w:hAnsi="Times New Roman" w:cs="Times New Roman"/>
          <w:sz w:val="24"/>
          <w:szCs w:val="24"/>
        </w:rPr>
        <w:commentReference w:id="11"/>
      </w:r>
      <w:r>
        <w:rPr>
          <w:rFonts w:ascii="Times New Roman" w:hAnsi="Times New Roman" w:cs="Times New Roman"/>
        </w:rPr>
        <w:t>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w:t>
      </w:r>
      <w:r w:rsidR="00764FF5">
        <w:rPr>
          <w:rFonts w:ascii="Times New Roman" w:hAnsi="Times New Roman" w:cs="Times New Roman"/>
        </w:rPr>
        <w:t>clean</w:t>
      </w:r>
      <w:r>
        <w:rPr>
          <w:rFonts w:ascii="Times New Roman" w:hAnsi="Times New Roman" w:cs="Times New Roman"/>
        </w:rPr>
        <w:t xml:space="preserve"> plastic transfer pipette</w:t>
      </w:r>
      <w:r w:rsidR="00860F28">
        <w:rPr>
          <w:rFonts w:ascii="Times New Roman" w:hAnsi="Times New Roman" w:cs="Times New Roman"/>
        </w:rPr>
        <w:t>s</w:t>
      </w:r>
      <w:r>
        <w:rPr>
          <w:rFonts w:ascii="Times New Roman" w:hAnsi="Times New Roman" w:cs="Times New Roman"/>
        </w:rPr>
        <w:t xml:space="preserv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commercial flight to California State University, Northridge. The samples were then stored in a growth chamber at 25</w:t>
      </w:r>
      <w:r w:rsidR="006A3F92">
        <w:rPr>
          <w:rFonts w:ascii="Times New Roman" w:hAnsi="Times New Roman" w:cs="Times New Roman"/>
        </w:rPr>
        <w:t xml:space="preserve"> </w:t>
      </w:r>
      <w:r>
        <w:rPr>
          <w:rFonts w:ascii="Times New Roman" w:hAnsi="Times New Roman" w:cs="Times New Roman"/>
        </w:rPr>
        <w:t xml:space="preserve">°C.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60C8DF8E" w14:textId="2967B5F8"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w:t>
      </w:r>
      <w:r w:rsidR="008A2DC5">
        <w:rPr>
          <w:rFonts w:ascii="Times New Roman" w:hAnsi="Times New Roman" w:cs="Times New Roman"/>
        </w:rPr>
        <w:t>88</w:t>
      </w:r>
      <w:r>
        <w:rPr>
          <w:rFonts w:ascii="Times New Roman" w:hAnsi="Times New Roman" w:cs="Times New Roman"/>
        </w:rPr>
        <w:t xml:space="preserve"> leaf water samples collected, only </w:t>
      </w:r>
      <w:r w:rsidR="007652AD">
        <w:rPr>
          <w:rFonts w:ascii="Times New Roman" w:hAnsi="Times New Roman" w:cs="Times New Roman"/>
        </w:rPr>
        <w:t>s</w:t>
      </w:r>
      <w:commentRangeStart w:id="12"/>
      <w:r w:rsidR="007652AD">
        <w:rPr>
          <w:rFonts w:ascii="Times New Roman" w:hAnsi="Times New Roman" w:cs="Times New Roman"/>
        </w:rPr>
        <w:t>ev</w:t>
      </w:r>
      <w:commentRangeEnd w:id="12"/>
      <w:r w:rsidR="007652AD">
        <w:rPr>
          <w:rStyle w:val="CommentReference"/>
          <w:rFonts w:ascii="Times New Roman" w:hAnsi="Times New Roman" w:cs="Times New Roman"/>
          <w:sz w:val="24"/>
          <w:szCs w:val="24"/>
        </w:rPr>
        <w:commentReference w:id="12"/>
      </w:r>
      <w:r w:rsidR="007652AD">
        <w:rPr>
          <w:rFonts w:ascii="Times New Roman" w:hAnsi="Times New Roman" w:cs="Times New Roman"/>
        </w:rPr>
        <w:t>en</w:t>
      </w:r>
      <w:r>
        <w:rPr>
          <w:rFonts w:ascii="Times New Roman" w:hAnsi="Times New Roman" w:cs="Times New Roman"/>
        </w:rPr>
        <w:t xml:space="preserve"> from Site 1</w:t>
      </w:r>
      <w:r w:rsidR="00BB628F">
        <w:rPr>
          <w:rFonts w:ascii="Times New Roman" w:hAnsi="Times New Roman" w:cs="Times New Roman"/>
        </w:rPr>
        <w:t xml:space="preserve"> </w:t>
      </w:r>
      <w:r w:rsidR="00BB628F">
        <w:rPr>
          <w:rFonts w:ascii="Times New Roman" w:hAnsi="Times New Roman" w:cs="Times New Roman"/>
        </w:rPr>
        <w:lastRenderedPageBreak/>
        <w:t>and</w:t>
      </w:r>
      <w:r>
        <w:rPr>
          <w:rFonts w:ascii="Times New Roman" w:hAnsi="Times New Roman" w:cs="Times New Roman"/>
        </w:rPr>
        <w:t xml:space="preserve"> </w:t>
      </w:r>
      <w:r w:rsidR="007652AD">
        <w:rPr>
          <w:rFonts w:ascii="Times New Roman" w:hAnsi="Times New Roman" w:cs="Times New Roman"/>
        </w:rPr>
        <w:t>six</w:t>
      </w:r>
      <w:r>
        <w:rPr>
          <w:rFonts w:ascii="Times New Roman" w:hAnsi="Times New Roman" w:cs="Times New Roman"/>
        </w:rPr>
        <w:t xml:space="preserve"> from Site 2</w:t>
      </w:r>
      <w:r w:rsidR="00BB628F">
        <w:rPr>
          <w:rFonts w:ascii="Times New Roman" w:hAnsi="Times New Roman" w:cs="Times New Roman"/>
        </w:rPr>
        <w:t xml:space="preserve"> </w:t>
      </w:r>
      <w:r>
        <w:rPr>
          <w:rFonts w:ascii="Times New Roman" w:hAnsi="Times New Roman" w:cs="Times New Roman"/>
        </w:rPr>
        <w:t xml:space="preserve">were likely candidates for isolation. The remaining samples either had no rotifers or were so densely populated by small ciliates that isolating rotifers without contamination was impractical. From each leaf water sample, I isolated </w:t>
      </w:r>
      <w:r w:rsidR="00D807B9">
        <w:rPr>
          <w:rFonts w:ascii="Times New Roman" w:hAnsi="Times New Roman" w:cs="Times New Roman"/>
        </w:rPr>
        <w:t>32</w:t>
      </w:r>
      <w:r>
        <w:rPr>
          <w:rFonts w:ascii="Times New Roman" w:hAnsi="Times New Roman" w:cs="Times New Roman"/>
        </w:rPr>
        <w:t xml:space="preserve"> individual</w:t>
      </w:r>
      <w:r w:rsidR="007652AD">
        <w:rPr>
          <w:rFonts w:ascii="Times New Roman" w:hAnsi="Times New Roman" w:cs="Times New Roman"/>
        </w:rPr>
        <w:t xml:space="preserve"> rotifers</w:t>
      </w:r>
      <w:r w:rsidR="00BB628F">
        <w:rPr>
          <w:rFonts w:ascii="Times New Roman" w:hAnsi="Times New Roman" w:cs="Times New Roman"/>
        </w:rPr>
        <w:t>.</w:t>
      </w:r>
    </w:p>
    <w:p w14:paraId="15353104" w14:textId="61112C32"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Since the isolation process is intended to exclude other protists and not to produce a fully axenic culture, bacteria from the original sample were </w:t>
      </w:r>
      <w:r w:rsidR="007652AD">
        <w:rPr>
          <w:rFonts w:ascii="Times New Roman" w:hAnsi="Times New Roman" w:cs="Times New Roman"/>
        </w:rPr>
        <w:t xml:space="preserve">incidentally </w:t>
      </w:r>
      <w:r>
        <w:rPr>
          <w:rFonts w:ascii="Times New Roman" w:hAnsi="Times New Roman" w:cs="Times New Roman"/>
        </w:rPr>
        <w:t xml:space="preserve">carried over along with each individual rotifer. The addition of fish food flakes acted as the basal resource for these bacteria, that in turn provided a food source for the rotifer. </w:t>
      </w:r>
      <w:r w:rsidR="002A7128">
        <w:rPr>
          <w:rFonts w:ascii="Times New Roman" w:hAnsi="Times New Roman" w:cs="Times New Roman"/>
        </w:rPr>
        <w:t xml:space="preserve">I carried out </w:t>
      </w:r>
      <w:commentRangeStart w:id="13"/>
      <w:r w:rsidR="002A7128">
        <w:rPr>
          <w:rFonts w:ascii="Times New Roman" w:hAnsi="Times New Roman" w:cs="Times New Roman"/>
        </w:rPr>
        <w:t>32</w:t>
      </w:r>
      <w:commentRangeEnd w:id="13"/>
      <w:r w:rsidR="007652AD">
        <w:rPr>
          <w:rStyle w:val="CommentReference"/>
          <w:rFonts w:ascii="Times New Roman" w:hAnsi="Times New Roman" w:cs="Times New Roman"/>
          <w:sz w:val="24"/>
          <w:szCs w:val="24"/>
        </w:rPr>
        <w:commentReference w:id="13"/>
      </w:r>
      <w:r w:rsidR="002A7128">
        <w:rPr>
          <w:rFonts w:ascii="Times New Roman" w:hAnsi="Times New Roman" w:cs="Times New Roman"/>
        </w:rPr>
        <w:t xml:space="preserve"> isolations per leaf water sample, for a total of 448 isolated rotifers</w:t>
      </w:r>
      <w:r w:rsidR="007652AD">
        <w:rPr>
          <w:rFonts w:ascii="Times New Roman" w:hAnsi="Times New Roman" w:cs="Times New Roman"/>
        </w:rPr>
        <w:t>.</w:t>
      </w:r>
      <w:r w:rsidR="002A7128">
        <w:rPr>
          <w:rFonts w:ascii="Times New Roman" w:hAnsi="Times New Roman" w:cs="Times New Roman"/>
        </w:rPr>
        <w:t xml:space="preserve"> </w:t>
      </w:r>
    </w:p>
    <w:p w14:paraId="34A6258B" w14:textId="7777777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125 ml sterile flasks with 100 ml of artificial </w:t>
      </w:r>
      <w:commentRangeStart w:id="14"/>
      <w:r>
        <w:rPr>
          <w:rFonts w:ascii="Times New Roman" w:hAnsi="Times New Roman" w:cs="Times New Roman"/>
        </w:rPr>
        <w:t>freshwater m</w:t>
      </w:r>
      <w:commentRangeEnd w:id="14"/>
      <w:r w:rsidR="007652AD">
        <w:rPr>
          <w:rStyle w:val="CommentReference"/>
          <w:rFonts w:ascii="Times New Roman" w:hAnsi="Times New Roman" w:cs="Times New Roman"/>
          <w:sz w:val="24"/>
          <w:szCs w:val="24"/>
        </w:rPr>
        <w:commentReference w:id="14"/>
      </w:r>
      <w:r>
        <w:rPr>
          <w:rFonts w:ascii="Times New Roman" w:hAnsi="Times New Roman" w:cs="Times New Roman"/>
        </w:rPr>
        <w:t>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85 clonal stock cultures spanning </w:t>
      </w:r>
      <w:commentRangeStart w:id="15"/>
      <w:r>
        <w:rPr>
          <w:rFonts w:ascii="Times New Roman" w:hAnsi="Times New Roman" w:cs="Times New Roman"/>
        </w:rPr>
        <w:t>at least three leaves</w:t>
      </w:r>
      <w:commentRangeEnd w:id="15"/>
      <w:r w:rsidR="007652AD">
        <w:rPr>
          <w:rStyle w:val="CommentReference"/>
          <w:rFonts w:ascii="Times New Roman" w:hAnsi="Times New Roman" w:cs="Times New Roman"/>
          <w:sz w:val="24"/>
          <w:szCs w:val="24"/>
        </w:rPr>
        <w:commentReference w:id="15"/>
      </w:r>
      <w:r>
        <w:rPr>
          <w:rFonts w:ascii="Times New Roman" w:hAnsi="Times New Roman" w:cs="Times New Roman"/>
        </w:rPr>
        <w:t xml:space="preserve"> for each of two sites (Site 1 and Site 2). </w:t>
      </w:r>
    </w:p>
    <w:p w14:paraId="64FB1D16" w14:textId="4B778D41" w:rsidR="006A3DA3" w:rsidRDefault="00915E00" w:rsidP="006A3DA3">
      <w:pPr>
        <w:spacing w:after="0" w:line="480" w:lineRule="auto"/>
        <w:rPr>
          <w:rFonts w:ascii="Times New Roman" w:hAnsi="Times New Roman" w:cs="Times New Roman"/>
        </w:rPr>
      </w:pPr>
      <w:r>
        <w:rPr>
          <w:rFonts w:ascii="Times New Roman" w:hAnsi="Times New Roman" w:cs="Times New Roman"/>
          <w:u w:val="single"/>
        </w:rPr>
        <w:t>Culturing bacteria</w:t>
      </w:r>
    </w:p>
    <w:p w14:paraId="36A81D5B" w14:textId="074E7C22"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lastRenderedPageBreak/>
        <w:tab/>
      </w:r>
      <w:r w:rsidR="004C32C9">
        <w:rPr>
          <w:rFonts w:ascii="Times New Roman" w:hAnsi="Times New Roman" w:cs="Times New Roman"/>
        </w:rPr>
        <w:t>Immediately after field collections, the excess water from the removal of mosquito larvae</w:t>
      </w:r>
      <w:r w:rsidR="00C51745">
        <w:rPr>
          <w:rFonts w:ascii="Times New Roman" w:hAnsi="Times New Roman" w:cs="Times New Roman"/>
        </w:rPr>
        <w:t xml:space="preserv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w:t>
      </w:r>
      <w:r w:rsidR="00642699">
        <w:rPr>
          <w:rFonts w:ascii="Times New Roman" w:hAnsi="Times New Roman" w:cs="Times New Roman"/>
        </w:rPr>
        <w:t>mesh</w:t>
      </w:r>
      <w:r w:rsidR="00C51745">
        <w:rPr>
          <w:rFonts w:ascii="Times New Roman" w:hAnsi="Times New Roman" w:cs="Times New Roman"/>
        </w:rPr>
        <w:t xml:space="preserve">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1</w:t>
      </w:r>
      <w:r w:rsidR="00860F28">
        <w:rPr>
          <w:rFonts w:ascii="Times New Roman" w:hAnsi="Times New Roman" w:cs="Times New Roman"/>
        </w:rPr>
        <w:t>00</w:t>
      </w:r>
      <w:r w:rsidR="00C51745">
        <w:rPr>
          <w:rFonts w:ascii="Times New Roman" w:hAnsi="Times New Roman" w:cs="Times New Roman"/>
        </w:rPr>
        <w:t xml:space="preserve"> </w:t>
      </w:r>
      <w:r w:rsidR="00860F28">
        <w:rPr>
          <w:rFonts w:ascii="Times New Roman" w:hAnsi="Times New Roman" w:cs="Times New Roman"/>
        </w:rPr>
        <w:t>m</w:t>
      </w:r>
      <w:r w:rsidR="00C51745">
        <w:rPr>
          <w:rFonts w:ascii="Times New Roman" w:hAnsi="Times New Roman" w:cs="Times New Roman"/>
        </w:rPr>
        <w:t>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r w:rsidR="006A6C99">
        <w:rPr>
          <w:rFonts w:ascii="Times New Roman" w:hAnsi="Times New Roman" w:cs="Times New Roman"/>
        </w:rPr>
        <w:t xml:space="preserve"> I used a</w:t>
      </w:r>
      <w:r w:rsidR="006A6C99" w:rsidRPr="006A6C99">
        <w:rPr>
          <w:rFonts w:ascii="Times New Roman" w:hAnsi="Times New Roman" w:cs="Times New Roman"/>
        </w:rPr>
        <w:t xml:space="preserve"> single pooled bacterial inoculum </w:t>
      </w:r>
      <w:r w:rsidR="006A6C99">
        <w:rPr>
          <w:rFonts w:ascii="Times New Roman" w:hAnsi="Times New Roman" w:cs="Times New Roman"/>
        </w:rPr>
        <w:t>in an attempt to</w:t>
      </w:r>
      <w:r w:rsidR="006A6C99" w:rsidRPr="006A6C99">
        <w:rPr>
          <w:rFonts w:ascii="Times New Roman" w:hAnsi="Times New Roman" w:cs="Times New Roman"/>
        </w:rPr>
        <w:t xml:space="preserve"> </w:t>
      </w:r>
      <w:r w:rsidR="00141098" w:rsidRPr="006A6C99">
        <w:rPr>
          <w:rFonts w:ascii="Times New Roman" w:hAnsi="Times New Roman" w:cs="Times New Roman"/>
        </w:rPr>
        <w:t>standardize</w:t>
      </w:r>
      <w:r w:rsidR="006A6C99" w:rsidRPr="006A6C99">
        <w:rPr>
          <w:rFonts w:ascii="Times New Roman" w:hAnsi="Times New Roman" w:cs="Times New Roman"/>
        </w:rPr>
        <w:t xml:space="preserve"> the microbial food environment across all microcosms, </w:t>
      </w:r>
      <w:r w:rsidR="006A6C99">
        <w:rPr>
          <w:rFonts w:ascii="Times New Roman" w:hAnsi="Times New Roman" w:cs="Times New Roman"/>
        </w:rPr>
        <w:t>helping to ensure</w:t>
      </w:r>
      <w:r w:rsidR="006A6C99" w:rsidRPr="006A6C99">
        <w:rPr>
          <w:rFonts w:ascii="Times New Roman" w:hAnsi="Times New Roman" w:cs="Times New Roman"/>
        </w:rPr>
        <w:t xml:space="preserve"> that differences in rotifer performance among clones and temperatures </w:t>
      </w:r>
      <w:r w:rsidR="006A6C99">
        <w:rPr>
          <w:rFonts w:ascii="Times New Roman" w:hAnsi="Times New Roman" w:cs="Times New Roman"/>
        </w:rPr>
        <w:t>would be less dependent on bacterial</w:t>
      </w:r>
      <w:r w:rsidR="006A6C99" w:rsidRPr="006A6C99">
        <w:rPr>
          <w:rFonts w:ascii="Times New Roman" w:hAnsi="Times New Roman" w:cs="Times New Roman"/>
        </w:rPr>
        <w:t xml:space="preserve"> community composition.</w:t>
      </w:r>
      <w:r w:rsidR="007652AD">
        <w:rPr>
          <w:rFonts w:ascii="Times New Roman" w:hAnsi="Times New Roman" w:cs="Times New Roman"/>
        </w:rPr>
        <w:t xml:space="preserve"> This bacterial stock was then used in the temperature response experiment.</w:t>
      </w:r>
    </w:p>
    <w:p w14:paraId="40BC8F3B" w14:textId="77777777" w:rsidR="00DF1531" w:rsidRPr="004F3818" w:rsidRDefault="00DF1531" w:rsidP="00DF1531">
      <w:pPr>
        <w:spacing w:after="0" w:line="480" w:lineRule="auto"/>
        <w:rPr>
          <w:rFonts w:ascii="Times New Roman" w:hAnsi="Times New Roman" w:cs="Times New Roman"/>
        </w:rPr>
      </w:pPr>
      <w:r w:rsidRPr="00C119DD">
        <w:rPr>
          <w:rFonts w:ascii="Times New Roman" w:hAnsi="Times New Roman" w:cs="Times New Roman"/>
          <w:u w:val="single"/>
        </w:rPr>
        <w:t xml:space="preserve">Temperature </w:t>
      </w:r>
      <w:r>
        <w:rPr>
          <w:rFonts w:ascii="Times New Roman" w:hAnsi="Times New Roman" w:cs="Times New Roman"/>
          <w:u w:val="single"/>
        </w:rPr>
        <w:t>r</w:t>
      </w:r>
      <w:r w:rsidRPr="00C119DD">
        <w:rPr>
          <w:rFonts w:ascii="Times New Roman" w:hAnsi="Times New Roman" w:cs="Times New Roman"/>
          <w:u w:val="single"/>
        </w:rPr>
        <w:t xml:space="preserve">esponse </w:t>
      </w:r>
      <w:r>
        <w:rPr>
          <w:rFonts w:ascii="Times New Roman" w:hAnsi="Times New Roman" w:cs="Times New Roman"/>
          <w:u w:val="single"/>
        </w:rPr>
        <w:t>e</w:t>
      </w:r>
      <w:r w:rsidRPr="00C119DD">
        <w:rPr>
          <w:rFonts w:ascii="Times New Roman" w:hAnsi="Times New Roman" w:cs="Times New Roman"/>
          <w:u w:val="single"/>
        </w:rPr>
        <w:t>xperiment</w:t>
      </w:r>
    </w:p>
    <w:p w14:paraId="2D701AB0" w14:textId="22A25F7B" w:rsidR="00DF1531" w:rsidRPr="00DF1531" w:rsidRDefault="00DF1531" w:rsidP="006A3DA3">
      <w:pPr>
        <w:spacing w:after="0" w:line="480" w:lineRule="auto"/>
        <w:rPr>
          <w:rFonts w:ascii="Times New Roman" w:hAnsi="Times New Roman" w:cs="Times New Roman"/>
        </w:rPr>
      </w:pPr>
      <w:r>
        <w:rPr>
          <w:rFonts w:ascii="Times New Roman" w:hAnsi="Times New Roman" w:cs="Times New Roman"/>
        </w:rPr>
        <w:tab/>
        <w:t xml:space="preserve">Clonal lines were selected from across the spatial distribution of </w:t>
      </w:r>
      <w:r w:rsidR="00FC5818">
        <w:rPr>
          <w:rFonts w:ascii="Times New Roman" w:hAnsi="Times New Roman" w:cs="Times New Roman"/>
        </w:rPr>
        <w:t xml:space="preserve">the </w:t>
      </w:r>
      <w:r>
        <w:rPr>
          <w:rFonts w:ascii="Times New Roman" w:hAnsi="Times New Roman" w:cs="Times New Roman"/>
        </w:rPr>
        <w:t>origin</w:t>
      </w:r>
      <w:r w:rsidR="00FC5818">
        <w:rPr>
          <w:rFonts w:ascii="Times New Roman" w:hAnsi="Times New Roman" w:cs="Times New Roman"/>
        </w:rPr>
        <w:t>s of</w:t>
      </w:r>
      <w:r>
        <w:rPr>
          <w:rFonts w:ascii="Times New Roman" w:hAnsi="Times New Roman" w:cs="Times New Roman"/>
        </w:rPr>
        <w:t xml:space="preserve"> leaf water samples to investigate whether differences in response to temperature existed between sites, among leaves, or among clones within leaves. From each </w:t>
      </w:r>
      <w:r w:rsidR="00FC5818">
        <w:rPr>
          <w:rFonts w:ascii="Times New Roman" w:hAnsi="Times New Roman" w:cs="Times New Roman"/>
        </w:rPr>
        <w:t xml:space="preserve">of the two </w:t>
      </w:r>
      <w:r>
        <w:rPr>
          <w:rFonts w:ascii="Times New Roman" w:hAnsi="Times New Roman" w:cs="Times New Roman"/>
        </w:rPr>
        <w:t>site</w:t>
      </w:r>
      <w:r w:rsidR="00FC5818">
        <w:rPr>
          <w:rFonts w:ascii="Times New Roman" w:hAnsi="Times New Roman" w:cs="Times New Roman"/>
        </w:rPr>
        <w:t>s</w:t>
      </w:r>
      <w:r>
        <w:rPr>
          <w:rFonts w:ascii="Times New Roman" w:hAnsi="Times New Roman" w:cs="Times New Roman"/>
        </w:rPr>
        <w:t xml:space="preserve">, 3 leaves were </w:t>
      </w:r>
      <w:r w:rsidR="00163BA7">
        <w:rPr>
          <w:rFonts w:ascii="Times New Roman" w:hAnsi="Times New Roman" w:cs="Times New Roman"/>
        </w:rPr>
        <w:t>chosen</w:t>
      </w:r>
      <w:r>
        <w:rPr>
          <w:rFonts w:ascii="Times New Roman" w:hAnsi="Times New Roman" w:cs="Times New Roman"/>
        </w:rPr>
        <w:t xml:space="preserve"> </w:t>
      </w:r>
      <w:r w:rsidR="00163BA7">
        <w:rPr>
          <w:rFonts w:ascii="Times New Roman" w:hAnsi="Times New Roman" w:cs="Times New Roman"/>
        </w:rPr>
        <w:t>randomly</w:t>
      </w:r>
      <w:r>
        <w:rPr>
          <w:rFonts w:ascii="Times New Roman" w:hAnsi="Times New Roman" w:cs="Times New Roman"/>
        </w:rPr>
        <w:t xml:space="preserve">. Each leaf was represented by </w:t>
      </w:r>
      <w:commentRangeStart w:id="16"/>
      <w:r>
        <w:rPr>
          <w:rFonts w:ascii="Times New Roman" w:hAnsi="Times New Roman" w:cs="Times New Roman"/>
        </w:rPr>
        <w:t>3</w:t>
      </w:r>
      <w:commentRangeEnd w:id="16"/>
      <w:r w:rsidR="00736499">
        <w:rPr>
          <w:rStyle w:val="CommentReference"/>
          <w:rFonts w:ascii="Times New Roman" w:hAnsi="Times New Roman" w:cs="Times New Roman"/>
          <w:sz w:val="24"/>
          <w:szCs w:val="24"/>
        </w:rPr>
        <w:commentReference w:id="16"/>
      </w:r>
      <w:r>
        <w:rPr>
          <w:rFonts w:ascii="Times New Roman" w:hAnsi="Times New Roman" w:cs="Times New Roman"/>
        </w:rPr>
        <w:t xml:space="preserve"> randomly selected clones</w:t>
      </w:r>
      <w:r w:rsidR="00FC5818">
        <w:rPr>
          <w:rFonts w:ascii="Times New Roman" w:hAnsi="Times New Roman" w:cs="Times New Roman"/>
        </w:rPr>
        <w:t xml:space="preserve"> isolated from the same leaf</w:t>
      </w:r>
      <w:r>
        <w:rPr>
          <w:rFonts w:ascii="Times New Roman" w:hAnsi="Times New Roman" w:cs="Times New Roman"/>
        </w:rPr>
        <w:t xml:space="preserve">, with the exception of Leaf 1 from Site 1, which was only represented by 2 clones. I established 102 microcosms in new 15 ml conical tubes. For each clone, the appropriate volume of clonal stock culture was added to 6 replicate tubes so that the final density of rotifers was 5 individuals per ml in 10 ml of autoclaved AFW medium. To each microcosm, I added 50 </w:t>
      </w:r>
      <w:r w:rsidRPr="00B222C7">
        <w:rPr>
          <w:rFonts w:ascii="Times New Roman" w:hAnsi="Times New Roman" w:cs="Times New Roman"/>
        </w:rPr>
        <w:t>µ</w:t>
      </w:r>
      <w:r>
        <w:rPr>
          <w:rFonts w:ascii="Times New Roman" w:hAnsi="Times New Roman" w:cs="Times New Roman"/>
        </w:rPr>
        <w:t xml:space="preserve">l of a </w:t>
      </w:r>
      <w:r w:rsidR="00FC5818">
        <w:rPr>
          <w:rFonts w:ascii="Times New Roman" w:hAnsi="Times New Roman" w:cs="Times New Roman"/>
        </w:rPr>
        <w:t>bacteria stock</w:t>
      </w:r>
      <w:r>
        <w:rPr>
          <w:rFonts w:ascii="Times New Roman" w:hAnsi="Times New Roman" w:cs="Times New Roman"/>
        </w:rPr>
        <w:t xml:space="preserve"> and 1 mg of finely-ground, autoclaved fish food dissolved in 1</w:t>
      </w:r>
      <w:r w:rsidR="00860F28">
        <w:rPr>
          <w:rFonts w:ascii="Times New Roman" w:hAnsi="Times New Roman" w:cs="Times New Roman"/>
        </w:rPr>
        <w:t>00</w:t>
      </w:r>
      <w:r>
        <w:rPr>
          <w:rFonts w:ascii="Times New Roman" w:hAnsi="Times New Roman" w:cs="Times New Roman"/>
        </w:rPr>
        <w:t xml:space="preserve"> </w:t>
      </w:r>
      <w:r w:rsidR="00860F28" w:rsidRPr="00B222C7">
        <w:rPr>
          <w:rFonts w:ascii="Times New Roman" w:hAnsi="Times New Roman" w:cs="Times New Roman"/>
        </w:rPr>
        <w:t>µ</w:t>
      </w:r>
      <w:r w:rsidR="00860F28">
        <w:rPr>
          <w:rFonts w:ascii="Times New Roman" w:hAnsi="Times New Roman" w:cs="Times New Roman"/>
        </w:rPr>
        <w:t>l</w:t>
      </w:r>
      <w:r>
        <w:rPr>
          <w:rFonts w:ascii="Times New Roman" w:hAnsi="Times New Roman" w:cs="Times New Roman"/>
        </w:rPr>
        <w:t xml:space="preserve"> of deionized water. The same amount of fish food was added once every 6 days for the duration of the experiment. Microcosms were divided among two growth chambers </w:t>
      </w:r>
      <w:r w:rsidR="00FC5818">
        <w:rPr>
          <w:rFonts w:ascii="Times New Roman" w:hAnsi="Times New Roman" w:cs="Times New Roman"/>
        </w:rPr>
        <w:t xml:space="preserve">set at different temperatures </w:t>
      </w:r>
      <w:r>
        <w:rPr>
          <w:rFonts w:ascii="Times New Roman" w:hAnsi="Times New Roman" w:cs="Times New Roman"/>
        </w:rPr>
        <w:t xml:space="preserve">and held at constant temperatures of 25 °C and 30 °C </w:t>
      </w:r>
      <w:r w:rsidR="008A2DC5">
        <w:rPr>
          <w:rFonts w:ascii="Times New Roman" w:hAnsi="Times New Roman" w:cs="Times New Roman"/>
        </w:rPr>
        <w:t xml:space="preserve">for 39 days </w:t>
      </w:r>
      <w:r>
        <w:rPr>
          <w:rFonts w:ascii="Times New Roman" w:hAnsi="Times New Roman" w:cs="Times New Roman"/>
        </w:rPr>
        <w:t xml:space="preserve">(n = 3 per clone per temperature). Every 3 days, a </w:t>
      </w:r>
      <w:r w:rsidR="00171B92" w:rsidRPr="00171B92">
        <w:rPr>
          <w:rFonts w:ascii="Times New Roman" w:hAnsi="Times New Roman" w:cs="Times New Roman"/>
        </w:rPr>
        <w:t>300 µl</w:t>
      </w:r>
      <w:r>
        <w:rPr>
          <w:rFonts w:ascii="Times New Roman" w:hAnsi="Times New Roman" w:cs="Times New Roman"/>
        </w:rPr>
        <w:t xml:space="preserve"> sample was transferred from each replicate to an empty well in a 24-well culture </w:t>
      </w:r>
      <w:r>
        <w:rPr>
          <w:rFonts w:ascii="Times New Roman" w:hAnsi="Times New Roman" w:cs="Times New Roman"/>
        </w:rPr>
        <w:lastRenderedPageBreak/>
        <w:t xml:space="preserve">plate for counting using an inverted compound microscope. On </w:t>
      </w:r>
      <w:r w:rsidR="00626A57">
        <w:rPr>
          <w:rFonts w:ascii="Times New Roman" w:hAnsi="Times New Roman" w:cs="Times New Roman"/>
        </w:rPr>
        <w:t>day 39</w:t>
      </w:r>
      <w:r>
        <w:rPr>
          <w:rFonts w:ascii="Times New Roman" w:hAnsi="Times New Roman" w:cs="Times New Roman"/>
        </w:rPr>
        <w:t>, a 1</w:t>
      </w:r>
      <w:r w:rsidR="00A843AB">
        <w:rPr>
          <w:rFonts w:ascii="Times New Roman" w:hAnsi="Times New Roman" w:cs="Times New Roman"/>
        </w:rPr>
        <w:t>00</w:t>
      </w:r>
      <w:r>
        <w:rPr>
          <w:rFonts w:ascii="Times New Roman" w:hAnsi="Times New Roman" w:cs="Times New Roman"/>
        </w:rPr>
        <w:t xml:space="preserve"> </w:t>
      </w:r>
      <w:r w:rsidR="00A843AB" w:rsidRPr="00171B92">
        <w:rPr>
          <w:rFonts w:ascii="Times New Roman" w:hAnsi="Times New Roman" w:cs="Times New Roman"/>
        </w:rPr>
        <w:t>µl</w:t>
      </w:r>
      <w:r>
        <w:rPr>
          <w:rFonts w:ascii="Times New Roman" w:hAnsi="Times New Roman" w:cs="Times New Roman"/>
        </w:rPr>
        <w:t xml:space="preserve"> sample of each replicate was imaged for body size measurement (as described </w:t>
      </w:r>
      <w:r w:rsidR="0055465C">
        <w:rPr>
          <w:rFonts w:ascii="Times New Roman" w:hAnsi="Times New Roman" w:cs="Times New Roman"/>
        </w:rPr>
        <w:t>below</w:t>
      </w:r>
      <w:r>
        <w:rPr>
          <w:rFonts w:ascii="Times New Roman" w:hAnsi="Times New Roman" w:cs="Times New Roman"/>
        </w:rPr>
        <w:t>).</w:t>
      </w:r>
    </w:p>
    <w:p w14:paraId="1097BBCC" w14:textId="452166C3"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73DD62AE" w14:textId="7F4149C5" w:rsidR="00BA10D5" w:rsidRDefault="006A3DA3" w:rsidP="00BA10D5">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fit_spline() function in the </w:t>
      </w:r>
      <w:r w:rsidR="009E0D88">
        <w:rPr>
          <w:rFonts w:ascii="Times New Roman" w:hAnsi="Times New Roman" w:cs="Times New Roman"/>
        </w:rPr>
        <w:t>‘</w:t>
      </w:r>
      <w:r>
        <w:rPr>
          <w:rFonts w:ascii="Times New Roman" w:hAnsi="Times New Roman" w:cs="Times New Roman"/>
        </w:rPr>
        <w:t>growthrates</w:t>
      </w:r>
      <w:r w:rsidR="009E0D88">
        <w:rPr>
          <w:rFonts w:ascii="Times New Roman" w:hAnsi="Times New Roman" w:cs="Times New Roman"/>
        </w:rPr>
        <w:t>’</w:t>
      </w:r>
      <w:r>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commentRangeStart w:id="17"/>
      <w:r w:rsidR="00227FE3" w:rsidRPr="00470F66">
        <w:rPr>
          <w:rFonts w:ascii="Times New Roman" w:hAnsi="Times New Roman" w:cs="Times New Roman"/>
        </w:rPr>
        <w:t>v</w:t>
      </w:r>
      <w:r w:rsidR="00BB74EC">
        <w:rPr>
          <w:rFonts w:ascii="Times New Roman" w:hAnsi="Times New Roman" w:cs="Times New Roman"/>
        </w:rPr>
        <w:t xml:space="preserve">ersion </w:t>
      </w:r>
      <w:r w:rsidR="00227FE3" w:rsidRPr="00470F66">
        <w:rPr>
          <w:rFonts w:ascii="Times New Roman" w:hAnsi="Times New Roman" w:cs="Times New Roman"/>
        </w:rPr>
        <w:t>0.8.</w:t>
      </w:r>
      <w:r w:rsidR="00227FE3">
        <w:rPr>
          <w:rFonts w:ascii="Times New Roman" w:hAnsi="Times New Roman" w:cs="Times New Roman"/>
        </w:rPr>
        <w:t>5</w:t>
      </w:r>
      <w:commentRangeEnd w:id="17"/>
      <w:r w:rsidR="00FC5818">
        <w:rPr>
          <w:rStyle w:val="CommentReference"/>
          <w:rFonts w:ascii="Times New Roman" w:hAnsi="Times New Roman" w:cs="Times New Roman"/>
          <w:sz w:val="24"/>
          <w:szCs w:val="24"/>
        </w:rPr>
        <w:commentReference w:id="17"/>
      </w:r>
      <w:r w:rsidR="00A95FF5">
        <w:rPr>
          <w:rFonts w:ascii="Times New Roman" w:hAnsi="Times New Roman" w:cs="Times New Roman"/>
        </w:rPr>
        <w:t xml:space="preserve">; </w:t>
      </w:r>
      <w:r w:rsidR="00A95FF5" w:rsidRPr="00A95FF5">
        <w:rPr>
          <w:rFonts w:ascii="Times New Roman" w:hAnsi="Times New Roman" w:cs="Times New Roman"/>
        </w:rPr>
        <w:t>Petzoldt, 2019</w:t>
      </w:r>
      <w:r w:rsidR="00227FE3">
        <w:rPr>
          <w:rFonts w:ascii="Times New Roman" w:hAnsi="Times New Roman" w:cs="Times New Roman"/>
        </w:rPr>
        <w:t>) within R (</w:t>
      </w:r>
      <w:r w:rsidR="00227FE3" w:rsidRPr="00470F66">
        <w:rPr>
          <w:rFonts w:ascii="Times New Roman" w:hAnsi="Times New Roman" w:cs="Times New Roman"/>
        </w:rPr>
        <w:t>v</w:t>
      </w:r>
      <w:r w:rsidR="00BB74EC">
        <w:rPr>
          <w:rFonts w:ascii="Times New Roman" w:hAnsi="Times New Roman" w:cs="Times New Roman"/>
        </w:rPr>
        <w:t xml:space="preserve">ersion </w:t>
      </w:r>
      <w:r w:rsidR="00227FE3" w:rsidRPr="00470F66">
        <w:rPr>
          <w:rFonts w:ascii="Times New Roman" w:hAnsi="Times New Roman" w:cs="Times New Roman"/>
        </w:rPr>
        <w:t>4.5.</w:t>
      </w:r>
      <w:r w:rsidR="00227FE3">
        <w:rPr>
          <w:rFonts w:ascii="Times New Roman" w:hAnsi="Times New Roman" w:cs="Times New Roman"/>
        </w:rPr>
        <w:t>2)</w:t>
      </w:r>
      <w:r>
        <w:rPr>
          <w:rFonts w:ascii="Times New Roman" w:hAnsi="Times New Roman" w:cs="Times New Roman"/>
        </w:rPr>
        <w:t xml:space="preserve">. Maximum growth rate was defined by </w:t>
      </w:r>
      <w:r w:rsidR="00A94DC9">
        <w:rPr>
          <w:rFonts w:ascii="Times New Roman" w:hAnsi="Times New Roman" w:cs="Times New Roman"/>
        </w:rPr>
        <w:t>E</w:t>
      </w:r>
      <w:r>
        <w:rPr>
          <w:rFonts w:ascii="Times New Roman" w:hAnsi="Times New Roman" w:cs="Times New Roman"/>
        </w:rPr>
        <w:t xml:space="preserv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r w:rsidR="00AF7C51">
        <w:rPr>
          <w:rFonts w:ascii="Times New Roman" w:hAnsi="Times New Roman" w:cs="Times New Roman"/>
        </w:rPr>
        <w:t xml:space="preserve">Model fit was assessed visually and </w:t>
      </w:r>
      <w:r w:rsidR="00D33A89">
        <w:rPr>
          <w:rFonts w:ascii="Times New Roman" w:hAnsi="Times New Roman" w:cs="Times New Roman"/>
        </w:rPr>
        <w:t xml:space="preserve">by </w:t>
      </w:r>
      <w:r w:rsidR="001B73FB">
        <w:rPr>
          <w:rFonts w:ascii="Times New Roman" w:hAnsi="Times New Roman" w:cs="Times New Roman"/>
        </w:rPr>
        <w:t>ensuring</w:t>
      </w:r>
      <w:r w:rsidR="00AF7C51">
        <w:rPr>
          <w:rFonts w:ascii="Times New Roman" w:hAnsi="Times New Roman" w:cs="Times New Roman"/>
        </w:rPr>
        <w:t xml:space="preserve"> </w:t>
      </w:r>
      <w:r w:rsidR="00D33A89">
        <w:rPr>
          <w:rFonts w:ascii="Times New Roman" w:hAnsi="Times New Roman" w:cs="Times New Roman"/>
        </w:rPr>
        <w:t xml:space="preserve">the spline-fit </w:t>
      </w:r>
      <w:commentRangeStart w:id="18"/>
      <w:r w:rsidR="00AF7C51">
        <w:rPr>
          <w:rFonts w:ascii="Times New Roman" w:hAnsi="Times New Roman" w:cs="Times New Roman"/>
          <w:i/>
          <w:iCs/>
        </w:rPr>
        <w:t>R</w:t>
      </w:r>
      <w:r w:rsidR="00AF7C51" w:rsidRPr="00AF7C51">
        <w:rPr>
          <w:rFonts w:ascii="Times New Roman" w:hAnsi="Times New Roman" w:cs="Times New Roman"/>
          <w:vertAlign w:val="superscript"/>
        </w:rPr>
        <w:t>2</w:t>
      </w:r>
      <w:commentRangeEnd w:id="18"/>
      <w:r w:rsidR="00FC5818">
        <w:rPr>
          <w:rStyle w:val="CommentReference"/>
          <w:rFonts w:ascii="Times New Roman" w:hAnsi="Times New Roman" w:cs="Times New Roman"/>
          <w:sz w:val="24"/>
          <w:szCs w:val="24"/>
        </w:rPr>
        <w:commentReference w:id="18"/>
      </w:r>
      <w:r w:rsidR="001B73FB">
        <w:rPr>
          <w:rFonts w:ascii="Times New Roman" w:hAnsi="Times New Roman" w:cs="Times New Roman"/>
        </w:rPr>
        <w:t xml:space="preserve"> </w:t>
      </w:r>
      <w:r w:rsidR="0045151E">
        <w:rPr>
          <w:rFonts w:ascii="Times New Roman" w:hAnsi="Times New Roman" w:cs="Times New Roman"/>
        </w:rPr>
        <w:t>was greater than 0.8</w:t>
      </w:r>
      <w:r w:rsidR="007A4DE9">
        <w:rPr>
          <w:rFonts w:ascii="Times New Roman" w:hAnsi="Times New Roman" w:cs="Times New Roman"/>
        </w:rPr>
        <w:t>0</w:t>
      </w:r>
      <w:r w:rsidR="00312966">
        <w:rPr>
          <w:rFonts w:ascii="Times New Roman" w:hAnsi="Times New Roman" w:cs="Times New Roman"/>
        </w:rPr>
        <w:t>, which was true</w:t>
      </w:r>
      <w:r w:rsidR="0045151E">
        <w:rPr>
          <w:rFonts w:ascii="Times New Roman" w:hAnsi="Times New Roman" w:cs="Times New Roman"/>
        </w:rPr>
        <w:t xml:space="preserve"> for all but one model</w:t>
      </w:r>
      <w:r w:rsidR="00997944">
        <w:rPr>
          <w:rFonts w:ascii="Times New Roman" w:hAnsi="Times New Roman" w:cs="Times New Roman"/>
        </w:rPr>
        <w:t xml:space="preserve"> with an </w:t>
      </w:r>
      <w:r w:rsidR="00997944">
        <w:rPr>
          <w:rFonts w:ascii="Times New Roman" w:hAnsi="Times New Roman" w:cs="Times New Roman"/>
          <w:i/>
          <w:iCs/>
        </w:rPr>
        <w:t>R</w:t>
      </w:r>
      <w:r w:rsidR="00997944">
        <w:rPr>
          <w:rFonts w:ascii="Times New Roman" w:hAnsi="Times New Roman" w:cs="Times New Roman"/>
          <w:vertAlign w:val="superscript"/>
        </w:rPr>
        <w:t>2</w:t>
      </w:r>
      <w:r w:rsidR="00997944">
        <w:rPr>
          <w:rFonts w:ascii="Times New Roman" w:hAnsi="Times New Roman" w:cs="Times New Roman"/>
        </w:rPr>
        <w:t xml:space="preserve"> = 0.78 </w:t>
      </w:r>
      <w:r w:rsidR="00F31206">
        <w:rPr>
          <w:rFonts w:ascii="Times New Roman" w:hAnsi="Times New Roman" w:cs="Times New Roman"/>
        </w:rPr>
        <w:t>(</w:t>
      </w:r>
      <w:r w:rsidR="00F31206" w:rsidRPr="00CE6A1E">
        <w:rPr>
          <w:rFonts w:ascii="Times New Roman" w:hAnsi="Times New Roman" w:cs="Times New Roman"/>
        </w:rPr>
        <w:t>Figure</w:t>
      </w:r>
      <w:r w:rsidR="00CE6A1E">
        <w:rPr>
          <w:rFonts w:ascii="Times New Roman" w:hAnsi="Times New Roman" w:cs="Times New Roman"/>
        </w:rPr>
        <w:t xml:space="preserve"> 2</w:t>
      </w:r>
      <w:r w:rsidR="00F31206">
        <w:rPr>
          <w:rFonts w:ascii="Times New Roman" w:hAnsi="Times New Roman" w:cs="Times New Roman"/>
        </w:rPr>
        <w:t>)</w:t>
      </w:r>
      <w:r w:rsidR="00D33A89">
        <w:rPr>
          <w:rFonts w:ascii="Times New Roman" w:hAnsi="Times New Roman" w:cs="Times New Roman"/>
        </w:rPr>
        <w:t>.</w:t>
      </w:r>
    </w:p>
    <w:p w14:paraId="13BF9759" w14:textId="18E53686" w:rsidR="00BA10D5" w:rsidRPr="00BA10D5" w:rsidRDefault="00000000" w:rsidP="00BA10D5">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05944D1D" w14:textId="14FC666B" w:rsidR="001F7853" w:rsidRDefault="006A3DA3" w:rsidP="006A3DA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w:t>
      </w:r>
      <w:r w:rsidR="00AD2BE6">
        <w:rPr>
          <w:rFonts w:ascii="Times New Roman" w:hAnsi="Times New Roman" w:cs="Times New Roman"/>
        </w:rPr>
        <w:t xml:space="preserve"> The purpose of using a </w:t>
      </w:r>
      <w:r w:rsidR="00FC5818">
        <w:rPr>
          <w:rFonts w:ascii="Times New Roman" w:hAnsi="Times New Roman" w:cs="Times New Roman"/>
        </w:rPr>
        <w:t>channel</w:t>
      </w:r>
      <w:r w:rsidR="00AD2BE6">
        <w:rPr>
          <w:rFonts w:ascii="Times New Roman" w:hAnsi="Times New Roman" w:cs="Times New Roman"/>
        </w:rPr>
        <w:t xml:space="preserve"> was to avoid imaging the same individuals more than once.</w:t>
      </w:r>
      <w:r>
        <w:rPr>
          <w:rFonts w:ascii="Times New Roman" w:hAnsi="Times New Roman" w:cs="Times New Roman"/>
        </w:rPr>
        <w:t xml:space="preserve"> When recording videos, the slide stage 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64072D4B" w14:textId="3EED9602" w:rsidR="006A3DA3" w:rsidRPr="00132C67" w:rsidRDefault="006A3DA3" w:rsidP="00132C67">
      <w:pPr>
        <w:spacing w:after="0" w:line="480" w:lineRule="auto"/>
        <w:ind w:firstLine="720"/>
        <w:rPr>
          <w:rFonts w:ascii="Times New Roman" w:hAnsi="Times New Roman" w:cs="Times New Roman"/>
        </w:rPr>
      </w:pPr>
      <w:r>
        <w:rPr>
          <w:rFonts w:ascii="Times New Roman" w:hAnsi="Times New Roman" w:cs="Times New Roman"/>
        </w:rPr>
        <w:lastRenderedPageBreak/>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r w:rsidR="007547F7">
        <w:rPr>
          <w:rFonts w:ascii="Times New Roman" w:hAnsi="Times New Roman" w:cs="Times New Roman"/>
        </w:rPr>
        <w:t>Ultralytics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Jocher et al., 2024</w:t>
      </w:r>
      <w:r>
        <w:rPr>
          <w:rFonts w:ascii="Times New Roman" w:hAnsi="Times New Roman" w:cs="Times New Roman"/>
        </w:rPr>
        <w:t>)</w:t>
      </w:r>
      <w:r w:rsidR="002A7165">
        <w:rPr>
          <w:rFonts w:ascii="Times New Roman" w:hAnsi="Times New Roman" w:cs="Times New Roman"/>
        </w:rPr>
        <w:t xml:space="preserve"> running with PyTorch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Ilastik </w:t>
      </w:r>
      <w:r>
        <w:rPr>
          <w:rFonts w:ascii="Times New Roman" w:hAnsi="Times New Roman" w:cs="Times New Roman"/>
        </w:rPr>
        <w:t>(</w:t>
      </w:r>
      <w:r w:rsidR="00773FE7">
        <w:rPr>
          <w:rFonts w:ascii="Times New Roman" w:hAnsi="Times New Roman" w:cs="Times New Roman"/>
        </w:rPr>
        <w:t>version 1.4.1.post1-gpu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Ilastik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w:t>
      </w:r>
      <w:commentRangeStart w:id="19"/>
      <w:r w:rsidR="006830A4">
        <w:rPr>
          <w:rFonts w:ascii="Times New Roman" w:hAnsi="Times New Roman" w:cs="Times New Roman"/>
        </w:rPr>
        <w:t>crip</w:t>
      </w:r>
      <w:commentRangeEnd w:id="19"/>
      <w:r w:rsidR="00FC5818">
        <w:rPr>
          <w:rStyle w:val="CommentReference"/>
          <w:rFonts w:ascii="Times New Roman" w:hAnsi="Times New Roman" w:cs="Times New Roman"/>
          <w:sz w:val="24"/>
          <w:szCs w:val="24"/>
        </w:rPr>
        <w:commentReference w:id="19"/>
      </w:r>
      <w:r w:rsidR="006830A4">
        <w:rPr>
          <w:rFonts w:ascii="Times New Roman" w:hAnsi="Times New Roman" w:cs="Times New Roman"/>
        </w:rPr>
        <w:t>t</w:t>
      </w:r>
      <w:r>
        <w:rPr>
          <w:rFonts w:ascii="Times New Roman" w:hAnsi="Times New Roman" w:cs="Times New Roman"/>
        </w:rPr>
        <w:t>.</w:t>
      </w:r>
    </w:p>
    <w:p w14:paraId="0643728B" w14:textId="6B9115FB" w:rsidR="00E973F3" w:rsidRDefault="00E973F3" w:rsidP="00E973F3">
      <w:pPr>
        <w:spacing w:after="0" w:line="480" w:lineRule="auto"/>
        <w:rPr>
          <w:rFonts w:ascii="Times New Roman" w:hAnsi="Times New Roman" w:cs="Times New Roman"/>
        </w:rPr>
      </w:pPr>
      <w:r>
        <w:rPr>
          <w:rFonts w:ascii="Times New Roman" w:hAnsi="Times New Roman" w:cs="Times New Roman"/>
          <w:u w:val="single"/>
        </w:rPr>
        <w:t>Statistical analysis</w:t>
      </w:r>
    </w:p>
    <w:p w14:paraId="23ADCDE5" w14:textId="3E86FACC"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random intercepts and treatment-specific random slopes at the Site:Leaf and Site:Leaf:Clone 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w:t>
      </w:r>
      <w:r w:rsidR="00A5288B">
        <w:rPr>
          <w:rFonts w:ascii="Times New Roman" w:hAnsi="Times New Roman" w:cs="Times New Roman"/>
        </w:rPr>
        <w:lastRenderedPageBreak/>
        <w:t xml:space="preserve">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derived from the untransformed data.</w:t>
      </w:r>
      <w:r w:rsidR="003B4280">
        <w:rPr>
          <w:rFonts w:ascii="Times New Roman" w:hAnsi="Times New Roman" w:cs="Times New Roman"/>
        </w:rPr>
        <w:t xml:space="preserve"> All </w:t>
      </w:r>
      <w:r w:rsidR="00083566">
        <w:rPr>
          <w:rFonts w:ascii="Times New Roman" w:hAnsi="Times New Roman" w:cs="Times New Roman"/>
        </w:rPr>
        <w:t xml:space="preserve">models were fit with lme4 </w:t>
      </w:r>
      <w:r w:rsidR="00752630">
        <w:rPr>
          <w:rFonts w:ascii="Times New Roman" w:hAnsi="Times New Roman" w:cs="Times New Roman"/>
        </w:rPr>
        <w:t xml:space="preserve">(version 1.1.38) </w:t>
      </w:r>
      <w:r w:rsidR="00083566">
        <w:rPr>
          <w:rFonts w:ascii="Times New Roman" w:hAnsi="Times New Roman" w:cs="Times New Roman"/>
        </w:rPr>
        <w:t xml:space="preserve">and </w:t>
      </w:r>
      <w:r w:rsidR="003B4280">
        <w:rPr>
          <w:rFonts w:ascii="Times New Roman" w:hAnsi="Times New Roman" w:cs="Times New Roman"/>
        </w:rPr>
        <w:t>analyses were performed in R (version 4.5.2).</w:t>
      </w:r>
    </w:p>
    <w:p w14:paraId="405E5E6A" w14:textId="77777777" w:rsidR="00263A6E" w:rsidRDefault="00263A6E">
      <w:pPr>
        <w:rPr>
          <w:rFonts w:ascii="Times New Roman" w:hAnsi="Times New Roman" w:cs="Times New Roman"/>
          <w:b/>
          <w:bCs/>
        </w:rPr>
      </w:pPr>
      <w:r>
        <w:rPr>
          <w:rFonts w:ascii="Times New Roman" w:hAnsi="Times New Roman" w:cs="Times New Roman"/>
          <w:b/>
          <w:bCs/>
        </w:rPr>
        <w:br w:type="page"/>
      </w:r>
    </w:p>
    <w:p w14:paraId="5DC085AF" w14:textId="5B1499D5" w:rsidR="006A3DA3" w:rsidRDefault="00B0700B" w:rsidP="00B0700B">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40C14DB7" w14:textId="64E837A7" w:rsidR="00F93B88" w:rsidRDefault="00F93B88" w:rsidP="00603017">
      <w:pPr>
        <w:spacing w:after="0" w:line="480" w:lineRule="auto"/>
        <w:ind w:firstLine="720"/>
        <w:rPr>
          <w:rFonts w:ascii="Times New Roman" w:hAnsi="Times New Roman" w:cs="Times New Roman"/>
        </w:rPr>
      </w:pPr>
      <w:r w:rsidRPr="00F93B88">
        <w:rPr>
          <w:rFonts w:ascii="Times New Roman" w:hAnsi="Times New Roman" w:cs="Times New Roman"/>
        </w:rPr>
        <w:t>Rotifers had a higher maximum growth rate when cultured at 30 °C compared to 25 °C after accounting for the random effects of site, leaf, and clone (</w:t>
      </w:r>
      <w:r w:rsidR="00CA2A6A">
        <w:rPr>
          <w:rFonts w:ascii="Times New Roman" w:hAnsi="Times New Roman" w:cs="Times New Roman"/>
          <w:i/>
          <w:iCs/>
        </w:rPr>
        <w:t>F</w:t>
      </w:r>
      <w:r w:rsidR="00CA2A6A" w:rsidRPr="00CA2A6A">
        <w:rPr>
          <w:rFonts w:ascii="Times New Roman" w:hAnsi="Times New Roman" w:cs="Times New Roman"/>
          <w:vertAlign w:val="subscript"/>
        </w:rPr>
        <w:t>1,16</w:t>
      </w:r>
      <w:r w:rsidRPr="00F93B88">
        <w:rPr>
          <w:rFonts w:ascii="Times New Roman" w:hAnsi="Times New Roman" w:cs="Times New Roman"/>
        </w:rPr>
        <w:t xml:space="preserve"> = </w:t>
      </w:r>
      <w:r w:rsidR="00A13E28">
        <w:rPr>
          <w:rFonts w:ascii="Times New Roman" w:hAnsi="Times New Roman" w:cs="Times New Roman"/>
        </w:rPr>
        <w:t>38.14</w:t>
      </w:r>
      <w:r w:rsidRPr="00F93B88">
        <w:rPr>
          <w:rFonts w:ascii="Times New Roman" w:hAnsi="Times New Roman" w:cs="Times New Roman"/>
        </w:rPr>
        <w:t xml:space="preserve">, </w:t>
      </w:r>
      <w:r w:rsidR="00CA2A6A" w:rsidRPr="00CA2A6A">
        <w:rPr>
          <w:rFonts w:ascii="Times New Roman" w:hAnsi="Times New Roman" w:cs="Times New Roman"/>
          <w:i/>
          <w:iCs/>
        </w:rPr>
        <w:t>P</w:t>
      </w:r>
      <w:r w:rsidRPr="00F93B88">
        <w:rPr>
          <w:rFonts w:ascii="Times New Roman" w:hAnsi="Times New Roman" w:cs="Times New Roman"/>
        </w:rPr>
        <w:t xml:space="preserve"> &lt; 0.001). No v</w:t>
      </w:r>
      <w:commentRangeStart w:id="20"/>
      <w:commentRangeStart w:id="21"/>
      <w:r w:rsidRPr="00F93B88">
        <w:rPr>
          <w:rFonts w:ascii="Times New Roman" w:hAnsi="Times New Roman" w:cs="Times New Roman"/>
        </w:rPr>
        <w:t>aria</w:t>
      </w:r>
      <w:commentRangeEnd w:id="20"/>
      <w:r w:rsidR="002A4E9B" w:rsidRPr="00F93B88">
        <w:rPr>
          <w:rStyle w:val="CommentReference"/>
          <w:rFonts w:ascii="Times New Roman" w:hAnsi="Times New Roman" w:cs="Times New Roman"/>
          <w:sz w:val="24"/>
          <w:szCs w:val="24"/>
        </w:rPr>
        <w:commentReference w:id="20"/>
      </w:r>
      <w:commentRangeEnd w:id="21"/>
      <w:r w:rsidR="00F553CF" w:rsidRPr="00F93B88">
        <w:rPr>
          <w:rStyle w:val="CommentReference"/>
          <w:rFonts w:ascii="Times New Roman" w:hAnsi="Times New Roman" w:cs="Times New Roman"/>
          <w:sz w:val="24"/>
          <w:szCs w:val="24"/>
        </w:rPr>
        <w:commentReference w:id="21"/>
      </w:r>
      <w:r w:rsidRPr="00F93B88">
        <w:rPr>
          <w:rFonts w:ascii="Times New Roman" w:hAnsi="Times New Roman" w:cs="Times New Roman"/>
        </w:rPr>
        <w:t>nce in growth rate was attributed to site or leaf effects. Variation in growth rate</w:t>
      </w:r>
      <w:r w:rsidR="002402EF">
        <w:rPr>
          <w:rFonts w:ascii="Times New Roman" w:hAnsi="Times New Roman" w:cs="Times New Roman"/>
        </w:rPr>
        <w:t>s</w:t>
      </w:r>
      <w:r w:rsidRPr="00F93B88">
        <w:rPr>
          <w:rFonts w:ascii="Times New Roman" w:hAnsi="Times New Roman" w:cs="Times New Roman"/>
        </w:rPr>
        <w:t xml:space="preserve"> among clones (nested within leaves and sites) account</w:t>
      </w:r>
      <w:r w:rsidR="002A4E9B">
        <w:rPr>
          <w:rFonts w:ascii="Times New Roman" w:hAnsi="Times New Roman" w:cs="Times New Roman"/>
        </w:rPr>
        <w:t>ed</w:t>
      </w:r>
      <w:r w:rsidRPr="00F93B88">
        <w:rPr>
          <w:rFonts w:ascii="Times New Roman" w:hAnsi="Times New Roman" w:cs="Times New Roman"/>
        </w:rPr>
        <w:t xml:space="preserve"> for 40.4% of the total variance</w:t>
      </w:r>
      <w:r w:rsidR="007B2DC3">
        <w:rPr>
          <w:rFonts w:ascii="Times New Roman" w:hAnsi="Times New Roman" w:cs="Times New Roman"/>
        </w:rPr>
        <w:t xml:space="preserve">, second only to </w:t>
      </w:r>
      <w:r w:rsidR="00F553CF">
        <w:rPr>
          <w:rFonts w:ascii="Times New Roman" w:hAnsi="Times New Roman" w:cs="Times New Roman"/>
        </w:rPr>
        <w:t>the</w:t>
      </w:r>
      <w:r w:rsidR="00654596">
        <w:rPr>
          <w:rFonts w:ascii="Times New Roman" w:hAnsi="Times New Roman" w:cs="Times New Roman"/>
        </w:rPr>
        <w:t xml:space="preserve"> 59.6%</w:t>
      </w:r>
      <w:r w:rsidR="00F553CF">
        <w:rPr>
          <w:rFonts w:ascii="Times New Roman" w:hAnsi="Times New Roman" w:cs="Times New Roman"/>
        </w:rPr>
        <w:t xml:space="preserve"> </w:t>
      </w:r>
      <w:r w:rsidR="00654596">
        <w:rPr>
          <w:rFonts w:ascii="Times New Roman" w:hAnsi="Times New Roman" w:cs="Times New Roman"/>
        </w:rPr>
        <w:t xml:space="preserve">attributed to </w:t>
      </w:r>
      <w:r w:rsidR="007B2DC3">
        <w:rPr>
          <w:rFonts w:ascii="Times New Roman" w:hAnsi="Times New Roman" w:cs="Times New Roman"/>
        </w:rPr>
        <w:t>residual variance among clone replicate</w:t>
      </w:r>
      <w:r w:rsidR="00654596">
        <w:rPr>
          <w:rFonts w:ascii="Times New Roman" w:hAnsi="Times New Roman" w:cs="Times New Roman"/>
        </w:rPr>
        <w:t>s</w:t>
      </w:r>
      <w:r w:rsidRPr="00F93B88">
        <w:rPr>
          <w:rFonts w:ascii="Times New Roman" w:hAnsi="Times New Roman" w:cs="Times New Roman"/>
        </w:rPr>
        <w:t>. When further parti</w:t>
      </w:r>
      <w:commentRangeStart w:id="22"/>
      <w:r w:rsidRPr="00F93B88">
        <w:rPr>
          <w:rFonts w:ascii="Times New Roman" w:hAnsi="Times New Roman" w:cs="Times New Roman"/>
        </w:rPr>
        <w:t>tio</w:t>
      </w:r>
      <w:commentRangeEnd w:id="22"/>
      <w:r w:rsidR="002A4E9B" w:rsidRPr="00F93B88">
        <w:rPr>
          <w:rStyle w:val="CommentReference"/>
          <w:rFonts w:ascii="Times New Roman" w:hAnsi="Times New Roman" w:cs="Times New Roman"/>
          <w:sz w:val="24"/>
          <w:szCs w:val="24"/>
        </w:rPr>
        <w:commentReference w:id="22"/>
      </w:r>
      <w:r w:rsidRPr="00F93B88">
        <w:rPr>
          <w:rFonts w:ascii="Times New Roman" w:hAnsi="Times New Roman" w:cs="Times New Roman"/>
        </w:rPr>
        <w:t>ned, 8.2% of the total variance was attributed to differences among clones at 25 °C, while 32.2% was attributed to differences in how clones responded to temperature (i.e., variation in reaction norm slopes</w:t>
      </w:r>
      <w:r w:rsidR="0077006B">
        <w:rPr>
          <w:rFonts w:ascii="Times New Roman" w:hAnsi="Times New Roman" w:cs="Times New Roman"/>
        </w:rPr>
        <w:t xml:space="preserve">, </w:t>
      </w:r>
      <w:commentRangeStart w:id="23"/>
      <w:r w:rsidR="0077006B" w:rsidRPr="009F76B7">
        <w:rPr>
          <w:rFonts w:ascii="Times New Roman" w:hAnsi="Times New Roman" w:cs="Times New Roman"/>
        </w:rPr>
        <w:t>F</w:t>
      </w:r>
      <w:commentRangeStart w:id="24"/>
      <w:r w:rsidR="0077006B" w:rsidRPr="009F76B7">
        <w:rPr>
          <w:rFonts w:ascii="Times New Roman" w:hAnsi="Times New Roman" w:cs="Times New Roman"/>
        </w:rPr>
        <w:t>igu</w:t>
      </w:r>
      <w:commentRangeEnd w:id="24"/>
      <w:r w:rsidR="002A4E9B" w:rsidRPr="009F76B7">
        <w:rPr>
          <w:rStyle w:val="CommentReference"/>
          <w:rFonts w:ascii="Times New Roman" w:hAnsi="Times New Roman" w:cs="Times New Roman"/>
          <w:sz w:val="24"/>
          <w:szCs w:val="24"/>
        </w:rPr>
        <w:commentReference w:id="24"/>
      </w:r>
      <w:r w:rsidR="0077006B" w:rsidRPr="009F76B7">
        <w:rPr>
          <w:rFonts w:ascii="Times New Roman" w:hAnsi="Times New Roman" w:cs="Times New Roman"/>
        </w:rPr>
        <w:t>re</w:t>
      </w:r>
      <w:r w:rsidR="009F76B7">
        <w:rPr>
          <w:rFonts w:ascii="Times New Roman" w:hAnsi="Times New Roman" w:cs="Times New Roman"/>
        </w:rPr>
        <w:t xml:space="preserve"> 3</w:t>
      </w:r>
      <w:commentRangeEnd w:id="23"/>
      <w:r w:rsidR="00D8760E" w:rsidRPr="00F93B88">
        <w:rPr>
          <w:rStyle w:val="CommentReference"/>
          <w:rFonts w:ascii="Times New Roman" w:hAnsi="Times New Roman" w:cs="Times New Roman"/>
          <w:sz w:val="24"/>
          <w:szCs w:val="24"/>
        </w:rPr>
        <w:commentReference w:id="23"/>
      </w:r>
      <w:r w:rsidRPr="00F93B88">
        <w:rPr>
          <w:rFonts w:ascii="Times New Roman" w:hAnsi="Times New Roman" w:cs="Times New Roman"/>
        </w:rPr>
        <w:t>).</w:t>
      </w:r>
      <w:r w:rsidR="00664239">
        <w:rPr>
          <w:rFonts w:ascii="Times New Roman" w:hAnsi="Times New Roman" w:cs="Times New Roman"/>
        </w:rPr>
        <w:t xml:space="preserve"> While most clones grew faster at </w:t>
      </w:r>
      <w:r w:rsidR="00664239" w:rsidRPr="00F93B88">
        <w:rPr>
          <w:rFonts w:ascii="Times New Roman" w:hAnsi="Times New Roman" w:cs="Times New Roman"/>
        </w:rPr>
        <w:t>30 °C</w:t>
      </w:r>
      <w:r w:rsidR="00664239">
        <w:rPr>
          <w:rFonts w:ascii="Times New Roman" w:hAnsi="Times New Roman" w:cs="Times New Roman"/>
        </w:rPr>
        <w:t xml:space="preserve">, the magnitude of the difference in growth rate between the two temperatures varied substantially. Some clones grew as much as 60% faster at the higher temperature, whereas others showed no response, and one clone showed a significant decrease in growth rate at </w:t>
      </w:r>
      <w:r w:rsidR="00664239" w:rsidRPr="00F93B88">
        <w:rPr>
          <w:rFonts w:ascii="Times New Roman" w:hAnsi="Times New Roman" w:cs="Times New Roman"/>
        </w:rPr>
        <w:t>30 °C</w:t>
      </w:r>
      <w:r w:rsidR="00664239">
        <w:rPr>
          <w:rFonts w:ascii="Times New Roman" w:hAnsi="Times New Roman" w:cs="Times New Roman"/>
        </w:rPr>
        <w:t>.</w:t>
      </w:r>
      <w:r w:rsidR="00603017">
        <w:rPr>
          <w:rFonts w:ascii="Times New Roman" w:hAnsi="Times New Roman" w:cs="Times New Roman"/>
        </w:rPr>
        <w:t xml:space="preserve"> The b</w:t>
      </w:r>
      <w:r w:rsidRPr="00F93B88">
        <w:rPr>
          <w:rFonts w:ascii="Times New Roman" w:hAnsi="Times New Roman" w:cs="Times New Roman"/>
        </w:rPr>
        <w:t xml:space="preserve">ody size </w:t>
      </w:r>
      <w:r w:rsidR="00603017">
        <w:rPr>
          <w:rFonts w:ascii="Times New Roman" w:hAnsi="Times New Roman" w:cs="Times New Roman"/>
        </w:rPr>
        <w:t xml:space="preserve">of rotifers, measured as cross-sectional area, </w:t>
      </w:r>
      <w:r w:rsidRPr="00F93B88">
        <w:rPr>
          <w:rFonts w:ascii="Times New Roman" w:hAnsi="Times New Roman" w:cs="Times New Roman"/>
        </w:rPr>
        <w:t>did not differ between temperature treatments (</w:t>
      </w:r>
      <w:r w:rsidRPr="003E7C28">
        <w:rPr>
          <w:rFonts w:ascii="Times New Roman" w:hAnsi="Times New Roman" w:cs="Times New Roman"/>
          <w:i/>
          <w:iCs/>
        </w:rPr>
        <w:t>P</w:t>
      </w:r>
      <w:r w:rsidRPr="00F93B88">
        <w:rPr>
          <w:rFonts w:ascii="Times New Roman" w:hAnsi="Times New Roman" w:cs="Times New Roman"/>
        </w:rPr>
        <w:t xml:space="preserve"> = 0.58)</w:t>
      </w:r>
      <w:r w:rsidR="004037D0">
        <w:rPr>
          <w:rFonts w:ascii="Times New Roman" w:hAnsi="Times New Roman" w:cs="Times New Roman"/>
        </w:rPr>
        <w:t>.</w:t>
      </w:r>
      <w:r w:rsidR="008C3C00">
        <w:rPr>
          <w:rFonts w:ascii="Times New Roman" w:hAnsi="Times New Roman" w:cs="Times New Roman"/>
        </w:rPr>
        <w:t xml:space="preserve"> V</w:t>
      </w:r>
      <w:r w:rsidRPr="00F93B88">
        <w:rPr>
          <w:rFonts w:ascii="Times New Roman" w:hAnsi="Times New Roman" w:cs="Times New Roman"/>
        </w:rPr>
        <w:t>ariation in body size was minimal across spatial scales</w:t>
      </w:r>
      <w:r w:rsidR="00DC3783">
        <w:rPr>
          <w:rFonts w:ascii="Times New Roman" w:hAnsi="Times New Roman" w:cs="Times New Roman"/>
        </w:rPr>
        <w:t xml:space="preserve"> (</w:t>
      </w:r>
      <w:r w:rsidR="00DC3783" w:rsidRPr="000501BD">
        <w:rPr>
          <w:rFonts w:ascii="Times New Roman" w:hAnsi="Times New Roman" w:cs="Times New Roman"/>
        </w:rPr>
        <w:t>Figure</w:t>
      </w:r>
      <w:r w:rsidR="000501BD">
        <w:rPr>
          <w:rFonts w:ascii="Times New Roman" w:hAnsi="Times New Roman" w:cs="Times New Roman"/>
        </w:rPr>
        <w:t xml:space="preserve"> 4</w:t>
      </w:r>
      <w:r w:rsidR="00DC3783">
        <w:rPr>
          <w:rFonts w:ascii="Times New Roman" w:hAnsi="Times New Roman" w:cs="Times New Roman"/>
        </w:rPr>
        <w:t>)</w:t>
      </w:r>
      <w:r w:rsidRPr="00F93B88">
        <w:rPr>
          <w:rFonts w:ascii="Times New Roman" w:hAnsi="Times New Roman" w:cs="Times New Roman"/>
        </w:rPr>
        <w:t xml:space="preserve">, with </w:t>
      </w:r>
      <w:r w:rsidR="00BF6BFA">
        <w:rPr>
          <w:rFonts w:ascii="Times New Roman" w:hAnsi="Times New Roman" w:cs="Times New Roman"/>
        </w:rPr>
        <w:t>little</w:t>
      </w:r>
      <w:r w:rsidRPr="00F93B88">
        <w:rPr>
          <w:rFonts w:ascii="Times New Roman" w:hAnsi="Times New Roman" w:cs="Times New Roman"/>
        </w:rPr>
        <w:t xml:space="preserve"> meaningful variance attributed to site, leaf, or clone (0.43%, 0%, and 0.68% of total variance, respectively).</w:t>
      </w:r>
    </w:p>
    <w:p w14:paraId="0FB3E4B9" w14:textId="77777777" w:rsidR="00263A6E" w:rsidRDefault="00263A6E">
      <w:pPr>
        <w:rPr>
          <w:rFonts w:ascii="Times New Roman" w:hAnsi="Times New Roman" w:cs="Times New Roman"/>
          <w:b/>
          <w:bCs/>
        </w:rPr>
      </w:pPr>
      <w:r>
        <w:rPr>
          <w:rFonts w:ascii="Times New Roman" w:hAnsi="Times New Roman" w:cs="Times New Roman"/>
          <w:b/>
          <w:bCs/>
        </w:rPr>
        <w:br w:type="page"/>
      </w:r>
    </w:p>
    <w:p w14:paraId="7876B816" w14:textId="7F58E0C5" w:rsidR="00B0700B" w:rsidRDefault="004D739F" w:rsidP="00F93B88">
      <w:pPr>
        <w:spacing w:after="0" w:line="480" w:lineRule="auto"/>
        <w:jc w:val="center"/>
        <w:rPr>
          <w:rFonts w:ascii="Times New Roman" w:hAnsi="Times New Roman" w:cs="Times New Roman"/>
        </w:rPr>
      </w:pPr>
      <w:r>
        <w:rPr>
          <w:rFonts w:ascii="Times New Roman" w:hAnsi="Times New Roman" w:cs="Times New Roman"/>
          <w:b/>
          <w:bCs/>
        </w:rPr>
        <w:lastRenderedPageBreak/>
        <w:t>Discussion</w:t>
      </w:r>
    </w:p>
    <w:p w14:paraId="6F89092F" w14:textId="47670C4A" w:rsidR="00B959F2" w:rsidRDefault="00D76B9A" w:rsidP="00B959F2">
      <w:pPr>
        <w:spacing w:after="0" w:line="480" w:lineRule="auto"/>
        <w:ind w:firstLine="720"/>
        <w:rPr>
          <w:rFonts w:ascii="Times New Roman" w:hAnsi="Times New Roman" w:cs="Times New Roman"/>
        </w:rPr>
      </w:pPr>
      <w:r>
        <w:rPr>
          <w:rFonts w:ascii="Times New Roman" w:hAnsi="Times New Roman" w:cs="Times New Roman"/>
        </w:rPr>
        <w:t>The maximum growth rate of rotifer clones wa</w:t>
      </w:r>
      <w:r w:rsidR="00FF5CF7">
        <w:rPr>
          <w:rFonts w:ascii="Times New Roman" w:hAnsi="Times New Roman" w:cs="Times New Roman"/>
        </w:rPr>
        <w:t>s</w:t>
      </w:r>
      <w:r>
        <w:rPr>
          <w:rFonts w:ascii="Times New Roman" w:hAnsi="Times New Roman" w:cs="Times New Roman"/>
        </w:rPr>
        <w:t xml:space="preserve"> </w:t>
      </w:r>
      <w:r w:rsidR="00466C87">
        <w:rPr>
          <w:rFonts w:ascii="Times New Roman" w:hAnsi="Times New Roman" w:cs="Times New Roman"/>
        </w:rPr>
        <w:t xml:space="preserve">overall </w:t>
      </w:r>
      <w:r>
        <w:rPr>
          <w:rFonts w:ascii="Times New Roman" w:hAnsi="Times New Roman" w:cs="Times New Roman"/>
        </w:rPr>
        <w:t xml:space="preserve">higher at 30 °C than 25 °C, </w:t>
      </w:r>
      <w:r w:rsidR="00466C87">
        <w:rPr>
          <w:rFonts w:ascii="Times New Roman" w:hAnsi="Times New Roman" w:cs="Times New Roman"/>
        </w:rPr>
        <w:t xml:space="preserve">which indicates that </w:t>
      </w:r>
      <w:r w:rsidR="00466C87" w:rsidRPr="00466C87">
        <w:rPr>
          <w:rFonts w:ascii="Times New Roman" w:hAnsi="Times New Roman" w:cs="Times New Roman"/>
        </w:rPr>
        <w:t>30 °C may not be physiologically stressful</w:t>
      </w:r>
      <w:r w:rsidR="0083570A">
        <w:rPr>
          <w:rFonts w:ascii="Times New Roman" w:hAnsi="Times New Roman" w:cs="Times New Roman"/>
        </w:rPr>
        <w:t xml:space="preserve">. </w:t>
      </w:r>
      <w:r w:rsidR="006D606C">
        <w:rPr>
          <w:rFonts w:ascii="Times New Roman" w:hAnsi="Times New Roman" w:cs="Times New Roman"/>
        </w:rPr>
        <w:t>While these results are</w:t>
      </w:r>
      <w:r w:rsidR="0083570A">
        <w:rPr>
          <w:rFonts w:ascii="Times New Roman" w:hAnsi="Times New Roman" w:cs="Times New Roman"/>
        </w:rPr>
        <w:t xml:space="preserve"> contrary to my prediction, f</w:t>
      </w:r>
      <w:r w:rsidR="00466C87" w:rsidRPr="00466C87">
        <w:rPr>
          <w:rFonts w:ascii="Times New Roman" w:hAnsi="Times New Roman" w:cs="Times New Roman"/>
        </w:rPr>
        <w:t>aster growth rate at a warmer temperature is consistent with fundamental metabolic expectations</w:t>
      </w:r>
      <w:r w:rsidR="00466C87">
        <w:rPr>
          <w:rFonts w:ascii="Times New Roman" w:hAnsi="Times New Roman" w:cs="Times New Roman"/>
        </w:rPr>
        <w:t xml:space="preserve"> up until a </w:t>
      </w:r>
      <w:commentRangeStart w:id="25"/>
      <w:r w:rsidR="00466C87">
        <w:rPr>
          <w:rFonts w:ascii="Times New Roman" w:hAnsi="Times New Roman" w:cs="Times New Roman"/>
        </w:rPr>
        <w:t>thermal optimum is reached</w:t>
      </w:r>
      <w:commentRangeEnd w:id="25"/>
      <w:r w:rsidR="002A4E9B">
        <w:rPr>
          <w:rStyle w:val="CommentReference"/>
          <w:rFonts w:ascii="Times New Roman" w:hAnsi="Times New Roman" w:cs="Times New Roman"/>
          <w:sz w:val="24"/>
          <w:szCs w:val="24"/>
        </w:rPr>
        <w:commentReference w:id="25"/>
      </w:r>
      <w:r w:rsidR="006F7CD3">
        <w:rPr>
          <w:rFonts w:ascii="Times New Roman" w:hAnsi="Times New Roman" w:cs="Times New Roman"/>
        </w:rPr>
        <w:t xml:space="preserve">, and no such thermal optimum has been described for </w:t>
      </w:r>
      <w:r w:rsidR="006F7CD3">
        <w:rPr>
          <w:rFonts w:ascii="Times New Roman" w:hAnsi="Times New Roman" w:cs="Times New Roman"/>
          <w:i/>
          <w:iCs/>
        </w:rPr>
        <w:t>H. rosa</w:t>
      </w:r>
      <w:r w:rsidR="002F1A8F">
        <w:rPr>
          <w:rFonts w:ascii="Times New Roman" w:hAnsi="Times New Roman" w:cs="Times New Roman"/>
        </w:rPr>
        <w:t xml:space="preserve">. </w:t>
      </w:r>
      <w:commentRangeStart w:id="26"/>
      <w:r w:rsidR="002F1A8F">
        <w:rPr>
          <w:rFonts w:ascii="Times New Roman" w:hAnsi="Times New Roman" w:cs="Times New Roman"/>
        </w:rPr>
        <w:t>T</w:t>
      </w:r>
      <w:r w:rsidR="00466C87">
        <w:rPr>
          <w:rFonts w:ascii="Times New Roman" w:hAnsi="Times New Roman" w:cs="Times New Roman"/>
        </w:rPr>
        <w:t>hus</w:t>
      </w:r>
      <w:r w:rsidR="002F1A8F">
        <w:rPr>
          <w:rFonts w:ascii="Times New Roman" w:hAnsi="Times New Roman" w:cs="Times New Roman"/>
        </w:rPr>
        <w:t>,</w:t>
      </w:r>
      <w:r w:rsidR="00466C87">
        <w:rPr>
          <w:rFonts w:ascii="Times New Roman" w:hAnsi="Times New Roman" w:cs="Times New Roman"/>
        </w:rPr>
        <w:t xml:space="preserve"> it is likely such an optimum for </w:t>
      </w:r>
      <w:r w:rsidR="00466C87">
        <w:rPr>
          <w:rFonts w:ascii="Times New Roman" w:hAnsi="Times New Roman" w:cs="Times New Roman"/>
          <w:i/>
          <w:iCs/>
        </w:rPr>
        <w:t>H. rosa</w:t>
      </w:r>
      <w:r w:rsidR="00466C87">
        <w:rPr>
          <w:rFonts w:ascii="Times New Roman" w:hAnsi="Times New Roman" w:cs="Times New Roman"/>
        </w:rPr>
        <w:t xml:space="preserve"> exists closer to </w:t>
      </w:r>
      <w:r w:rsidR="00466C87" w:rsidRPr="00466C87">
        <w:rPr>
          <w:rFonts w:ascii="Times New Roman" w:hAnsi="Times New Roman" w:cs="Times New Roman"/>
        </w:rPr>
        <w:t xml:space="preserve">30 °C </w:t>
      </w:r>
      <w:r w:rsidR="00466C87">
        <w:rPr>
          <w:rFonts w:ascii="Times New Roman" w:hAnsi="Times New Roman" w:cs="Times New Roman"/>
        </w:rPr>
        <w:t xml:space="preserve">than to 25 </w:t>
      </w:r>
      <w:r w:rsidR="00466C87" w:rsidRPr="00466C87">
        <w:rPr>
          <w:rFonts w:ascii="Times New Roman" w:hAnsi="Times New Roman" w:cs="Times New Roman"/>
        </w:rPr>
        <w:t>°C</w:t>
      </w:r>
      <w:r w:rsidR="00261099">
        <w:rPr>
          <w:rFonts w:ascii="Times New Roman" w:hAnsi="Times New Roman" w:cs="Times New Roman"/>
        </w:rPr>
        <w:t>.</w:t>
      </w:r>
      <w:commentRangeEnd w:id="26"/>
      <w:r w:rsidR="002A4E9B">
        <w:rPr>
          <w:rStyle w:val="CommentReference"/>
          <w:rFonts w:ascii="Times New Roman" w:hAnsi="Times New Roman" w:cs="Times New Roman"/>
          <w:sz w:val="24"/>
          <w:szCs w:val="24"/>
        </w:rPr>
        <w:commentReference w:id="26"/>
      </w:r>
      <w:r w:rsidR="00261099">
        <w:rPr>
          <w:rFonts w:ascii="Times New Roman" w:hAnsi="Times New Roman" w:cs="Times New Roman"/>
        </w:rPr>
        <w:t xml:space="preserve"> </w:t>
      </w:r>
      <w:r w:rsidR="00492A85">
        <w:rPr>
          <w:rFonts w:ascii="Times New Roman" w:hAnsi="Times New Roman" w:cs="Times New Roman"/>
        </w:rPr>
        <w:t xml:space="preserve">However, </w:t>
      </w:r>
      <w:r w:rsidR="00E06AB0">
        <w:rPr>
          <w:rFonts w:ascii="Times New Roman" w:hAnsi="Times New Roman" w:cs="Times New Roman"/>
        </w:rPr>
        <w:t>the extent to which this is true</w:t>
      </w:r>
      <w:r w:rsidR="00492A85">
        <w:rPr>
          <w:rFonts w:ascii="Times New Roman" w:hAnsi="Times New Roman" w:cs="Times New Roman"/>
        </w:rPr>
        <w:t xml:space="preserve"> </w:t>
      </w:r>
      <w:r w:rsidR="00A25C61">
        <w:rPr>
          <w:rFonts w:ascii="Times New Roman" w:hAnsi="Times New Roman" w:cs="Times New Roman"/>
        </w:rPr>
        <w:t>is not</w:t>
      </w:r>
      <w:r w:rsidR="00492A85">
        <w:rPr>
          <w:rFonts w:ascii="Times New Roman" w:hAnsi="Times New Roman" w:cs="Times New Roman"/>
        </w:rPr>
        <w:t xml:space="preserve"> </w:t>
      </w:r>
      <w:r w:rsidR="00E06AB0">
        <w:rPr>
          <w:rFonts w:ascii="Times New Roman" w:hAnsi="Times New Roman" w:cs="Times New Roman"/>
        </w:rPr>
        <w:t xml:space="preserve">the same for </w:t>
      </w:r>
      <w:r w:rsidR="00492A85">
        <w:rPr>
          <w:rFonts w:ascii="Times New Roman" w:hAnsi="Times New Roman" w:cs="Times New Roman"/>
        </w:rPr>
        <w:t xml:space="preserve">all clones. </w:t>
      </w:r>
      <w:r w:rsidR="0038247A">
        <w:rPr>
          <w:rFonts w:ascii="Times New Roman" w:hAnsi="Times New Roman" w:cs="Times New Roman"/>
        </w:rPr>
        <w:t>T</w:t>
      </w:r>
      <w:r w:rsidR="000D33FF">
        <w:rPr>
          <w:rFonts w:ascii="Times New Roman" w:hAnsi="Times New Roman" w:cs="Times New Roman"/>
        </w:rPr>
        <w:t>here was substantial variation among clones</w:t>
      </w:r>
      <w:r w:rsidR="007E604D">
        <w:rPr>
          <w:rFonts w:ascii="Times New Roman" w:hAnsi="Times New Roman" w:cs="Times New Roman"/>
        </w:rPr>
        <w:t xml:space="preserve"> in</w:t>
      </w:r>
      <w:r w:rsidR="000D33FF">
        <w:rPr>
          <w:rFonts w:ascii="Times New Roman" w:hAnsi="Times New Roman" w:cs="Times New Roman"/>
        </w:rPr>
        <w:t xml:space="preserve"> </w:t>
      </w:r>
      <w:r w:rsidR="00466C87">
        <w:rPr>
          <w:rFonts w:ascii="Times New Roman" w:hAnsi="Times New Roman" w:cs="Times New Roman"/>
        </w:rPr>
        <w:t xml:space="preserve">the magnitude of their </w:t>
      </w:r>
      <w:r w:rsidR="00650658">
        <w:rPr>
          <w:rFonts w:ascii="Times New Roman" w:hAnsi="Times New Roman" w:cs="Times New Roman"/>
        </w:rPr>
        <w:t>respon</w:t>
      </w:r>
      <w:r w:rsidR="00466C87">
        <w:rPr>
          <w:rFonts w:ascii="Times New Roman" w:hAnsi="Times New Roman" w:cs="Times New Roman"/>
        </w:rPr>
        <w:t>se</w:t>
      </w:r>
      <w:r w:rsidR="000D33FF">
        <w:rPr>
          <w:rFonts w:ascii="Times New Roman" w:hAnsi="Times New Roman" w:cs="Times New Roman"/>
        </w:rPr>
        <w:t xml:space="preserve"> to warming</w:t>
      </w:r>
      <w:r w:rsidR="006D1A6F">
        <w:rPr>
          <w:rFonts w:ascii="Times New Roman" w:hAnsi="Times New Roman" w:cs="Times New Roman"/>
        </w:rPr>
        <w:t xml:space="preserve">, </w:t>
      </w:r>
      <w:r w:rsidR="00EF6DBA" w:rsidRPr="000D33FF">
        <w:rPr>
          <w:rFonts w:ascii="Times New Roman" w:hAnsi="Times New Roman" w:cs="Times New Roman"/>
        </w:rPr>
        <w:t>accounting</w:t>
      </w:r>
      <w:r w:rsidR="000D33FF" w:rsidRPr="000D33FF">
        <w:rPr>
          <w:rFonts w:ascii="Times New Roman" w:hAnsi="Times New Roman" w:cs="Times New Roman"/>
        </w:rPr>
        <w:t xml:space="preserve"> for </w:t>
      </w:r>
      <w:r w:rsidR="008131FF">
        <w:rPr>
          <w:rFonts w:ascii="Times New Roman" w:hAnsi="Times New Roman" w:cs="Times New Roman"/>
        </w:rPr>
        <w:t>the</w:t>
      </w:r>
      <w:r w:rsidR="000D33FF" w:rsidRPr="000D33FF">
        <w:rPr>
          <w:rFonts w:ascii="Times New Roman" w:hAnsi="Times New Roman" w:cs="Times New Roman"/>
        </w:rPr>
        <w:t xml:space="preserve"> large</w:t>
      </w:r>
      <w:r w:rsidR="008131FF">
        <w:rPr>
          <w:rFonts w:ascii="Times New Roman" w:hAnsi="Times New Roman" w:cs="Times New Roman"/>
        </w:rPr>
        <w:t>st</w:t>
      </w:r>
      <w:r w:rsidR="000D33FF" w:rsidRPr="000D33FF">
        <w:rPr>
          <w:rFonts w:ascii="Times New Roman" w:hAnsi="Times New Roman" w:cs="Times New Roman"/>
        </w:rPr>
        <w:t xml:space="preserve"> proportion of total variance in </w:t>
      </w:r>
      <w:r w:rsidR="000D33FF" w:rsidRPr="000D33FF">
        <w:rPr>
          <w:rFonts w:ascii="Times New Roman" w:hAnsi="Times New Roman" w:cs="Times New Roman"/>
          <w:i/>
          <w:iCs/>
        </w:rPr>
        <w:t>μmax</w:t>
      </w:r>
      <w:r w:rsidR="008131FF">
        <w:rPr>
          <w:rFonts w:ascii="Times New Roman" w:hAnsi="Times New Roman" w:cs="Times New Roman"/>
        </w:rPr>
        <w:t xml:space="preserve"> (40%)</w:t>
      </w:r>
      <w:r w:rsidR="009A2302">
        <w:rPr>
          <w:rFonts w:ascii="Times New Roman" w:hAnsi="Times New Roman" w:cs="Times New Roman"/>
        </w:rPr>
        <w:t xml:space="preserve">. </w:t>
      </w:r>
      <w:r w:rsidR="00B16150" w:rsidRPr="00B16150">
        <w:rPr>
          <w:rFonts w:ascii="Times New Roman" w:hAnsi="Times New Roman" w:cs="Times New Roman"/>
        </w:rPr>
        <w:t>In contrast, little to no variation was observed at the site or leaf level</w:t>
      </w:r>
      <w:r w:rsidR="006A4829">
        <w:rPr>
          <w:rFonts w:ascii="Times New Roman" w:hAnsi="Times New Roman" w:cs="Times New Roman"/>
        </w:rPr>
        <w:t>,</w:t>
      </w:r>
      <w:r w:rsidR="006A4829" w:rsidRPr="006A4829">
        <w:rPr>
          <w:rFonts w:ascii="Times New Roman" w:hAnsi="Times New Roman" w:cs="Times New Roman"/>
        </w:rPr>
        <w:t xml:space="preserve"> </w:t>
      </w:r>
      <w:r w:rsidR="006A4829">
        <w:rPr>
          <w:rFonts w:ascii="Times New Roman" w:hAnsi="Times New Roman" w:cs="Times New Roman"/>
        </w:rPr>
        <w:t xml:space="preserve">suggesting </w:t>
      </w:r>
      <w:r w:rsidR="006A4829" w:rsidRPr="00B16150">
        <w:rPr>
          <w:rFonts w:ascii="Times New Roman" w:hAnsi="Times New Roman" w:cs="Times New Roman"/>
        </w:rPr>
        <w:t>that most biologically relevant variation in temperature response occurs within individual leaves</w:t>
      </w:r>
      <w:r w:rsidR="006A4829">
        <w:rPr>
          <w:rFonts w:ascii="Times New Roman" w:hAnsi="Times New Roman" w:cs="Times New Roman"/>
        </w:rPr>
        <w:t xml:space="preserve">. </w:t>
      </w:r>
      <w:r w:rsidR="00DE58FD">
        <w:rPr>
          <w:rFonts w:ascii="Times New Roman" w:hAnsi="Times New Roman" w:cs="Times New Roman"/>
        </w:rPr>
        <w:t>This</w:t>
      </w:r>
      <w:r w:rsidR="003D6DD6">
        <w:rPr>
          <w:rFonts w:ascii="Times New Roman" w:hAnsi="Times New Roman" w:cs="Times New Roman"/>
        </w:rPr>
        <w:t xml:space="preserve"> within-leaf</w:t>
      </w:r>
      <w:r w:rsidR="00DE58FD">
        <w:rPr>
          <w:rFonts w:ascii="Times New Roman" w:hAnsi="Times New Roman" w:cs="Times New Roman"/>
        </w:rPr>
        <w:t xml:space="preserve"> variation has the potential to facilitate rapid evolutionary change, </w:t>
      </w:r>
      <w:r w:rsidR="00DE58FD" w:rsidRPr="00A16954">
        <w:rPr>
          <w:rFonts w:ascii="Times New Roman" w:hAnsi="Times New Roman" w:cs="Times New Roman"/>
        </w:rPr>
        <w:t xml:space="preserve">because multiple clones with differing thermal responses </w:t>
      </w:r>
      <w:commentRangeStart w:id="27"/>
      <w:r w:rsidR="00DE58FD" w:rsidRPr="00A16954">
        <w:rPr>
          <w:rFonts w:ascii="Times New Roman" w:hAnsi="Times New Roman" w:cs="Times New Roman"/>
        </w:rPr>
        <w:t>co</w:t>
      </w:r>
      <w:commentRangeEnd w:id="27"/>
      <w:r w:rsidR="002A4E9B">
        <w:rPr>
          <w:rStyle w:val="CommentReference"/>
          <w:rFonts w:ascii="Times New Roman" w:hAnsi="Times New Roman" w:cs="Times New Roman"/>
          <w:sz w:val="24"/>
          <w:szCs w:val="24"/>
        </w:rPr>
        <w:commentReference w:id="27"/>
      </w:r>
      <w:r w:rsidR="00D8760E">
        <w:rPr>
          <w:rFonts w:ascii="Times New Roman" w:hAnsi="Times New Roman" w:cs="Times New Roman"/>
        </w:rPr>
        <w:t>-occur</w:t>
      </w:r>
      <w:r w:rsidR="00DE58FD" w:rsidRPr="00A16954">
        <w:rPr>
          <w:rFonts w:ascii="Times New Roman" w:hAnsi="Times New Roman" w:cs="Times New Roman"/>
        </w:rPr>
        <w:t>, allowing selection to rapidly shift population composition.</w:t>
      </w:r>
      <w:r w:rsidR="00DE58FD">
        <w:rPr>
          <w:rFonts w:ascii="Times New Roman" w:hAnsi="Times New Roman" w:cs="Times New Roman"/>
        </w:rPr>
        <w:t xml:space="preserve"> </w:t>
      </w:r>
    </w:p>
    <w:p w14:paraId="3BED253F" w14:textId="69369F45" w:rsidR="00B8115F" w:rsidRDefault="006A4829" w:rsidP="00B959F2">
      <w:pPr>
        <w:spacing w:after="0" w:line="480" w:lineRule="auto"/>
        <w:ind w:firstLine="720"/>
        <w:rPr>
          <w:rFonts w:ascii="Times New Roman" w:hAnsi="Times New Roman" w:cs="Times New Roman"/>
        </w:rPr>
      </w:pPr>
      <w:r>
        <w:rPr>
          <w:rFonts w:ascii="Times New Roman" w:hAnsi="Times New Roman" w:cs="Times New Roman"/>
        </w:rPr>
        <w:t xml:space="preserve">I </w:t>
      </w:r>
      <w:r w:rsidR="00941635">
        <w:rPr>
          <w:rFonts w:ascii="Times New Roman" w:hAnsi="Times New Roman" w:cs="Times New Roman"/>
        </w:rPr>
        <w:t>hypothesized that</w:t>
      </w:r>
      <w:r>
        <w:rPr>
          <w:rFonts w:ascii="Times New Roman" w:hAnsi="Times New Roman" w:cs="Times New Roman"/>
        </w:rPr>
        <w:t xml:space="preserve"> the average response to temperature of clones among leaves </w:t>
      </w:r>
      <w:r w:rsidR="001E7173">
        <w:rPr>
          <w:rFonts w:ascii="Times New Roman" w:hAnsi="Times New Roman" w:cs="Times New Roman"/>
        </w:rPr>
        <w:t xml:space="preserve">would </w:t>
      </w:r>
      <w:r>
        <w:rPr>
          <w:rFonts w:ascii="Times New Roman" w:hAnsi="Times New Roman" w:cs="Times New Roman"/>
        </w:rPr>
        <w:t xml:space="preserve">differ the </w:t>
      </w:r>
      <w:r w:rsidR="009E1A96">
        <w:rPr>
          <w:rFonts w:ascii="Times New Roman" w:hAnsi="Times New Roman" w:cs="Times New Roman"/>
        </w:rPr>
        <w:t xml:space="preserve">most </w:t>
      </w:r>
      <w:r w:rsidR="009E1A96" w:rsidRPr="009E1A96">
        <w:rPr>
          <w:rFonts w:ascii="Times New Roman" w:hAnsi="Times New Roman" w:cs="Times New Roman"/>
        </w:rPr>
        <w:t>because leaves represent relatively distinct microhabitats where rotifer populations experience localized environmental conditions (e.g.,</w:t>
      </w:r>
      <w:r w:rsidR="00A17190">
        <w:rPr>
          <w:rFonts w:ascii="Times New Roman" w:hAnsi="Times New Roman" w:cs="Times New Roman"/>
        </w:rPr>
        <w:t xml:space="preserve"> basal</w:t>
      </w:r>
      <w:r w:rsidR="009E1A96" w:rsidRPr="009E1A96">
        <w:rPr>
          <w:rFonts w:ascii="Times New Roman" w:hAnsi="Times New Roman" w:cs="Times New Roman"/>
        </w:rPr>
        <w:t xml:space="preserve"> resource availability, microbial communit</w:t>
      </w:r>
      <w:r w:rsidR="007D3F7D">
        <w:rPr>
          <w:rFonts w:ascii="Times New Roman" w:hAnsi="Times New Roman" w:cs="Times New Roman"/>
        </w:rPr>
        <w:t>y composition</w:t>
      </w:r>
      <w:r w:rsidR="009E1A96" w:rsidRPr="009E1A96">
        <w:rPr>
          <w:rFonts w:ascii="Times New Roman" w:hAnsi="Times New Roman" w:cs="Times New Roman"/>
        </w:rPr>
        <w:t xml:space="preserve">, or microclimate), which could promote divergence </w:t>
      </w:r>
      <w:r w:rsidR="003E10E6">
        <w:rPr>
          <w:rFonts w:ascii="Times New Roman" w:hAnsi="Times New Roman" w:cs="Times New Roman"/>
        </w:rPr>
        <w:t>in the frequencies of</w:t>
      </w:r>
      <w:r w:rsidR="009E1A96" w:rsidRPr="009E1A96">
        <w:rPr>
          <w:rFonts w:ascii="Times New Roman" w:hAnsi="Times New Roman" w:cs="Times New Roman"/>
        </w:rPr>
        <w:t xml:space="preserve"> clones they harbor.</w:t>
      </w:r>
      <w:r w:rsidR="00A22855">
        <w:rPr>
          <w:rFonts w:ascii="Times New Roman" w:hAnsi="Times New Roman" w:cs="Times New Roman"/>
        </w:rPr>
        <w:t xml:space="preserve"> </w:t>
      </w:r>
      <w:r w:rsidR="00CC5B7F">
        <w:rPr>
          <w:rFonts w:ascii="Times New Roman" w:hAnsi="Times New Roman" w:cs="Times New Roman"/>
        </w:rPr>
        <w:t>For example, s</w:t>
      </w:r>
      <w:r w:rsidR="00B8115F" w:rsidRPr="00B33C3B">
        <w:rPr>
          <w:rFonts w:ascii="Times New Roman" w:hAnsi="Times New Roman" w:cs="Times New Roman"/>
        </w:rPr>
        <w:t>ome plants occur in full sun and are likely to experience substantially higher leaf water temperatures than those in more shaded conditions. This variation in thermal environment could result in differences in the strength of selection among leaves. Under this scenario, clones that respond strongly to warming would be expected to outperform others in warmer leaves</w:t>
      </w:r>
      <w:r w:rsidR="009141DF">
        <w:rPr>
          <w:rFonts w:ascii="Times New Roman" w:hAnsi="Times New Roman" w:cs="Times New Roman"/>
        </w:rPr>
        <w:t xml:space="preserve">. </w:t>
      </w:r>
      <w:r w:rsidR="00B8115F" w:rsidRPr="00B33C3B">
        <w:rPr>
          <w:rFonts w:ascii="Times New Roman" w:hAnsi="Times New Roman" w:cs="Times New Roman"/>
        </w:rPr>
        <w:t>However, the absence of detectable variation among leaves in this study is inconsistent with this expectation.</w:t>
      </w:r>
      <w:r w:rsidR="00B8115F">
        <w:rPr>
          <w:rFonts w:ascii="Times New Roman" w:hAnsi="Times New Roman" w:cs="Times New Roman"/>
        </w:rPr>
        <w:t xml:space="preserve"> </w:t>
      </w:r>
    </w:p>
    <w:p w14:paraId="6D7BA81C" w14:textId="78213B1C" w:rsidR="00B8115F" w:rsidRDefault="00B8115F" w:rsidP="00B8115F">
      <w:pPr>
        <w:spacing w:after="0" w:line="480" w:lineRule="auto"/>
        <w:ind w:firstLine="720"/>
        <w:rPr>
          <w:rFonts w:ascii="Times New Roman" w:hAnsi="Times New Roman" w:cs="Times New Roman"/>
        </w:rPr>
      </w:pPr>
      <w:r w:rsidRPr="00724629">
        <w:rPr>
          <w:rFonts w:ascii="Times New Roman" w:hAnsi="Times New Roman" w:cs="Times New Roman"/>
        </w:rPr>
        <w:lastRenderedPageBreak/>
        <w:t xml:space="preserve">It is possible that </w:t>
      </w:r>
      <w:commentRangeStart w:id="28"/>
      <w:r w:rsidRPr="00724629">
        <w:rPr>
          <w:rFonts w:ascii="Times New Roman" w:hAnsi="Times New Roman" w:cs="Times New Roman"/>
        </w:rPr>
        <w:t>differences in</w:t>
      </w:r>
      <w:r>
        <w:rPr>
          <w:rFonts w:ascii="Times New Roman" w:hAnsi="Times New Roman" w:cs="Times New Roman"/>
        </w:rPr>
        <w:t xml:space="preserve"> temperature </w:t>
      </w:r>
      <w:commentRangeEnd w:id="28"/>
      <w:r w:rsidR="00336F95">
        <w:rPr>
          <w:rStyle w:val="CommentReference"/>
          <w:rFonts w:ascii="Times New Roman" w:hAnsi="Times New Roman" w:cs="Times New Roman"/>
          <w:sz w:val="24"/>
          <w:szCs w:val="24"/>
        </w:rPr>
        <w:commentReference w:id="28"/>
      </w:r>
      <w:r>
        <w:rPr>
          <w:rFonts w:ascii="Times New Roman" w:hAnsi="Times New Roman" w:cs="Times New Roman"/>
        </w:rPr>
        <w:t>response</w:t>
      </w:r>
      <w:r w:rsidRPr="00724629">
        <w:rPr>
          <w:rFonts w:ascii="Times New Roman" w:hAnsi="Times New Roman" w:cs="Times New Roman"/>
        </w:rPr>
        <w:t xml:space="preserve"> among leaves do exist, but that the number of leaves</w:t>
      </w:r>
      <w:r>
        <w:rPr>
          <w:rFonts w:ascii="Times New Roman" w:hAnsi="Times New Roman" w:cs="Times New Roman"/>
        </w:rPr>
        <w:t>,</w:t>
      </w:r>
      <w:r w:rsidRPr="00724629">
        <w:rPr>
          <w:rFonts w:ascii="Times New Roman" w:hAnsi="Times New Roman" w:cs="Times New Roman"/>
        </w:rPr>
        <w:t xml:space="preserve"> </w:t>
      </w:r>
      <w:r>
        <w:rPr>
          <w:rFonts w:ascii="Times New Roman" w:hAnsi="Times New Roman" w:cs="Times New Roman"/>
        </w:rPr>
        <w:t xml:space="preserve">or individuals within leaves, </w:t>
      </w:r>
      <w:r w:rsidRPr="00724629">
        <w:rPr>
          <w:rFonts w:ascii="Times New Roman" w:hAnsi="Times New Roman" w:cs="Times New Roman"/>
        </w:rPr>
        <w:t xml:space="preserve">sampled here was insufficient to detect them. In addition, environmental conditions experienced by </w:t>
      </w:r>
      <w:r>
        <w:rPr>
          <w:rFonts w:ascii="Times New Roman" w:hAnsi="Times New Roman" w:cs="Times New Roman"/>
        </w:rPr>
        <w:t xml:space="preserve">the </w:t>
      </w:r>
      <w:r w:rsidRPr="00724629">
        <w:rPr>
          <w:rFonts w:ascii="Times New Roman" w:hAnsi="Times New Roman" w:cs="Times New Roman"/>
        </w:rPr>
        <w:t xml:space="preserve">leaves </w:t>
      </w:r>
      <w:r>
        <w:rPr>
          <w:rFonts w:ascii="Times New Roman" w:hAnsi="Times New Roman" w:cs="Times New Roman"/>
        </w:rPr>
        <w:t xml:space="preserve">I sampled </w:t>
      </w:r>
      <w:r w:rsidRPr="00724629">
        <w:rPr>
          <w:rFonts w:ascii="Times New Roman" w:hAnsi="Times New Roman" w:cs="Times New Roman"/>
        </w:rPr>
        <w:t xml:space="preserve">were not measured, </w:t>
      </w:r>
      <w:r w:rsidR="002C24BA">
        <w:rPr>
          <w:rFonts w:ascii="Times New Roman" w:hAnsi="Times New Roman" w:cs="Times New Roman"/>
        </w:rPr>
        <w:t>preventing</w:t>
      </w:r>
      <w:r>
        <w:rPr>
          <w:rFonts w:ascii="Times New Roman" w:hAnsi="Times New Roman" w:cs="Times New Roman"/>
        </w:rPr>
        <w:t xml:space="preserve"> the</w:t>
      </w:r>
      <w:r w:rsidRPr="00724629">
        <w:rPr>
          <w:rFonts w:ascii="Times New Roman" w:hAnsi="Times New Roman" w:cs="Times New Roman"/>
        </w:rPr>
        <w:t xml:space="preserve"> link</w:t>
      </w:r>
      <w:r w:rsidR="002C24BA">
        <w:rPr>
          <w:rFonts w:ascii="Times New Roman" w:hAnsi="Times New Roman" w:cs="Times New Roman"/>
        </w:rPr>
        <w:t>age of</w:t>
      </w:r>
      <w:r w:rsidRPr="00724629">
        <w:rPr>
          <w:rFonts w:ascii="Times New Roman" w:hAnsi="Times New Roman" w:cs="Times New Roman"/>
        </w:rPr>
        <w:t xml:space="preserve"> variation in temperature to differences in clone performance among leaves. It is also possible that dispersal among leaves is sufficiently common to ho</w:t>
      </w:r>
      <w:commentRangeStart w:id="29"/>
      <w:r w:rsidRPr="00724629">
        <w:rPr>
          <w:rFonts w:ascii="Times New Roman" w:hAnsi="Times New Roman" w:cs="Times New Roman"/>
        </w:rPr>
        <w:t>mogeni</w:t>
      </w:r>
      <w:commentRangeEnd w:id="29"/>
      <w:r w:rsidR="00336F95" w:rsidRPr="00724629">
        <w:rPr>
          <w:rStyle w:val="CommentReference"/>
          <w:rFonts w:ascii="Times New Roman" w:hAnsi="Times New Roman" w:cs="Times New Roman"/>
          <w:sz w:val="24"/>
          <w:szCs w:val="24"/>
        </w:rPr>
        <w:commentReference w:id="29"/>
      </w:r>
      <w:r w:rsidRPr="00724629">
        <w:rPr>
          <w:rFonts w:ascii="Times New Roman" w:hAnsi="Times New Roman" w:cs="Times New Roman"/>
        </w:rPr>
        <w:t xml:space="preserve">ze populations, such that gene flow dampens the effects of selection when </w:t>
      </w:r>
      <w:r>
        <w:rPr>
          <w:rFonts w:ascii="Times New Roman" w:hAnsi="Times New Roman" w:cs="Times New Roman"/>
        </w:rPr>
        <w:t xml:space="preserve">the </w:t>
      </w:r>
      <w:r w:rsidRPr="00724629">
        <w:rPr>
          <w:rFonts w:ascii="Times New Roman" w:hAnsi="Times New Roman" w:cs="Times New Roman"/>
        </w:rPr>
        <w:t xml:space="preserve">thermal conditions </w:t>
      </w:r>
      <w:r>
        <w:rPr>
          <w:rFonts w:ascii="Times New Roman" w:hAnsi="Times New Roman" w:cs="Times New Roman"/>
        </w:rPr>
        <w:t xml:space="preserve">of leaves </w:t>
      </w:r>
      <w:r w:rsidRPr="00724629">
        <w:rPr>
          <w:rFonts w:ascii="Times New Roman" w:hAnsi="Times New Roman" w:cs="Times New Roman"/>
        </w:rPr>
        <w:t>differ. Experimental work that directly quantifies thermal conditions and dispersal among leaves would help clarify the role of environmental heterogeneity in structuring these populations.</w:t>
      </w:r>
    </w:p>
    <w:p w14:paraId="113E9E42" w14:textId="4C835105" w:rsidR="00DF5156" w:rsidRPr="009308A9" w:rsidRDefault="006D36E2" w:rsidP="00B33C3B">
      <w:pPr>
        <w:spacing w:after="0" w:line="480" w:lineRule="auto"/>
        <w:ind w:firstLine="720"/>
        <w:rPr>
          <w:rFonts w:ascii="Times New Roman" w:hAnsi="Times New Roman" w:cs="Times New Roman"/>
        </w:rPr>
      </w:pPr>
      <w:r w:rsidRPr="006D36E2">
        <w:rPr>
          <w:rFonts w:ascii="Times New Roman" w:hAnsi="Times New Roman" w:cs="Times New Roman"/>
        </w:rPr>
        <w:t>Despite substantial clonal variation in thermal response of maximum growth rate, I found no corresponding variation in body size among clones, leaves, or sites, and no effect of temperature</w:t>
      </w:r>
      <w:r w:rsidR="00A70597">
        <w:rPr>
          <w:rFonts w:ascii="Times New Roman" w:hAnsi="Times New Roman" w:cs="Times New Roman"/>
        </w:rPr>
        <w:t xml:space="preserve">. Most temperature-size rule </w:t>
      </w:r>
      <w:r w:rsidR="00F457C3">
        <w:rPr>
          <w:rFonts w:ascii="Times New Roman" w:hAnsi="Times New Roman" w:cs="Times New Roman"/>
        </w:rPr>
        <w:t xml:space="preserve">(TSR) </w:t>
      </w:r>
      <w:r w:rsidR="00A70597">
        <w:rPr>
          <w:rFonts w:ascii="Times New Roman" w:hAnsi="Times New Roman" w:cs="Times New Roman"/>
        </w:rPr>
        <w:t xml:space="preserve">work in Rotifera has focused on taxa in the </w:t>
      </w:r>
      <w:r w:rsidR="00336F95">
        <w:rPr>
          <w:rFonts w:ascii="Times New Roman" w:hAnsi="Times New Roman" w:cs="Times New Roman"/>
        </w:rPr>
        <w:t>M</w:t>
      </w:r>
      <w:r w:rsidR="00A70597">
        <w:rPr>
          <w:rFonts w:ascii="Times New Roman" w:hAnsi="Times New Roman" w:cs="Times New Roman"/>
        </w:rPr>
        <w:t xml:space="preserve">onogononta class. Such work has widely supported the pattern of smaller body sizes being associated with higher temperatures. </w:t>
      </w:r>
      <w:r w:rsidR="000C2A39">
        <w:rPr>
          <w:rFonts w:ascii="Times New Roman" w:hAnsi="Times New Roman" w:cs="Times New Roman"/>
        </w:rPr>
        <w:t xml:space="preserve">While I found no such association here despite </w:t>
      </w:r>
      <w:r w:rsidR="00336F95">
        <w:rPr>
          <w:rFonts w:ascii="Times New Roman" w:hAnsi="Times New Roman" w:cs="Times New Roman"/>
        </w:rPr>
        <w:t xml:space="preserve">large </w:t>
      </w:r>
      <w:r w:rsidR="000C2A39">
        <w:rPr>
          <w:rFonts w:ascii="Times New Roman" w:hAnsi="Times New Roman" w:cs="Times New Roman"/>
        </w:rPr>
        <w:t>sample sizes (</w:t>
      </w:r>
      <w:r w:rsidR="000C2A39" w:rsidRPr="002838E1">
        <w:rPr>
          <w:rFonts w:ascii="Times New Roman" w:hAnsi="Times New Roman" w:cs="Times New Roman"/>
        </w:rPr>
        <w:t>N</w:t>
      </w:r>
      <w:r w:rsidR="002838E1">
        <w:rPr>
          <w:rFonts w:ascii="Times New Roman" w:hAnsi="Times New Roman" w:cs="Times New Roman"/>
        </w:rPr>
        <w:t xml:space="preserve"> = 2</w:t>
      </w:r>
      <w:r w:rsidR="00601F4F">
        <w:rPr>
          <w:rFonts w:ascii="Times New Roman" w:hAnsi="Times New Roman" w:cs="Times New Roman"/>
        </w:rPr>
        <w:t>,</w:t>
      </w:r>
      <w:r w:rsidR="002838E1">
        <w:rPr>
          <w:rFonts w:ascii="Times New Roman" w:hAnsi="Times New Roman" w:cs="Times New Roman"/>
        </w:rPr>
        <w:t>140</w:t>
      </w:r>
      <w:r w:rsidR="000C2A39">
        <w:rPr>
          <w:rFonts w:ascii="Times New Roman" w:hAnsi="Times New Roman" w:cs="Times New Roman"/>
        </w:rPr>
        <w:t>)</w:t>
      </w:r>
      <w:r w:rsidR="009308A9">
        <w:rPr>
          <w:rFonts w:ascii="Times New Roman" w:hAnsi="Times New Roman" w:cs="Times New Roman"/>
        </w:rPr>
        <w:t xml:space="preserve">, this lack of </w:t>
      </w:r>
      <w:r w:rsidR="008B3419">
        <w:rPr>
          <w:rFonts w:ascii="Times New Roman" w:hAnsi="Times New Roman" w:cs="Times New Roman"/>
        </w:rPr>
        <w:t xml:space="preserve">observed </w:t>
      </w:r>
      <w:r w:rsidR="009308A9">
        <w:rPr>
          <w:rFonts w:ascii="Times New Roman" w:hAnsi="Times New Roman" w:cs="Times New Roman"/>
        </w:rPr>
        <w:t xml:space="preserve">morphological plasticity could be explained by </w:t>
      </w:r>
      <w:r w:rsidR="008B3419">
        <w:rPr>
          <w:rFonts w:ascii="Times New Roman" w:hAnsi="Times New Roman" w:cs="Times New Roman"/>
        </w:rPr>
        <w:t xml:space="preserve">the </w:t>
      </w:r>
      <w:r w:rsidR="00850C5F">
        <w:rPr>
          <w:rFonts w:ascii="Times New Roman" w:hAnsi="Times New Roman" w:cs="Times New Roman"/>
        </w:rPr>
        <w:t>narrow</w:t>
      </w:r>
      <w:r w:rsidR="008B3419">
        <w:rPr>
          <w:rFonts w:ascii="Times New Roman" w:hAnsi="Times New Roman" w:cs="Times New Roman"/>
        </w:rPr>
        <w:t xml:space="preserve"> range of </w:t>
      </w:r>
      <w:r w:rsidR="009308A9">
        <w:rPr>
          <w:rFonts w:ascii="Times New Roman" w:hAnsi="Times New Roman" w:cs="Times New Roman"/>
        </w:rPr>
        <w:t>temperature</w:t>
      </w:r>
      <w:r w:rsidR="008B3419">
        <w:rPr>
          <w:rFonts w:ascii="Times New Roman" w:hAnsi="Times New Roman" w:cs="Times New Roman"/>
        </w:rPr>
        <w:t>s used. My temperature treatments were</w:t>
      </w:r>
      <w:r w:rsidR="009308A9">
        <w:rPr>
          <w:rFonts w:ascii="Times New Roman" w:hAnsi="Times New Roman" w:cs="Times New Roman"/>
        </w:rPr>
        <w:t xml:space="preserve"> only 5 </w:t>
      </w:r>
      <w:r w:rsidR="009308A9" w:rsidRPr="009308A9">
        <w:rPr>
          <w:rFonts w:ascii="Times New Roman" w:hAnsi="Times New Roman" w:cs="Times New Roman"/>
        </w:rPr>
        <w:t>°C</w:t>
      </w:r>
      <w:r w:rsidR="009308A9">
        <w:rPr>
          <w:rFonts w:ascii="Times New Roman" w:hAnsi="Times New Roman" w:cs="Times New Roman"/>
        </w:rPr>
        <w:t xml:space="preserve"> </w:t>
      </w:r>
      <w:r w:rsidR="008B3419">
        <w:rPr>
          <w:rFonts w:ascii="Times New Roman" w:hAnsi="Times New Roman" w:cs="Times New Roman"/>
        </w:rPr>
        <w:t xml:space="preserve">apart, and likely </w:t>
      </w:r>
      <w:r w:rsidR="009308A9">
        <w:rPr>
          <w:rFonts w:ascii="Times New Roman" w:hAnsi="Times New Roman" w:cs="Times New Roman"/>
        </w:rPr>
        <w:t xml:space="preserve">near </w:t>
      </w:r>
      <w:r w:rsidR="00413BEF">
        <w:rPr>
          <w:rFonts w:ascii="Times New Roman" w:hAnsi="Times New Roman" w:cs="Times New Roman"/>
        </w:rPr>
        <w:t xml:space="preserve">the thermal optimum of </w:t>
      </w:r>
      <w:r w:rsidR="009308A9">
        <w:rPr>
          <w:rFonts w:ascii="Times New Roman" w:hAnsi="Times New Roman" w:cs="Times New Roman"/>
          <w:i/>
          <w:iCs/>
        </w:rPr>
        <w:t>H. rosa</w:t>
      </w:r>
      <w:r w:rsidR="009308A9">
        <w:rPr>
          <w:rFonts w:ascii="Times New Roman" w:hAnsi="Times New Roman" w:cs="Times New Roman"/>
        </w:rPr>
        <w:t xml:space="preserve">. </w:t>
      </w:r>
      <w:r w:rsidR="00850C5F">
        <w:rPr>
          <w:rFonts w:ascii="Times New Roman" w:hAnsi="Times New Roman" w:cs="Times New Roman"/>
        </w:rPr>
        <w:t xml:space="preserve">The effect of temperature on body size in </w:t>
      </w:r>
      <w:r w:rsidR="00D8760E">
        <w:rPr>
          <w:rFonts w:ascii="Times New Roman" w:hAnsi="Times New Roman" w:cs="Times New Roman"/>
        </w:rPr>
        <w:t xml:space="preserve">Monogononta </w:t>
      </w:r>
      <w:r w:rsidR="00850C5F">
        <w:rPr>
          <w:rFonts w:ascii="Times New Roman" w:hAnsi="Times New Roman" w:cs="Times New Roman"/>
        </w:rPr>
        <w:t>rotifers has been shown to be detectable only across much broader ranges of t</w:t>
      </w:r>
      <w:commentRangeStart w:id="30"/>
      <w:r w:rsidR="00850C5F">
        <w:rPr>
          <w:rFonts w:ascii="Times New Roman" w:hAnsi="Times New Roman" w:cs="Times New Roman"/>
        </w:rPr>
        <w:t>emp</w:t>
      </w:r>
      <w:commentRangeEnd w:id="30"/>
      <w:r w:rsidR="00336F95">
        <w:rPr>
          <w:rStyle w:val="CommentReference"/>
          <w:rFonts w:ascii="Times New Roman" w:hAnsi="Times New Roman" w:cs="Times New Roman"/>
          <w:sz w:val="24"/>
          <w:szCs w:val="24"/>
        </w:rPr>
        <w:commentReference w:id="30"/>
      </w:r>
      <w:r w:rsidR="00850C5F">
        <w:rPr>
          <w:rFonts w:ascii="Times New Roman" w:hAnsi="Times New Roman" w:cs="Times New Roman"/>
        </w:rPr>
        <w:t xml:space="preserve">eratures (Miracle and Serra, 1987; Zygadlo et al., 2025). </w:t>
      </w:r>
      <w:r w:rsidR="00EE26A0" w:rsidRPr="00EE26A0">
        <w:rPr>
          <w:rFonts w:ascii="Times New Roman" w:hAnsi="Times New Roman" w:cs="Times New Roman"/>
        </w:rPr>
        <w:t xml:space="preserve">Although previous TSR studies in Rotifera measured </w:t>
      </w:r>
      <w:r w:rsidR="008873A7">
        <w:rPr>
          <w:rFonts w:ascii="Times New Roman" w:hAnsi="Times New Roman" w:cs="Times New Roman"/>
        </w:rPr>
        <w:t>body</w:t>
      </w:r>
      <w:r w:rsidR="00EE26A0" w:rsidRPr="00EE26A0">
        <w:rPr>
          <w:rFonts w:ascii="Times New Roman" w:hAnsi="Times New Roman" w:cs="Times New Roman"/>
        </w:rPr>
        <w:t xml:space="preserve"> length and width rather than cross-sectional area directly, this approach is conceptually equivalent to and arguably less precise than the pixel-level segmentation used here, making measurement technique an unlikely explanation for the absence of an effect. A more meaningful distinction is that </w:t>
      </w:r>
      <w:r w:rsidR="00336F95">
        <w:rPr>
          <w:rFonts w:ascii="Times New Roman" w:hAnsi="Times New Roman" w:cs="Times New Roman"/>
        </w:rPr>
        <w:t>M</w:t>
      </w:r>
      <w:r w:rsidR="00EE26A0" w:rsidRPr="00EE26A0">
        <w:rPr>
          <w:rFonts w:ascii="Times New Roman" w:hAnsi="Times New Roman" w:cs="Times New Roman"/>
        </w:rPr>
        <w:t xml:space="preserve">onogononta possess a rigid lorica while bdelloids like </w:t>
      </w:r>
      <w:r w:rsidR="00EE26A0" w:rsidRPr="00D83E32">
        <w:rPr>
          <w:rFonts w:ascii="Times New Roman" w:hAnsi="Times New Roman" w:cs="Times New Roman"/>
          <w:i/>
          <w:iCs/>
        </w:rPr>
        <w:t>H. rosa</w:t>
      </w:r>
      <w:r w:rsidR="00EE26A0" w:rsidRPr="00EE26A0">
        <w:rPr>
          <w:rFonts w:ascii="Times New Roman" w:hAnsi="Times New Roman" w:cs="Times New Roman"/>
        </w:rPr>
        <w:t xml:space="preserve"> </w:t>
      </w:r>
      <w:r w:rsidR="00EE26A0" w:rsidRPr="00EE26A0">
        <w:rPr>
          <w:rFonts w:ascii="Times New Roman" w:hAnsi="Times New Roman" w:cs="Times New Roman"/>
        </w:rPr>
        <w:lastRenderedPageBreak/>
        <w:t>have soft, flexible bodies</w:t>
      </w:r>
      <w:r w:rsidR="00D83E32">
        <w:rPr>
          <w:rFonts w:ascii="Times New Roman" w:hAnsi="Times New Roman" w:cs="Times New Roman"/>
        </w:rPr>
        <w:t xml:space="preserve">. </w:t>
      </w:r>
      <w:r w:rsidR="008873A7">
        <w:rPr>
          <w:rFonts w:ascii="Times New Roman" w:hAnsi="Times New Roman" w:cs="Times New Roman"/>
        </w:rPr>
        <w:t>Because of t</w:t>
      </w:r>
      <w:r w:rsidR="00D83E32">
        <w:rPr>
          <w:rFonts w:ascii="Times New Roman" w:hAnsi="Times New Roman" w:cs="Times New Roman"/>
        </w:rPr>
        <w:t>his structural</w:t>
      </w:r>
      <w:r w:rsidR="00EE26A0" w:rsidRPr="00EE26A0">
        <w:rPr>
          <w:rFonts w:ascii="Times New Roman" w:hAnsi="Times New Roman" w:cs="Times New Roman"/>
        </w:rPr>
        <w:t xml:space="preserve"> difference</w:t>
      </w:r>
      <w:r w:rsidR="008873A7">
        <w:rPr>
          <w:rFonts w:ascii="Times New Roman" w:hAnsi="Times New Roman" w:cs="Times New Roman"/>
        </w:rPr>
        <w:t>, using other measurements (e.g., mastax length and width, mastax tooth count) in combination with</w:t>
      </w:r>
      <w:r w:rsidR="00662F93">
        <w:rPr>
          <w:rFonts w:ascii="Times New Roman" w:hAnsi="Times New Roman" w:cs="Times New Roman"/>
        </w:rPr>
        <w:t xml:space="preserve"> controlling for</w:t>
      </w:r>
      <w:r w:rsidR="008873A7">
        <w:rPr>
          <w:rFonts w:ascii="Times New Roman" w:hAnsi="Times New Roman" w:cs="Times New Roman"/>
        </w:rPr>
        <w:t xml:space="preserve"> life history stage may be necessary to describe more subtle changes</w:t>
      </w:r>
      <w:r w:rsidR="007336F1">
        <w:rPr>
          <w:rFonts w:ascii="Times New Roman" w:hAnsi="Times New Roman" w:cs="Times New Roman"/>
        </w:rPr>
        <w:t xml:space="preserve"> in morphology across a finer range of temp</w:t>
      </w:r>
      <w:commentRangeStart w:id="31"/>
      <w:r w:rsidR="007336F1">
        <w:rPr>
          <w:rFonts w:ascii="Times New Roman" w:hAnsi="Times New Roman" w:cs="Times New Roman"/>
        </w:rPr>
        <w:t>er</w:t>
      </w:r>
      <w:commentRangeEnd w:id="31"/>
      <w:r w:rsidR="00336F95">
        <w:rPr>
          <w:rStyle w:val="CommentReference"/>
          <w:rFonts w:ascii="Times New Roman" w:hAnsi="Times New Roman" w:cs="Times New Roman"/>
          <w:sz w:val="24"/>
          <w:szCs w:val="24"/>
        </w:rPr>
        <w:commentReference w:id="31"/>
      </w:r>
      <w:r w:rsidR="007336F1">
        <w:rPr>
          <w:rFonts w:ascii="Times New Roman" w:hAnsi="Times New Roman" w:cs="Times New Roman"/>
        </w:rPr>
        <w:t>atures</w:t>
      </w:r>
      <w:r w:rsidR="008873A7">
        <w:rPr>
          <w:rFonts w:ascii="Times New Roman" w:hAnsi="Times New Roman" w:cs="Times New Roman"/>
        </w:rPr>
        <w:t xml:space="preserve">. </w:t>
      </w:r>
    </w:p>
    <w:p w14:paraId="60297A9C" w14:textId="515DE074" w:rsidR="000D33FF" w:rsidRDefault="00336F95" w:rsidP="009E5147">
      <w:pPr>
        <w:spacing w:after="0" w:line="480" w:lineRule="auto"/>
        <w:ind w:firstLine="720"/>
        <w:rPr>
          <w:rFonts w:ascii="Times New Roman" w:hAnsi="Times New Roman" w:cs="Times New Roman"/>
        </w:rPr>
      </w:pPr>
      <w:r>
        <w:rPr>
          <w:rFonts w:ascii="Times New Roman" w:hAnsi="Times New Roman" w:cs="Times New Roman"/>
        </w:rPr>
        <w:t>Although</w:t>
      </w:r>
      <w:r w:rsidRPr="00E7118C">
        <w:rPr>
          <w:rFonts w:ascii="Times New Roman" w:hAnsi="Times New Roman" w:cs="Times New Roman"/>
        </w:rPr>
        <w:t xml:space="preserve"> </w:t>
      </w:r>
      <w:r w:rsidR="00E7118C" w:rsidRPr="00E7118C">
        <w:rPr>
          <w:rFonts w:ascii="Times New Roman" w:hAnsi="Times New Roman" w:cs="Times New Roman"/>
        </w:rPr>
        <w:t xml:space="preserve">constant temperature treatments are standard for characterizing thermal performance and were appropriate for detecting differences among clones, they do not capture the full complexity of the thermal environment experienced by </w:t>
      </w:r>
      <w:r w:rsidR="00E7118C" w:rsidRPr="00D8760E">
        <w:rPr>
          <w:rFonts w:ascii="Times New Roman" w:hAnsi="Times New Roman" w:cs="Times New Roman"/>
          <w:i/>
          <w:iCs/>
        </w:rPr>
        <w:t>H. rosa</w:t>
      </w:r>
      <w:r w:rsidR="00E7118C" w:rsidRPr="00E7118C">
        <w:rPr>
          <w:rFonts w:ascii="Times New Roman" w:hAnsi="Times New Roman" w:cs="Times New Roman"/>
        </w:rPr>
        <w:t xml:space="preserve"> in nature. Pitcher plant leaf water temperatures fluctuate substantially </w:t>
      </w:r>
      <w:r w:rsidR="007D5E0F">
        <w:rPr>
          <w:rFonts w:ascii="Times New Roman" w:hAnsi="Times New Roman" w:cs="Times New Roman"/>
        </w:rPr>
        <w:t xml:space="preserve">throughout each day and across seasons. </w:t>
      </w:r>
      <w:r w:rsidR="00E7118C" w:rsidRPr="00E7118C">
        <w:rPr>
          <w:rFonts w:ascii="Times New Roman" w:hAnsi="Times New Roman" w:cs="Times New Roman"/>
        </w:rPr>
        <w:t>Jensen's inequality predicts that mean performance under fluctuating temperatures will diverge from performance at the mean temperature when the thermal performance curve is nonlinear</w:t>
      </w:r>
      <w:r w:rsidR="007D5E0F">
        <w:rPr>
          <w:rFonts w:ascii="Times New Roman" w:hAnsi="Times New Roman" w:cs="Times New Roman"/>
        </w:rPr>
        <w:t xml:space="preserve">, as is the case here where my experimental temperatures were likely near thermal </w:t>
      </w:r>
      <w:r w:rsidR="008770C5">
        <w:rPr>
          <w:rFonts w:ascii="Times New Roman" w:hAnsi="Times New Roman" w:cs="Times New Roman"/>
        </w:rPr>
        <w:t>optimum</w:t>
      </w:r>
      <w:r w:rsidR="00E7118C" w:rsidRPr="00E7118C">
        <w:rPr>
          <w:rFonts w:ascii="Times New Roman" w:hAnsi="Times New Roman" w:cs="Times New Roman"/>
        </w:rPr>
        <w:t xml:space="preserve">. Future work incorporating naturally fluctuating thermal regimes would complement </w:t>
      </w:r>
      <w:r w:rsidR="003C5CBD">
        <w:rPr>
          <w:rFonts w:ascii="Times New Roman" w:hAnsi="Times New Roman" w:cs="Times New Roman"/>
        </w:rPr>
        <w:t>the results presented here</w:t>
      </w:r>
      <w:r w:rsidR="00E7118C" w:rsidRPr="00E7118C">
        <w:rPr>
          <w:rFonts w:ascii="Times New Roman" w:hAnsi="Times New Roman" w:cs="Times New Roman"/>
        </w:rPr>
        <w:t xml:space="preserve"> by testing whether the clonal variation in thermal response translates to fitness differences under more ecologically realistic conditions.</w:t>
      </w:r>
      <w:r w:rsidR="007B191D">
        <w:rPr>
          <w:rFonts w:ascii="Times New Roman" w:hAnsi="Times New Roman" w:cs="Times New Roman"/>
        </w:rPr>
        <w:t xml:space="preserve"> </w:t>
      </w:r>
      <w:r w:rsidR="007B191D" w:rsidRPr="007B191D">
        <w:rPr>
          <w:rFonts w:ascii="Times New Roman" w:hAnsi="Times New Roman" w:cs="Times New Roman"/>
        </w:rPr>
        <w:t xml:space="preserve">These limitations are important to consider, but the </w:t>
      </w:r>
      <w:r w:rsidR="0037309C">
        <w:rPr>
          <w:rFonts w:ascii="Times New Roman" w:hAnsi="Times New Roman" w:cs="Times New Roman"/>
        </w:rPr>
        <w:t xml:space="preserve">variation among </w:t>
      </w:r>
      <w:r w:rsidR="007A765E">
        <w:rPr>
          <w:rFonts w:ascii="Times New Roman" w:hAnsi="Times New Roman" w:cs="Times New Roman"/>
        </w:rPr>
        <w:t xml:space="preserve">the thermal responses of </w:t>
      </w:r>
      <w:r w:rsidR="007B191D" w:rsidRPr="007B191D">
        <w:rPr>
          <w:rFonts w:ascii="Times New Roman" w:hAnsi="Times New Roman" w:cs="Times New Roman"/>
        </w:rPr>
        <w:t>clone</w:t>
      </w:r>
      <w:r w:rsidR="0037309C">
        <w:rPr>
          <w:rFonts w:ascii="Times New Roman" w:hAnsi="Times New Roman" w:cs="Times New Roman"/>
        </w:rPr>
        <w:t>s</w:t>
      </w:r>
      <w:r w:rsidR="007B191D" w:rsidRPr="007B191D">
        <w:rPr>
          <w:rFonts w:ascii="Times New Roman" w:hAnsi="Times New Roman" w:cs="Times New Roman"/>
        </w:rPr>
        <w:t xml:space="preserve"> </w:t>
      </w:r>
      <w:r w:rsidR="00A45D49">
        <w:rPr>
          <w:rFonts w:ascii="Times New Roman" w:hAnsi="Times New Roman" w:cs="Times New Roman"/>
        </w:rPr>
        <w:t xml:space="preserve">in these results </w:t>
      </w:r>
      <w:r w:rsidR="006D2F83">
        <w:rPr>
          <w:rFonts w:ascii="Times New Roman" w:hAnsi="Times New Roman" w:cs="Times New Roman"/>
        </w:rPr>
        <w:t>represent</w:t>
      </w:r>
      <w:r w:rsidR="007B191D" w:rsidRPr="007B191D">
        <w:rPr>
          <w:rFonts w:ascii="Times New Roman" w:hAnsi="Times New Roman" w:cs="Times New Roman"/>
        </w:rPr>
        <w:t xml:space="preserve"> underlying genetic differences that are unlikely to disappear under more </w:t>
      </w:r>
      <w:commentRangeStart w:id="32"/>
      <w:r w:rsidR="007B191D" w:rsidRPr="007B191D">
        <w:rPr>
          <w:rFonts w:ascii="Times New Roman" w:hAnsi="Times New Roman" w:cs="Times New Roman"/>
        </w:rPr>
        <w:t xml:space="preserve">ecologically realistic </w:t>
      </w:r>
      <w:commentRangeEnd w:id="32"/>
      <w:r w:rsidRPr="007B191D">
        <w:rPr>
          <w:rStyle w:val="CommentReference"/>
          <w:rFonts w:ascii="Times New Roman" w:hAnsi="Times New Roman" w:cs="Times New Roman"/>
          <w:sz w:val="24"/>
          <w:szCs w:val="24"/>
        </w:rPr>
        <w:commentReference w:id="32"/>
      </w:r>
      <w:r w:rsidR="007B191D" w:rsidRPr="007B191D">
        <w:rPr>
          <w:rFonts w:ascii="Times New Roman" w:hAnsi="Times New Roman" w:cs="Times New Roman"/>
        </w:rPr>
        <w:t>conditions</w:t>
      </w:r>
      <w:r w:rsidR="007B191D">
        <w:rPr>
          <w:rFonts w:ascii="Times New Roman" w:hAnsi="Times New Roman" w:cs="Times New Roman"/>
        </w:rPr>
        <w:t>.</w:t>
      </w:r>
    </w:p>
    <w:p w14:paraId="10FE5B18" w14:textId="7EF1A281" w:rsidR="00DB48FA" w:rsidRPr="004D739F" w:rsidRDefault="0037309C" w:rsidP="00AC7BC0">
      <w:pPr>
        <w:spacing w:after="0" w:line="480" w:lineRule="auto"/>
        <w:ind w:firstLine="720"/>
        <w:rPr>
          <w:rFonts w:ascii="Times New Roman" w:hAnsi="Times New Roman" w:cs="Times New Roman"/>
        </w:rPr>
      </w:pPr>
      <w:r w:rsidRPr="0037309C">
        <w:rPr>
          <w:rFonts w:ascii="Times New Roman" w:hAnsi="Times New Roman" w:cs="Times New Roman"/>
        </w:rPr>
        <w:t xml:space="preserve">The concentration of variation in thermal response among clones within individual leaves has important implications for the adaptive potential of </w:t>
      </w:r>
      <w:r w:rsidRPr="00D1193F">
        <w:rPr>
          <w:rFonts w:ascii="Times New Roman" w:hAnsi="Times New Roman" w:cs="Times New Roman"/>
          <w:i/>
          <w:iCs/>
        </w:rPr>
        <w:t>H. rosa</w:t>
      </w:r>
      <w:r w:rsidRPr="0037309C">
        <w:rPr>
          <w:rFonts w:ascii="Times New Roman" w:hAnsi="Times New Roman" w:cs="Times New Roman"/>
        </w:rPr>
        <w:t xml:space="preserve"> populations. Standing genetic variation is the raw material on which selection acts, and its </w:t>
      </w:r>
      <w:r w:rsidR="00D1193F">
        <w:rPr>
          <w:rFonts w:ascii="Times New Roman" w:hAnsi="Times New Roman" w:cs="Times New Roman"/>
        </w:rPr>
        <w:t>existence</w:t>
      </w:r>
      <w:r w:rsidRPr="0037309C">
        <w:rPr>
          <w:rFonts w:ascii="Times New Roman" w:hAnsi="Times New Roman" w:cs="Times New Roman"/>
        </w:rPr>
        <w:t xml:space="preserve"> at the within-leaf scale means that selection can act on the full range of clonal thermal responses present without requiring migration from other leaves or populations. As temperatures in the Apalachicola National Forest approach those projected under higher emissions scenarios, </w:t>
      </w:r>
      <w:r w:rsidR="00503A2B">
        <w:rPr>
          <w:rFonts w:ascii="Times New Roman" w:hAnsi="Times New Roman" w:cs="Times New Roman"/>
        </w:rPr>
        <w:t xml:space="preserve">these results are consistent with </w:t>
      </w:r>
      <w:r w:rsidRPr="00AC7BC0">
        <w:rPr>
          <w:rFonts w:ascii="Times New Roman" w:hAnsi="Times New Roman" w:cs="Times New Roman"/>
          <w:i/>
          <w:iCs/>
        </w:rPr>
        <w:t>H. rosa</w:t>
      </w:r>
      <w:r w:rsidRPr="0037309C">
        <w:rPr>
          <w:rFonts w:ascii="Times New Roman" w:hAnsi="Times New Roman" w:cs="Times New Roman"/>
        </w:rPr>
        <w:t xml:space="preserve"> populations hav</w:t>
      </w:r>
      <w:r w:rsidR="00503A2B">
        <w:rPr>
          <w:rFonts w:ascii="Times New Roman" w:hAnsi="Times New Roman" w:cs="Times New Roman"/>
        </w:rPr>
        <w:t>ing</w:t>
      </w:r>
      <w:r w:rsidRPr="0037309C">
        <w:rPr>
          <w:rFonts w:ascii="Times New Roman" w:hAnsi="Times New Roman" w:cs="Times New Roman"/>
        </w:rPr>
        <w:t xml:space="preserve"> a meaningful capacity to respond evolutionarily to </w:t>
      </w:r>
      <w:r w:rsidRPr="0037309C">
        <w:rPr>
          <w:rFonts w:ascii="Times New Roman" w:hAnsi="Times New Roman" w:cs="Times New Roman"/>
        </w:rPr>
        <w:lastRenderedPageBreak/>
        <w:t xml:space="preserve">warming. </w:t>
      </w:r>
      <w:r w:rsidR="00AC7BC0" w:rsidRPr="00AC7BC0">
        <w:rPr>
          <w:rFonts w:ascii="Times New Roman" w:hAnsi="Times New Roman" w:cs="Times New Roman"/>
        </w:rPr>
        <w:t xml:space="preserve">Whether </w:t>
      </w:r>
      <w:r w:rsidR="00954C80">
        <w:rPr>
          <w:rFonts w:ascii="Times New Roman" w:hAnsi="Times New Roman" w:cs="Times New Roman"/>
        </w:rPr>
        <w:t>this</w:t>
      </w:r>
      <w:r w:rsidR="00AC7BC0" w:rsidRPr="00AC7BC0">
        <w:rPr>
          <w:rFonts w:ascii="Times New Roman" w:hAnsi="Times New Roman" w:cs="Times New Roman"/>
        </w:rPr>
        <w:t xml:space="preserve"> range of clonal variation is sufficient to cope with the full suite of climate-driven changes projected for the Apalachicola National Forest</w:t>
      </w:r>
      <w:r w:rsidR="00ED2CCE">
        <w:rPr>
          <w:rFonts w:ascii="Times New Roman" w:hAnsi="Times New Roman" w:cs="Times New Roman"/>
        </w:rPr>
        <w:t xml:space="preserve"> (i.e.,</w:t>
      </w:r>
      <w:r w:rsidR="00AC7BC0" w:rsidRPr="00AC7BC0">
        <w:rPr>
          <w:rFonts w:ascii="Times New Roman" w:hAnsi="Times New Roman" w:cs="Times New Roman"/>
        </w:rPr>
        <w:t xml:space="preserve"> increased peak temperatures, shifts in precipitation, and saltwater intrusion</w:t>
      </w:r>
      <w:r w:rsidR="00ED2CCE">
        <w:rPr>
          <w:rFonts w:ascii="Times New Roman" w:hAnsi="Times New Roman" w:cs="Times New Roman"/>
        </w:rPr>
        <w:t>)</w:t>
      </w:r>
      <w:r w:rsidR="00AC7BC0" w:rsidRPr="00AC7BC0">
        <w:rPr>
          <w:rFonts w:ascii="Times New Roman" w:hAnsi="Times New Roman" w:cs="Times New Roman"/>
        </w:rPr>
        <w:t xml:space="preserve"> remains to be seen, but the substantial</w:t>
      </w:r>
      <w:r w:rsidR="0039374C">
        <w:rPr>
          <w:rFonts w:ascii="Times New Roman" w:hAnsi="Times New Roman" w:cs="Times New Roman"/>
        </w:rPr>
        <w:t xml:space="preserve"> standing genetic</w:t>
      </w:r>
      <w:r w:rsidR="00AC7BC0" w:rsidRPr="00AC7BC0">
        <w:rPr>
          <w:rFonts w:ascii="Times New Roman" w:hAnsi="Times New Roman" w:cs="Times New Roman"/>
        </w:rPr>
        <w:t xml:space="preserve"> variation in thermal reaction norms within individual leaves provides a credible basis for evolutionary rescue of this ecologically important member of the </w:t>
      </w:r>
      <w:r w:rsidR="00AC7BC0" w:rsidRPr="009C527C">
        <w:rPr>
          <w:rFonts w:ascii="Times New Roman" w:hAnsi="Times New Roman" w:cs="Times New Roman"/>
          <w:i/>
          <w:iCs/>
        </w:rPr>
        <w:t>S. purpurea</w:t>
      </w:r>
      <w:r w:rsidR="00AC7BC0" w:rsidRPr="00AC7BC0">
        <w:rPr>
          <w:rFonts w:ascii="Times New Roman" w:hAnsi="Times New Roman" w:cs="Times New Roman"/>
        </w:rPr>
        <w:t xml:space="preserve"> inquiline community</w:t>
      </w:r>
      <w:r w:rsidR="00BB20E9">
        <w:rPr>
          <w:rFonts w:ascii="Times New Roman" w:hAnsi="Times New Roman" w:cs="Times New Roman"/>
        </w:rPr>
        <w:t>.</w:t>
      </w:r>
    </w:p>
    <w:p w14:paraId="0A5C78AC" w14:textId="2F7DF714" w:rsidR="007B74FC" w:rsidRDefault="007B74FC">
      <w:pPr>
        <w:rPr>
          <w:rFonts w:ascii="Times New Roman" w:hAnsi="Times New Roman" w:cs="Times New Roman"/>
        </w:rPr>
      </w:pPr>
      <w:r>
        <w:rPr>
          <w:rFonts w:ascii="Times New Roman" w:hAnsi="Times New Roman" w:cs="Times New Roman"/>
        </w:rPr>
        <w:br w:type="page"/>
      </w:r>
    </w:p>
    <w:p w14:paraId="051D79D9" w14:textId="0D634219" w:rsidR="000B6618" w:rsidRPr="009C59DB" w:rsidRDefault="009C59DB" w:rsidP="009C59DB">
      <w:pPr>
        <w:spacing w:after="0" w:line="480" w:lineRule="auto"/>
        <w:jc w:val="center"/>
        <w:rPr>
          <w:rFonts w:ascii="Times New Roman" w:hAnsi="Times New Roman" w:cs="Times New Roman"/>
          <w:b/>
          <w:bCs/>
        </w:rPr>
      </w:pPr>
      <w:r w:rsidRPr="009C59DB">
        <w:rPr>
          <w:rFonts w:ascii="Times New Roman" w:hAnsi="Times New Roman" w:cs="Times New Roman"/>
          <w:b/>
          <w:bCs/>
        </w:rPr>
        <w:lastRenderedPageBreak/>
        <w:t>Introduction</w:t>
      </w:r>
    </w:p>
    <w:p w14:paraId="3EB9515C" w14:textId="19642D85" w:rsidR="006D6020" w:rsidRDefault="000B6618" w:rsidP="001036A9">
      <w:pPr>
        <w:spacing w:after="0" w:line="480" w:lineRule="auto"/>
        <w:ind w:firstLine="720"/>
        <w:rPr>
          <w:rFonts w:ascii="Times New Roman" w:hAnsi="Times New Roman" w:cs="Times New Roman"/>
        </w:rPr>
      </w:pPr>
      <w:r>
        <w:rPr>
          <w:rFonts w:ascii="Times New Roman" w:hAnsi="Times New Roman" w:cs="Times New Roman"/>
        </w:rPr>
        <w:t xml:space="preserve">Research on the ecological effects of climate change </w:t>
      </w:r>
      <w:r w:rsidR="0090764D">
        <w:rPr>
          <w:rFonts w:ascii="Times New Roman" w:hAnsi="Times New Roman" w:cs="Times New Roman"/>
        </w:rPr>
        <w:t>has</w:t>
      </w:r>
      <w:r w:rsidR="00F7787C">
        <w:rPr>
          <w:rFonts w:ascii="Times New Roman" w:hAnsi="Times New Roman" w:cs="Times New Roman"/>
        </w:rPr>
        <w:t xml:space="preserve"> </w:t>
      </w:r>
      <w:r w:rsidR="00FE1194">
        <w:rPr>
          <w:rFonts w:ascii="Times New Roman" w:hAnsi="Times New Roman" w:cs="Times New Roman"/>
        </w:rPr>
        <w:t xml:space="preserve">largely focused on </w:t>
      </w:r>
      <w:r>
        <w:rPr>
          <w:rFonts w:ascii="Times New Roman" w:hAnsi="Times New Roman" w:cs="Times New Roman"/>
        </w:rPr>
        <w:t xml:space="preserve">direct physiological effects </w:t>
      </w:r>
      <w:r w:rsidR="00F97BCF">
        <w:rPr>
          <w:rFonts w:ascii="Times New Roman" w:hAnsi="Times New Roman" w:cs="Times New Roman"/>
        </w:rPr>
        <w:t xml:space="preserve">experienced by a </w:t>
      </w:r>
      <w:r>
        <w:rPr>
          <w:rFonts w:ascii="Times New Roman" w:hAnsi="Times New Roman" w:cs="Times New Roman"/>
        </w:rPr>
        <w:t>single focal spe</w:t>
      </w:r>
      <w:commentRangeStart w:id="33"/>
      <w:r>
        <w:rPr>
          <w:rFonts w:ascii="Times New Roman" w:hAnsi="Times New Roman" w:cs="Times New Roman"/>
        </w:rPr>
        <w:t>cie</w:t>
      </w:r>
      <w:commentRangeEnd w:id="33"/>
      <w:r w:rsidR="006E1EFE">
        <w:rPr>
          <w:rStyle w:val="CommentReference"/>
          <w:rFonts w:ascii="Times New Roman" w:hAnsi="Times New Roman" w:cs="Times New Roman"/>
          <w:sz w:val="24"/>
          <w:szCs w:val="24"/>
        </w:rPr>
        <w:commentReference w:id="33"/>
      </w:r>
      <w:r>
        <w:rPr>
          <w:rFonts w:ascii="Times New Roman" w:hAnsi="Times New Roman" w:cs="Times New Roman"/>
        </w:rPr>
        <w:t>s</w:t>
      </w:r>
      <w:r w:rsidR="00A35BC6">
        <w:rPr>
          <w:rFonts w:ascii="Times New Roman" w:hAnsi="Times New Roman" w:cs="Times New Roman"/>
        </w:rPr>
        <w:t>. However,</w:t>
      </w:r>
      <w:r>
        <w:rPr>
          <w:rFonts w:ascii="Times New Roman" w:hAnsi="Times New Roman" w:cs="Times New Roman"/>
        </w:rPr>
        <w:t xml:space="preserve"> important consequences often emerge indirectly through alter</w:t>
      </w:r>
      <w:r w:rsidR="005856B0">
        <w:rPr>
          <w:rFonts w:ascii="Times New Roman" w:hAnsi="Times New Roman" w:cs="Times New Roman"/>
        </w:rPr>
        <w:t>ations in the</w:t>
      </w:r>
      <w:r>
        <w:rPr>
          <w:rFonts w:ascii="Times New Roman" w:hAnsi="Times New Roman" w:cs="Times New Roman"/>
        </w:rPr>
        <w:t xml:space="preserve"> interactions</w:t>
      </w:r>
      <w:r w:rsidR="005856B0">
        <w:rPr>
          <w:rFonts w:ascii="Times New Roman" w:hAnsi="Times New Roman" w:cs="Times New Roman"/>
        </w:rPr>
        <w:t xml:space="preserve"> </w:t>
      </w:r>
      <w:r w:rsidR="001F01F7">
        <w:rPr>
          <w:rFonts w:ascii="Times New Roman" w:hAnsi="Times New Roman" w:cs="Times New Roman"/>
        </w:rPr>
        <w:t>between</w:t>
      </w:r>
      <w:r w:rsidR="005856B0">
        <w:rPr>
          <w:rFonts w:ascii="Times New Roman" w:hAnsi="Times New Roman" w:cs="Times New Roman"/>
        </w:rPr>
        <w:t xml:space="preserve"> the focal species and other </w:t>
      </w:r>
      <w:r w:rsidR="00001301">
        <w:rPr>
          <w:rFonts w:ascii="Times New Roman" w:hAnsi="Times New Roman" w:cs="Times New Roman"/>
        </w:rPr>
        <w:t>community members</w:t>
      </w:r>
      <w:r>
        <w:rPr>
          <w:rFonts w:ascii="Times New Roman" w:hAnsi="Times New Roman" w:cs="Times New Roman"/>
        </w:rPr>
        <w:t>.</w:t>
      </w:r>
      <w:r w:rsidR="00FB7422">
        <w:rPr>
          <w:rFonts w:ascii="Times New Roman" w:hAnsi="Times New Roman" w:cs="Times New Roman"/>
        </w:rPr>
        <w:t xml:space="preserve"> </w:t>
      </w:r>
      <w:r w:rsidR="00DB7AA5">
        <w:rPr>
          <w:rFonts w:ascii="Times New Roman" w:hAnsi="Times New Roman" w:cs="Times New Roman"/>
        </w:rPr>
        <w:t>Empirical tests of indirect ecological effects are notoriously difficult to design</w:t>
      </w:r>
      <w:r w:rsidR="00996D3C">
        <w:rPr>
          <w:rFonts w:ascii="Times New Roman" w:hAnsi="Times New Roman" w:cs="Times New Roman"/>
        </w:rPr>
        <w:t xml:space="preserve"> (Woot</w:t>
      </w:r>
      <w:r w:rsidR="00F176D1">
        <w:rPr>
          <w:rFonts w:ascii="Times New Roman" w:hAnsi="Times New Roman" w:cs="Times New Roman"/>
        </w:rPr>
        <w:t>t</w:t>
      </w:r>
      <w:r w:rsidR="00996D3C">
        <w:rPr>
          <w:rFonts w:ascii="Times New Roman" w:hAnsi="Times New Roman" w:cs="Times New Roman"/>
        </w:rPr>
        <w:t>on, 1994)</w:t>
      </w:r>
      <w:r w:rsidR="00DB7AA5">
        <w:rPr>
          <w:rFonts w:ascii="Times New Roman" w:hAnsi="Times New Roman" w:cs="Times New Roman"/>
        </w:rPr>
        <w:t xml:space="preserve">, and historically, evidence for such effects relied heavily on mathematical </w:t>
      </w:r>
      <w:commentRangeStart w:id="34"/>
      <w:r w:rsidR="00DB7AA5">
        <w:rPr>
          <w:rFonts w:ascii="Times New Roman" w:hAnsi="Times New Roman" w:cs="Times New Roman"/>
        </w:rPr>
        <w:t>modeling</w:t>
      </w:r>
      <w:r w:rsidR="00FA3F32">
        <w:rPr>
          <w:rFonts w:ascii="Times New Roman" w:hAnsi="Times New Roman" w:cs="Times New Roman"/>
        </w:rPr>
        <w:t>.</w:t>
      </w:r>
      <w:commentRangeEnd w:id="34"/>
      <w:r w:rsidR="006E1EFE">
        <w:rPr>
          <w:rStyle w:val="CommentReference"/>
          <w:rFonts w:ascii="Times New Roman" w:hAnsi="Times New Roman" w:cs="Times New Roman"/>
          <w:sz w:val="24"/>
          <w:szCs w:val="24"/>
        </w:rPr>
        <w:commentReference w:id="34"/>
      </w:r>
      <w:r w:rsidR="00DB7AA5">
        <w:rPr>
          <w:rFonts w:ascii="Times New Roman" w:hAnsi="Times New Roman" w:cs="Times New Roman"/>
        </w:rPr>
        <w:t xml:space="preserve"> As a result</w:t>
      </w:r>
      <w:r w:rsidR="0007371C">
        <w:rPr>
          <w:rFonts w:ascii="Times New Roman" w:hAnsi="Times New Roman" w:cs="Times New Roman"/>
        </w:rPr>
        <w:t>, the</w:t>
      </w:r>
      <w:r w:rsidR="00FA3F32">
        <w:rPr>
          <w:rFonts w:ascii="Times New Roman" w:hAnsi="Times New Roman" w:cs="Times New Roman"/>
        </w:rPr>
        <w:t xml:space="preserve"> relative importance of indirect </w:t>
      </w:r>
      <w:r w:rsidR="00711BF8">
        <w:rPr>
          <w:rFonts w:ascii="Times New Roman" w:hAnsi="Times New Roman" w:cs="Times New Roman"/>
        </w:rPr>
        <w:t xml:space="preserve">versus direct </w:t>
      </w:r>
      <w:r w:rsidR="00FA3F32">
        <w:rPr>
          <w:rFonts w:ascii="Times New Roman" w:hAnsi="Times New Roman" w:cs="Times New Roman"/>
        </w:rPr>
        <w:t xml:space="preserve">effects </w:t>
      </w:r>
      <w:r w:rsidR="00AC0A1C">
        <w:rPr>
          <w:rFonts w:ascii="Times New Roman" w:hAnsi="Times New Roman" w:cs="Times New Roman"/>
        </w:rPr>
        <w:t xml:space="preserve">of climate change </w:t>
      </w:r>
      <w:r w:rsidR="00DB7AA5">
        <w:rPr>
          <w:rFonts w:ascii="Times New Roman" w:hAnsi="Times New Roman" w:cs="Times New Roman"/>
        </w:rPr>
        <w:t>remained</w:t>
      </w:r>
      <w:r w:rsidR="00936A0C">
        <w:rPr>
          <w:rFonts w:ascii="Times New Roman" w:hAnsi="Times New Roman" w:cs="Times New Roman"/>
        </w:rPr>
        <w:t xml:space="preserve"> uncertain</w:t>
      </w:r>
      <w:r w:rsidR="00DB7AA5">
        <w:rPr>
          <w:rFonts w:ascii="Times New Roman" w:hAnsi="Times New Roman" w:cs="Times New Roman"/>
        </w:rPr>
        <w:t xml:space="preserve"> until recently</w:t>
      </w:r>
      <w:r w:rsidR="0007371C">
        <w:rPr>
          <w:rFonts w:ascii="Times New Roman" w:hAnsi="Times New Roman" w:cs="Times New Roman"/>
        </w:rPr>
        <w:t>.</w:t>
      </w:r>
      <w:r w:rsidR="00A06A15">
        <w:rPr>
          <w:rFonts w:ascii="Times New Roman" w:hAnsi="Times New Roman" w:cs="Times New Roman"/>
        </w:rPr>
        <w:t xml:space="preserve"> </w:t>
      </w:r>
      <w:r w:rsidR="0007371C">
        <w:rPr>
          <w:rFonts w:ascii="Times New Roman" w:hAnsi="Times New Roman" w:cs="Times New Roman"/>
        </w:rPr>
        <w:t>S</w:t>
      </w:r>
      <w:r w:rsidR="00A06A15">
        <w:rPr>
          <w:rFonts w:ascii="Times New Roman" w:hAnsi="Times New Roman" w:cs="Times New Roman"/>
        </w:rPr>
        <w:t xml:space="preserve">everal studies in the last two decades have supported </w:t>
      </w:r>
      <w:r w:rsidR="00E4287F">
        <w:rPr>
          <w:rFonts w:ascii="Times New Roman" w:hAnsi="Times New Roman" w:cs="Times New Roman"/>
        </w:rPr>
        <w:t>the</w:t>
      </w:r>
      <w:r w:rsidR="00A06A15">
        <w:rPr>
          <w:rFonts w:ascii="Times New Roman" w:hAnsi="Times New Roman" w:cs="Times New Roman"/>
        </w:rPr>
        <w:t xml:space="preserve"> existence </w:t>
      </w:r>
      <w:r w:rsidR="00E4287F">
        <w:rPr>
          <w:rFonts w:ascii="Times New Roman" w:hAnsi="Times New Roman" w:cs="Times New Roman"/>
        </w:rPr>
        <w:t xml:space="preserve">of indirect effects </w:t>
      </w:r>
      <w:r w:rsidR="00A06A15">
        <w:rPr>
          <w:rFonts w:ascii="Times New Roman" w:hAnsi="Times New Roman" w:cs="Times New Roman"/>
        </w:rPr>
        <w:t xml:space="preserve">and </w:t>
      </w:r>
      <w:r w:rsidR="00E4287F">
        <w:rPr>
          <w:rFonts w:ascii="Times New Roman" w:hAnsi="Times New Roman" w:cs="Times New Roman"/>
        </w:rPr>
        <w:t xml:space="preserve">their </w:t>
      </w:r>
      <w:r w:rsidR="00EF4D20">
        <w:rPr>
          <w:rFonts w:ascii="Times New Roman" w:hAnsi="Times New Roman" w:cs="Times New Roman"/>
        </w:rPr>
        <w:t xml:space="preserve">ability to reshape community </w:t>
      </w:r>
      <w:r w:rsidR="00E35DD4">
        <w:rPr>
          <w:rFonts w:ascii="Times New Roman" w:hAnsi="Times New Roman" w:cs="Times New Roman"/>
        </w:rPr>
        <w:t xml:space="preserve">dynamics </w:t>
      </w:r>
      <w:r w:rsidR="00DA39A9">
        <w:rPr>
          <w:rFonts w:ascii="Times New Roman" w:hAnsi="Times New Roman" w:cs="Times New Roman"/>
        </w:rPr>
        <w:t>(</w:t>
      </w:r>
      <w:r w:rsidR="00614EE8">
        <w:rPr>
          <w:rFonts w:ascii="Times New Roman" w:hAnsi="Times New Roman" w:cs="Times New Roman"/>
        </w:rPr>
        <w:t>Tylianakis et al., 2008</w:t>
      </w:r>
      <w:r w:rsidR="00026EE5">
        <w:rPr>
          <w:rFonts w:ascii="Times New Roman" w:hAnsi="Times New Roman" w:cs="Times New Roman"/>
        </w:rPr>
        <w:t xml:space="preserve">; </w:t>
      </w:r>
      <w:r w:rsidR="00E31215">
        <w:rPr>
          <w:rFonts w:ascii="Times New Roman" w:hAnsi="Times New Roman" w:cs="Times New Roman"/>
        </w:rPr>
        <w:t xml:space="preserve">Blois et al., 2013; </w:t>
      </w:r>
      <w:r w:rsidR="00026EE5">
        <w:rPr>
          <w:rFonts w:ascii="Times New Roman" w:hAnsi="Times New Roman" w:cs="Times New Roman"/>
        </w:rPr>
        <w:t>Fussmann et al., 2014</w:t>
      </w:r>
      <w:r w:rsidR="00DA39A9">
        <w:rPr>
          <w:rFonts w:ascii="Times New Roman" w:hAnsi="Times New Roman" w:cs="Times New Roman"/>
        </w:rPr>
        <w:t>)</w:t>
      </w:r>
      <w:r w:rsidR="00936A0C">
        <w:rPr>
          <w:rFonts w:ascii="Times New Roman" w:hAnsi="Times New Roman" w:cs="Times New Roman"/>
        </w:rPr>
        <w:t xml:space="preserve">. </w:t>
      </w:r>
      <w:r w:rsidR="00D77B0E">
        <w:rPr>
          <w:rFonts w:ascii="Times New Roman" w:hAnsi="Times New Roman" w:cs="Times New Roman"/>
        </w:rPr>
        <w:t xml:space="preserve">A </w:t>
      </w:r>
      <w:r w:rsidR="00B8080E">
        <w:rPr>
          <w:rFonts w:ascii="Times New Roman" w:hAnsi="Times New Roman" w:cs="Times New Roman"/>
        </w:rPr>
        <w:t>well-known</w:t>
      </w:r>
      <w:r w:rsidR="00D77B0E">
        <w:rPr>
          <w:rFonts w:ascii="Times New Roman" w:hAnsi="Times New Roman" w:cs="Times New Roman"/>
        </w:rPr>
        <w:t xml:space="preserve"> example </w:t>
      </w:r>
      <w:r w:rsidR="00B8080E">
        <w:rPr>
          <w:rFonts w:ascii="Times New Roman" w:hAnsi="Times New Roman" w:cs="Times New Roman"/>
        </w:rPr>
        <w:t>is</w:t>
      </w:r>
      <w:r w:rsidR="00D77B0E">
        <w:rPr>
          <w:rFonts w:ascii="Times New Roman" w:hAnsi="Times New Roman" w:cs="Times New Roman"/>
        </w:rPr>
        <w:t xml:space="preserve"> </w:t>
      </w:r>
      <w:r w:rsidR="00B8080E">
        <w:rPr>
          <w:rFonts w:ascii="Times New Roman" w:hAnsi="Times New Roman" w:cs="Times New Roman"/>
        </w:rPr>
        <w:t xml:space="preserve">phenological </w:t>
      </w:r>
      <w:r w:rsidR="00D77B0E">
        <w:rPr>
          <w:rFonts w:ascii="Times New Roman" w:hAnsi="Times New Roman" w:cs="Times New Roman"/>
        </w:rPr>
        <w:t xml:space="preserve">mismatch between </w:t>
      </w:r>
      <w:r w:rsidR="00C728FC">
        <w:rPr>
          <w:rFonts w:ascii="Times New Roman" w:hAnsi="Times New Roman" w:cs="Times New Roman"/>
        </w:rPr>
        <w:t>flowering plants and their pollinators</w:t>
      </w:r>
      <w:r w:rsidR="00FB2A17">
        <w:rPr>
          <w:rFonts w:ascii="Times New Roman" w:hAnsi="Times New Roman" w:cs="Times New Roman"/>
        </w:rPr>
        <w:t xml:space="preserve">. </w:t>
      </w:r>
      <w:r w:rsidR="006E1EFE">
        <w:rPr>
          <w:rFonts w:ascii="Times New Roman" w:hAnsi="Times New Roman" w:cs="Times New Roman"/>
        </w:rPr>
        <w:t xml:space="preserve">Because </w:t>
      </w:r>
      <w:r w:rsidR="00FB2A17">
        <w:rPr>
          <w:rFonts w:ascii="Times New Roman" w:hAnsi="Times New Roman" w:cs="Times New Roman"/>
        </w:rPr>
        <w:t>they often</w:t>
      </w:r>
      <w:r w:rsidR="009806D1">
        <w:rPr>
          <w:rFonts w:ascii="Times New Roman" w:hAnsi="Times New Roman" w:cs="Times New Roman"/>
        </w:rPr>
        <w:t xml:space="preserve"> rely on</w:t>
      </w:r>
      <w:r w:rsidR="00D77B0E">
        <w:rPr>
          <w:rFonts w:ascii="Times New Roman" w:hAnsi="Times New Roman" w:cs="Times New Roman"/>
        </w:rPr>
        <w:t xml:space="preserve"> different environmental cues to synchronize </w:t>
      </w:r>
      <w:r w:rsidR="009806D1">
        <w:rPr>
          <w:rFonts w:ascii="Times New Roman" w:hAnsi="Times New Roman" w:cs="Times New Roman"/>
        </w:rPr>
        <w:t>flowering and emergence</w:t>
      </w:r>
      <w:r w:rsidR="004F50F5">
        <w:rPr>
          <w:rFonts w:ascii="Times New Roman" w:hAnsi="Times New Roman" w:cs="Times New Roman"/>
        </w:rPr>
        <w:t xml:space="preserve">, </w:t>
      </w:r>
      <w:r w:rsidR="00FB2A17">
        <w:rPr>
          <w:rFonts w:ascii="Times New Roman" w:hAnsi="Times New Roman" w:cs="Times New Roman"/>
        </w:rPr>
        <w:t xml:space="preserve">these </w:t>
      </w:r>
      <w:r w:rsidR="00A14998">
        <w:rPr>
          <w:rFonts w:ascii="Times New Roman" w:hAnsi="Times New Roman" w:cs="Times New Roman"/>
        </w:rPr>
        <w:t>mutualisms</w:t>
      </w:r>
      <w:r w:rsidR="00FB2A17">
        <w:rPr>
          <w:rFonts w:ascii="Times New Roman" w:hAnsi="Times New Roman" w:cs="Times New Roman"/>
        </w:rPr>
        <w:t xml:space="preserve"> </w:t>
      </w:r>
      <w:r w:rsidR="004F50F5" w:rsidRPr="004F50F5">
        <w:rPr>
          <w:rFonts w:ascii="Times New Roman" w:hAnsi="Times New Roman" w:cs="Times New Roman"/>
        </w:rPr>
        <w:t xml:space="preserve">can fall out of phase </w:t>
      </w:r>
      <w:r w:rsidR="00B84B9A">
        <w:rPr>
          <w:rFonts w:ascii="Times New Roman" w:hAnsi="Times New Roman" w:cs="Times New Roman"/>
        </w:rPr>
        <w:t>as the climate changes rapidly</w:t>
      </w:r>
      <w:r w:rsidR="00C81DFF">
        <w:rPr>
          <w:rFonts w:ascii="Times New Roman" w:hAnsi="Times New Roman" w:cs="Times New Roman"/>
        </w:rPr>
        <w:t xml:space="preserve"> (Kharouba et al., 2018)</w:t>
      </w:r>
      <w:r w:rsidR="00D77B0E">
        <w:rPr>
          <w:rFonts w:ascii="Times New Roman" w:hAnsi="Times New Roman" w:cs="Times New Roman"/>
        </w:rPr>
        <w:t xml:space="preserve">. </w:t>
      </w:r>
      <w:r w:rsidR="002B74C6">
        <w:rPr>
          <w:rFonts w:ascii="Times New Roman" w:hAnsi="Times New Roman" w:cs="Times New Roman"/>
        </w:rPr>
        <w:t>Additionally</w:t>
      </w:r>
      <w:r w:rsidR="00C64B0E">
        <w:rPr>
          <w:rFonts w:ascii="Times New Roman" w:hAnsi="Times New Roman" w:cs="Times New Roman"/>
        </w:rPr>
        <w:t xml:space="preserve">, </w:t>
      </w:r>
      <w:r w:rsidR="00533B0F">
        <w:rPr>
          <w:rFonts w:ascii="Times New Roman" w:hAnsi="Times New Roman" w:cs="Times New Roman"/>
        </w:rPr>
        <w:t>elevated atmospheric CO</w:t>
      </w:r>
      <w:r w:rsidR="00533B0F" w:rsidRPr="00AB1EFF">
        <w:rPr>
          <w:rFonts w:ascii="Times New Roman" w:hAnsi="Times New Roman" w:cs="Times New Roman"/>
          <w:vertAlign w:val="subscript"/>
        </w:rPr>
        <w:t>2</w:t>
      </w:r>
      <w:r w:rsidR="00533B0F">
        <w:rPr>
          <w:rFonts w:ascii="Times New Roman" w:hAnsi="Times New Roman" w:cs="Times New Roman"/>
        </w:rPr>
        <w:t xml:space="preserve"> concentrations benefit some </w:t>
      </w:r>
      <w:r w:rsidR="00C64B0E">
        <w:rPr>
          <w:rFonts w:ascii="Times New Roman" w:hAnsi="Times New Roman" w:cs="Times New Roman"/>
        </w:rPr>
        <w:t>plant species</w:t>
      </w:r>
      <w:r w:rsidR="00533B0F">
        <w:rPr>
          <w:rFonts w:ascii="Times New Roman" w:hAnsi="Times New Roman" w:cs="Times New Roman"/>
        </w:rPr>
        <w:t>,</w:t>
      </w:r>
      <w:r w:rsidR="000560FE">
        <w:rPr>
          <w:rFonts w:ascii="Times New Roman" w:hAnsi="Times New Roman" w:cs="Times New Roman"/>
        </w:rPr>
        <w:t xml:space="preserve"> leading</w:t>
      </w:r>
      <w:r w:rsidR="00533B0F">
        <w:rPr>
          <w:rFonts w:ascii="Times New Roman" w:hAnsi="Times New Roman" w:cs="Times New Roman"/>
        </w:rPr>
        <w:t xml:space="preserve"> </w:t>
      </w:r>
      <w:r w:rsidR="000560FE">
        <w:rPr>
          <w:rFonts w:ascii="Times New Roman" w:hAnsi="Times New Roman" w:cs="Times New Roman"/>
        </w:rPr>
        <w:t xml:space="preserve">to a </w:t>
      </w:r>
      <w:r w:rsidR="00C64B0E">
        <w:rPr>
          <w:rFonts w:ascii="Times New Roman" w:hAnsi="Times New Roman" w:cs="Times New Roman"/>
        </w:rPr>
        <w:t>competitive advantage over neighboring plants that experience no such benefits (Lau et al., 2014).</w:t>
      </w:r>
      <w:r w:rsidR="00E35DD4">
        <w:rPr>
          <w:rFonts w:ascii="Times New Roman" w:hAnsi="Times New Roman" w:cs="Times New Roman"/>
        </w:rPr>
        <w:t xml:space="preserve"> </w:t>
      </w:r>
      <w:r w:rsidR="00371DAC">
        <w:rPr>
          <w:rFonts w:ascii="Times New Roman" w:hAnsi="Times New Roman" w:cs="Times New Roman"/>
        </w:rPr>
        <w:t xml:space="preserve">Global warming, in particular, stands out as a pivotal driver of indirect ecological effects, with most studies demonstrating </w:t>
      </w:r>
      <w:r w:rsidR="001527DA">
        <w:rPr>
          <w:rFonts w:ascii="Times New Roman" w:hAnsi="Times New Roman" w:cs="Times New Roman"/>
        </w:rPr>
        <w:t xml:space="preserve">rapid </w:t>
      </w:r>
      <w:r w:rsidR="00371DAC">
        <w:rPr>
          <w:rFonts w:ascii="Times New Roman" w:hAnsi="Times New Roman" w:cs="Times New Roman"/>
        </w:rPr>
        <w:t xml:space="preserve">warming-driven shifts in species interactions </w:t>
      </w:r>
      <w:r w:rsidR="005E34C2" w:rsidRPr="005E34C2">
        <w:rPr>
          <w:rFonts w:ascii="Times New Roman" w:hAnsi="Times New Roman" w:cs="Times New Roman"/>
        </w:rPr>
        <w:t>(Barrio et al., 2017; Frances and McCauley, 2018; Vucic-Pestic et al., 2010; Sentis et al., 2012</w:t>
      </w:r>
      <w:r w:rsidR="00371DAC">
        <w:rPr>
          <w:rFonts w:ascii="Times New Roman" w:hAnsi="Times New Roman" w:cs="Times New Roman"/>
        </w:rPr>
        <w:t xml:space="preserve">; but see </w:t>
      </w:r>
      <w:r w:rsidR="00371DAC" w:rsidRPr="005E34C2">
        <w:rPr>
          <w:rFonts w:ascii="Times New Roman" w:hAnsi="Times New Roman" w:cs="Times New Roman"/>
        </w:rPr>
        <w:t>Thierry et al., 2021</w:t>
      </w:r>
      <w:r w:rsidR="00371DAC">
        <w:rPr>
          <w:rFonts w:ascii="Times New Roman" w:hAnsi="Times New Roman" w:cs="Times New Roman"/>
        </w:rPr>
        <w:t>; Carlson et al., 2018)</w:t>
      </w:r>
      <w:r w:rsidR="00AD31D6">
        <w:rPr>
          <w:rFonts w:ascii="Times New Roman" w:hAnsi="Times New Roman" w:cs="Times New Roman"/>
        </w:rPr>
        <w:t>.</w:t>
      </w:r>
      <w:r w:rsidR="00330C87">
        <w:rPr>
          <w:rFonts w:ascii="Times New Roman" w:hAnsi="Times New Roman" w:cs="Times New Roman"/>
        </w:rPr>
        <w:t xml:space="preserve"> </w:t>
      </w:r>
      <w:r w:rsidR="006E1EFE">
        <w:rPr>
          <w:rFonts w:ascii="Times New Roman" w:hAnsi="Times New Roman" w:cs="Times New Roman"/>
        </w:rPr>
        <w:t xml:space="preserve">Although </w:t>
      </w:r>
      <w:r w:rsidR="00330C87">
        <w:rPr>
          <w:rFonts w:ascii="Times New Roman" w:hAnsi="Times New Roman" w:cs="Times New Roman"/>
        </w:rPr>
        <w:t xml:space="preserve">these examples illustrate how climate change can reshape </w:t>
      </w:r>
      <w:r w:rsidR="002F46C3">
        <w:rPr>
          <w:rFonts w:ascii="Times New Roman" w:hAnsi="Times New Roman" w:cs="Times New Roman"/>
        </w:rPr>
        <w:t>community dynamics</w:t>
      </w:r>
      <w:r w:rsidR="00330C87">
        <w:rPr>
          <w:rFonts w:ascii="Times New Roman" w:hAnsi="Times New Roman" w:cs="Times New Roman"/>
        </w:rPr>
        <w:t xml:space="preserve"> over ecological timescales, they </w:t>
      </w:r>
      <w:r w:rsidR="00DA0D35">
        <w:rPr>
          <w:rFonts w:ascii="Times New Roman" w:hAnsi="Times New Roman" w:cs="Times New Roman"/>
        </w:rPr>
        <w:t>leave open the question of how</w:t>
      </w:r>
      <w:r w:rsidR="00330C87">
        <w:rPr>
          <w:rFonts w:ascii="Times New Roman" w:hAnsi="Times New Roman" w:cs="Times New Roman"/>
        </w:rPr>
        <w:t xml:space="preserve"> populations </w:t>
      </w:r>
      <w:r w:rsidR="001E487D">
        <w:rPr>
          <w:rFonts w:ascii="Times New Roman" w:hAnsi="Times New Roman" w:cs="Times New Roman"/>
        </w:rPr>
        <w:t>evolve</w:t>
      </w:r>
      <w:r w:rsidR="00330C87">
        <w:rPr>
          <w:rFonts w:ascii="Times New Roman" w:hAnsi="Times New Roman" w:cs="Times New Roman"/>
        </w:rPr>
        <w:t xml:space="preserve"> in response to climate change and the consequence</w:t>
      </w:r>
      <w:r w:rsidR="000E48DA">
        <w:rPr>
          <w:rFonts w:ascii="Times New Roman" w:hAnsi="Times New Roman" w:cs="Times New Roman"/>
        </w:rPr>
        <w:t>s</w:t>
      </w:r>
      <w:r w:rsidR="00330C87">
        <w:rPr>
          <w:rFonts w:ascii="Times New Roman" w:hAnsi="Times New Roman" w:cs="Times New Roman"/>
        </w:rPr>
        <w:t xml:space="preserve"> of that evolution for the interactions</w:t>
      </w:r>
      <w:r w:rsidR="00B254FE">
        <w:rPr>
          <w:rFonts w:ascii="Times New Roman" w:hAnsi="Times New Roman" w:cs="Times New Roman"/>
        </w:rPr>
        <w:t xml:space="preserve"> among </w:t>
      </w:r>
      <w:r w:rsidR="000813E9">
        <w:rPr>
          <w:rFonts w:ascii="Times New Roman" w:hAnsi="Times New Roman" w:cs="Times New Roman"/>
        </w:rPr>
        <w:t>sp</w:t>
      </w:r>
      <w:commentRangeStart w:id="35"/>
      <w:r w:rsidR="000813E9">
        <w:rPr>
          <w:rFonts w:ascii="Times New Roman" w:hAnsi="Times New Roman" w:cs="Times New Roman"/>
        </w:rPr>
        <w:t>ec</w:t>
      </w:r>
      <w:commentRangeEnd w:id="35"/>
      <w:r w:rsidR="006E1EFE">
        <w:rPr>
          <w:rStyle w:val="CommentReference"/>
          <w:rFonts w:ascii="Times New Roman" w:hAnsi="Times New Roman" w:cs="Times New Roman"/>
          <w:sz w:val="24"/>
          <w:szCs w:val="24"/>
        </w:rPr>
        <w:commentReference w:id="35"/>
      </w:r>
      <w:r w:rsidR="000813E9">
        <w:rPr>
          <w:rFonts w:ascii="Times New Roman" w:hAnsi="Times New Roman" w:cs="Times New Roman"/>
        </w:rPr>
        <w:t>ies</w:t>
      </w:r>
      <w:r w:rsidR="00330C87">
        <w:rPr>
          <w:rFonts w:ascii="Times New Roman" w:hAnsi="Times New Roman" w:cs="Times New Roman"/>
        </w:rPr>
        <w:t>.</w:t>
      </w:r>
    </w:p>
    <w:p w14:paraId="17E92A93" w14:textId="247FFBB6" w:rsidR="00970F31" w:rsidRDefault="006D6020" w:rsidP="001036A9">
      <w:pPr>
        <w:spacing w:after="0" w:line="480" w:lineRule="auto"/>
        <w:ind w:firstLine="720"/>
        <w:rPr>
          <w:rFonts w:ascii="Times New Roman" w:hAnsi="Times New Roman" w:cs="Times New Roman"/>
        </w:rPr>
      </w:pPr>
      <w:commentRangeStart w:id="36"/>
      <w:r>
        <w:rPr>
          <w:rFonts w:ascii="Times New Roman" w:hAnsi="Times New Roman" w:cs="Times New Roman"/>
        </w:rPr>
        <w:lastRenderedPageBreak/>
        <w:t xml:space="preserve">Rapid evolution </w:t>
      </w:r>
      <w:commentRangeEnd w:id="36"/>
      <w:r w:rsidR="006E1EFE">
        <w:rPr>
          <w:rStyle w:val="CommentReference"/>
          <w:rFonts w:ascii="Times New Roman" w:hAnsi="Times New Roman" w:cs="Times New Roman"/>
          <w:sz w:val="24"/>
          <w:szCs w:val="24"/>
        </w:rPr>
        <w:commentReference w:id="36"/>
      </w:r>
      <w:r>
        <w:rPr>
          <w:rFonts w:ascii="Times New Roman" w:hAnsi="Times New Roman" w:cs="Times New Roman"/>
        </w:rPr>
        <w:t xml:space="preserve">in response to climate change may </w:t>
      </w:r>
      <w:r w:rsidR="00E04A6C">
        <w:rPr>
          <w:rFonts w:ascii="Times New Roman" w:hAnsi="Times New Roman" w:cs="Times New Roman"/>
        </w:rPr>
        <w:t xml:space="preserve">act as a mediator to </w:t>
      </w:r>
      <w:r>
        <w:rPr>
          <w:rFonts w:ascii="Times New Roman" w:hAnsi="Times New Roman" w:cs="Times New Roman"/>
        </w:rPr>
        <w:t xml:space="preserve">reshape species interactions in ways not captured by purely ecological frameworks (Lau and terHorst, 2020). </w:t>
      </w:r>
      <w:r w:rsidR="00BB67B5">
        <w:rPr>
          <w:rFonts w:ascii="Times New Roman" w:hAnsi="Times New Roman" w:cs="Times New Roman"/>
        </w:rPr>
        <w:t>These evolution-mediated indirect effects have been demonstrated to arise through two distinct pathways: (1) a rapid change in climate may alter the strength of a species interaction that itself acts as a selective agent, or (2) a species interaction may modify the strength of selection imposed by climate change</w:t>
      </w:r>
      <w:r w:rsidR="00E62267">
        <w:rPr>
          <w:rFonts w:ascii="Times New Roman" w:hAnsi="Times New Roman" w:cs="Times New Roman"/>
        </w:rPr>
        <w:t xml:space="preserve"> (Lau and terHorst, 2020)</w:t>
      </w:r>
      <w:r w:rsidR="00BB67B5">
        <w:rPr>
          <w:rFonts w:ascii="Times New Roman" w:hAnsi="Times New Roman" w:cs="Times New Roman"/>
        </w:rPr>
        <w:t xml:space="preserve">. </w:t>
      </w:r>
      <w:r w:rsidR="00223AA7">
        <w:rPr>
          <w:rFonts w:ascii="Times New Roman" w:hAnsi="Times New Roman" w:cs="Times New Roman"/>
        </w:rPr>
        <w:t xml:space="preserve">For example, populations of </w:t>
      </w:r>
      <w:r w:rsidR="00223AA7">
        <w:rPr>
          <w:rFonts w:ascii="Times New Roman" w:hAnsi="Times New Roman" w:cs="Times New Roman"/>
          <w:i/>
          <w:iCs/>
        </w:rPr>
        <w:t>Daphnia</w:t>
      </w:r>
      <w:r w:rsidR="00223AA7">
        <w:rPr>
          <w:rFonts w:ascii="Times New Roman" w:hAnsi="Times New Roman" w:cs="Times New Roman"/>
        </w:rPr>
        <w:t xml:space="preserve"> evolved faster growth rates </w:t>
      </w:r>
      <w:r w:rsidR="00AE0968">
        <w:rPr>
          <w:rFonts w:ascii="Times New Roman" w:hAnsi="Times New Roman" w:cs="Times New Roman"/>
        </w:rPr>
        <w:t>in warm</w:t>
      </w:r>
      <w:r w:rsidR="007808B7">
        <w:rPr>
          <w:rFonts w:ascii="Times New Roman" w:hAnsi="Times New Roman" w:cs="Times New Roman"/>
        </w:rPr>
        <w:t xml:space="preserve">ing only </w:t>
      </w:r>
      <w:r w:rsidR="00AE0968">
        <w:rPr>
          <w:rFonts w:ascii="Times New Roman" w:hAnsi="Times New Roman" w:cs="Times New Roman"/>
        </w:rPr>
        <w:t>when predators were present</w:t>
      </w:r>
      <w:r w:rsidR="00412F22">
        <w:rPr>
          <w:rFonts w:ascii="Times New Roman" w:hAnsi="Times New Roman" w:cs="Times New Roman"/>
        </w:rPr>
        <w:t>.</w:t>
      </w:r>
      <w:r w:rsidR="00223AA7">
        <w:rPr>
          <w:rFonts w:ascii="Times New Roman" w:hAnsi="Times New Roman" w:cs="Times New Roman"/>
        </w:rPr>
        <w:t xml:space="preserve"> </w:t>
      </w:r>
      <w:r w:rsidR="00A326B1">
        <w:rPr>
          <w:rFonts w:ascii="Times New Roman" w:hAnsi="Times New Roman" w:cs="Times New Roman"/>
        </w:rPr>
        <w:t>H</w:t>
      </w:r>
      <w:r w:rsidR="00AE0968">
        <w:rPr>
          <w:rFonts w:ascii="Times New Roman" w:hAnsi="Times New Roman" w:cs="Times New Roman"/>
        </w:rPr>
        <w:t>igher temperature intensified predator activity</w:t>
      </w:r>
      <w:r w:rsidR="000C666A">
        <w:rPr>
          <w:rFonts w:ascii="Times New Roman" w:hAnsi="Times New Roman" w:cs="Times New Roman"/>
        </w:rPr>
        <w:t xml:space="preserve">, which reduced </w:t>
      </w:r>
      <w:r w:rsidR="000C666A">
        <w:rPr>
          <w:rFonts w:ascii="Times New Roman" w:hAnsi="Times New Roman" w:cs="Times New Roman"/>
          <w:i/>
          <w:iCs/>
        </w:rPr>
        <w:t>Daphnia</w:t>
      </w:r>
      <w:r w:rsidR="000C666A">
        <w:rPr>
          <w:rFonts w:ascii="Times New Roman" w:hAnsi="Times New Roman" w:cs="Times New Roman"/>
        </w:rPr>
        <w:t xml:space="preserve"> densities and decreased the strength of intraspecific competition that would otherwise have selected against faster life histories</w:t>
      </w:r>
      <w:r w:rsidR="00223AA7">
        <w:rPr>
          <w:rFonts w:ascii="Times New Roman" w:hAnsi="Times New Roman" w:cs="Times New Roman"/>
        </w:rPr>
        <w:t xml:space="preserve"> (Tseng and O’Connor, 2015). </w:t>
      </w:r>
      <w:r w:rsidR="000919FF">
        <w:rPr>
          <w:rFonts w:ascii="Times New Roman" w:hAnsi="Times New Roman" w:cs="Times New Roman"/>
        </w:rPr>
        <w:t xml:space="preserve">Here, </w:t>
      </w:r>
      <w:r w:rsidR="001360F4">
        <w:rPr>
          <w:rFonts w:ascii="Times New Roman" w:hAnsi="Times New Roman" w:cs="Times New Roman"/>
        </w:rPr>
        <w:t>climate change drove selection by altering the strength of a species interaction</w:t>
      </w:r>
      <w:r w:rsidR="00EA4ED0">
        <w:rPr>
          <w:rFonts w:ascii="Times New Roman" w:hAnsi="Times New Roman" w:cs="Times New Roman"/>
        </w:rPr>
        <w:t>, as described by the first pathway above</w:t>
      </w:r>
      <w:r w:rsidR="001360F4">
        <w:rPr>
          <w:rFonts w:ascii="Times New Roman" w:hAnsi="Times New Roman" w:cs="Times New Roman"/>
        </w:rPr>
        <w:t xml:space="preserve">. </w:t>
      </w:r>
      <w:r w:rsidR="00FF4DA4">
        <w:rPr>
          <w:rFonts w:ascii="Times New Roman" w:hAnsi="Times New Roman" w:cs="Times New Roman"/>
        </w:rPr>
        <w:t>By contrast</w:t>
      </w:r>
      <w:r w:rsidR="00F778A2">
        <w:rPr>
          <w:rFonts w:ascii="Times New Roman" w:hAnsi="Times New Roman" w:cs="Times New Roman"/>
        </w:rPr>
        <w:t>, i</w:t>
      </w:r>
      <w:r w:rsidR="004F14BE">
        <w:rPr>
          <w:rFonts w:ascii="Times New Roman" w:hAnsi="Times New Roman" w:cs="Times New Roman"/>
        </w:rPr>
        <w:t>n</w:t>
      </w:r>
      <w:r w:rsidR="00AE0968">
        <w:rPr>
          <w:rFonts w:ascii="Times New Roman" w:hAnsi="Times New Roman" w:cs="Times New Roman"/>
        </w:rPr>
        <w:t xml:space="preserve"> </w:t>
      </w:r>
      <w:r w:rsidR="004F14BE">
        <w:rPr>
          <w:rFonts w:ascii="Times New Roman" w:hAnsi="Times New Roman" w:cs="Times New Roman"/>
        </w:rPr>
        <w:t xml:space="preserve">a transplant experiment along an elevational gradient in the Swiss Alps, warming imposed directional selection on </w:t>
      </w:r>
      <w:r w:rsidR="00306312">
        <w:rPr>
          <w:rFonts w:ascii="Times New Roman" w:hAnsi="Times New Roman" w:cs="Times New Roman"/>
        </w:rPr>
        <w:t xml:space="preserve">the </w:t>
      </w:r>
      <w:r w:rsidR="004F14BE">
        <w:rPr>
          <w:rFonts w:ascii="Times New Roman" w:hAnsi="Times New Roman" w:cs="Times New Roman"/>
        </w:rPr>
        <w:t xml:space="preserve">leaf area and flowering time of four alpine plant species, but </w:t>
      </w:r>
      <w:r w:rsidR="00A36FAE">
        <w:rPr>
          <w:rFonts w:ascii="Times New Roman" w:hAnsi="Times New Roman" w:cs="Times New Roman"/>
        </w:rPr>
        <w:t xml:space="preserve">the </w:t>
      </w:r>
      <w:r w:rsidR="004F14BE">
        <w:rPr>
          <w:rFonts w:ascii="Times New Roman" w:hAnsi="Times New Roman" w:cs="Times New Roman"/>
        </w:rPr>
        <w:t>strength of that selection was weakened, and in some cases eliminated entirely, in the presence of competitors</w:t>
      </w:r>
      <w:r w:rsidR="001360F4">
        <w:rPr>
          <w:rFonts w:ascii="Times New Roman" w:hAnsi="Times New Roman" w:cs="Times New Roman"/>
        </w:rPr>
        <w:t xml:space="preserve"> (Nomoto et al., 2023)</w:t>
      </w:r>
      <w:r w:rsidR="004F14BE">
        <w:rPr>
          <w:rFonts w:ascii="Times New Roman" w:hAnsi="Times New Roman" w:cs="Times New Roman"/>
        </w:rPr>
        <w:t xml:space="preserve">. </w:t>
      </w:r>
      <w:r w:rsidR="001360F4">
        <w:rPr>
          <w:rFonts w:ascii="Times New Roman" w:hAnsi="Times New Roman" w:cs="Times New Roman"/>
        </w:rPr>
        <w:t xml:space="preserve">This </w:t>
      </w:r>
      <w:r w:rsidR="003D3F67">
        <w:rPr>
          <w:rFonts w:ascii="Times New Roman" w:hAnsi="Times New Roman" w:cs="Times New Roman"/>
        </w:rPr>
        <w:t xml:space="preserve">example </w:t>
      </w:r>
      <w:r w:rsidR="001360F4">
        <w:rPr>
          <w:rFonts w:ascii="Times New Roman" w:hAnsi="Times New Roman" w:cs="Times New Roman"/>
        </w:rPr>
        <w:t>represents the second pathway, in which a species interaction mediated the strength of selection imposed directly by climate change.</w:t>
      </w:r>
      <w:r w:rsidR="00EA7468">
        <w:rPr>
          <w:rFonts w:ascii="Times New Roman" w:hAnsi="Times New Roman" w:cs="Times New Roman"/>
        </w:rPr>
        <w:t xml:space="preserve"> </w:t>
      </w:r>
      <w:r w:rsidR="00843B12">
        <w:rPr>
          <w:rFonts w:ascii="Times New Roman" w:hAnsi="Times New Roman" w:cs="Times New Roman"/>
        </w:rPr>
        <w:t>Although</w:t>
      </w:r>
      <w:r w:rsidR="005F4096">
        <w:rPr>
          <w:rFonts w:ascii="Times New Roman" w:hAnsi="Times New Roman" w:cs="Times New Roman"/>
        </w:rPr>
        <w:t xml:space="preserve"> many other empirical studies have provided supporting evidence for the importance of these evolution-mediated indirect effects (</w:t>
      </w:r>
      <w:r w:rsidR="00130AD7">
        <w:rPr>
          <w:rFonts w:ascii="Times New Roman" w:hAnsi="Times New Roman" w:cs="Times New Roman"/>
        </w:rPr>
        <w:t>Lau et al., 2014; Lopez-Pascua and Buckling, 2008; Van Doorslaer et al., 2009; Tseng et al., 2019</w:t>
      </w:r>
      <w:r w:rsidR="005F4096">
        <w:rPr>
          <w:rFonts w:ascii="Times New Roman" w:hAnsi="Times New Roman" w:cs="Times New Roman"/>
        </w:rPr>
        <w:t>)</w:t>
      </w:r>
      <w:r w:rsidR="00107E3B">
        <w:rPr>
          <w:rFonts w:ascii="Times New Roman" w:hAnsi="Times New Roman" w:cs="Times New Roman"/>
        </w:rPr>
        <w:t>, t</w:t>
      </w:r>
      <w:r w:rsidR="008F1B52">
        <w:rPr>
          <w:rFonts w:ascii="Times New Roman" w:hAnsi="Times New Roman" w:cs="Times New Roman"/>
        </w:rPr>
        <w:t xml:space="preserve">he reciprocal question of how evolutionary responses, in turn, shape species interactions has received less attention. </w:t>
      </w:r>
    </w:p>
    <w:p w14:paraId="3B355CF1" w14:textId="4337F799" w:rsidR="00EF47DA" w:rsidRDefault="001E314E" w:rsidP="00EF47DA">
      <w:pPr>
        <w:spacing w:after="0" w:line="480" w:lineRule="auto"/>
        <w:ind w:firstLine="720"/>
        <w:rPr>
          <w:rFonts w:ascii="Times New Roman" w:hAnsi="Times New Roman" w:cs="Times New Roman"/>
        </w:rPr>
      </w:pPr>
      <w:r>
        <w:rPr>
          <w:rFonts w:ascii="Times New Roman" w:hAnsi="Times New Roman" w:cs="Times New Roman"/>
        </w:rPr>
        <w:t>T</w:t>
      </w:r>
      <w:r w:rsidR="00970F31">
        <w:rPr>
          <w:rFonts w:ascii="Times New Roman" w:hAnsi="Times New Roman" w:cs="Times New Roman"/>
        </w:rPr>
        <w:t xml:space="preserve">heoretical work has indicated that evolutionary responses to climate change can feed back into the ecological consequences of those changes, with the strength and direction of the feedback varying </w:t>
      </w:r>
      <w:r>
        <w:rPr>
          <w:rFonts w:ascii="Times New Roman" w:hAnsi="Times New Roman" w:cs="Times New Roman"/>
        </w:rPr>
        <w:t>with the type and strength of species interactions</w:t>
      </w:r>
      <w:r w:rsidR="00970F31">
        <w:rPr>
          <w:rFonts w:ascii="Times New Roman" w:hAnsi="Times New Roman" w:cs="Times New Roman"/>
        </w:rPr>
        <w:t xml:space="preserve"> (</w:t>
      </w:r>
      <w:r>
        <w:rPr>
          <w:rFonts w:ascii="Times New Roman" w:hAnsi="Times New Roman" w:cs="Times New Roman"/>
        </w:rPr>
        <w:t xml:space="preserve">Northfield and Ives, 2013; </w:t>
      </w:r>
      <w:r w:rsidR="00970F31">
        <w:rPr>
          <w:rFonts w:ascii="Times New Roman" w:hAnsi="Times New Roman" w:cs="Times New Roman"/>
        </w:rPr>
        <w:lastRenderedPageBreak/>
        <w:t>Akesson</w:t>
      </w:r>
      <w:r>
        <w:rPr>
          <w:rFonts w:ascii="Times New Roman" w:hAnsi="Times New Roman" w:cs="Times New Roman"/>
        </w:rPr>
        <w:t xml:space="preserve"> et al.</w:t>
      </w:r>
      <w:r w:rsidR="00970F31">
        <w:rPr>
          <w:rFonts w:ascii="Times New Roman" w:hAnsi="Times New Roman" w:cs="Times New Roman"/>
        </w:rPr>
        <w:t xml:space="preserve">, </w:t>
      </w:r>
      <w:r>
        <w:rPr>
          <w:rFonts w:ascii="Times New Roman" w:hAnsi="Times New Roman" w:cs="Times New Roman"/>
        </w:rPr>
        <w:t>2021; Zhao et al., 2025, preprint)</w:t>
      </w:r>
      <w:r w:rsidR="00946B9D">
        <w:rPr>
          <w:rFonts w:ascii="Times New Roman" w:hAnsi="Times New Roman" w:cs="Times New Roman"/>
        </w:rPr>
        <w:t xml:space="preserve">. Few empirical studies, however, have directly tested how </w:t>
      </w:r>
      <w:commentRangeStart w:id="37"/>
      <w:r w:rsidR="00946B9D">
        <w:rPr>
          <w:rFonts w:ascii="Times New Roman" w:hAnsi="Times New Roman" w:cs="Times New Roman"/>
        </w:rPr>
        <w:t xml:space="preserve">prior adaptation </w:t>
      </w:r>
      <w:commentRangeEnd w:id="37"/>
      <w:r w:rsidR="006E3EA5">
        <w:rPr>
          <w:rStyle w:val="CommentReference"/>
          <w:rFonts w:ascii="Times New Roman" w:hAnsi="Times New Roman" w:cs="Times New Roman"/>
          <w:sz w:val="24"/>
          <w:szCs w:val="24"/>
        </w:rPr>
        <w:commentReference w:id="37"/>
      </w:r>
      <w:r w:rsidR="00946B9D">
        <w:rPr>
          <w:rFonts w:ascii="Times New Roman" w:hAnsi="Times New Roman" w:cs="Times New Roman"/>
        </w:rPr>
        <w:t xml:space="preserve">affects the strength or outcome of species interactions. In one notable exception, Schaum et al. (2018) used populations of the gastropod grazer </w:t>
      </w:r>
      <w:r w:rsidR="00946B9D">
        <w:rPr>
          <w:rFonts w:ascii="Times New Roman" w:hAnsi="Times New Roman" w:cs="Times New Roman"/>
          <w:i/>
          <w:iCs/>
        </w:rPr>
        <w:t>Radix balthica</w:t>
      </w:r>
      <w:r w:rsidR="00946B9D">
        <w:rPr>
          <w:rFonts w:ascii="Times New Roman" w:hAnsi="Times New Roman" w:cs="Times New Roman"/>
        </w:rPr>
        <w:t xml:space="preserve"> from </w:t>
      </w:r>
      <w:r w:rsidR="00C1714F">
        <w:rPr>
          <w:rFonts w:ascii="Times New Roman" w:hAnsi="Times New Roman" w:cs="Times New Roman"/>
        </w:rPr>
        <w:t xml:space="preserve">naturally warmed streams along a geothermal temperature gradient to show that the strength of grazing on an algal prey species was mediated by thermal adaptations in metabolic rate. </w:t>
      </w:r>
      <w:r w:rsidR="006E3EA5">
        <w:rPr>
          <w:rFonts w:ascii="Times New Roman" w:hAnsi="Times New Roman" w:cs="Times New Roman"/>
        </w:rPr>
        <w:t xml:space="preserve">Although </w:t>
      </w:r>
      <w:r w:rsidR="006D5E6A">
        <w:rPr>
          <w:rFonts w:ascii="Times New Roman" w:hAnsi="Times New Roman" w:cs="Times New Roman"/>
        </w:rPr>
        <w:t xml:space="preserve">such </w:t>
      </w:r>
      <w:commentRangeStart w:id="38"/>
      <w:r w:rsidR="006D5E6A">
        <w:rPr>
          <w:rFonts w:ascii="Times New Roman" w:hAnsi="Times New Roman" w:cs="Times New Roman"/>
        </w:rPr>
        <w:t xml:space="preserve">studies make a strong case for this type of evolution-mediated indirect effect on community interactions, they describe adaptation that has </w:t>
      </w:r>
      <w:r w:rsidR="005E7A55">
        <w:rPr>
          <w:rFonts w:ascii="Times New Roman" w:hAnsi="Times New Roman" w:cs="Times New Roman"/>
        </w:rPr>
        <w:t>occurred under natural conditions where multiple species evolve together along environmental gradients that vary in more than just temperature</w:t>
      </w:r>
      <w:r w:rsidR="006D5E6A">
        <w:rPr>
          <w:rFonts w:ascii="Times New Roman" w:hAnsi="Times New Roman" w:cs="Times New Roman"/>
        </w:rPr>
        <w:t>.</w:t>
      </w:r>
      <w:r w:rsidR="002F16EC">
        <w:rPr>
          <w:rFonts w:ascii="Times New Roman" w:hAnsi="Times New Roman" w:cs="Times New Roman"/>
        </w:rPr>
        <w:t xml:space="preserve"> </w:t>
      </w:r>
      <w:r w:rsidR="005E7A55" w:rsidRPr="005E7A55">
        <w:rPr>
          <w:rFonts w:ascii="Times New Roman" w:hAnsi="Times New Roman" w:cs="Times New Roman"/>
        </w:rPr>
        <w:t>Isolating the downstream effects of focal-species adaptation on its interactions therefore requires an experimental system in which the evolutionary history of one species can be manipulated independently, then factorially crossed with contemporary temperatures and species interacti</w:t>
      </w:r>
      <w:commentRangeStart w:id="39"/>
      <w:r w:rsidR="005E7A55" w:rsidRPr="005E7A55">
        <w:rPr>
          <w:rFonts w:ascii="Times New Roman" w:hAnsi="Times New Roman" w:cs="Times New Roman"/>
        </w:rPr>
        <w:t>on</w:t>
      </w:r>
      <w:commentRangeEnd w:id="39"/>
      <w:r w:rsidR="006E3EA5" w:rsidRPr="005E7A55">
        <w:rPr>
          <w:rStyle w:val="CommentReference"/>
          <w:rFonts w:ascii="Times New Roman" w:hAnsi="Times New Roman" w:cs="Times New Roman"/>
          <w:sz w:val="24"/>
          <w:szCs w:val="24"/>
        </w:rPr>
        <w:commentReference w:id="39"/>
      </w:r>
      <w:r w:rsidR="005E7A55" w:rsidRPr="005E7A55">
        <w:rPr>
          <w:rFonts w:ascii="Times New Roman" w:hAnsi="Times New Roman" w:cs="Times New Roman"/>
        </w:rPr>
        <w:t>s.</w:t>
      </w:r>
      <w:commentRangeEnd w:id="38"/>
      <w:r w:rsidR="006E3EA5">
        <w:rPr>
          <w:rStyle w:val="CommentReference"/>
          <w:rFonts w:ascii="Times New Roman" w:hAnsi="Times New Roman" w:cs="Times New Roman"/>
          <w:sz w:val="24"/>
          <w:szCs w:val="24"/>
        </w:rPr>
        <w:commentReference w:id="38"/>
      </w:r>
    </w:p>
    <w:p w14:paraId="6F05D311" w14:textId="5F1EC9EC" w:rsidR="009136F6" w:rsidRDefault="002F16EC" w:rsidP="00EF47DA">
      <w:pPr>
        <w:spacing w:after="0" w:line="480" w:lineRule="auto"/>
        <w:ind w:firstLine="720"/>
        <w:rPr>
          <w:rFonts w:ascii="Times New Roman" w:hAnsi="Times New Roman" w:cs="Times New Roman"/>
        </w:rPr>
      </w:pPr>
      <w:commentRangeStart w:id="40"/>
      <w:r>
        <w:rPr>
          <w:rFonts w:ascii="Times New Roman" w:hAnsi="Times New Roman" w:cs="Times New Roman"/>
        </w:rPr>
        <w:t xml:space="preserve">Among the few systems that meet these requirements are </w:t>
      </w:r>
      <w:commentRangeEnd w:id="40"/>
      <w:r w:rsidR="006E3EA5">
        <w:rPr>
          <w:rStyle w:val="CommentReference"/>
          <w:rFonts w:ascii="Times New Roman" w:hAnsi="Times New Roman" w:cs="Times New Roman"/>
          <w:sz w:val="24"/>
          <w:szCs w:val="24"/>
        </w:rPr>
        <w:commentReference w:id="40"/>
      </w:r>
      <w:r>
        <w:rPr>
          <w:rFonts w:ascii="Times New Roman" w:hAnsi="Times New Roman" w:cs="Times New Roman"/>
        </w:rPr>
        <w:t xml:space="preserve">the water-filled leaves of the purple pitcher plant, </w:t>
      </w:r>
      <w:r>
        <w:rPr>
          <w:rFonts w:ascii="Times New Roman" w:hAnsi="Times New Roman" w:cs="Times New Roman"/>
          <w:i/>
          <w:iCs/>
        </w:rPr>
        <w:t xml:space="preserve">Sarracenia </w:t>
      </w:r>
      <w:commentRangeStart w:id="41"/>
      <w:r>
        <w:rPr>
          <w:rFonts w:ascii="Times New Roman" w:hAnsi="Times New Roman" w:cs="Times New Roman"/>
          <w:i/>
          <w:iCs/>
        </w:rPr>
        <w:t>purpurea</w:t>
      </w:r>
      <w:r>
        <w:rPr>
          <w:rFonts w:ascii="Times New Roman" w:hAnsi="Times New Roman" w:cs="Times New Roman"/>
        </w:rPr>
        <w:t>.</w:t>
      </w:r>
      <w:r w:rsidR="005C06A1">
        <w:rPr>
          <w:rFonts w:ascii="Times New Roman" w:hAnsi="Times New Roman" w:cs="Times New Roman"/>
        </w:rPr>
        <w:t xml:space="preserve"> </w:t>
      </w:r>
      <w:r w:rsidR="00457039">
        <w:rPr>
          <w:rFonts w:ascii="Times New Roman" w:hAnsi="Times New Roman" w:cs="Times New Roman"/>
          <w:i/>
          <w:iCs/>
        </w:rPr>
        <w:t xml:space="preserve">Sarracenia </w:t>
      </w:r>
      <w:commentRangeEnd w:id="41"/>
      <w:r w:rsidR="006E3EA5">
        <w:rPr>
          <w:rStyle w:val="CommentReference"/>
          <w:rFonts w:ascii="Times New Roman" w:hAnsi="Times New Roman" w:cs="Times New Roman"/>
          <w:i/>
          <w:iCs/>
          <w:sz w:val="24"/>
          <w:szCs w:val="24"/>
        </w:rPr>
        <w:commentReference w:id="41"/>
      </w:r>
      <w:r w:rsidR="00457039">
        <w:rPr>
          <w:rFonts w:ascii="Times New Roman" w:hAnsi="Times New Roman" w:cs="Times New Roman"/>
          <w:i/>
          <w:iCs/>
        </w:rPr>
        <w:t>purpurea</w:t>
      </w:r>
      <w:r w:rsidR="00457039">
        <w:rPr>
          <w:rFonts w:ascii="Times New Roman" w:hAnsi="Times New Roman" w:cs="Times New Roman"/>
        </w:rPr>
        <w:t xml:space="preserve"> is a carnivorous plant that attracts insect prey by producing nectar around the rim of cup-shaped, water-filled leaves. </w:t>
      </w:r>
      <w:r w:rsidR="00606DD9">
        <w:rPr>
          <w:rFonts w:ascii="Times New Roman" w:hAnsi="Times New Roman" w:cs="Times New Roman"/>
        </w:rPr>
        <w:t>Prey fall into the water and drown before being decomposed by a diverse community</w:t>
      </w:r>
      <w:r w:rsidR="00BE6A41">
        <w:rPr>
          <w:rFonts w:ascii="Times New Roman" w:hAnsi="Times New Roman" w:cs="Times New Roman"/>
        </w:rPr>
        <w:t xml:space="preserve"> of bacteria, archaea, and fungi</w:t>
      </w:r>
      <w:r w:rsidR="00606DD9">
        <w:rPr>
          <w:rFonts w:ascii="Times New Roman" w:hAnsi="Times New Roman" w:cs="Times New Roman"/>
        </w:rPr>
        <w:t xml:space="preserve">. </w:t>
      </w:r>
      <w:r w:rsidR="006D36D0">
        <w:rPr>
          <w:rFonts w:ascii="Times New Roman" w:hAnsi="Times New Roman" w:cs="Times New Roman"/>
        </w:rPr>
        <w:t>These microbes form the base of multiple trophic level</w:t>
      </w:r>
      <w:r w:rsidR="000A4093">
        <w:rPr>
          <w:rFonts w:ascii="Times New Roman" w:hAnsi="Times New Roman" w:cs="Times New Roman"/>
        </w:rPr>
        <w:t>s</w:t>
      </w:r>
      <w:r w:rsidR="00661CE6">
        <w:rPr>
          <w:rFonts w:ascii="Times New Roman" w:hAnsi="Times New Roman" w:cs="Times New Roman"/>
        </w:rPr>
        <w:t xml:space="preserve">, including </w:t>
      </w:r>
      <w:r w:rsidR="007E137B">
        <w:rPr>
          <w:rFonts w:ascii="Times New Roman" w:hAnsi="Times New Roman" w:cs="Times New Roman"/>
        </w:rPr>
        <w:t xml:space="preserve">primary </w:t>
      </w:r>
      <w:r w:rsidR="008647B4">
        <w:rPr>
          <w:rFonts w:ascii="Times New Roman" w:hAnsi="Times New Roman" w:cs="Times New Roman"/>
        </w:rPr>
        <w:t xml:space="preserve">consumers </w:t>
      </w:r>
      <w:r w:rsidR="007E137B">
        <w:rPr>
          <w:rFonts w:ascii="Times New Roman" w:hAnsi="Times New Roman" w:cs="Times New Roman"/>
        </w:rPr>
        <w:t>(</w:t>
      </w:r>
      <w:r w:rsidR="00661CE6">
        <w:rPr>
          <w:rFonts w:ascii="Times New Roman" w:hAnsi="Times New Roman" w:cs="Times New Roman"/>
        </w:rPr>
        <w:t>bacterivores</w:t>
      </w:r>
      <w:r w:rsidR="007E137B">
        <w:rPr>
          <w:rFonts w:ascii="Times New Roman" w:hAnsi="Times New Roman" w:cs="Times New Roman"/>
        </w:rPr>
        <w:t xml:space="preserve">, </w:t>
      </w:r>
      <w:r w:rsidR="00661CE6">
        <w:rPr>
          <w:rFonts w:ascii="Times New Roman" w:hAnsi="Times New Roman" w:cs="Times New Roman"/>
        </w:rPr>
        <w:t xml:space="preserve">e.g., rotifers and </w:t>
      </w:r>
      <w:r w:rsidR="009D1B53">
        <w:rPr>
          <w:rFonts w:ascii="Times New Roman" w:hAnsi="Times New Roman" w:cs="Times New Roman"/>
        </w:rPr>
        <w:t>protists</w:t>
      </w:r>
      <w:r w:rsidR="00661CE6">
        <w:rPr>
          <w:rFonts w:ascii="Times New Roman" w:hAnsi="Times New Roman" w:cs="Times New Roman"/>
        </w:rPr>
        <w:t xml:space="preserve">) and </w:t>
      </w:r>
      <w:r w:rsidR="007E137B">
        <w:rPr>
          <w:rFonts w:ascii="Times New Roman" w:hAnsi="Times New Roman" w:cs="Times New Roman"/>
        </w:rPr>
        <w:t xml:space="preserve">secondary </w:t>
      </w:r>
      <w:r w:rsidR="008647B4">
        <w:rPr>
          <w:rFonts w:ascii="Times New Roman" w:hAnsi="Times New Roman" w:cs="Times New Roman"/>
        </w:rPr>
        <w:t xml:space="preserve">consumers </w:t>
      </w:r>
      <w:r w:rsidR="00661CE6">
        <w:rPr>
          <w:rFonts w:ascii="Times New Roman" w:hAnsi="Times New Roman" w:cs="Times New Roman"/>
        </w:rPr>
        <w:t>(</w:t>
      </w:r>
      <w:r w:rsidR="007E137B">
        <w:rPr>
          <w:rFonts w:ascii="Times New Roman" w:hAnsi="Times New Roman" w:cs="Times New Roman"/>
        </w:rPr>
        <w:t xml:space="preserve">predators, </w:t>
      </w:r>
      <w:r w:rsidR="00661CE6">
        <w:rPr>
          <w:rFonts w:ascii="Times New Roman" w:hAnsi="Times New Roman" w:cs="Times New Roman"/>
        </w:rPr>
        <w:t>e.g., mosquito and fly larvae).</w:t>
      </w:r>
      <w:r w:rsidR="002C3F3E">
        <w:rPr>
          <w:rFonts w:ascii="Times New Roman" w:hAnsi="Times New Roman" w:cs="Times New Roman"/>
        </w:rPr>
        <w:t xml:space="preserve"> This phytotelmic community has well-documented successional dynamics</w:t>
      </w:r>
      <w:r w:rsidR="00A26DAC">
        <w:rPr>
          <w:rFonts w:ascii="Times New Roman" w:hAnsi="Times New Roman" w:cs="Times New Roman"/>
        </w:rPr>
        <w:t xml:space="preserve"> </w:t>
      </w:r>
      <w:r w:rsidR="00A26DAC" w:rsidRPr="00A26DAC">
        <w:rPr>
          <w:rFonts w:ascii="Times New Roman" w:hAnsi="Times New Roman" w:cs="Times New Roman"/>
        </w:rPr>
        <w:t>(Cuellar-Gempeler et al., 2025; Miller and terHorst, 2012; Fish and Hall, 1978)</w:t>
      </w:r>
      <w:r w:rsidR="002C3F3E">
        <w:rPr>
          <w:rFonts w:ascii="Times New Roman" w:hAnsi="Times New Roman" w:cs="Times New Roman"/>
        </w:rPr>
        <w:t>, and provides a strong model system for studying community-level responses to environmental change</w:t>
      </w:r>
      <w:r w:rsidR="00873D70">
        <w:rPr>
          <w:rFonts w:ascii="Times New Roman" w:hAnsi="Times New Roman" w:cs="Times New Roman"/>
        </w:rPr>
        <w:t xml:space="preserve"> (</w:t>
      </w:r>
      <w:r w:rsidR="00873D70" w:rsidRPr="00873D70">
        <w:rPr>
          <w:rFonts w:ascii="Times New Roman" w:hAnsi="Times New Roman" w:cs="Times New Roman"/>
        </w:rPr>
        <w:t>Miller et al., 2018</w:t>
      </w:r>
      <w:r w:rsidR="00873D70">
        <w:rPr>
          <w:rFonts w:ascii="Times New Roman" w:hAnsi="Times New Roman" w:cs="Times New Roman"/>
        </w:rPr>
        <w:t>)</w:t>
      </w:r>
      <w:r w:rsidR="002C3F3E">
        <w:rPr>
          <w:rFonts w:ascii="Times New Roman" w:hAnsi="Times New Roman" w:cs="Times New Roman"/>
        </w:rPr>
        <w:t>.</w:t>
      </w:r>
      <w:r w:rsidR="00661CE6">
        <w:rPr>
          <w:rFonts w:ascii="Times New Roman" w:hAnsi="Times New Roman" w:cs="Times New Roman"/>
        </w:rPr>
        <w:t xml:space="preserve"> </w:t>
      </w:r>
    </w:p>
    <w:p w14:paraId="72CE876F" w14:textId="7E81CFDF" w:rsidR="00C920A7" w:rsidRDefault="001341F2" w:rsidP="00757B57">
      <w:pPr>
        <w:spacing w:after="0" w:line="480" w:lineRule="auto"/>
        <w:ind w:firstLine="720"/>
        <w:rPr>
          <w:rFonts w:ascii="Times New Roman" w:hAnsi="Times New Roman" w:cs="Times New Roman"/>
        </w:rPr>
      </w:pPr>
      <w:r>
        <w:rPr>
          <w:rFonts w:ascii="Times New Roman" w:hAnsi="Times New Roman" w:cs="Times New Roman"/>
        </w:rPr>
        <w:lastRenderedPageBreak/>
        <w:t xml:space="preserve">Compared to other pitcher plants, </w:t>
      </w:r>
      <w:r>
        <w:rPr>
          <w:rFonts w:ascii="Times New Roman" w:hAnsi="Times New Roman" w:cs="Times New Roman"/>
          <w:i/>
          <w:iCs/>
        </w:rPr>
        <w:t>S. purpurea</w:t>
      </w:r>
      <w:r>
        <w:rPr>
          <w:rFonts w:ascii="Times New Roman" w:hAnsi="Times New Roman" w:cs="Times New Roman"/>
        </w:rPr>
        <w:t xml:space="preserve"> is limited in its production of digestive enzymes and depends on its phytotelmic community to break down captured prey into bioavailable forms of nitrogen and phosphorus (Luciano and Newell, 2017; Bledzki and Ellison, 2003). This dependence makes community-level processes </w:t>
      </w:r>
      <w:r w:rsidR="000C06C8">
        <w:rPr>
          <w:rFonts w:ascii="Times New Roman" w:hAnsi="Times New Roman" w:cs="Times New Roman"/>
        </w:rPr>
        <w:t>(</w:t>
      </w:r>
      <w:r>
        <w:rPr>
          <w:rFonts w:ascii="Times New Roman" w:hAnsi="Times New Roman" w:cs="Times New Roman"/>
        </w:rPr>
        <w:t xml:space="preserve">such as bacterial decomposition and </w:t>
      </w:r>
      <w:r w:rsidR="00B4578B">
        <w:rPr>
          <w:rFonts w:ascii="Times New Roman" w:hAnsi="Times New Roman" w:cs="Times New Roman"/>
        </w:rPr>
        <w:t>the release of mineralized nutrients by bacterivores</w:t>
      </w:r>
      <w:r w:rsidR="000C06C8">
        <w:rPr>
          <w:rFonts w:ascii="Times New Roman" w:hAnsi="Times New Roman" w:cs="Times New Roman"/>
        </w:rPr>
        <w:t>)</w:t>
      </w:r>
      <w:r w:rsidR="00B4578B">
        <w:rPr>
          <w:rFonts w:ascii="Times New Roman" w:hAnsi="Times New Roman" w:cs="Times New Roman"/>
        </w:rPr>
        <w:t xml:space="preserve"> central to the fitness of </w:t>
      </w:r>
      <w:r w:rsidR="00B4578B">
        <w:rPr>
          <w:rFonts w:ascii="Times New Roman" w:hAnsi="Times New Roman" w:cs="Times New Roman"/>
          <w:i/>
          <w:iCs/>
        </w:rPr>
        <w:t>S. purpurea</w:t>
      </w:r>
      <w:r w:rsidR="00B4578B">
        <w:rPr>
          <w:rFonts w:ascii="Times New Roman" w:hAnsi="Times New Roman" w:cs="Times New Roman"/>
        </w:rPr>
        <w:t xml:space="preserve">. </w:t>
      </w:r>
      <w:r w:rsidR="004900C0">
        <w:rPr>
          <w:rFonts w:ascii="Times New Roman" w:hAnsi="Times New Roman" w:cs="Times New Roman"/>
        </w:rPr>
        <w:t xml:space="preserve">The rate of </w:t>
      </w:r>
      <w:r w:rsidR="00FD5AEC">
        <w:rPr>
          <w:rFonts w:ascii="Times New Roman" w:hAnsi="Times New Roman" w:cs="Times New Roman"/>
        </w:rPr>
        <w:t xml:space="preserve">prey </w:t>
      </w:r>
      <w:r w:rsidR="004900C0">
        <w:rPr>
          <w:rFonts w:ascii="Times New Roman" w:hAnsi="Times New Roman" w:cs="Times New Roman"/>
        </w:rPr>
        <w:t xml:space="preserve">decomposition increases with the species richness of leaves (Baiser et al., 2011), suggesting that any climate-driven shift in community composition or interaction strength could feed back to affect the plant itself. </w:t>
      </w:r>
      <w:r w:rsidR="00BE7ECF">
        <w:rPr>
          <w:rFonts w:ascii="Times New Roman" w:hAnsi="Times New Roman" w:cs="Times New Roman"/>
        </w:rPr>
        <w:t>Although</w:t>
      </w:r>
      <w:r w:rsidR="004900C0">
        <w:rPr>
          <w:rFonts w:ascii="Times New Roman" w:hAnsi="Times New Roman" w:cs="Times New Roman"/>
        </w:rPr>
        <w:t xml:space="preserve"> climate change effects on </w:t>
      </w:r>
      <w:r w:rsidR="004900C0">
        <w:rPr>
          <w:rFonts w:ascii="Times New Roman" w:hAnsi="Times New Roman" w:cs="Times New Roman"/>
          <w:i/>
          <w:iCs/>
        </w:rPr>
        <w:t>S. purpurea</w:t>
      </w:r>
      <w:r w:rsidR="004900C0">
        <w:rPr>
          <w:rFonts w:ascii="Times New Roman" w:hAnsi="Times New Roman" w:cs="Times New Roman"/>
        </w:rPr>
        <w:t xml:space="preserve"> populations are increasingly documented (Gotelli and Ellison, 2002; Abbott and Battaglia, 2015; Brown et al., 2025), little is known about how warming affects interactions among organisms living inside the leaves (but see Bradshaw and Holzapfel, 2000). </w:t>
      </w:r>
      <w:r w:rsidR="00C920A7">
        <w:rPr>
          <w:rFonts w:ascii="Times New Roman" w:hAnsi="Times New Roman" w:cs="Times New Roman"/>
        </w:rPr>
        <w:t>One such interaction is competition among bacterivor</w:t>
      </w:r>
      <w:r w:rsidR="00504FEE">
        <w:rPr>
          <w:rFonts w:ascii="Times New Roman" w:hAnsi="Times New Roman" w:cs="Times New Roman"/>
        </w:rPr>
        <w:t>es</w:t>
      </w:r>
      <w:r w:rsidR="00C920A7">
        <w:rPr>
          <w:rFonts w:ascii="Times New Roman" w:hAnsi="Times New Roman" w:cs="Times New Roman"/>
        </w:rPr>
        <w:t xml:space="preserve">, of which </w:t>
      </w:r>
      <w:r w:rsidR="00C920A7">
        <w:rPr>
          <w:rFonts w:ascii="Times New Roman" w:hAnsi="Times New Roman" w:cs="Times New Roman"/>
          <w:i/>
          <w:iCs/>
        </w:rPr>
        <w:t xml:space="preserve">S. </w:t>
      </w:r>
      <w:r w:rsidR="00C920A7" w:rsidRPr="00C920A7">
        <w:rPr>
          <w:rFonts w:ascii="Times New Roman" w:hAnsi="Times New Roman" w:cs="Times New Roman"/>
          <w:i/>
          <w:iCs/>
        </w:rPr>
        <w:t>purpurea</w:t>
      </w:r>
      <w:r w:rsidR="00C920A7">
        <w:rPr>
          <w:rFonts w:ascii="Times New Roman" w:hAnsi="Times New Roman" w:cs="Times New Roman"/>
        </w:rPr>
        <w:t xml:space="preserve"> phytotelmata host over a dozen species </w:t>
      </w:r>
      <w:r w:rsidR="00FB7711">
        <w:rPr>
          <w:rFonts w:ascii="Times New Roman" w:hAnsi="Times New Roman" w:cs="Times New Roman"/>
        </w:rPr>
        <w:t>including</w:t>
      </w:r>
      <w:r w:rsidR="00C920A7">
        <w:rPr>
          <w:rFonts w:ascii="Times New Roman" w:hAnsi="Times New Roman" w:cs="Times New Roman"/>
        </w:rPr>
        <w:t xml:space="preserve"> ciliates, flagellates, amoebae, and rotifers (Cochran-Stafira and von Ende, 1998; </w:t>
      </w:r>
      <w:r w:rsidR="00C920A7" w:rsidRPr="00730143">
        <w:rPr>
          <w:rFonts w:ascii="Times New Roman" w:hAnsi="Times New Roman" w:cs="Times New Roman"/>
          <w:color w:val="000000" w:themeColor="text1"/>
        </w:rPr>
        <w:t>Ellison et al., 2021</w:t>
      </w:r>
      <w:r w:rsidR="00C920A7">
        <w:rPr>
          <w:rFonts w:ascii="Times New Roman" w:hAnsi="Times New Roman" w:cs="Times New Roman"/>
        </w:rPr>
        <w:t>).</w:t>
      </w:r>
      <w:r w:rsidR="00505B0D">
        <w:rPr>
          <w:rFonts w:ascii="Times New Roman" w:hAnsi="Times New Roman" w:cs="Times New Roman"/>
        </w:rPr>
        <w:t xml:space="preserve"> </w:t>
      </w:r>
      <w:r w:rsidR="0017764D">
        <w:rPr>
          <w:rFonts w:ascii="Times New Roman" w:hAnsi="Times New Roman" w:cs="Times New Roman"/>
        </w:rPr>
        <w:t xml:space="preserve">These bacterivores </w:t>
      </w:r>
      <w:r w:rsidR="00D6699C">
        <w:rPr>
          <w:rFonts w:ascii="Times New Roman" w:hAnsi="Times New Roman" w:cs="Times New Roman"/>
        </w:rPr>
        <w:t>transfer</w:t>
      </w:r>
      <w:r w:rsidR="0017764D">
        <w:rPr>
          <w:rFonts w:ascii="Times New Roman" w:hAnsi="Times New Roman" w:cs="Times New Roman"/>
        </w:rPr>
        <w:t xml:space="preserve"> mineralized nutrients to </w:t>
      </w:r>
      <w:r w:rsidR="0017764D">
        <w:rPr>
          <w:rFonts w:ascii="Times New Roman" w:hAnsi="Times New Roman" w:cs="Times New Roman"/>
          <w:i/>
          <w:iCs/>
        </w:rPr>
        <w:t>S. purpurea</w:t>
      </w:r>
      <w:r w:rsidR="0017764D">
        <w:rPr>
          <w:rFonts w:ascii="Times New Roman" w:hAnsi="Times New Roman" w:cs="Times New Roman"/>
        </w:rPr>
        <w:t xml:space="preserve">, a process most well documented in the pitcher plant rotifer </w:t>
      </w:r>
      <w:r w:rsidR="0017764D">
        <w:rPr>
          <w:rFonts w:ascii="Times New Roman" w:hAnsi="Times New Roman" w:cs="Times New Roman"/>
          <w:i/>
          <w:iCs/>
        </w:rPr>
        <w:t>Habrotrocha rosa</w:t>
      </w:r>
      <w:r w:rsidR="0017764D">
        <w:rPr>
          <w:rFonts w:ascii="Times New Roman" w:hAnsi="Times New Roman" w:cs="Times New Roman"/>
        </w:rPr>
        <w:t xml:space="preserve"> (Bledzki and Ellison, 1998, 2002, 2003).</w:t>
      </w:r>
      <w:r w:rsidR="00206392">
        <w:rPr>
          <w:rFonts w:ascii="Times New Roman" w:hAnsi="Times New Roman" w:cs="Times New Roman"/>
        </w:rPr>
        <w:t xml:space="preserve"> </w:t>
      </w:r>
      <w:r w:rsidR="00206392">
        <w:rPr>
          <w:rFonts w:ascii="Times New Roman" w:hAnsi="Times New Roman" w:cs="Times New Roman"/>
          <w:i/>
          <w:iCs/>
        </w:rPr>
        <w:t xml:space="preserve">Habrotrocha rosa </w:t>
      </w:r>
      <w:r w:rsidR="00206392">
        <w:rPr>
          <w:rFonts w:ascii="Times New Roman" w:hAnsi="Times New Roman" w:cs="Times New Roman"/>
        </w:rPr>
        <w:t>co</w:t>
      </w:r>
      <w:r w:rsidR="00D6292D">
        <w:rPr>
          <w:rFonts w:ascii="Times New Roman" w:hAnsi="Times New Roman" w:cs="Times New Roman"/>
        </w:rPr>
        <w:t>-</w:t>
      </w:r>
      <w:r w:rsidR="00206392">
        <w:rPr>
          <w:rFonts w:ascii="Times New Roman" w:hAnsi="Times New Roman" w:cs="Times New Roman"/>
        </w:rPr>
        <w:t>occur</w:t>
      </w:r>
      <w:r w:rsidR="00D6292D">
        <w:rPr>
          <w:rFonts w:ascii="Times New Roman" w:hAnsi="Times New Roman" w:cs="Times New Roman"/>
        </w:rPr>
        <w:t>s</w:t>
      </w:r>
      <w:r w:rsidR="00206392">
        <w:rPr>
          <w:rFonts w:ascii="Times New Roman" w:hAnsi="Times New Roman" w:cs="Times New Roman"/>
        </w:rPr>
        <w:t xml:space="preserve"> and compete</w:t>
      </w:r>
      <w:r w:rsidR="00D6292D">
        <w:rPr>
          <w:rFonts w:ascii="Times New Roman" w:hAnsi="Times New Roman" w:cs="Times New Roman"/>
        </w:rPr>
        <w:t>s</w:t>
      </w:r>
      <w:r w:rsidR="00206392">
        <w:rPr>
          <w:rFonts w:ascii="Times New Roman" w:hAnsi="Times New Roman" w:cs="Times New Roman"/>
        </w:rPr>
        <w:t xml:space="preserve"> for bacterial resources with other bacterivores</w:t>
      </w:r>
      <w:r w:rsidR="00C51A99">
        <w:rPr>
          <w:rFonts w:ascii="Times New Roman" w:hAnsi="Times New Roman" w:cs="Times New Roman"/>
        </w:rPr>
        <w:t xml:space="preserve">, among the more common of which are ciliates in the genus </w:t>
      </w:r>
      <w:r w:rsidR="00C51A99">
        <w:rPr>
          <w:rFonts w:ascii="Times New Roman" w:hAnsi="Times New Roman" w:cs="Times New Roman"/>
          <w:i/>
          <w:iCs/>
        </w:rPr>
        <w:t>Tetrahymena</w:t>
      </w:r>
      <w:r w:rsidR="00C51A99">
        <w:rPr>
          <w:rFonts w:ascii="Times New Roman" w:hAnsi="Times New Roman" w:cs="Times New Roman"/>
        </w:rPr>
        <w:t xml:space="preserve">. </w:t>
      </w:r>
      <w:r w:rsidR="009A3313">
        <w:rPr>
          <w:rFonts w:ascii="Times New Roman" w:hAnsi="Times New Roman" w:cs="Times New Roman"/>
        </w:rPr>
        <w:t xml:space="preserve">The competition between </w:t>
      </w:r>
      <w:r w:rsidR="009A3313">
        <w:rPr>
          <w:rFonts w:ascii="Times New Roman" w:hAnsi="Times New Roman" w:cs="Times New Roman"/>
          <w:i/>
          <w:iCs/>
        </w:rPr>
        <w:t>H. rosa</w:t>
      </w:r>
      <w:r w:rsidR="009A3313">
        <w:rPr>
          <w:rFonts w:ascii="Times New Roman" w:hAnsi="Times New Roman" w:cs="Times New Roman"/>
        </w:rPr>
        <w:t xml:space="preserve"> and </w:t>
      </w:r>
      <w:r w:rsidR="009A3313">
        <w:rPr>
          <w:rFonts w:ascii="Times New Roman" w:hAnsi="Times New Roman" w:cs="Times New Roman"/>
          <w:i/>
          <w:iCs/>
        </w:rPr>
        <w:t>Tetrahymena</w:t>
      </w:r>
      <w:r w:rsidR="009A3313">
        <w:rPr>
          <w:rFonts w:ascii="Times New Roman" w:hAnsi="Times New Roman" w:cs="Times New Roman"/>
        </w:rPr>
        <w:t xml:space="preserve"> not only offers an opportunity to investigate the effects of rapid warming on the </w:t>
      </w:r>
      <w:r w:rsidR="009A3313">
        <w:rPr>
          <w:rFonts w:ascii="Times New Roman" w:hAnsi="Times New Roman" w:cs="Times New Roman"/>
          <w:i/>
          <w:iCs/>
        </w:rPr>
        <w:t>S. purpurea</w:t>
      </w:r>
      <w:r w:rsidR="009A3313">
        <w:rPr>
          <w:rFonts w:ascii="Times New Roman" w:hAnsi="Times New Roman" w:cs="Times New Roman"/>
        </w:rPr>
        <w:t xml:space="preserve"> phytotelmic community, but also how rapid evolution can mediate the indirect effects of climate on ecology.</w:t>
      </w:r>
    </w:p>
    <w:p w14:paraId="4C16B69B" w14:textId="6B9CA7A8" w:rsidR="00757B57" w:rsidRDefault="00757B57" w:rsidP="00C920A7">
      <w:pPr>
        <w:spacing w:after="0"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i/>
          <w:iCs/>
        </w:rPr>
        <w:t>Habrotrocha rosa</w:t>
      </w:r>
      <w:r>
        <w:rPr>
          <w:rFonts w:ascii="Times New Roman" w:hAnsi="Times New Roman" w:cs="Times New Roman"/>
        </w:rPr>
        <w:t xml:space="preserve"> is particularly well-suited for empirical investigation of evolution-mediated indirect effects. It reproduces exclusively through apomictic parthenogenesis (Plasota and Plasota, 1980), allowing for the establishment of clonal lines and the manipulation of </w:t>
      </w:r>
      <w:r>
        <w:rPr>
          <w:rFonts w:ascii="Times New Roman" w:hAnsi="Times New Roman" w:cs="Times New Roman"/>
        </w:rPr>
        <w:lastRenderedPageBreak/>
        <w:t xml:space="preserve">population composition under controlled conditions. </w:t>
      </w:r>
      <w:r w:rsidR="00CA73E8">
        <w:rPr>
          <w:rFonts w:ascii="Times New Roman" w:hAnsi="Times New Roman" w:cs="Times New Roman"/>
        </w:rPr>
        <w:t xml:space="preserve">With a </w:t>
      </w:r>
      <w:r>
        <w:rPr>
          <w:rFonts w:ascii="Times New Roman" w:hAnsi="Times New Roman" w:cs="Times New Roman"/>
        </w:rPr>
        <w:t>generation time of only 2–3 days</w:t>
      </w:r>
      <w:r w:rsidR="00834CFA">
        <w:rPr>
          <w:rFonts w:ascii="Times New Roman" w:hAnsi="Times New Roman" w:cs="Times New Roman"/>
        </w:rPr>
        <w:t xml:space="preserve">, experimental evolution over more than a hundred generations can be performed </w:t>
      </w:r>
      <w:r w:rsidR="00E56B62">
        <w:rPr>
          <w:rFonts w:ascii="Times New Roman" w:hAnsi="Times New Roman" w:cs="Times New Roman"/>
        </w:rPr>
        <w:t xml:space="preserve">well </w:t>
      </w:r>
      <w:r w:rsidR="00834CFA">
        <w:rPr>
          <w:rFonts w:ascii="Times New Roman" w:hAnsi="Times New Roman" w:cs="Times New Roman"/>
        </w:rPr>
        <w:t xml:space="preserve">within </w:t>
      </w:r>
      <w:r w:rsidR="00320544">
        <w:rPr>
          <w:rFonts w:ascii="Times New Roman" w:hAnsi="Times New Roman" w:cs="Times New Roman"/>
        </w:rPr>
        <w:t>a</w:t>
      </w:r>
      <w:r w:rsidR="00834CFA">
        <w:rPr>
          <w:rFonts w:ascii="Times New Roman" w:hAnsi="Times New Roman" w:cs="Times New Roman"/>
        </w:rPr>
        <w:t xml:space="preserve"> </w:t>
      </w:r>
      <w:r w:rsidR="00E56B62">
        <w:rPr>
          <w:rFonts w:ascii="Times New Roman" w:hAnsi="Times New Roman" w:cs="Times New Roman"/>
        </w:rPr>
        <w:t>year</w:t>
      </w:r>
      <w:r w:rsidR="00834CFA">
        <w:rPr>
          <w:rFonts w:ascii="Times New Roman" w:hAnsi="Times New Roman" w:cs="Times New Roman"/>
        </w:rPr>
        <w:t xml:space="preserve">. </w:t>
      </w:r>
      <w:r w:rsidR="007B656D">
        <w:rPr>
          <w:rFonts w:ascii="Times New Roman" w:hAnsi="Times New Roman" w:cs="Times New Roman"/>
        </w:rPr>
        <w:t>Substantial standing variation in thermal response exists among clonal linages within individual leaves, supporting the potential for clonal selection to act rapidly. Together, the</w:t>
      </w:r>
      <w:r w:rsidR="00E8497C">
        <w:rPr>
          <w:rFonts w:ascii="Times New Roman" w:hAnsi="Times New Roman" w:cs="Times New Roman"/>
        </w:rPr>
        <w:t xml:space="preserve">se features </w:t>
      </w:r>
      <w:r w:rsidR="007B656D">
        <w:rPr>
          <w:rFonts w:ascii="Times New Roman" w:hAnsi="Times New Roman" w:cs="Times New Roman"/>
        </w:rPr>
        <w:t xml:space="preserve">of </w:t>
      </w:r>
      <w:r w:rsidR="007B656D">
        <w:rPr>
          <w:rFonts w:ascii="Times New Roman" w:hAnsi="Times New Roman" w:cs="Times New Roman"/>
          <w:i/>
          <w:iCs/>
        </w:rPr>
        <w:t>H. rosa</w:t>
      </w:r>
      <w:r w:rsidR="007B656D">
        <w:rPr>
          <w:rFonts w:ascii="Times New Roman" w:hAnsi="Times New Roman" w:cs="Times New Roman"/>
        </w:rPr>
        <w:t xml:space="preserve"> makes it possible to induce thermal adaptation on a timescale commensurate to that of changes in species interactions, then measure the downstream effects on an ecologically relevant interaction with their natural competitor, </w:t>
      </w:r>
      <w:r w:rsidR="007B656D">
        <w:rPr>
          <w:rFonts w:ascii="Times New Roman" w:hAnsi="Times New Roman" w:cs="Times New Roman"/>
          <w:i/>
          <w:iCs/>
        </w:rPr>
        <w:t>Tetrahymena</w:t>
      </w:r>
      <w:r w:rsidR="007B656D">
        <w:rPr>
          <w:rFonts w:ascii="Times New Roman" w:hAnsi="Times New Roman" w:cs="Times New Roman"/>
        </w:rPr>
        <w:t>.</w:t>
      </w:r>
    </w:p>
    <w:p w14:paraId="3B8C44D5" w14:textId="2034158F" w:rsidR="007B74FC" w:rsidRDefault="00AF27CC" w:rsidP="007B74FC">
      <w:pPr>
        <w:spacing w:after="0" w:line="480" w:lineRule="auto"/>
        <w:rPr>
          <w:rFonts w:ascii="Times New Roman" w:hAnsi="Times New Roman" w:cs="Times New Roman"/>
        </w:rPr>
      </w:pPr>
      <w:r>
        <w:rPr>
          <w:rFonts w:ascii="Times New Roman" w:hAnsi="Times New Roman" w:cs="Times New Roman"/>
        </w:rPr>
        <w:tab/>
      </w:r>
      <w:r w:rsidRPr="00AF27CC">
        <w:rPr>
          <w:rFonts w:ascii="Times New Roman" w:hAnsi="Times New Roman" w:cs="Times New Roman"/>
        </w:rPr>
        <w:t xml:space="preserve">In this study, I asked three questions about the role of evolution-mediated indirect effects in the warming response of the </w:t>
      </w:r>
      <w:r w:rsidRPr="00092288">
        <w:rPr>
          <w:rFonts w:ascii="Times New Roman" w:hAnsi="Times New Roman" w:cs="Times New Roman"/>
          <w:i/>
          <w:iCs/>
        </w:rPr>
        <w:t>S. purpurea</w:t>
      </w:r>
      <w:r w:rsidRPr="00AF27CC">
        <w:rPr>
          <w:rFonts w:ascii="Times New Roman" w:hAnsi="Times New Roman" w:cs="Times New Roman"/>
        </w:rPr>
        <w:t xml:space="preserve"> inquiline community</w:t>
      </w:r>
      <w:r w:rsidR="007C3739">
        <w:rPr>
          <w:rFonts w:ascii="Times New Roman" w:hAnsi="Times New Roman" w:cs="Times New Roman"/>
        </w:rPr>
        <w:t>: (1)</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 populations of </w:t>
      </w:r>
      <w:r w:rsidRPr="00092288">
        <w:rPr>
          <w:rFonts w:ascii="Times New Roman" w:hAnsi="Times New Roman" w:cs="Times New Roman"/>
          <w:i/>
          <w:iCs/>
        </w:rPr>
        <w:t>H. rosa</w:t>
      </w:r>
      <w:r w:rsidRPr="00AF27CC">
        <w:rPr>
          <w:rFonts w:ascii="Times New Roman" w:hAnsi="Times New Roman" w:cs="Times New Roman"/>
        </w:rPr>
        <w:t xml:space="preserve"> adapt rapidly to a novel temperature?</w:t>
      </w:r>
      <w:r w:rsidR="007C3739">
        <w:rPr>
          <w:rFonts w:ascii="Times New Roman" w:hAnsi="Times New Roman" w:cs="Times New Roman"/>
        </w:rPr>
        <w:t xml:space="preserve"> (2)</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w:t>
      </w:r>
      <w:r w:rsidRPr="000174BC">
        <w:rPr>
          <w:rFonts w:ascii="Times New Roman" w:hAnsi="Times New Roman" w:cs="Times New Roman"/>
          <w:i/>
          <w:iCs/>
        </w:rPr>
        <w:t>H. rosa</w:t>
      </w:r>
      <w:r w:rsidRPr="00AF27CC">
        <w:rPr>
          <w:rFonts w:ascii="Times New Roman" w:hAnsi="Times New Roman" w:cs="Times New Roman"/>
        </w:rPr>
        <w:t xml:space="preserve"> compete with the bacterivorous ciliate </w:t>
      </w:r>
      <w:r w:rsidRPr="000174BC">
        <w:rPr>
          <w:rFonts w:ascii="Times New Roman" w:hAnsi="Times New Roman" w:cs="Times New Roman"/>
          <w:i/>
          <w:iCs/>
        </w:rPr>
        <w:t>Tetrahymena</w:t>
      </w:r>
      <w:r w:rsidRPr="00AF27CC">
        <w:rPr>
          <w:rFonts w:ascii="Times New Roman" w:hAnsi="Times New Roman" w:cs="Times New Roman"/>
        </w:rPr>
        <w:t>?</w:t>
      </w:r>
      <w:r w:rsidR="00CA2728">
        <w:rPr>
          <w:rFonts w:ascii="Times New Roman" w:hAnsi="Times New Roman" w:cs="Times New Roman"/>
        </w:rPr>
        <w:t xml:space="preserve"> </w:t>
      </w:r>
      <w:r w:rsidR="007C3739">
        <w:rPr>
          <w:rFonts w:ascii="Times New Roman" w:hAnsi="Times New Roman" w:cs="Times New Roman"/>
        </w:rPr>
        <w:t>(3)</w:t>
      </w:r>
      <w:r w:rsidRPr="00AF27CC">
        <w:rPr>
          <w:rFonts w:ascii="Times New Roman" w:hAnsi="Times New Roman" w:cs="Times New Roman"/>
        </w:rPr>
        <w:t xml:space="preserve"> </w:t>
      </w:r>
      <w:r w:rsidR="007C3739">
        <w:rPr>
          <w:rFonts w:ascii="Times New Roman" w:hAnsi="Times New Roman" w:cs="Times New Roman"/>
        </w:rPr>
        <w:t>D</w:t>
      </w:r>
      <w:r w:rsidRPr="00AF27CC">
        <w:rPr>
          <w:rFonts w:ascii="Times New Roman" w:hAnsi="Times New Roman" w:cs="Times New Roman"/>
        </w:rPr>
        <w:t xml:space="preserve">oes the outcome of competition depend on the evolutionary history of </w:t>
      </w:r>
      <w:r w:rsidRPr="000174BC">
        <w:rPr>
          <w:rFonts w:ascii="Times New Roman" w:hAnsi="Times New Roman" w:cs="Times New Roman"/>
          <w:i/>
          <w:iCs/>
        </w:rPr>
        <w:t>H. rosa</w:t>
      </w:r>
      <w:r w:rsidRPr="00AF27CC">
        <w:rPr>
          <w:rFonts w:ascii="Times New Roman" w:hAnsi="Times New Roman" w:cs="Times New Roman"/>
        </w:rPr>
        <w:t xml:space="preserve">? To address these questions, I allowed mixed-clone cultures of </w:t>
      </w:r>
      <w:r w:rsidRPr="000174BC">
        <w:rPr>
          <w:rFonts w:ascii="Times New Roman" w:hAnsi="Times New Roman" w:cs="Times New Roman"/>
          <w:i/>
          <w:iCs/>
        </w:rPr>
        <w:t>H. rosa</w:t>
      </w:r>
      <w:r w:rsidRPr="00AF27CC">
        <w:rPr>
          <w:rFonts w:ascii="Times New Roman" w:hAnsi="Times New Roman" w:cs="Times New Roman"/>
        </w:rPr>
        <w:t xml:space="preserve"> to </w:t>
      </w:r>
      <w:r w:rsidR="00BE7ECF">
        <w:rPr>
          <w:rFonts w:ascii="Times New Roman" w:hAnsi="Times New Roman" w:cs="Times New Roman"/>
        </w:rPr>
        <w:t>evolve in response</w:t>
      </w:r>
      <w:r w:rsidR="00BE7ECF" w:rsidRPr="00AF27CC">
        <w:rPr>
          <w:rFonts w:ascii="Times New Roman" w:hAnsi="Times New Roman" w:cs="Times New Roman"/>
        </w:rPr>
        <w:t xml:space="preserve"> </w:t>
      </w:r>
      <w:r w:rsidRPr="00AF27CC">
        <w:rPr>
          <w:rFonts w:ascii="Times New Roman" w:hAnsi="Times New Roman" w:cs="Times New Roman"/>
        </w:rPr>
        <w:t xml:space="preserve">to constant temperatures of 25 °C or 30 °C for approximately 120 generations, then established competition experiments in a factorial design that crossed evolved temperature, contemporary temperature, and the presence of </w:t>
      </w:r>
      <w:r w:rsidRPr="005A259F">
        <w:rPr>
          <w:rFonts w:ascii="Times New Roman" w:hAnsi="Times New Roman" w:cs="Times New Roman"/>
          <w:i/>
          <w:iCs/>
        </w:rPr>
        <w:t>Tetrahymena</w:t>
      </w:r>
      <w:r w:rsidRPr="00AF27CC">
        <w:rPr>
          <w:rFonts w:ascii="Times New Roman" w:hAnsi="Times New Roman" w:cs="Times New Roman"/>
        </w:rPr>
        <w:t xml:space="preserve">. </w:t>
      </w:r>
      <w:r w:rsidR="00291598">
        <w:rPr>
          <w:rFonts w:ascii="Times New Roman" w:hAnsi="Times New Roman" w:cs="Times New Roman"/>
        </w:rPr>
        <w:t>To estimate the effects of these treatments on each species’ performance, I fit logistic growth models to time-series population data and extracted intrinsic growth rate (</w:t>
      </w:r>
      <w:r w:rsidR="00291598" w:rsidRPr="00291598">
        <w:rPr>
          <w:rFonts w:ascii="Times New Roman" w:hAnsi="Times New Roman" w:cs="Times New Roman"/>
          <w:i/>
          <w:iCs/>
        </w:rPr>
        <w:t>r</w:t>
      </w:r>
      <w:r w:rsidR="00291598">
        <w:rPr>
          <w:rFonts w:ascii="Times New Roman" w:hAnsi="Times New Roman" w:cs="Times New Roman"/>
        </w:rPr>
        <w:t xml:space="preserve">) and crowding coefficients (α) for both </w:t>
      </w:r>
      <w:r w:rsidR="00291598">
        <w:rPr>
          <w:rFonts w:ascii="Times New Roman" w:hAnsi="Times New Roman" w:cs="Times New Roman"/>
          <w:i/>
          <w:iCs/>
        </w:rPr>
        <w:t>H. rosa</w:t>
      </w:r>
      <w:r w:rsidR="00291598">
        <w:rPr>
          <w:rFonts w:ascii="Times New Roman" w:hAnsi="Times New Roman" w:cs="Times New Roman"/>
        </w:rPr>
        <w:t xml:space="preserve"> and </w:t>
      </w:r>
      <w:r w:rsidR="00291598">
        <w:rPr>
          <w:rFonts w:ascii="Times New Roman" w:hAnsi="Times New Roman" w:cs="Times New Roman"/>
          <w:i/>
          <w:iCs/>
        </w:rPr>
        <w:t>Tetrahymena.</w:t>
      </w:r>
      <w:r w:rsidR="00291598">
        <w:rPr>
          <w:rFonts w:ascii="Times New Roman" w:hAnsi="Times New Roman" w:cs="Times New Roman"/>
        </w:rPr>
        <w:t xml:space="preserve"> These two parameters describe distinct aspects of population growth: </w:t>
      </w:r>
      <w:r w:rsidR="00291598">
        <w:rPr>
          <w:rFonts w:ascii="Times New Roman" w:hAnsi="Times New Roman" w:cs="Times New Roman"/>
          <w:i/>
          <w:iCs/>
        </w:rPr>
        <w:t xml:space="preserve">r </w:t>
      </w:r>
      <w:r w:rsidR="00291598">
        <w:rPr>
          <w:rFonts w:ascii="Times New Roman" w:hAnsi="Times New Roman" w:cs="Times New Roman"/>
        </w:rPr>
        <w:t>reflects per-capita performance at low density, while α</w:t>
      </w:r>
      <w:r w:rsidR="00291598" w:rsidRPr="00291598">
        <w:rPr>
          <w:rFonts w:ascii="Times New Roman" w:hAnsi="Times New Roman" w:cs="Times New Roman"/>
        </w:rPr>
        <w:t xml:space="preserve"> </w:t>
      </w:r>
      <w:r w:rsidR="00291598">
        <w:rPr>
          <w:rFonts w:ascii="Times New Roman" w:hAnsi="Times New Roman" w:cs="Times New Roman"/>
        </w:rPr>
        <w:t xml:space="preserve">reflects the strength of density-dependent suppression. </w:t>
      </w:r>
      <w:r w:rsidRPr="00291598">
        <w:rPr>
          <w:rFonts w:ascii="Times New Roman" w:hAnsi="Times New Roman" w:cs="Times New Roman"/>
        </w:rPr>
        <w:t>I</w:t>
      </w:r>
      <w:r w:rsidRPr="00AF27CC">
        <w:rPr>
          <w:rFonts w:ascii="Times New Roman" w:hAnsi="Times New Roman" w:cs="Times New Roman"/>
        </w:rPr>
        <w:t xml:space="preserve"> expected that </w:t>
      </w:r>
      <w:r w:rsidR="000174BC">
        <w:rPr>
          <w:rFonts w:ascii="Times New Roman" w:hAnsi="Times New Roman" w:cs="Times New Roman"/>
        </w:rPr>
        <w:t xml:space="preserve">(1) </w:t>
      </w:r>
      <w:r w:rsidRPr="000174BC">
        <w:rPr>
          <w:rFonts w:ascii="Times New Roman" w:hAnsi="Times New Roman" w:cs="Times New Roman"/>
          <w:i/>
          <w:iCs/>
        </w:rPr>
        <w:t>H. rosa</w:t>
      </w:r>
      <w:r w:rsidRPr="00AF27CC">
        <w:rPr>
          <w:rFonts w:ascii="Times New Roman" w:hAnsi="Times New Roman" w:cs="Times New Roman"/>
        </w:rPr>
        <w:t xml:space="preserve"> would adapt to its assigned temperature within this period,</w:t>
      </w:r>
      <w:r w:rsidR="0017190C">
        <w:rPr>
          <w:rFonts w:ascii="Times New Roman" w:hAnsi="Times New Roman" w:cs="Times New Roman"/>
        </w:rPr>
        <w:t xml:space="preserve"> (2)</w:t>
      </w:r>
      <w:r w:rsidRPr="00AF27CC">
        <w:rPr>
          <w:rFonts w:ascii="Times New Roman" w:hAnsi="Times New Roman" w:cs="Times New Roman"/>
        </w:rPr>
        <w:t xml:space="preserve"> that competition with </w:t>
      </w:r>
      <w:r w:rsidRPr="005A259F">
        <w:rPr>
          <w:rFonts w:ascii="Times New Roman" w:hAnsi="Times New Roman" w:cs="Times New Roman"/>
          <w:i/>
          <w:iCs/>
        </w:rPr>
        <w:t>Tetrahymena</w:t>
      </w:r>
      <w:r w:rsidRPr="00AF27CC">
        <w:rPr>
          <w:rFonts w:ascii="Times New Roman" w:hAnsi="Times New Roman" w:cs="Times New Roman"/>
        </w:rPr>
        <w:t xml:space="preserve"> would measurably </w:t>
      </w:r>
      <w:r w:rsidR="00276710">
        <w:rPr>
          <w:rFonts w:ascii="Times New Roman" w:hAnsi="Times New Roman" w:cs="Times New Roman"/>
        </w:rPr>
        <w:t>decrease</w:t>
      </w:r>
      <w:r w:rsidRPr="00AF27CC">
        <w:rPr>
          <w:rFonts w:ascii="Times New Roman" w:hAnsi="Times New Roman" w:cs="Times New Roman"/>
        </w:rPr>
        <w:t xml:space="preserve"> rotifer performance and vice versa, and </w:t>
      </w:r>
      <w:r w:rsidR="0068010C">
        <w:rPr>
          <w:rFonts w:ascii="Times New Roman" w:hAnsi="Times New Roman" w:cs="Times New Roman"/>
        </w:rPr>
        <w:t xml:space="preserve">(3) </w:t>
      </w:r>
      <w:r w:rsidRPr="00AF27CC">
        <w:rPr>
          <w:rFonts w:ascii="Times New Roman" w:hAnsi="Times New Roman" w:cs="Times New Roman"/>
        </w:rPr>
        <w:t xml:space="preserve">that rotifers </w:t>
      </w:r>
      <w:r w:rsidR="00891BEC">
        <w:rPr>
          <w:rFonts w:ascii="Times New Roman" w:hAnsi="Times New Roman" w:cs="Times New Roman"/>
        </w:rPr>
        <w:t>measured</w:t>
      </w:r>
      <w:r w:rsidRPr="00AF27CC">
        <w:rPr>
          <w:rFonts w:ascii="Times New Roman" w:hAnsi="Times New Roman" w:cs="Times New Roman"/>
        </w:rPr>
        <w:t xml:space="preserve"> at a contemporary temperature matching their </w:t>
      </w:r>
      <w:r w:rsidRPr="00AF27CC">
        <w:rPr>
          <w:rFonts w:ascii="Times New Roman" w:hAnsi="Times New Roman" w:cs="Times New Roman"/>
        </w:rPr>
        <w:lastRenderedPageBreak/>
        <w:t>evolutionary history would exhibit higher growth rates and stronger competitive effects than rotifers from a mismatched evolutionary history.</w:t>
      </w:r>
    </w:p>
    <w:p w14:paraId="710E76DD" w14:textId="77777777" w:rsidR="007808B7" w:rsidRDefault="007808B7" w:rsidP="007B74FC">
      <w:pPr>
        <w:spacing w:after="0" w:line="480" w:lineRule="auto"/>
        <w:rPr>
          <w:rFonts w:ascii="Times New Roman" w:hAnsi="Times New Roman" w:cs="Times New Roman"/>
        </w:rPr>
      </w:pPr>
    </w:p>
    <w:p w14:paraId="27517488" w14:textId="696602DA" w:rsidR="007B74FC" w:rsidRDefault="007B74FC" w:rsidP="007B74FC">
      <w:pPr>
        <w:spacing w:after="0" w:line="480" w:lineRule="auto"/>
        <w:jc w:val="center"/>
        <w:rPr>
          <w:rFonts w:ascii="Times New Roman" w:hAnsi="Times New Roman" w:cs="Times New Roman"/>
          <w:b/>
          <w:bCs/>
        </w:rPr>
      </w:pPr>
      <w:r>
        <w:rPr>
          <w:rFonts w:ascii="Times New Roman" w:hAnsi="Times New Roman" w:cs="Times New Roman"/>
          <w:b/>
          <w:bCs/>
        </w:rPr>
        <w:t>Methods</w:t>
      </w:r>
    </w:p>
    <w:p w14:paraId="22C97C36"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26AEFB36" w14:textId="1209508C"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from two sites in the Apalachicola National Forest in northern Florida in July of 2024</w:t>
      </w:r>
      <w:r w:rsidR="00A96341">
        <w:rPr>
          <w:rFonts w:ascii="Times New Roman" w:hAnsi="Times New Roman" w:cs="Times New Roman"/>
        </w:rPr>
        <w:t xml:space="preserve"> (</w:t>
      </w:r>
      <w:r w:rsidR="00A96341" w:rsidRPr="00774EF5">
        <w:rPr>
          <w:rFonts w:ascii="Times New Roman" w:hAnsi="Times New Roman" w:cs="Times New Roman"/>
        </w:rPr>
        <w:t>Figure</w:t>
      </w:r>
      <w:r w:rsidR="00774EF5">
        <w:rPr>
          <w:rFonts w:ascii="Times New Roman" w:hAnsi="Times New Roman" w:cs="Times New Roman"/>
        </w:rPr>
        <w:t xml:space="preserve"> 1</w:t>
      </w:r>
      <w:r w:rsidR="00A96341">
        <w:rPr>
          <w:rFonts w:ascii="Times New Roman" w:hAnsi="Times New Roman" w:cs="Times New Roman"/>
        </w:rPr>
        <w:t>)</w:t>
      </w:r>
      <w:r>
        <w:rPr>
          <w:rFonts w:ascii="Times New Roman" w:hAnsi="Times New Roman" w:cs="Times New Roman"/>
        </w:rPr>
        <w:t xml:space="preserve">.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38 from Site 2 (Pleaphase Savanna). From each plant, a sample from one leaf was collected using a </w:t>
      </w:r>
      <w:r w:rsidR="00BE7ECF">
        <w:rPr>
          <w:rFonts w:ascii="Times New Roman" w:hAnsi="Times New Roman" w:cs="Times New Roman"/>
        </w:rPr>
        <w:t xml:space="preserve">sterile </w:t>
      </w:r>
      <w:r>
        <w:rPr>
          <w:rFonts w:ascii="Times New Roman" w:hAnsi="Times New Roman" w:cs="Times New Roman"/>
        </w:rPr>
        <w:t>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unless the leaf water volume exceeded that of the collection tubes, in which case only ~45 ml was collected. The samples were then transported to F</w:t>
      </w:r>
      <w:ins w:id="42" w:author="terHorst, Casey P" w:date="2026-06-02T11:21:00Z">
        <w:r w:rsidR="00BE7ECF">
          <w:rPr>
            <w:rFonts w:ascii="Times New Roman" w:hAnsi="Times New Roman" w:cs="Times New Roman"/>
          </w:rPr>
          <w:t>l</w:t>
        </w:r>
      </w:ins>
      <w:r>
        <w:rPr>
          <w:rFonts w:ascii="Times New Roman" w:hAnsi="Times New Roman" w:cs="Times New Roman"/>
        </w:rPr>
        <w:t xml:space="preserve">orida State University and stored at room temperature. </w:t>
      </w:r>
    </w:p>
    <w:p w14:paraId="21E8070F"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W</w:t>
      </w:r>
      <w:commentRangeStart w:id="43"/>
      <w:r>
        <w:rPr>
          <w:rFonts w:ascii="Times New Roman" w:hAnsi="Times New Roman" w:cs="Times New Roman"/>
        </w:rPr>
        <w:t>it</w:t>
      </w:r>
      <w:commentRangeEnd w:id="43"/>
      <w:r w:rsidR="00BE7ECF">
        <w:rPr>
          <w:rStyle w:val="CommentReference"/>
          <w:rFonts w:ascii="Times New Roman" w:hAnsi="Times New Roman" w:cs="Times New Roman"/>
          <w:sz w:val="24"/>
          <w:szCs w:val="24"/>
        </w:rPr>
        <w:commentReference w:id="43"/>
      </w:r>
      <w:r>
        <w:rPr>
          <w:rFonts w:ascii="Times New Roman" w:hAnsi="Times New Roman" w:cs="Times New Roman"/>
        </w:rPr>
        <w:t>hin 24 hours of collection, the samples were visually inspected for the presence of late-instar mosquito larvae (</w:t>
      </w:r>
      <w:r w:rsidRPr="00EA263C">
        <w:rPr>
          <w:rFonts w:ascii="Times New Roman" w:hAnsi="Times New Roman" w:cs="Times New Roman"/>
          <w:i/>
          <w:iCs/>
        </w:rPr>
        <w:t>W</w:t>
      </w:r>
      <w:r>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 rosa</w:t>
      </w:r>
      <w:r>
        <w:rPr>
          <w:rFonts w:ascii="Times New Roman" w:hAnsi="Times New Roman" w:cs="Times New Roman"/>
        </w:rPr>
        <w:t xml:space="preserve">. All sample tubes were sealed with parafilm and transported via a commercial flight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xml:space="preserve">, other species of rotifers, and ciliates using 24-well tissue culture plates and a </w:t>
      </w:r>
      <w:r>
        <w:rPr>
          <w:rFonts w:ascii="Times New Roman" w:hAnsi="Times New Roman" w:cs="Times New Roman"/>
        </w:rPr>
        <w:lastRenderedPageBreak/>
        <w:t>stereomicroscope. Samples were inspected for the presence of developing mosquito larvae for two additional weeks, which were removed upon detection.</w:t>
      </w:r>
    </w:p>
    <w:p w14:paraId="5D638604" w14:textId="77777777" w:rsidR="00E80CD7" w:rsidRPr="00F341BE" w:rsidRDefault="00E80CD7" w:rsidP="00E80CD7">
      <w:pPr>
        <w:spacing w:after="0" w:line="480" w:lineRule="auto"/>
        <w:rPr>
          <w:rFonts w:ascii="Times New Roman" w:hAnsi="Times New Roman" w:cs="Times New Roman"/>
        </w:rPr>
      </w:pPr>
    </w:p>
    <w:p w14:paraId="4E1930CD"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7721126" w14:textId="66FBD751"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w:t>
      </w:r>
      <w:r w:rsidR="00BE7ECF">
        <w:rPr>
          <w:rFonts w:ascii="Times New Roman" w:hAnsi="Times New Roman" w:cs="Times New Roman"/>
        </w:rPr>
        <w:t>seven</w:t>
      </w:r>
      <w:r>
        <w:rPr>
          <w:rFonts w:ascii="Times New Roman" w:hAnsi="Times New Roman" w:cs="Times New Roman"/>
        </w:rPr>
        <w:t xml:space="preserve"> from Site 1 and </w:t>
      </w:r>
      <w:r w:rsidR="00BE7ECF">
        <w:rPr>
          <w:rFonts w:ascii="Times New Roman" w:hAnsi="Times New Roman" w:cs="Times New Roman"/>
        </w:rPr>
        <w:t>six</w:t>
      </w:r>
      <w:r>
        <w:rPr>
          <w:rFonts w:ascii="Times New Roman" w:hAnsi="Times New Roman" w:cs="Times New Roman"/>
        </w:rPr>
        <w:t xml:space="preserve"> from Site 2 were likely candidates for isolation. The remaining samples either had no rotifers or were so densely populated by small ciliates that isolating rotifers without contamination was impractical. From each leaf water sample, I isolated between 20 and 50 individuals.</w:t>
      </w:r>
    </w:p>
    <w:p w14:paraId="2E08AF21" w14:textId="77777777" w:rsidR="00E80CD7" w:rsidRDefault="00E80CD7" w:rsidP="00E80CD7">
      <w:pPr>
        <w:spacing w:after="0" w:line="480" w:lineRule="auto"/>
        <w:ind w:firstLine="720"/>
        <w:rPr>
          <w:rFonts w:ascii="Times New Roman" w:hAnsi="Times New Roman" w:cs="Times New Roman"/>
        </w:rPr>
      </w:pPr>
      <w:r>
        <w:rPr>
          <w:rFonts w:ascii="Times New Roman" w:hAnsi="Times New Roman" w:cs="Times New Roman"/>
        </w:rPr>
        <w:t xml:space="preserve">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plates. I carried out 32 isolations per leaf water sample, for a total of 448 isolated rotifers across twenty 24-well tissue 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1E33540A" w14:textId="77777777" w:rsidR="00E80CD7" w:rsidRPr="00545A04" w:rsidRDefault="00E80CD7" w:rsidP="00E80CD7">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xml:space="preserve">, 0.0060% calcium sulfate </w:t>
      </w:r>
      <w:r>
        <w:rPr>
          <w:rFonts w:ascii="Times New Roman" w:hAnsi="Times New Roman" w:cs="Times New Roman"/>
        </w:rPr>
        <w:lastRenderedPageBreak/>
        <w:t>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85 clonal stock cultures spanning at least three leaves for each of two sites (Site 1 and Site 2). </w:t>
      </w:r>
    </w:p>
    <w:p w14:paraId="322BCF50" w14:textId="77777777" w:rsidR="00E80CD7" w:rsidRDefault="00E80CD7" w:rsidP="00E80CD7">
      <w:pPr>
        <w:spacing w:after="0" w:line="480" w:lineRule="auto"/>
        <w:rPr>
          <w:rFonts w:ascii="Times New Roman" w:hAnsi="Times New Roman" w:cs="Times New Roman"/>
        </w:rPr>
      </w:pPr>
      <w:r>
        <w:rPr>
          <w:rFonts w:ascii="Times New Roman" w:hAnsi="Times New Roman" w:cs="Times New Roman"/>
          <w:u w:val="single"/>
        </w:rPr>
        <w:t>Culturing bacteria</w:t>
      </w:r>
    </w:p>
    <w:p w14:paraId="1C23C1AB" w14:textId="1585AC75" w:rsidR="00E80CD7" w:rsidRPr="00E80CD7" w:rsidRDefault="00E80CD7" w:rsidP="00223363">
      <w:pPr>
        <w:spacing w:after="0" w:line="480" w:lineRule="auto"/>
        <w:rPr>
          <w:rFonts w:ascii="Times New Roman" w:hAnsi="Times New Roman" w:cs="Times New Roman"/>
        </w:rPr>
      </w:pPr>
      <w:r>
        <w:rPr>
          <w:rFonts w:ascii="Times New Roman" w:hAnsi="Times New Roman" w:cs="Times New Roman"/>
        </w:rPr>
        <w:tab/>
        <w:t xml:space="preserve">Immediately after field collections, the excess water from the removal of mosquito larvae was filtered using a 20 </w:t>
      </w:r>
      <w:r w:rsidRPr="00B222C7">
        <w:rPr>
          <w:rFonts w:ascii="Times New Roman" w:hAnsi="Times New Roman" w:cs="Times New Roman"/>
        </w:rPr>
        <w:t>µ</w:t>
      </w:r>
      <w:r>
        <w:rPr>
          <w:rFonts w:ascii="Times New Roman" w:hAnsi="Times New Roman" w:cs="Times New Roman"/>
        </w:rPr>
        <w:t>m mesh strainer. The filtered leaf water was transferred into 1.5 ml plastic tubes and stored in a freezer. Before the start of the experiment, one 1.5 ml tube of leaf water was thawed and added to 200 ml of AFW medium along with 0.1 g of autoclaved fish food flakes. The culture was allowed to grow at 30 °C with constant stirring for 2 days.</w:t>
      </w:r>
    </w:p>
    <w:p w14:paraId="756BE91F" w14:textId="3DC07A61" w:rsidR="00223363" w:rsidRPr="00084128" w:rsidRDefault="00223363" w:rsidP="00223363">
      <w:pPr>
        <w:spacing w:after="0" w:line="480" w:lineRule="auto"/>
        <w:rPr>
          <w:rFonts w:ascii="Times New Roman" w:hAnsi="Times New Roman" w:cs="Times New Roman"/>
        </w:rPr>
      </w:pPr>
      <w:r>
        <w:rPr>
          <w:rFonts w:ascii="Times New Roman" w:hAnsi="Times New Roman" w:cs="Times New Roman"/>
          <w:u w:val="single"/>
        </w:rPr>
        <w:t xml:space="preserve">Competition </w:t>
      </w:r>
      <w:r w:rsidR="00BA020D">
        <w:rPr>
          <w:rFonts w:ascii="Times New Roman" w:hAnsi="Times New Roman" w:cs="Times New Roman"/>
          <w:u w:val="single"/>
        </w:rPr>
        <w:t>e</w:t>
      </w:r>
      <w:r>
        <w:rPr>
          <w:rFonts w:ascii="Times New Roman" w:hAnsi="Times New Roman" w:cs="Times New Roman"/>
          <w:u w:val="single"/>
        </w:rPr>
        <w:t>xperiment</w:t>
      </w:r>
    </w:p>
    <w:p w14:paraId="022F5C7E" w14:textId="2EACBB73" w:rsidR="000639DC" w:rsidRDefault="00223363" w:rsidP="00223363">
      <w:pPr>
        <w:spacing w:after="0" w:line="480" w:lineRule="auto"/>
        <w:rPr>
          <w:rFonts w:ascii="Times New Roman" w:hAnsi="Times New Roman" w:cs="Times New Roman"/>
        </w:rPr>
      </w:pPr>
      <w:r>
        <w:rPr>
          <w:rFonts w:ascii="Times New Roman" w:hAnsi="Times New Roman" w:cs="Times New Roman"/>
        </w:rPr>
        <w:tab/>
        <w:t xml:space="preserve"> Rotifers from 17 different clonal lines were used in equal density to establish </w:t>
      </w:r>
      <w:r w:rsidR="005A259F">
        <w:rPr>
          <w:rFonts w:ascii="Times New Roman" w:hAnsi="Times New Roman" w:cs="Times New Roman"/>
        </w:rPr>
        <w:t>20 identical mixed</w:t>
      </w:r>
      <w:r>
        <w:rPr>
          <w:rFonts w:ascii="Times New Roman" w:hAnsi="Times New Roman" w:cs="Times New Roman"/>
        </w:rPr>
        <w:t>-clone cultures</w:t>
      </w:r>
      <w:r w:rsidR="00B46C2F">
        <w:rPr>
          <w:rFonts w:ascii="Times New Roman" w:hAnsi="Times New Roman" w:cs="Times New Roman"/>
        </w:rPr>
        <w:t xml:space="preserve"> in 50 ml conical tubes</w:t>
      </w:r>
      <w:r w:rsidR="008D6E23">
        <w:rPr>
          <w:rFonts w:ascii="Times New Roman" w:hAnsi="Times New Roman" w:cs="Times New Roman"/>
        </w:rPr>
        <w:t xml:space="preserve"> filled with 20 ml of AFW medium</w:t>
      </w:r>
      <w:r>
        <w:rPr>
          <w:rFonts w:ascii="Times New Roman" w:hAnsi="Times New Roman" w:cs="Times New Roman"/>
        </w:rPr>
        <w:t xml:space="preserve">. </w:t>
      </w:r>
      <w:r w:rsidR="005A259F">
        <w:rPr>
          <w:rFonts w:ascii="Times New Roman" w:hAnsi="Times New Roman" w:cs="Times New Roman"/>
        </w:rPr>
        <w:t xml:space="preserve">These cultures were stored </w:t>
      </w:r>
      <w:r w:rsidR="00EB54A1">
        <w:rPr>
          <w:rFonts w:ascii="Times New Roman" w:hAnsi="Times New Roman" w:cs="Times New Roman"/>
        </w:rPr>
        <w:t xml:space="preserve">in growth chambers at a constant temperature, with 10 replicates at </w:t>
      </w:r>
      <w:r>
        <w:rPr>
          <w:rFonts w:ascii="Times New Roman" w:hAnsi="Times New Roman" w:cs="Times New Roman"/>
        </w:rPr>
        <w:t>25</w:t>
      </w:r>
      <w:r w:rsidR="00D133EA">
        <w:rPr>
          <w:rFonts w:ascii="Times New Roman" w:hAnsi="Times New Roman" w:cs="Times New Roman"/>
        </w:rPr>
        <w:t xml:space="preserve"> </w:t>
      </w:r>
      <w:r>
        <w:rPr>
          <w:rFonts w:ascii="Times New Roman" w:hAnsi="Times New Roman" w:cs="Times New Roman"/>
        </w:rPr>
        <w:t xml:space="preserve">°C </w:t>
      </w:r>
      <w:r w:rsidR="00EB54A1">
        <w:rPr>
          <w:rFonts w:ascii="Times New Roman" w:hAnsi="Times New Roman" w:cs="Times New Roman"/>
        </w:rPr>
        <w:t>and 10 replicates at</w:t>
      </w:r>
      <w:r>
        <w:rPr>
          <w:rFonts w:ascii="Times New Roman" w:hAnsi="Times New Roman" w:cs="Times New Roman"/>
        </w:rPr>
        <w:t xml:space="preserve"> 30</w:t>
      </w:r>
      <w:r w:rsidR="00D133EA">
        <w:rPr>
          <w:rFonts w:ascii="Times New Roman" w:hAnsi="Times New Roman" w:cs="Times New Roman"/>
        </w:rPr>
        <w:t xml:space="preserve"> </w:t>
      </w:r>
      <w:r>
        <w:rPr>
          <w:rFonts w:ascii="Times New Roman" w:hAnsi="Times New Roman" w:cs="Times New Roman"/>
        </w:rPr>
        <w:t xml:space="preserve">°C for </w:t>
      </w:r>
      <w:r w:rsidR="00DE7E8C">
        <w:rPr>
          <w:rFonts w:ascii="Times New Roman" w:hAnsi="Times New Roman" w:cs="Times New Roman"/>
        </w:rPr>
        <w:t>135</w:t>
      </w:r>
      <w:r>
        <w:rPr>
          <w:rFonts w:ascii="Times New Roman" w:hAnsi="Times New Roman" w:cs="Times New Roman"/>
        </w:rPr>
        <w:t xml:space="preserve"> days, </w:t>
      </w:r>
      <w:r w:rsidR="00797ECD">
        <w:rPr>
          <w:rFonts w:ascii="Times New Roman" w:hAnsi="Times New Roman" w:cs="Times New Roman"/>
        </w:rPr>
        <w:t xml:space="preserve">or </w:t>
      </w:r>
      <w:r w:rsidR="00A3200A">
        <w:rPr>
          <w:rFonts w:ascii="Times New Roman" w:hAnsi="Times New Roman" w:cs="Times New Roman"/>
        </w:rPr>
        <w:t>around 120 generations</w:t>
      </w:r>
      <w:r>
        <w:rPr>
          <w:rFonts w:ascii="Times New Roman" w:hAnsi="Times New Roman" w:cs="Times New Roman"/>
        </w:rPr>
        <w:t xml:space="preserve">. </w:t>
      </w:r>
      <w:r w:rsidR="00C05D69">
        <w:rPr>
          <w:rFonts w:ascii="Times New Roman" w:hAnsi="Times New Roman" w:cs="Times New Roman"/>
        </w:rPr>
        <w:t xml:space="preserve">These cultures were fed sterile fish food flakes weekly as a basal resource for bacteria, and 50% water changes were performed every 30 days for the duration of the experiment. </w:t>
      </w:r>
      <w:r>
        <w:rPr>
          <w:rFonts w:ascii="Times New Roman" w:hAnsi="Times New Roman" w:cs="Times New Roman"/>
        </w:rPr>
        <w:t xml:space="preserve">After </w:t>
      </w:r>
      <w:r w:rsidR="00BB6C0E">
        <w:rPr>
          <w:rFonts w:ascii="Times New Roman" w:hAnsi="Times New Roman" w:cs="Times New Roman"/>
        </w:rPr>
        <w:t xml:space="preserve">the </w:t>
      </w:r>
      <w:r w:rsidR="000D2115">
        <w:rPr>
          <w:rFonts w:ascii="Times New Roman" w:hAnsi="Times New Roman" w:cs="Times New Roman"/>
        </w:rPr>
        <w:t>135-day</w:t>
      </w:r>
      <w:r w:rsidR="00BB6C0E">
        <w:rPr>
          <w:rFonts w:ascii="Times New Roman" w:hAnsi="Times New Roman" w:cs="Times New Roman"/>
        </w:rPr>
        <w:t xml:space="preserve"> adaptive</w:t>
      </w:r>
      <w:r>
        <w:rPr>
          <w:rFonts w:ascii="Times New Roman" w:hAnsi="Times New Roman" w:cs="Times New Roman"/>
        </w:rPr>
        <w:t xml:space="preserve"> period, </w:t>
      </w:r>
      <w:r w:rsidR="00974C7E">
        <w:rPr>
          <w:rFonts w:ascii="Times New Roman" w:hAnsi="Times New Roman" w:cs="Times New Roman"/>
        </w:rPr>
        <w:t>all 20 cultures were stored in a 25 °C growth chamber for 3 days, or ~2-3 generations</w:t>
      </w:r>
      <w:r w:rsidR="00043F5D">
        <w:rPr>
          <w:rFonts w:ascii="Times New Roman" w:hAnsi="Times New Roman" w:cs="Times New Roman"/>
        </w:rPr>
        <w:t>, to establish a common garden setting</w:t>
      </w:r>
      <w:r w:rsidR="00FF719A">
        <w:rPr>
          <w:rFonts w:ascii="Times New Roman" w:hAnsi="Times New Roman" w:cs="Times New Roman"/>
        </w:rPr>
        <w:t xml:space="preserve"> </w:t>
      </w:r>
      <w:r w:rsidR="000639DC">
        <w:rPr>
          <w:rFonts w:ascii="Times New Roman" w:hAnsi="Times New Roman" w:cs="Times New Roman"/>
        </w:rPr>
        <w:t xml:space="preserve">in order to minimize any maternal </w:t>
      </w:r>
      <w:r w:rsidR="00FF719A">
        <w:rPr>
          <w:rFonts w:ascii="Times New Roman" w:hAnsi="Times New Roman" w:cs="Times New Roman"/>
        </w:rPr>
        <w:t>effects o</w:t>
      </w:r>
      <w:r w:rsidR="000639DC">
        <w:rPr>
          <w:rFonts w:ascii="Times New Roman" w:hAnsi="Times New Roman" w:cs="Times New Roman"/>
        </w:rPr>
        <w:t>r transgenerational</w:t>
      </w:r>
      <w:r w:rsidR="00FF719A">
        <w:rPr>
          <w:rFonts w:ascii="Times New Roman" w:hAnsi="Times New Roman" w:cs="Times New Roman"/>
        </w:rPr>
        <w:t xml:space="preserve"> plasticity</w:t>
      </w:r>
      <w:r w:rsidR="00974C7E">
        <w:rPr>
          <w:rFonts w:ascii="Times New Roman" w:hAnsi="Times New Roman" w:cs="Times New Roman"/>
        </w:rPr>
        <w:t>.</w:t>
      </w:r>
      <w:r w:rsidR="00FF719A">
        <w:rPr>
          <w:rFonts w:ascii="Times New Roman" w:hAnsi="Times New Roman" w:cs="Times New Roman"/>
        </w:rPr>
        <w:t xml:space="preserve"> After this 25 °C acclimation period,</w:t>
      </w:r>
      <w:r w:rsidR="00974C7E">
        <w:rPr>
          <w:rFonts w:ascii="Times New Roman" w:hAnsi="Times New Roman" w:cs="Times New Roman"/>
        </w:rPr>
        <w:t xml:space="preserve"> </w:t>
      </w:r>
      <w:r>
        <w:rPr>
          <w:rFonts w:ascii="Times New Roman" w:hAnsi="Times New Roman" w:cs="Times New Roman"/>
        </w:rPr>
        <w:t>samples from each culture were im</w:t>
      </w:r>
      <w:commentRangeStart w:id="44"/>
      <w:commentRangeStart w:id="45"/>
      <w:r>
        <w:rPr>
          <w:rFonts w:ascii="Times New Roman" w:hAnsi="Times New Roman" w:cs="Times New Roman"/>
        </w:rPr>
        <w:t>ag</w:t>
      </w:r>
      <w:commentRangeEnd w:id="44"/>
      <w:r w:rsidR="00D83249">
        <w:rPr>
          <w:rStyle w:val="CommentReference"/>
          <w:rFonts w:ascii="Times New Roman" w:hAnsi="Times New Roman" w:cs="Times New Roman"/>
          <w:sz w:val="24"/>
          <w:szCs w:val="24"/>
        </w:rPr>
        <w:commentReference w:id="44"/>
      </w:r>
      <w:commentRangeEnd w:id="45"/>
      <w:r w:rsidR="008C542F">
        <w:rPr>
          <w:rStyle w:val="CommentReference"/>
          <w:rFonts w:ascii="Times New Roman" w:hAnsi="Times New Roman" w:cs="Times New Roman"/>
          <w:sz w:val="24"/>
          <w:szCs w:val="24"/>
        </w:rPr>
        <w:commentReference w:id="45"/>
      </w:r>
      <w:r>
        <w:rPr>
          <w:rFonts w:ascii="Times New Roman" w:hAnsi="Times New Roman" w:cs="Times New Roman"/>
        </w:rPr>
        <w:t xml:space="preserve">ed for size </w:t>
      </w:r>
      <w:r>
        <w:rPr>
          <w:rFonts w:ascii="Times New Roman" w:hAnsi="Times New Roman" w:cs="Times New Roman"/>
        </w:rPr>
        <w:lastRenderedPageBreak/>
        <w:t>measurement</w:t>
      </w:r>
      <w:r w:rsidR="00745D8D">
        <w:rPr>
          <w:rFonts w:ascii="Times New Roman" w:hAnsi="Times New Roman" w:cs="Times New Roman"/>
        </w:rPr>
        <w:t xml:space="preserve"> as described below</w:t>
      </w:r>
      <w:r>
        <w:rPr>
          <w:rFonts w:ascii="Times New Roman" w:hAnsi="Times New Roman" w:cs="Times New Roman"/>
        </w:rPr>
        <w:t>, then used to establish new cultures for the competition experiment</w:t>
      </w:r>
      <w:r w:rsidR="000639DC">
        <w:rPr>
          <w:rFonts w:ascii="Times New Roman" w:hAnsi="Times New Roman" w:cs="Times New Roman"/>
        </w:rPr>
        <w:t>.</w:t>
      </w:r>
    </w:p>
    <w:p w14:paraId="436B417A" w14:textId="16CEEA2E" w:rsidR="00223363" w:rsidRDefault="000639DC" w:rsidP="000639DC">
      <w:pPr>
        <w:spacing w:after="0" w:line="480" w:lineRule="auto"/>
        <w:ind w:firstLine="720"/>
        <w:rPr>
          <w:rFonts w:ascii="Times New Roman" w:hAnsi="Times New Roman" w:cs="Times New Roman"/>
        </w:rPr>
      </w:pPr>
      <w:r>
        <w:rPr>
          <w:rFonts w:ascii="Times New Roman" w:hAnsi="Times New Roman" w:cs="Times New Roman"/>
        </w:rPr>
        <w:t>Cultures for t</w:t>
      </w:r>
      <w:r w:rsidR="00223363">
        <w:rPr>
          <w:rFonts w:ascii="Times New Roman" w:hAnsi="Times New Roman" w:cs="Times New Roman"/>
        </w:rPr>
        <w:t>he</w:t>
      </w:r>
      <w:r>
        <w:rPr>
          <w:rFonts w:ascii="Times New Roman" w:hAnsi="Times New Roman" w:cs="Times New Roman"/>
        </w:rPr>
        <w:t xml:space="preserve"> competition experiment </w:t>
      </w:r>
      <w:r w:rsidR="00223363">
        <w:rPr>
          <w:rFonts w:ascii="Times New Roman" w:hAnsi="Times New Roman" w:cs="Times New Roman"/>
        </w:rPr>
        <w:t xml:space="preserve">were established in 50 ml conical </w:t>
      </w:r>
      <w:r w:rsidR="000D2115">
        <w:rPr>
          <w:rFonts w:ascii="Times New Roman" w:hAnsi="Times New Roman" w:cs="Times New Roman"/>
        </w:rPr>
        <w:t>tubes and</w:t>
      </w:r>
      <w:r w:rsidR="00223363">
        <w:rPr>
          <w:rFonts w:ascii="Times New Roman" w:hAnsi="Times New Roman" w:cs="Times New Roman"/>
        </w:rPr>
        <w:t xml:space="preserve"> had a total volume of 20 ml of AFW medium</w:t>
      </w:r>
      <w:r w:rsidR="008C542F">
        <w:rPr>
          <w:rFonts w:ascii="Times New Roman" w:hAnsi="Times New Roman" w:cs="Times New Roman"/>
        </w:rPr>
        <w:t xml:space="preserve"> at a rotifer density of 40 individuals per ml</w:t>
      </w:r>
      <w:r w:rsidR="00223363">
        <w:rPr>
          <w:rFonts w:ascii="Times New Roman" w:hAnsi="Times New Roman" w:cs="Times New Roman"/>
        </w:rPr>
        <w:t xml:space="preserve">. Each replicate received 5 mg of sterile fish food powder dissolved in deionized water and 50 </w:t>
      </w:r>
      <w:r w:rsidR="00223363" w:rsidRPr="00B222C7">
        <w:rPr>
          <w:rFonts w:ascii="Times New Roman" w:hAnsi="Times New Roman" w:cs="Times New Roman"/>
        </w:rPr>
        <w:t>µ</w:t>
      </w:r>
      <w:r w:rsidR="00223363">
        <w:rPr>
          <w:rFonts w:ascii="Times New Roman" w:hAnsi="Times New Roman" w:cs="Times New Roman"/>
        </w:rPr>
        <w:t>l of a concentrated culture of pitcher plant bacteria (prepared as described above). Replicates of each temperature history (25</w:t>
      </w:r>
      <w:r w:rsidR="0061754B">
        <w:rPr>
          <w:rFonts w:ascii="Times New Roman" w:hAnsi="Times New Roman" w:cs="Times New Roman"/>
        </w:rPr>
        <w:t xml:space="preserve"> </w:t>
      </w:r>
      <w:r w:rsidR="00223363">
        <w:rPr>
          <w:rFonts w:ascii="Times New Roman" w:hAnsi="Times New Roman" w:cs="Times New Roman"/>
        </w:rPr>
        <w:t>°C and 30</w:t>
      </w:r>
      <w:r w:rsidR="0061754B">
        <w:rPr>
          <w:rFonts w:ascii="Times New Roman" w:hAnsi="Times New Roman" w:cs="Times New Roman"/>
        </w:rPr>
        <w:t xml:space="preserve"> </w:t>
      </w:r>
      <w:r w:rsidR="00223363">
        <w:rPr>
          <w:rFonts w:ascii="Times New Roman" w:hAnsi="Times New Roman" w:cs="Times New Roman"/>
        </w:rPr>
        <w:t>°C) grew in two contemporary temperature treatments: 25</w:t>
      </w:r>
      <w:r w:rsidR="0061754B">
        <w:rPr>
          <w:rFonts w:ascii="Times New Roman" w:hAnsi="Times New Roman" w:cs="Times New Roman"/>
        </w:rPr>
        <w:t xml:space="preserve"> </w:t>
      </w:r>
      <w:r w:rsidR="00223363">
        <w:rPr>
          <w:rFonts w:ascii="Times New Roman" w:hAnsi="Times New Roman" w:cs="Times New Roman"/>
        </w:rPr>
        <w:t>°C and 30</w:t>
      </w:r>
      <w:r w:rsidR="0061754B">
        <w:rPr>
          <w:rFonts w:ascii="Times New Roman" w:hAnsi="Times New Roman" w:cs="Times New Roman"/>
        </w:rPr>
        <w:t xml:space="preserve"> </w:t>
      </w:r>
      <w:r w:rsidR="00223363">
        <w:rPr>
          <w:rFonts w:ascii="Times New Roman" w:hAnsi="Times New Roman" w:cs="Times New Roman"/>
        </w:rPr>
        <w:t>°C. Each of these four treat</w:t>
      </w:r>
      <w:commentRangeStart w:id="46"/>
      <w:r w:rsidR="00223363">
        <w:rPr>
          <w:rFonts w:ascii="Times New Roman" w:hAnsi="Times New Roman" w:cs="Times New Roman"/>
        </w:rPr>
        <w:t xml:space="preserve">ment </w:t>
      </w:r>
      <w:commentRangeEnd w:id="46"/>
      <w:r>
        <w:rPr>
          <w:rStyle w:val="CommentReference"/>
          <w:rFonts w:ascii="Times New Roman" w:hAnsi="Times New Roman" w:cs="Times New Roman"/>
          <w:sz w:val="24"/>
          <w:szCs w:val="24"/>
        </w:rPr>
        <w:commentReference w:id="46"/>
      </w:r>
      <w:r w:rsidR="00223363">
        <w:rPr>
          <w:rFonts w:ascii="Times New Roman" w:hAnsi="Times New Roman" w:cs="Times New Roman"/>
        </w:rPr>
        <w:t xml:space="preserve">groups were established with and without the addition of the bacterivorous ciliate </w:t>
      </w:r>
      <w:r w:rsidR="00223363">
        <w:rPr>
          <w:rFonts w:ascii="Times New Roman" w:hAnsi="Times New Roman" w:cs="Times New Roman"/>
          <w:i/>
          <w:iCs/>
        </w:rPr>
        <w:t xml:space="preserve">Tetrahymena </w:t>
      </w:r>
      <w:r w:rsidR="00223363">
        <w:rPr>
          <w:rFonts w:ascii="Times New Roman" w:hAnsi="Times New Roman" w:cs="Times New Roman"/>
        </w:rPr>
        <w:t>sp.</w:t>
      </w:r>
      <w:r w:rsidR="00223363">
        <w:rPr>
          <w:rFonts w:ascii="Times New Roman" w:hAnsi="Times New Roman" w:cs="Times New Roman"/>
          <w:i/>
          <w:iCs/>
        </w:rPr>
        <w:t>,</w:t>
      </w:r>
      <w:r w:rsidR="00223363">
        <w:rPr>
          <w:rFonts w:ascii="Times New Roman" w:hAnsi="Times New Roman" w:cs="Times New Roman"/>
        </w:rPr>
        <w:t xml:space="preserve"> at a density of </w:t>
      </w:r>
      <w:r w:rsidR="00223363" w:rsidRPr="00507E77">
        <w:rPr>
          <w:rFonts w:ascii="Times New Roman" w:hAnsi="Times New Roman" w:cs="Times New Roman"/>
        </w:rPr>
        <w:t>80 cells per m</w:t>
      </w:r>
      <w:r w:rsidR="00223363">
        <w:rPr>
          <w:rFonts w:ascii="Times New Roman" w:hAnsi="Times New Roman" w:cs="Times New Roman"/>
        </w:rPr>
        <w:t xml:space="preserve">l. I also grew </w:t>
      </w:r>
      <w:r w:rsidR="00223363">
        <w:rPr>
          <w:rFonts w:ascii="Times New Roman" w:hAnsi="Times New Roman" w:cs="Times New Roman"/>
          <w:i/>
          <w:iCs/>
        </w:rPr>
        <w:t>Tetrahymena</w:t>
      </w:r>
      <w:r w:rsidR="00223363">
        <w:rPr>
          <w:rFonts w:ascii="Times New Roman" w:hAnsi="Times New Roman" w:cs="Times New Roman"/>
        </w:rPr>
        <w:t xml:space="preserve"> at both contemporary temperatures without rotifers, at the same density. Each unique grouping of treatments had ten replicates</w:t>
      </w:r>
      <w:r w:rsidR="00455A80">
        <w:rPr>
          <w:rFonts w:ascii="Times New Roman" w:hAnsi="Times New Roman" w:cs="Times New Roman"/>
        </w:rPr>
        <w:t>, corresponding to the</w:t>
      </w:r>
      <w:r w:rsidR="00B53127">
        <w:rPr>
          <w:rFonts w:ascii="Times New Roman" w:hAnsi="Times New Roman" w:cs="Times New Roman"/>
        </w:rPr>
        <w:t xml:space="preserve"> 10 replicate mixed-clone cultures described above</w:t>
      </w:r>
      <w:r w:rsidR="00223363">
        <w:rPr>
          <w:rFonts w:ascii="Times New Roman" w:hAnsi="Times New Roman" w:cs="Times New Roman"/>
        </w:rPr>
        <w:t xml:space="preserve">.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100 ul sample. </w:t>
      </w:r>
    </w:p>
    <w:p w14:paraId="4E1524C4" w14:textId="77777777" w:rsidR="000329DC" w:rsidRDefault="000329DC" w:rsidP="000329DC">
      <w:pPr>
        <w:spacing w:after="0" w:line="480" w:lineRule="auto"/>
        <w:rPr>
          <w:rFonts w:ascii="Times New Roman" w:hAnsi="Times New Roman" w:cs="Times New Roman"/>
        </w:rPr>
      </w:pPr>
      <w:r>
        <w:rPr>
          <w:rFonts w:ascii="Times New Roman" w:hAnsi="Times New Roman" w:cs="Times New Roman"/>
          <w:u w:val="single"/>
        </w:rPr>
        <w:t>Body size measurements</w:t>
      </w:r>
    </w:p>
    <w:p w14:paraId="1C3048A0" w14:textId="77777777" w:rsidR="000329DC" w:rsidRDefault="000329DC" w:rsidP="000329DC">
      <w:pPr>
        <w:spacing w:after="0" w:line="480" w:lineRule="auto"/>
        <w:ind w:firstLine="720"/>
        <w:rPr>
          <w:rFonts w:ascii="Times New Roman" w:hAnsi="Times New Roman" w:cs="Times New Roman"/>
        </w:rPr>
      </w:pPr>
      <w:r>
        <w:rPr>
          <w:rFonts w:ascii="Times New Roman" w:hAnsi="Times New Roman" w:cs="Times New Roman"/>
        </w:rPr>
        <w:t xml:space="preserve">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The purpose of using a custom slide was </w:t>
      </w:r>
      <w:r>
        <w:rPr>
          <w:rFonts w:ascii="Times New Roman" w:hAnsi="Times New Roman" w:cs="Times New Roman"/>
        </w:rPr>
        <w:lastRenderedPageBreak/>
        <w:t>to avoid imaging the same individuals more than once. When recording videos, the slide stage was moved so that each channel was scanned by a camera (</w:t>
      </w:r>
      <w:r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035ED84D" w14:textId="77777777" w:rsidR="000329DC" w:rsidRPr="00132C67" w:rsidRDefault="000329DC" w:rsidP="000329DC">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exported each time a unique individual rotifer was visible, outstretched, and flat against the surface of the slide. From these images, rotifers were first isolated using object identification with a custom-trained YOLO11s model using Ultralytics YOLO (version 8.3.240; Jocher et al., 2024) running with PyTorch (version 2.9.0) on a CUDA-enabled GPU (NVIDIA Tesla T4). Objects identified as rotifers were then classified at the pixel level using a </w:t>
      </w:r>
      <w:r w:rsidRPr="007607DF">
        <w:rPr>
          <w:rFonts w:ascii="Times New Roman" w:hAnsi="Times New Roman" w:cs="Times New Roman"/>
        </w:rPr>
        <w:t xml:space="preserve">supervised parallel random forest classifier with variable importance </w:t>
      </w:r>
      <w:r>
        <w:rPr>
          <w:rFonts w:ascii="Times New Roman" w:hAnsi="Times New Roman" w:cs="Times New Roman"/>
        </w:rPr>
        <w:t xml:space="preserve">in Ilastik (version 1.4.1.post1-gpu; Berg et al., 2019). </w:t>
      </w:r>
      <w:r w:rsidRPr="00E5539E">
        <w:rPr>
          <w:rFonts w:ascii="Times New Roman" w:hAnsi="Times New Roman" w:cs="Times New Roman"/>
        </w:rPr>
        <w:t>The classifier was trained on manually annotated pixels using multi-scale image features to generate per-pixel probability maps</w:t>
      </w:r>
      <w:r>
        <w:rPr>
          <w:rFonts w:ascii="Times New Roman" w:hAnsi="Times New Roman" w:cs="Times New Roman"/>
        </w:rPr>
        <w:t>. Segmented images were exported from Ilastik using the default settings, where each pixel was assigned to the rotifer class when that class had the highest predicted probability. These segmented images were converted to binary masks and further processed with closing, gap-filling, and smoothing operations using OpenCV (cv2, version 4.12.0) within Python (version 3.13.5). The area of each mask was measured in square pixels then converted to micrometers. Finally, the cleaned masks were overlayed on top of the original color images and manually reviewed to ensure accuracy using a custom Python script.</w:t>
      </w:r>
    </w:p>
    <w:p w14:paraId="5BD97CED" w14:textId="65C7A6EF" w:rsidR="00DB3B9D" w:rsidRPr="00DB3B9D" w:rsidRDefault="00DB3B9D" w:rsidP="00DB3B9D">
      <w:pPr>
        <w:spacing w:after="0" w:line="480" w:lineRule="auto"/>
        <w:rPr>
          <w:rFonts w:ascii="Times New Roman" w:hAnsi="Times New Roman" w:cs="Times New Roman"/>
          <w:u w:val="single"/>
        </w:rPr>
      </w:pPr>
      <w:r w:rsidRPr="00DB3B9D">
        <w:rPr>
          <w:rFonts w:ascii="Times New Roman" w:hAnsi="Times New Roman" w:cs="Times New Roman"/>
          <w:u w:val="single"/>
        </w:rPr>
        <w:t>Growth Models</w:t>
      </w:r>
    </w:p>
    <w:p w14:paraId="4FA02388" w14:textId="0483218A" w:rsidR="007A44D5" w:rsidRDefault="002013A1" w:rsidP="00DB3B9D">
      <w:pPr>
        <w:spacing w:after="0" w:line="480" w:lineRule="auto"/>
        <w:ind w:firstLine="720"/>
        <w:rPr>
          <w:rFonts w:ascii="Times New Roman" w:hAnsi="Times New Roman" w:cs="Times New Roman"/>
        </w:rPr>
      </w:pPr>
      <w:r w:rsidRPr="002013A1">
        <w:rPr>
          <w:rFonts w:ascii="Times New Roman" w:hAnsi="Times New Roman" w:cs="Times New Roman"/>
        </w:rPr>
        <w:t xml:space="preserve">To model population growth, I used the form of the continuous logistic equation favored by Mallet (2012; Equation 2), which Mallet argues is closer to Verhulst's (1838) original conception. In this formulation, intraspecific crowding is parameterized directly by a per-capita </w:t>
      </w:r>
      <w:r w:rsidRPr="002013A1">
        <w:rPr>
          <w:rFonts w:ascii="Times New Roman" w:hAnsi="Times New Roman" w:cs="Times New Roman"/>
        </w:rPr>
        <w:lastRenderedPageBreak/>
        <w:t>competition coefficient (α) rather than indirectly through the carrying capacity (</w:t>
      </w:r>
      <w:r w:rsidRPr="00814FA4">
        <w:rPr>
          <w:rFonts w:ascii="Times New Roman" w:hAnsi="Times New Roman" w:cs="Times New Roman"/>
          <w:i/>
          <w:iCs/>
        </w:rPr>
        <w:t>K</w:t>
      </w:r>
      <w:r w:rsidRPr="002013A1">
        <w:rPr>
          <w:rFonts w:ascii="Times New Roman" w:hAnsi="Times New Roman" w:cs="Times New Roman"/>
        </w:rPr>
        <w:t xml:space="preserve">), where </w:t>
      </w:r>
      <w:r w:rsidRPr="00814FA4">
        <w:rPr>
          <w:rFonts w:ascii="Times New Roman" w:hAnsi="Times New Roman" w:cs="Times New Roman"/>
          <w:i/>
          <w:iCs/>
        </w:rPr>
        <w:t>K</w:t>
      </w:r>
      <w:r w:rsidRPr="002013A1">
        <w:rPr>
          <w:rFonts w:ascii="Times New Roman" w:hAnsi="Times New Roman" w:cs="Times New Roman"/>
        </w:rPr>
        <w:t xml:space="preserve"> = </w:t>
      </w:r>
      <w:r w:rsidRPr="00814FA4">
        <w:rPr>
          <w:rFonts w:ascii="Times New Roman" w:hAnsi="Times New Roman" w:cs="Times New Roman"/>
          <w:i/>
          <w:iCs/>
        </w:rPr>
        <w:t>r</w:t>
      </w:r>
      <w:r w:rsidRPr="002013A1">
        <w:rPr>
          <w:rFonts w:ascii="Times New Roman" w:hAnsi="Times New Roman" w:cs="Times New Roman"/>
        </w:rPr>
        <w:t>/α.</w:t>
      </w:r>
      <w:r>
        <w:rPr>
          <w:rFonts w:ascii="Times New Roman" w:hAnsi="Times New Roman" w:cs="Times New Roman"/>
        </w:rPr>
        <w:t xml:space="preserve"> </w:t>
      </w:r>
      <w:r w:rsidR="00503842" w:rsidRPr="00503842">
        <w:rPr>
          <w:rFonts w:ascii="Times New Roman" w:hAnsi="Times New Roman" w:cs="Times New Roman"/>
        </w:rPr>
        <w:t>This formulation allows growth rate (</w:t>
      </w:r>
      <w:r w:rsidR="00503842" w:rsidRPr="005F7EFF">
        <w:rPr>
          <w:rFonts w:ascii="Times New Roman" w:hAnsi="Times New Roman" w:cs="Times New Roman"/>
          <w:i/>
          <w:iCs/>
        </w:rPr>
        <w:t>r</w:t>
      </w:r>
      <w:r w:rsidR="00503842" w:rsidRPr="00503842">
        <w:rPr>
          <w:rFonts w:ascii="Times New Roman" w:hAnsi="Times New Roman" w:cs="Times New Roman"/>
        </w:rPr>
        <w:t xml:space="preserve">) and crowding (α) to be estimated and interpreted as independent biological </w:t>
      </w:r>
      <w:r w:rsidR="005F7EFF">
        <w:rPr>
          <w:rFonts w:ascii="Times New Roman" w:hAnsi="Times New Roman" w:cs="Times New Roman"/>
        </w:rPr>
        <w:t>characteristics</w:t>
      </w:r>
      <w:r w:rsidR="00503842" w:rsidRPr="00503842">
        <w:rPr>
          <w:rFonts w:ascii="Times New Roman" w:hAnsi="Times New Roman" w:cs="Times New Roman"/>
        </w:rPr>
        <w:t xml:space="preserve"> (Mallet, </w:t>
      </w:r>
      <w:r w:rsidR="00BF7D9F">
        <w:rPr>
          <w:rFonts w:ascii="Times New Roman" w:hAnsi="Times New Roman" w:cs="Times New Roman"/>
        </w:rPr>
        <w:t>2012</w:t>
      </w:r>
      <w:r w:rsidR="00C56ACB">
        <w:rPr>
          <w:rFonts w:ascii="Times New Roman" w:hAnsi="Times New Roman" w:cs="Times New Roman"/>
        </w:rPr>
        <w:t>; Andrews et al., 1986</w:t>
      </w:r>
      <w:r w:rsidR="00503842" w:rsidRPr="00503842">
        <w:rPr>
          <w:rFonts w:ascii="Times New Roman" w:hAnsi="Times New Roman" w:cs="Times New Roman"/>
        </w:rPr>
        <w:t>)</w:t>
      </w:r>
      <w:r w:rsidR="007A44D5" w:rsidRPr="007A44D5">
        <w:rPr>
          <w:rFonts w:ascii="Times New Roman" w:hAnsi="Times New Roman" w:cs="Times New Roman"/>
        </w:rPr>
        <w:t xml:space="preserve">. I fit the analytical solution of this equation (Equation 3) to time-series count data using nonlinear least squares via the Levenberg–Marquardt algorithm, implemented as a user-specified model in the </w:t>
      </w:r>
      <w:r w:rsidR="007A44D5" w:rsidRPr="007A44D5">
        <w:rPr>
          <w:rFonts w:ascii="Times New Roman" w:hAnsi="Times New Roman" w:cs="Times New Roman"/>
          <w:i/>
          <w:iCs/>
        </w:rPr>
        <w:t>growthrates</w:t>
      </w:r>
      <w:r w:rsidR="007A44D5" w:rsidRPr="007A44D5">
        <w:rPr>
          <w:rFonts w:ascii="Times New Roman" w:hAnsi="Times New Roman" w:cs="Times New Roman"/>
        </w:rPr>
        <w:t xml:space="preserve"> package (v0.8.5; Petzoldt, </w:t>
      </w:r>
      <w:r w:rsidR="00DF7D8B">
        <w:rPr>
          <w:rFonts w:ascii="Times New Roman" w:hAnsi="Times New Roman" w:cs="Times New Roman"/>
        </w:rPr>
        <w:t>2019</w:t>
      </w:r>
      <w:r w:rsidR="007A44D5" w:rsidRPr="007A44D5">
        <w:rPr>
          <w:rFonts w:ascii="Times New Roman" w:hAnsi="Times New Roman" w:cs="Times New Roman"/>
        </w:rPr>
        <w:t xml:space="preserve">) in R (v4.5.2). I fit models separately for each combination of evolved temperature, </w:t>
      </w:r>
      <w:r w:rsidR="00870EB5">
        <w:rPr>
          <w:rFonts w:ascii="Times New Roman" w:hAnsi="Times New Roman" w:cs="Times New Roman"/>
        </w:rPr>
        <w:t>contemporary</w:t>
      </w:r>
      <w:r w:rsidR="007A44D5" w:rsidRPr="007A44D5">
        <w:rPr>
          <w:rFonts w:ascii="Times New Roman" w:hAnsi="Times New Roman" w:cs="Times New Roman"/>
        </w:rPr>
        <w:t xml:space="preserve"> temperature, competition treatment, and replicate, and fit rotifer and protist populations independently. Initial parameter values and bounds for </w:t>
      </w:r>
      <w:r w:rsidR="007A44D5" w:rsidRPr="00A66011">
        <w:rPr>
          <w:rFonts w:ascii="Times New Roman" w:hAnsi="Times New Roman" w:cs="Times New Roman"/>
          <w:i/>
          <w:iCs/>
        </w:rPr>
        <w:t>y</w:t>
      </w:r>
      <w:r w:rsidR="007A44D5" w:rsidRPr="005154C5">
        <w:rPr>
          <w:rFonts w:ascii="Times New Roman" w:hAnsi="Times New Roman" w:cs="Times New Roman"/>
        </w:rPr>
        <w:t>₀</w:t>
      </w:r>
      <w:r w:rsidR="007A44D5" w:rsidRPr="007A44D5">
        <w:rPr>
          <w:rFonts w:ascii="Times New Roman" w:hAnsi="Times New Roman" w:cs="Times New Roman"/>
        </w:rPr>
        <w:t xml:space="preserve">, </w:t>
      </w:r>
      <w:r w:rsidR="007A44D5" w:rsidRPr="00A66011">
        <w:rPr>
          <w:rFonts w:ascii="Times New Roman" w:hAnsi="Times New Roman" w:cs="Times New Roman"/>
          <w:i/>
          <w:iCs/>
        </w:rPr>
        <w:t>r</w:t>
      </w:r>
      <w:r w:rsidR="007A44D5" w:rsidRPr="007A44D5">
        <w:rPr>
          <w:rFonts w:ascii="Times New Roman" w:hAnsi="Times New Roman" w:cs="Times New Roman"/>
        </w:rPr>
        <w:t>, and α were chosen based on visual inspection of the growth curves</w:t>
      </w:r>
      <w:r w:rsidR="00C36DD4">
        <w:rPr>
          <w:rFonts w:ascii="Times New Roman" w:hAnsi="Times New Roman" w:cs="Times New Roman"/>
        </w:rPr>
        <w:t>. These parameters</w:t>
      </w:r>
      <w:r w:rsidR="007A44D5" w:rsidRPr="007A44D5">
        <w:rPr>
          <w:rFonts w:ascii="Times New Roman" w:hAnsi="Times New Roman" w:cs="Times New Roman"/>
        </w:rPr>
        <w:t xml:space="preserve"> differed between taxa</w:t>
      </w:r>
      <w:r w:rsidR="00E107DE">
        <w:rPr>
          <w:rFonts w:ascii="Times New Roman" w:hAnsi="Times New Roman" w:cs="Times New Roman"/>
        </w:rPr>
        <w:t xml:space="preserve"> </w:t>
      </w:r>
      <w:r w:rsidR="007A44D5" w:rsidRPr="007A44D5">
        <w:rPr>
          <w:rFonts w:ascii="Times New Roman" w:hAnsi="Times New Roman" w:cs="Times New Roman"/>
        </w:rPr>
        <w:t>to reflect their distinct densities and growth rates</w:t>
      </w:r>
      <w:r w:rsidR="0099531D">
        <w:rPr>
          <w:rFonts w:ascii="Times New Roman" w:hAnsi="Times New Roman" w:cs="Times New Roman"/>
        </w:rPr>
        <w:t>, but remained consistent among treatments and replicates</w:t>
      </w:r>
      <w:r w:rsidR="00F241CC">
        <w:rPr>
          <w:rFonts w:ascii="Times New Roman" w:hAnsi="Times New Roman" w:cs="Times New Roman"/>
        </w:rPr>
        <w:t xml:space="preserve"> (Table </w:t>
      </w:r>
      <w:r w:rsidR="00B062CB">
        <w:rPr>
          <w:rFonts w:ascii="Times New Roman" w:hAnsi="Times New Roman" w:cs="Times New Roman"/>
        </w:rPr>
        <w:t>1</w:t>
      </w:r>
      <w:r w:rsidR="00F241CC">
        <w:rPr>
          <w:rFonts w:ascii="Times New Roman" w:hAnsi="Times New Roman" w:cs="Times New Roman"/>
        </w:rPr>
        <w:t>)</w:t>
      </w:r>
      <w:r w:rsidR="007A44D5" w:rsidRPr="007A44D5">
        <w:rPr>
          <w:rFonts w:ascii="Times New Roman" w:hAnsi="Times New Roman" w:cs="Times New Roman"/>
        </w:rPr>
        <w:t>. I assessed model fit</w:t>
      </w:r>
      <w:r w:rsidR="00E62A3F">
        <w:rPr>
          <w:rFonts w:ascii="Times New Roman" w:hAnsi="Times New Roman" w:cs="Times New Roman"/>
        </w:rPr>
        <w:t>s</w:t>
      </w:r>
      <w:r w:rsidR="007A44D5" w:rsidRPr="007A44D5">
        <w:rPr>
          <w:rFonts w:ascii="Times New Roman" w:hAnsi="Times New Roman" w:cs="Times New Roman"/>
        </w:rPr>
        <w:t xml:space="preserve"> by visual</w:t>
      </w:r>
      <w:r w:rsidR="001900E3">
        <w:rPr>
          <w:rFonts w:ascii="Times New Roman" w:hAnsi="Times New Roman" w:cs="Times New Roman"/>
        </w:rPr>
        <w:t>ly</w:t>
      </w:r>
      <w:r w:rsidR="007A44D5" w:rsidRPr="007A44D5">
        <w:rPr>
          <w:rFonts w:ascii="Times New Roman" w:hAnsi="Times New Roman" w:cs="Times New Roman"/>
        </w:rPr>
        <w:t xml:space="preserve"> inspect</w:t>
      </w:r>
      <w:r w:rsidR="001900E3">
        <w:rPr>
          <w:rFonts w:ascii="Times New Roman" w:hAnsi="Times New Roman" w:cs="Times New Roman"/>
        </w:rPr>
        <w:t xml:space="preserve">ing the </w:t>
      </w:r>
      <w:r w:rsidR="007A44D5" w:rsidRPr="007A44D5">
        <w:rPr>
          <w:rFonts w:ascii="Times New Roman" w:hAnsi="Times New Roman" w:cs="Times New Roman"/>
        </w:rPr>
        <w:t xml:space="preserve">fitted curves overlaid on observed data </w:t>
      </w:r>
      <w:r w:rsidR="00181CEC">
        <w:rPr>
          <w:rFonts w:ascii="Times New Roman" w:hAnsi="Times New Roman" w:cs="Times New Roman"/>
        </w:rPr>
        <w:t>(</w:t>
      </w:r>
      <w:r w:rsidR="00181CEC" w:rsidRPr="00B062CB">
        <w:rPr>
          <w:rFonts w:ascii="Times New Roman" w:hAnsi="Times New Roman" w:cs="Times New Roman"/>
        </w:rPr>
        <w:t>Figure</w:t>
      </w:r>
      <w:r w:rsidR="00B062CB">
        <w:rPr>
          <w:rFonts w:ascii="Times New Roman" w:hAnsi="Times New Roman" w:cs="Times New Roman"/>
        </w:rPr>
        <w:t>s 5 and 6</w:t>
      </w:r>
      <w:r w:rsidR="00181CEC">
        <w:rPr>
          <w:rFonts w:ascii="Times New Roman" w:hAnsi="Times New Roman" w:cs="Times New Roman"/>
        </w:rPr>
        <w:t xml:space="preserve">) </w:t>
      </w:r>
      <w:r w:rsidR="007A44D5" w:rsidRPr="007A44D5">
        <w:rPr>
          <w:rFonts w:ascii="Times New Roman" w:hAnsi="Times New Roman" w:cs="Times New Roman"/>
        </w:rPr>
        <w:t xml:space="preserve">and by </w:t>
      </w:r>
      <w:r w:rsidR="00AC450E">
        <w:rPr>
          <w:rFonts w:ascii="Times New Roman" w:hAnsi="Times New Roman" w:cs="Times New Roman"/>
        </w:rPr>
        <w:t>examining the</w:t>
      </w:r>
      <w:r w:rsidR="007A44D5" w:rsidRPr="007A44D5">
        <w:rPr>
          <w:rFonts w:ascii="Times New Roman" w:hAnsi="Times New Roman" w:cs="Times New Roman"/>
        </w:rPr>
        <w:t xml:space="preserve"> </w:t>
      </w:r>
      <w:r w:rsidR="007A44D5" w:rsidRPr="00E25E2C">
        <w:rPr>
          <w:rFonts w:ascii="Times New Roman" w:hAnsi="Times New Roman" w:cs="Times New Roman"/>
          <w:i/>
          <w:iCs/>
        </w:rPr>
        <w:t>R</w:t>
      </w:r>
      <w:r w:rsidR="007A44D5" w:rsidRPr="007A44D5">
        <w:rPr>
          <w:rFonts w:ascii="Times New Roman" w:hAnsi="Times New Roman" w:cs="Times New Roman"/>
        </w:rPr>
        <w:t>²</w:t>
      </w:r>
      <w:r w:rsidR="00AC450E">
        <w:rPr>
          <w:rFonts w:ascii="Times New Roman" w:hAnsi="Times New Roman" w:cs="Times New Roman"/>
        </w:rPr>
        <w:t xml:space="preserve"> values for each model</w:t>
      </w:r>
      <w:r w:rsidR="00E5601D">
        <w:rPr>
          <w:rFonts w:ascii="Times New Roman" w:hAnsi="Times New Roman" w:cs="Times New Roman"/>
        </w:rPr>
        <w:t xml:space="preserve"> (</w:t>
      </w:r>
      <w:r w:rsidR="00962EDF">
        <w:rPr>
          <w:rFonts w:ascii="Times New Roman" w:hAnsi="Times New Roman" w:cs="Times New Roman"/>
          <w:i/>
          <w:iCs/>
        </w:rPr>
        <w:t>H. rosa</w:t>
      </w:r>
      <w:r w:rsidR="00E5601D">
        <w:rPr>
          <w:rFonts w:ascii="Times New Roman" w:hAnsi="Times New Roman" w:cs="Times New Roman"/>
        </w:rPr>
        <w:t xml:space="preserve"> models </w:t>
      </w:r>
      <w:r w:rsidR="00E5601D">
        <w:rPr>
          <w:rFonts w:ascii="Times New Roman" w:hAnsi="Times New Roman" w:cs="Times New Roman"/>
          <w:i/>
          <w:iCs/>
        </w:rPr>
        <w:t>R</w:t>
      </w:r>
      <w:r w:rsidR="00E5601D" w:rsidRPr="00E5601D">
        <w:rPr>
          <w:rFonts w:ascii="Times New Roman" w:hAnsi="Times New Roman" w:cs="Times New Roman"/>
          <w:vertAlign w:val="superscript"/>
        </w:rPr>
        <w:t>2</w:t>
      </w:r>
      <w:r w:rsidR="00E5601D" w:rsidRPr="00E5601D">
        <w:rPr>
          <w:rFonts w:ascii="Times New Roman" w:hAnsi="Times New Roman" w:cs="Times New Roman"/>
          <w:vertAlign w:val="subscript"/>
        </w:rPr>
        <w:t xml:space="preserve"> </w:t>
      </w:r>
      <w:r w:rsidR="00E5601D">
        <w:rPr>
          <w:rFonts w:ascii="Times New Roman" w:hAnsi="Times New Roman" w:cs="Times New Roman"/>
        </w:rPr>
        <w:t>= 0.90 ± 0.0</w:t>
      </w:r>
      <w:r w:rsidR="00A5700D">
        <w:rPr>
          <w:rFonts w:ascii="Times New Roman" w:hAnsi="Times New Roman" w:cs="Times New Roman"/>
        </w:rPr>
        <w:t>6</w:t>
      </w:r>
      <w:r w:rsidR="007C22AA">
        <w:rPr>
          <w:rFonts w:ascii="Times New Roman" w:hAnsi="Times New Roman" w:cs="Times New Roman"/>
        </w:rPr>
        <w:t xml:space="preserve"> SD</w:t>
      </w:r>
      <w:r w:rsidR="00E5601D">
        <w:rPr>
          <w:rFonts w:ascii="Times New Roman" w:hAnsi="Times New Roman" w:cs="Times New Roman"/>
        </w:rPr>
        <w:t xml:space="preserve">; </w:t>
      </w:r>
      <w:r w:rsidR="001A4501">
        <w:rPr>
          <w:rFonts w:ascii="Times New Roman" w:hAnsi="Times New Roman" w:cs="Times New Roman"/>
          <w:i/>
          <w:iCs/>
        </w:rPr>
        <w:t>Tetrahymena</w:t>
      </w:r>
      <w:r w:rsidR="00E5601D">
        <w:rPr>
          <w:rFonts w:ascii="Times New Roman" w:hAnsi="Times New Roman" w:cs="Times New Roman"/>
        </w:rPr>
        <w:t xml:space="preserve"> models </w:t>
      </w:r>
      <w:r w:rsidR="00E5601D">
        <w:rPr>
          <w:rFonts w:ascii="Times New Roman" w:hAnsi="Times New Roman" w:cs="Times New Roman"/>
          <w:i/>
          <w:iCs/>
        </w:rPr>
        <w:t>R</w:t>
      </w:r>
      <w:r w:rsidR="00E5601D">
        <w:rPr>
          <w:rFonts w:ascii="Times New Roman" w:hAnsi="Times New Roman" w:cs="Times New Roman"/>
          <w:vertAlign w:val="superscript"/>
        </w:rPr>
        <w:t>2</w:t>
      </w:r>
      <w:r w:rsidR="00E5601D">
        <w:rPr>
          <w:rFonts w:ascii="Times New Roman" w:hAnsi="Times New Roman" w:cs="Times New Roman"/>
        </w:rPr>
        <w:t xml:space="preserve"> = 0.56 ± 0.17</w:t>
      </w:r>
      <w:r w:rsidR="007C22AA">
        <w:rPr>
          <w:rFonts w:ascii="Times New Roman" w:hAnsi="Times New Roman" w:cs="Times New Roman"/>
        </w:rPr>
        <w:t xml:space="preserve"> SD</w:t>
      </w:r>
      <w:r w:rsidR="00E5601D">
        <w:rPr>
          <w:rFonts w:ascii="Times New Roman" w:hAnsi="Times New Roman" w:cs="Times New Roman"/>
        </w:rPr>
        <w:t>)</w:t>
      </w:r>
      <w:r w:rsidR="007A44D5" w:rsidRPr="007A44D5">
        <w:rPr>
          <w:rFonts w:ascii="Times New Roman" w:hAnsi="Times New Roman" w:cs="Times New Roman"/>
        </w:rPr>
        <w:t>.</w:t>
      </w:r>
    </w:p>
    <w:p w14:paraId="459089B9" w14:textId="77777777" w:rsidR="00082721" w:rsidRPr="00695F54" w:rsidRDefault="00000000" w:rsidP="00082721">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2</m:t>
                  </m:r>
                </m:e>
              </m:d>
            </m:e>
          </m:eqArr>
        </m:oMath>
      </m:oMathPara>
    </w:p>
    <w:p w14:paraId="45862043" w14:textId="07FD8191" w:rsidR="00082721" w:rsidRPr="00082721" w:rsidRDefault="00000000" w:rsidP="00082721">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3</m:t>
                  </m:r>
                </m:e>
              </m:d>
            </m:e>
          </m:eqArr>
        </m:oMath>
      </m:oMathPara>
    </w:p>
    <w:p w14:paraId="217B221F" w14:textId="0B08130E" w:rsidR="009B10AB" w:rsidRPr="009B10AB" w:rsidRDefault="009B10AB" w:rsidP="009B10AB">
      <w:pPr>
        <w:spacing w:after="0" w:line="480" w:lineRule="auto"/>
        <w:rPr>
          <w:rFonts w:ascii="Times New Roman" w:hAnsi="Times New Roman" w:cs="Times New Roman"/>
          <w:u w:val="single"/>
        </w:rPr>
      </w:pPr>
      <w:r>
        <w:rPr>
          <w:rFonts w:ascii="Times New Roman" w:hAnsi="Times New Roman" w:cs="Times New Roman"/>
          <w:u w:val="single"/>
        </w:rPr>
        <w:t>Statistical analysis</w:t>
      </w:r>
    </w:p>
    <w:p w14:paraId="04BBBCD7" w14:textId="453EB1BF" w:rsidR="00223363" w:rsidRPr="00580546" w:rsidRDefault="00B475B6" w:rsidP="00223363">
      <w:pPr>
        <w:spacing w:after="0" w:line="480" w:lineRule="auto"/>
        <w:ind w:firstLine="720"/>
        <w:rPr>
          <w:rFonts w:ascii="Times New Roman" w:hAnsi="Times New Roman" w:cs="Times New Roman"/>
        </w:rPr>
      </w:pPr>
      <w:r>
        <w:rPr>
          <w:rFonts w:ascii="Times New Roman" w:hAnsi="Times New Roman" w:cs="Times New Roman"/>
        </w:rPr>
        <w:t>The effect</w:t>
      </w:r>
      <w:r w:rsidR="00C613A0">
        <w:rPr>
          <w:rFonts w:ascii="Times New Roman" w:hAnsi="Times New Roman" w:cs="Times New Roman"/>
        </w:rPr>
        <w:t>s</w:t>
      </w:r>
      <w:r>
        <w:rPr>
          <w:rFonts w:ascii="Times New Roman" w:hAnsi="Times New Roman" w:cs="Times New Roman"/>
        </w:rPr>
        <w:t xml:space="preserve"> of h</w:t>
      </w:r>
      <w:r w:rsidR="00223363">
        <w:rPr>
          <w:rFonts w:ascii="Times New Roman" w:hAnsi="Times New Roman" w:cs="Times New Roman"/>
        </w:rPr>
        <w:t xml:space="preserve">istoric temperature, </w:t>
      </w:r>
      <w:r w:rsidR="00214740">
        <w:rPr>
          <w:rFonts w:ascii="Times New Roman" w:hAnsi="Times New Roman" w:cs="Times New Roman"/>
        </w:rPr>
        <w:t>contemporary</w:t>
      </w:r>
      <w:r w:rsidR="00223363">
        <w:rPr>
          <w:rFonts w:ascii="Times New Roman" w:hAnsi="Times New Roman" w:cs="Times New Roman"/>
        </w:rPr>
        <w:t xml:space="preserve"> temperature, competition</w:t>
      </w:r>
      <w:r w:rsidR="00D83249">
        <w:rPr>
          <w:rFonts w:ascii="Times New Roman" w:hAnsi="Times New Roman" w:cs="Times New Roman"/>
        </w:rPr>
        <w:t xml:space="preserve"> treatment</w:t>
      </w:r>
      <w:r w:rsidR="00EE53CE">
        <w:rPr>
          <w:rFonts w:ascii="Times New Roman" w:hAnsi="Times New Roman" w:cs="Times New Roman"/>
        </w:rPr>
        <w:t>, and their interactions</w:t>
      </w:r>
      <w:r w:rsidR="001E4114">
        <w:rPr>
          <w:rFonts w:ascii="Times New Roman" w:hAnsi="Times New Roman" w:cs="Times New Roman"/>
        </w:rPr>
        <w:t xml:space="preserve"> </w:t>
      </w:r>
      <w:r w:rsidR="00223363">
        <w:rPr>
          <w:rFonts w:ascii="Times New Roman" w:hAnsi="Times New Roman" w:cs="Times New Roman"/>
        </w:rPr>
        <w:t>on the intrinsic growth rate (</w:t>
      </w:r>
      <w:r w:rsidR="00223363">
        <w:rPr>
          <w:rFonts w:ascii="Times New Roman" w:hAnsi="Times New Roman" w:cs="Times New Roman"/>
          <w:i/>
          <w:iCs/>
        </w:rPr>
        <w:t>r</w:t>
      </w:r>
      <w:r w:rsidR="00223363">
        <w:rPr>
          <w:rFonts w:ascii="Times New Roman" w:hAnsi="Times New Roman" w:cs="Times New Roman"/>
        </w:rPr>
        <w:t>)</w:t>
      </w:r>
      <w:r w:rsidR="00247A50">
        <w:rPr>
          <w:rFonts w:ascii="Times New Roman" w:hAnsi="Times New Roman" w:cs="Times New Roman"/>
        </w:rPr>
        <w:t xml:space="preserve">, </w:t>
      </w:r>
      <w:r w:rsidR="00223363">
        <w:rPr>
          <w:rFonts w:ascii="Times New Roman" w:hAnsi="Times New Roman" w:cs="Times New Roman"/>
        </w:rPr>
        <w:t>crowding coefficient (</w:t>
      </w:r>
      <w:r w:rsidR="00223363" w:rsidRPr="00580546">
        <w:rPr>
          <w:rFonts w:ascii="Times New Roman" w:hAnsi="Times New Roman" w:cs="Times New Roman"/>
          <w:i/>
          <w:iCs/>
        </w:rPr>
        <w:t>α</w:t>
      </w:r>
      <w:r w:rsidR="00223363">
        <w:rPr>
          <w:rFonts w:ascii="Times New Roman" w:hAnsi="Times New Roman" w:cs="Times New Roman"/>
        </w:rPr>
        <w:t>), and body size of rotifers were analyzed using separate three-way ANOVA</w:t>
      </w:r>
      <w:r w:rsidR="00D96103">
        <w:rPr>
          <w:rFonts w:ascii="Times New Roman" w:hAnsi="Times New Roman" w:cs="Times New Roman"/>
        </w:rPr>
        <w:t>s</w:t>
      </w:r>
      <w:r w:rsidR="00DD0F83">
        <w:rPr>
          <w:rFonts w:ascii="Times New Roman" w:hAnsi="Times New Roman" w:cs="Times New Roman"/>
        </w:rPr>
        <w:t xml:space="preserve"> for each </w:t>
      </w:r>
      <w:r w:rsidR="00D83249">
        <w:rPr>
          <w:rFonts w:ascii="Times New Roman" w:hAnsi="Times New Roman" w:cs="Times New Roman"/>
        </w:rPr>
        <w:t xml:space="preserve">dependent </w:t>
      </w:r>
      <w:r w:rsidR="00DD0F83">
        <w:rPr>
          <w:rFonts w:ascii="Times New Roman" w:hAnsi="Times New Roman" w:cs="Times New Roman"/>
        </w:rPr>
        <w:t>variable</w:t>
      </w:r>
      <w:r w:rsidR="00223363">
        <w:rPr>
          <w:rFonts w:ascii="Times New Roman" w:hAnsi="Times New Roman" w:cs="Times New Roman"/>
        </w:rPr>
        <w:t xml:space="preserve">. </w:t>
      </w:r>
      <w:r w:rsidR="008D284A" w:rsidRPr="008D284A">
        <w:rPr>
          <w:rFonts w:ascii="Times New Roman" w:hAnsi="Times New Roman" w:cs="Times New Roman"/>
        </w:rPr>
        <w:t>For protists, the effects of experimental temperature, co</w:t>
      </w:r>
      <w:commentRangeStart w:id="47"/>
      <w:r w:rsidR="008D284A" w:rsidRPr="008D284A">
        <w:rPr>
          <w:rFonts w:ascii="Times New Roman" w:hAnsi="Times New Roman" w:cs="Times New Roman"/>
        </w:rPr>
        <w:t>mpeti</w:t>
      </w:r>
      <w:commentRangeEnd w:id="47"/>
      <w:r w:rsidR="00D83249" w:rsidRPr="008D284A">
        <w:rPr>
          <w:rStyle w:val="CommentReference"/>
          <w:rFonts w:ascii="Times New Roman" w:hAnsi="Times New Roman" w:cs="Times New Roman"/>
          <w:sz w:val="24"/>
          <w:szCs w:val="24"/>
        </w:rPr>
        <w:commentReference w:id="47"/>
      </w:r>
      <w:r w:rsidR="008D284A" w:rsidRPr="008D284A">
        <w:rPr>
          <w:rFonts w:ascii="Times New Roman" w:hAnsi="Times New Roman" w:cs="Times New Roman"/>
        </w:rPr>
        <w:t xml:space="preserve">tion, and their interaction on intrinsic growth rate (r) and crowding coefficient (α) were analyzed using separate two-way ANOVAs. The competition factor </w:t>
      </w:r>
      <w:r w:rsidR="00D17620">
        <w:rPr>
          <w:rFonts w:ascii="Times New Roman" w:hAnsi="Times New Roman" w:cs="Times New Roman"/>
        </w:rPr>
        <w:t xml:space="preserve">for the protist analyses </w:t>
      </w:r>
      <w:r w:rsidR="008D284A" w:rsidRPr="008D284A">
        <w:rPr>
          <w:rFonts w:ascii="Times New Roman" w:hAnsi="Times New Roman" w:cs="Times New Roman"/>
        </w:rPr>
        <w:t xml:space="preserve">included </w:t>
      </w:r>
      <w:commentRangeStart w:id="48"/>
      <w:r w:rsidR="008D284A" w:rsidRPr="008D284A">
        <w:rPr>
          <w:rFonts w:ascii="Times New Roman" w:hAnsi="Times New Roman" w:cs="Times New Roman"/>
        </w:rPr>
        <w:t>three levels</w:t>
      </w:r>
      <w:commentRangeEnd w:id="48"/>
      <w:r w:rsidR="00D83249" w:rsidRPr="008D284A">
        <w:rPr>
          <w:rStyle w:val="CommentReference"/>
          <w:rFonts w:ascii="Times New Roman" w:hAnsi="Times New Roman" w:cs="Times New Roman"/>
          <w:sz w:val="24"/>
          <w:szCs w:val="24"/>
        </w:rPr>
        <w:commentReference w:id="48"/>
      </w:r>
      <w:r w:rsidR="008D284A" w:rsidRPr="008D284A">
        <w:rPr>
          <w:rFonts w:ascii="Times New Roman" w:hAnsi="Times New Roman" w:cs="Times New Roman"/>
        </w:rPr>
        <w:t>: no competition, competition with rotifers adapted to 25 °C, and competition with rotifers adapted to 30 °C.</w:t>
      </w:r>
      <w:r w:rsidR="008D284A">
        <w:rPr>
          <w:rFonts w:ascii="Times New Roman" w:hAnsi="Times New Roman" w:cs="Times New Roman"/>
        </w:rPr>
        <w:t xml:space="preserve"> </w:t>
      </w:r>
      <w:r w:rsidR="00214740">
        <w:rPr>
          <w:rFonts w:ascii="Times New Roman" w:hAnsi="Times New Roman" w:cs="Times New Roman"/>
        </w:rPr>
        <w:t xml:space="preserve">For rotifer </w:t>
      </w:r>
      <w:r w:rsidR="00214740">
        <w:rPr>
          <w:rFonts w:ascii="Times New Roman" w:hAnsi="Times New Roman" w:cs="Times New Roman"/>
        </w:rPr>
        <w:lastRenderedPageBreak/>
        <w:t xml:space="preserve">analyses, the competition treatment included only two levels: protists present, and protists absent. </w:t>
      </w:r>
      <w:r w:rsidR="00A4425A" w:rsidRPr="00A4425A">
        <w:rPr>
          <w:rFonts w:ascii="Times New Roman" w:hAnsi="Times New Roman" w:cs="Times New Roman"/>
        </w:rPr>
        <w:t xml:space="preserve">To meet model assumptions, intrinsic growth rate (r) for both rotifers and protists </w:t>
      </w:r>
      <w:r w:rsidR="00AF0E7F" w:rsidRPr="00A4425A">
        <w:rPr>
          <w:rFonts w:ascii="Times New Roman" w:hAnsi="Times New Roman" w:cs="Times New Roman"/>
        </w:rPr>
        <w:t xml:space="preserve">was </w:t>
      </w:r>
      <w:r w:rsidR="00BC3E5E">
        <w:rPr>
          <w:rFonts w:ascii="Times New Roman" w:hAnsi="Times New Roman" w:cs="Times New Roman"/>
        </w:rPr>
        <w:t>log</w:t>
      </w:r>
      <w:r w:rsidR="00AF0E7F">
        <w:rPr>
          <w:rFonts w:ascii="Times New Roman" w:hAnsi="Times New Roman" w:cs="Times New Roman"/>
        </w:rPr>
        <w:t>-</w:t>
      </w:r>
      <w:r w:rsidR="00A4425A" w:rsidRPr="00A4425A">
        <w:rPr>
          <w:rFonts w:ascii="Times New Roman" w:hAnsi="Times New Roman" w:cs="Times New Roman"/>
        </w:rPr>
        <w:t>transformed. Protist crowding coefficient (α) was also l</w:t>
      </w:r>
      <w:r w:rsidR="00A70809">
        <w:rPr>
          <w:rFonts w:ascii="Times New Roman" w:hAnsi="Times New Roman" w:cs="Times New Roman"/>
        </w:rPr>
        <w:t>og</w:t>
      </w:r>
      <w:r w:rsidR="00A4425A" w:rsidRPr="00A4425A">
        <w:rPr>
          <w:rFonts w:ascii="Times New Roman" w:hAnsi="Times New Roman" w:cs="Times New Roman"/>
        </w:rPr>
        <w:t>-transformed, whereas rotifer crowding coefficient met model assumptions without transformation.</w:t>
      </w:r>
      <w:r w:rsidR="00BA689F" w:rsidRPr="00BA689F">
        <w:rPr>
          <w:rFonts w:ascii="Times New Roman" w:hAnsi="Times New Roman" w:cs="Times New Roman"/>
        </w:rPr>
        <w:t xml:space="preserve"> </w:t>
      </w:r>
      <w:r w:rsidR="00EE53CE">
        <w:rPr>
          <w:rFonts w:ascii="Times New Roman" w:hAnsi="Times New Roman" w:cs="Times New Roman"/>
        </w:rPr>
        <w:t xml:space="preserve">Post-hoc comparisons were </w:t>
      </w:r>
      <w:r w:rsidR="00344F9B">
        <w:rPr>
          <w:rFonts w:ascii="Times New Roman" w:hAnsi="Times New Roman" w:cs="Times New Roman"/>
        </w:rPr>
        <w:t>conducted</w:t>
      </w:r>
      <w:r w:rsidR="00EE53CE">
        <w:rPr>
          <w:rFonts w:ascii="Times New Roman" w:hAnsi="Times New Roman" w:cs="Times New Roman"/>
        </w:rPr>
        <w:t xml:space="preserve"> using Tukey’s honestly significant difference</w:t>
      </w:r>
      <w:r w:rsidR="00DB0AAD">
        <w:rPr>
          <w:rFonts w:ascii="Times New Roman" w:hAnsi="Times New Roman" w:cs="Times New Roman"/>
        </w:rPr>
        <w:t xml:space="preserve"> (HSD)</w:t>
      </w:r>
      <w:r w:rsidR="00EE53CE">
        <w:rPr>
          <w:rFonts w:ascii="Times New Roman" w:hAnsi="Times New Roman" w:cs="Times New Roman"/>
        </w:rPr>
        <w:t xml:space="preserve"> tests. </w:t>
      </w:r>
      <w:r w:rsidR="00247A50">
        <w:rPr>
          <w:rFonts w:ascii="Times New Roman" w:hAnsi="Times New Roman" w:cs="Times New Roman"/>
        </w:rPr>
        <w:t xml:space="preserve">All </w:t>
      </w:r>
      <w:r w:rsidR="00D83249">
        <w:rPr>
          <w:rFonts w:ascii="Times New Roman" w:hAnsi="Times New Roman" w:cs="Times New Roman"/>
        </w:rPr>
        <w:t xml:space="preserve">models were fit using lme4 </w:t>
      </w:r>
      <w:r w:rsidR="00ED08BF">
        <w:rPr>
          <w:rFonts w:ascii="Times New Roman" w:hAnsi="Times New Roman" w:cs="Times New Roman"/>
        </w:rPr>
        <w:t xml:space="preserve">(version 1.1.83) </w:t>
      </w:r>
      <w:r w:rsidR="00D83249">
        <w:rPr>
          <w:rFonts w:ascii="Times New Roman" w:hAnsi="Times New Roman" w:cs="Times New Roman"/>
        </w:rPr>
        <w:t xml:space="preserve">and </w:t>
      </w:r>
      <w:r w:rsidR="00247A50">
        <w:rPr>
          <w:rFonts w:ascii="Times New Roman" w:hAnsi="Times New Roman" w:cs="Times New Roman"/>
        </w:rPr>
        <w:t xml:space="preserve">analyses were performed in R (version 4.5.2). </w:t>
      </w:r>
    </w:p>
    <w:p w14:paraId="43961892" w14:textId="77777777" w:rsidR="007A7E47" w:rsidRDefault="007A7E47" w:rsidP="007B74FC">
      <w:pPr>
        <w:spacing w:after="0" w:line="480" w:lineRule="auto"/>
        <w:jc w:val="center"/>
        <w:rPr>
          <w:rFonts w:ascii="Times New Roman" w:hAnsi="Times New Roman" w:cs="Times New Roman"/>
          <w:b/>
          <w:bCs/>
        </w:rPr>
      </w:pPr>
    </w:p>
    <w:p w14:paraId="6990F589" w14:textId="77777777" w:rsidR="007A7E47" w:rsidRDefault="007A7E47">
      <w:pPr>
        <w:rPr>
          <w:rFonts w:ascii="Times New Roman" w:hAnsi="Times New Roman" w:cs="Times New Roman"/>
          <w:b/>
          <w:bCs/>
        </w:rPr>
      </w:pPr>
      <w:r>
        <w:rPr>
          <w:rFonts w:ascii="Times New Roman" w:hAnsi="Times New Roman" w:cs="Times New Roman"/>
          <w:b/>
          <w:bCs/>
        </w:rPr>
        <w:br w:type="page"/>
      </w:r>
    </w:p>
    <w:p w14:paraId="2230C324" w14:textId="7039842F" w:rsidR="007B74FC" w:rsidRDefault="007B74FC" w:rsidP="007A7E47">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0E14C2B1" w14:textId="40FD44C3" w:rsidR="001D6D86" w:rsidRDefault="001D6D86" w:rsidP="004329B1">
      <w:pPr>
        <w:spacing w:after="0" w:line="480" w:lineRule="auto"/>
        <w:ind w:firstLine="720"/>
        <w:rPr>
          <w:rFonts w:ascii="Times New Roman" w:hAnsi="Times New Roman" w:cs="Times New Roman"/>
        </w:rPr>
      </w:pPr>
      <w:commentRangeStart w:id="49"/>
      <w:r>
        <w:rPr>
          <w:rFonts w:ascii="Times New Roman" w:hAnsi="Times New Roman" w:cs="Times New Roman"/>
        </w:rPr>
        <w:t>Rotifers with a</w:t>
      </w:r>
      <w:r w:rsidR="0072405F">
        <w:rPr>
          <w:rFonts w:ascii="Times New Roman" w:hAnsi="Times New Roman" w:cs="Times New Roman"/>
        </w:rPr>
        <w:t>n evolutionary</w:t>
      </w:r>
      <w:r>
        <w:rPr>
          <w:rFonts w:ascii="Times New Roman" w:hAnsi="Times New Roman" w:cs="Times New Roman"/>
        </w:rPr>
        <w:t xml:space="preserve"> temperature history of 30 °C had cross-sectional areas 10% smaller than those with a history of </w:t>
      </w:r>
      <w:r w:rsidRPr="009B61B3">
        <w:rPr>
          <w:rFonts w:ascii="Times New Roman" w:hAnsi="Times New Roman" w:cs="Times New Roman"/>
        </w:rPr>
        <w:t>25 °C</w:t>
      </w:r>
      <w:r>
        <w:rPr>
          <w:rFonts w:ascii="Times New Roman" w:hAnsi="Times New Roman" w:cs="Times New Roman"/>
        </w:rPr>
        <w:t xml:space="preserve"> (</w:t>
      </w:r>
      <w:r w:rsidRPr="00726DDD">
        <w:rPr>
          <w:rFonts w:ascii="Times New Roman" w:hAnsi="Times New Roman" w:cs="Times New Roman"/>
          <w:i/>
          <w:iCs/>
        </w:rPr>
        <w:t>F</w:t>
      </w:r>
      <w:r w:rsidRPr="00726DDD">
        <w:rPr>
          <w:rFonts w:ascii="Times New Roman" w:hAnsi="Times New Roman" w:cs="Times New Roman"/>
          <w:vertAlign w:val="subscript"/>
        </w:rPr>
        <w:t>1,294</w:t>
      </w:r>
      <w:r>
        <w:rPr>
          <w:rFonts w:ascii="Times New Roman" w:hAnsi="Times New Roman" w:cs="Times New Roman"/>
        </w:rPr>
        <w:t xml:space="preserve"> = 10.90, </w:t>
      </w:r>
      <w:r w:rsidRPr="00726DDD">
        <w:rPr>
          <w:rFonts w:ascii="Times New Roman" w:hAnsi="Times New Roman" w:cs="Times New Roman"/>
          <w:i/>
          <w:iCs/>
        </w:rPr>
        <w:t>P</w:t>
      </w:r>
      <w:r>
        <w:rPr>
          <w:rFonts w:ascii="Times New Roman" w:hAnsi="Times New Roman" w:cs="Times New Roman"/>
        </w:rPr>
        <w:t xml:space="preserve"> = 0.001</w:t>
      </w:r>
      <w:r w:rsidRPr="00401A70">
        <w:rPr>
          <w:rFonts w:ascii="Times New Roman" w:hAnsi="Times New Roman" w:cs="Times New Roman"/>
        </w:rPr>
        <w:t>; Table</w:t>
      </w:r>
      <w:r w:rsidR="00401A70">
        <w:rPr>
          <w:rFonts w:ascii="Times New Roman" w:hAnsi="Times New Roman" w:cs="Times New Roman"/>
        </w:rPr>
        <w:t xml:space="preserve"> 2</w:t>
      </w:r>
      <w:r>
        <w:rPr>
          <w:rFonts w:ascii="Times New Roman" w:hAnsi="Times New Roman" w:cs="Times New Roman"/>
        </w:rPr>
        <w:t xml:space="preserve">). </w:t>
      </w:r>
      <w:commentRangeEnd w:id="49"/>
      <w:r w:rsidR="000639DC">
        <w:rPr>
          <w:rStyle w:val="CommentReference"/>
          <w:rFonts w:ascii="Times New Roman" w:hAnsi="Times New Roman" w:cs="Times New Roman"/>
          <w:sz w:val="24"/>
          <w:szCs w:val="24"/>
        </w:rPr>
        <w:commentReference w:id="49"/>
      </w:r>
      <w:r w:rsidR="0072405F">
        <w:rPr>
          <w:rFonts w:ascii="Times New Roman" w:hAnsi="Times New Roman" w:cs="Times New Roman"/>
        </w:rPr>
        <w:t xml:space="preserve">Evolutionary history of temperature had an effect on the intrinsic growth rate of rotifers, but only during competition with </w:t>
      </w:r>
      <w:r w:rsidR="0072405F" w:rsidRPr="0072405F">
        <w:rPr>
          <w:rFonts w:ascii="Times New Roman" w:hAnsi="Times New Roman" w:cs="Times New Roman"/>
          <w:i/>
          <w:iCs/>
        </w:rPr>
        <w:t>Tetrahymena</w:t>
      </w:r>
      <w:r w:rsidR="0072405F">
        <w:rPr>
          <w:rFonts w:ascii="Times New Roman" w:hAnsi="Times New Roman" w:cs="Times New Roman"/>
          <w:i/>
          <w:iCs/>
        </w:rPr>
        <w:t>,</w:t>
      </w:r>
      <w:r w:rsidR="0072405F" w:rsidRPr="0072405F">
        <w:rPr>
          <w:rFonts w:ascii="Times New Roman" w:hAnsi="Times New Roman" w:cs="Times New Roman"/>
        </w:rPr>
        <w:t xml:space="preserve"> </w:t>
      </w:r>
      <w:r w:rsidR="0072405F">
        <w:rPr>
          <w:rFonts w:ascii="Times New Roman" w:hAnsi="Times New Roman" w:cs="Times New Roman"/>
        </w:rPr>
        <w:t>as indicated by a significant interaction between evolutionary history and competition (</w:t>
      </w:r>
      <w:r w:rsidR="0072405F" w:rsidRPr="00726DDD">
        <w:rPr>
          <w:rFonts w:ascii="Times New Roman" w:hAnsi="Times New Roman" w:cs="Times New Roman"/>
          <w:i/>
          <w:iCs/>
        </w:rPr>
        <w:t>F</w:t>
      </w:r>
      <w:r w:rsidR="0072405F" w:rsidRPr="00726DDD">
        <w:rPr>
          <w:rFonts w:ascii="Times New Roman" w:hAnsi="Times New Roman" w:cs="Times New Roman"/>
          <w:vertAlign w:val="subscript"/>
        </w:rPr>
        <w:t>1,72</w:t>
      </w:r>
      <w:r w:rsidR="0072405F">
        <w:rPr>
          <w:rFonts w:ascii="Times New Roman" w:hAnsi="Times New Roman" w:cs="Times New Roman"/>
        </w:rPr>
        <w:t xml:space="preserve"> = </w:t>
      </w:r>
      <w:r w:rsidR="0072405F" w:rsidRPr="009B61B3">
        <w:rPr>
          <w:rFonts w:ascii="Times New Roman" w:hAnsi="Times New Roman" w:cs="Times New Roman"/>
        </w:rPr>
        <w:t xml:space="preserve">5.22, </w:t>
      </w:r>
      <w:r w:rsidR="0072405F" w:rsidRPr="00D80932">
        <w:rPr>
          <w:rFonts w:ascii="Times New Roman" w:hAnsi="Times New Roman" w:cs="Times New Roman"/>
          <w:i/>
          <w:iCs/>
        </w:rPr>
        <w:t>P</w:t>
      </w:r>
      <w:r w:rsidR="0072405F" w:rsidRPr="009B61B3">
        <w:rPr>
          <w:rFonts w:ascii="Times New Roman" w:hAnsi="Times New Roman" w:cs="Times New Roman"/>
        </w:rPr>
        <w:t xml:space="preserve"> = 0.025</w:t>
      </w:r>
      <w:r w:rsidR="0072405F">
        <w:rPr>
          <w:rFonts w:ascii="Times New Roman" w:hAnsi="Times New Roman" w:cs="Times New Roman"/>
        </w:rPr>
        <w:t>;</w:t>
      </w:r>
      <w:r w:rsidR="0072405F" w:rsidRPr="001D6D86">
        <w:rPr>
          <w:rFonts w:ascii="Times New Roman" w:hAnsi="Times New Roman" w:cs="Times New Roman"/>
        </w:rPr>
        <w:t xml:space="preserve"> </w:t>
      </w:r>
      <w:r w:rsidR="0072405F" w:rsidRPr="006E5872">
        <w:rPr>
          <w:rFonts w:ascii="Times New Roman" w:hAnsi="Times New Roman" w:cs="Times New Roman"/>
        </w:rPr>
        <w:t>Figure 7</w:t>
      </w:r>
      <w:r w:rsidR="0072405F">
        <w:rPr>
          <w:rFonts w:ascii="Times New Roman" w:hAnsi="Times New Roman" w:cs="Times New Roman"/>
        </w:rPr>
        <w:t xml:space="preserve">; </w:t>
      </w:r>
      <w:r w:rsidR="0072405F" w:rsidRPr="00771C9F">
        <w:rPr>
          <w:rFonts w:ascii="Times New Roman" w:hAnsi="Times New Roman" w:cs="Times New Roman"/>
        </w:rPr>
        <w:t xml:space="preserve">Table </w:t>
      </w:r>
      <w:r w:rsidR="00771C9F" w:rsidRPr="00771C9F">
        <w:rPr>
          <w:rFonts w:ascii="Times New Roman" w:hAnsi="Times New Roman" w:cs="Times New Roman"/>
        </w:rPr>
        <w:t>3</w:t>
      </w:r>
      <w:r w:rsidR="0072405F">
        <w:rPr>
          <w:rFonts w:ascii="Times New Roman" w:hAnsi="Times New Roman" w:cs="Times New Roman"/>
        </w:rPr>
        <w:t xml:space="preserve">). </w:t>
      </w:r>
      <w:r w:rsidRPr="0072405F">
        <w:rPr>
          <w:rFonts w:ascii="Times New Roman" w:hAnsi="Times New Roman" w:cs="Times New Roman"/>
        </w:rPr>
        <w:t>When</w:t>
      </w:r>
      <w:r>
        <w:rPr>
          <w:rFonts w:ascii="Times New Roman" w:hAnsi="Times New Roman" w:cs="Times New Roman"/>
        </w:rPr>
        <w:t xml:space="preserve"> cultured in the presence of </w:t>
      </w:r>
      <w:r>
        <w:rPr>
          <w:rFonts w:ascii="Times New Roman" w:hAnsi="Times New Roman" w:cs="Times New Roman"/>
          <w:i/>
          <w:iCs/>
        </w:rPr>
        <w:t>Tetrahymena</w:t>
      </w:r>
      <w:r>
        <w:rPr>
          <w:rFonts w:ascii="Times New Roman" w:hAnsi="Times New Roman" w:cs="Times New Roman"/>
        </w:rPr>
        <w:t xml:space="preserve">, rotifers with a </w:t>
      </w:r>
      <w:r w:rsidRPr="009B61B3">
        <w:rPr>
          <w:rFonts w:ascii="Times New Roman" w:hAnsi="Times New Roman" w:cs="Times New Roman"/>
        </w:rPr>
        <w:t>25 °C</w:t>
      </w:r>
      <w:r>
        <w:rPr>
          <w:rFonts w:ascii="Times New Roman" w:hAnsi="Times New Roman" w:cs="Times New Roman"/>
        </w:rPr>
        <w:t xml:space="preserve"> history exhibited higher intrinsic growth rates than those with a 30 °C history</w:t>
      </w:r>
      <w:r w:rsidR="009A1087">
        <w:rPr>
          <w:rFonts w:ascii="Times New Roman" w:hAnsi="Times New Roman" w:cs="Times New Roman"/>
        </w:rPr>
        <w:t xml:space="preserve"> (</w:t>
      </w:r>
      <w:r w:rsidR="00771C9F">
        <w:rPr>
          <w:rFonts w:ascii="Times New Roman" w:hAnsi="Times New Roman" w:cs="Times New Roman"/>
        </w:rPr>
        <w:t xml:space="preserve">Tukey contrast: </w:t>
      </w:r>
      <w:r w:rsidR="00771C9F">
        <w:rPr>
          <w:rFonts w:ascii="Times New Roman" w:hAnsi="Times New Roman" w:cs="Times New Roman"/>
          <w:i/>
          <w:iCs/>
        </w:rPr>
        <w:t>P</w:t>
      </w:r>
      <w:r w:rsidR="00771C9F">
        <w:rPr>
          <w:rFonts w:ascii="Times New Roman" w:hAnsi="Times New Roman" w:cs="Times New Roman"/>
        </w:rPr>
        <w:t xml:space="preserve"> &lt; 0.001; </w:t>
      </w:r>
      <w:r w:rsidR="00656873">
        <w:rPr>
          <w:rFonts w:ascii="Times New Roman" w:hAnsi="Times New Roman" w:cs="Times New Roman"/>
        </w:rPr>
        <w:t>Table 4</w:t>
      </w:r>
      <w:r w:rsidR="00771C9F">
        <w:rPr>
          <w:rFonts w:ascii="Times New Roman" w:hAnsi="Times New Roman" w:cs="Times New Roman"/>
        </w:rPr>
        <w:t>)</w:t>
      </w:r>
      <w:r w:rsidR="00283563">
        <w:rPr>
          <w:rFonts w:ascii="Times New Roman" w:hAnsi="Times New Roman" w:cs="Times New Roman"/>
        </w:rPr>
        <w:t>.</w:t>
      </w:r>
      <w:r>
        <w:rPr>
          <w:rFonts w:ascii="Times New Roman" w:hAnsi="Times New Roman" w:cs="Times New Roman"/>
        </w:rPr>
        <w:t xml:space="preserve"> </w:t>
      </w:r>
      <w:r w:rsidR="00DA6EAE">
        <w:rPr>
          <w:rFonts w:ascii="Times New Roman" w:hAnsi="Times New Roman" w:cs="Times New Roman"/>
        </w:rPr>
        <w:t>No differences between evolutionary histories w</w:t>
      </w:r>
      <w:r w:rsidR="00F30725">
        <w:rPr>
          <w:rFonts w:ascii="Times New Roman" w:hAnsi="Times New Roman" w:cs="Times New Roman"/>
        </w:rPr>
        <w:t>ere</w:t>
      </w:r>
      <w:r w:rsidR="00DA6EAE">
        <w:rPr>
          <w:rFonts w:ascii="Times New Roman" w:hAnsi="Times New Roman" w:cs="Times New Roman"/>
        </w:rPr>
        <w:t xml:space="preserve"> detected in the absence of competitors. </w:t>
      </w:r>
      <w:r w:rsidR="00283563">
        <w:rPr>
          <w:rFonts w:ascii="Times New Roman" w:hAnsi="Times New Roman" w:cs="Times New Roman"/>
        </w:rPr>
        <w:t xml:space="preserve">There was no evidence of a three-way interaction between evolutionary history, contemporary temperature, and competition, as the </w:t>
      </w:r>
      <w:r>
        <w:rPr>
          <w:rFonts w:ascii="Times New Roman" w:hAnsi="Times New Roman" w:cs="Times New Roman"/>
        </w:rPr>
        <w:t xml:space="preserve">effect </w:t>
      </w:r>
      <w:r w:rsidR="00283563">
        <w:rPr>
          <w:rFonts w:ascii="Times New Roman" w:hAnsi="Times New Roman" w:cs="Times New Roman"/>
        </w:rPr>
        <w:t xml:space="preserve">of evolutionary history on competition </w:t>
      </w:r>
      <w:r>
        <w:rPr>
          <w:rFonts w:ascii="Times New Roman" w:hAnsi="Times New Roman" w:cs="Times New Roman"/>
        </w:rPr>
        <w:t>did not significantly vary between contemporary temperatures</w:t>
      </w:r>
      <w:r w:rsidR="001F0AFE">
        <w:rPr>
          <w:rFonts w:ascii="Times New Roman" w:hAnsi="Times New Roman" w:cs="Times New Roman"/>
        </w:rPr>
        <w:t xml:space="preserve"> (</w:t>
      </w:r>
      <w:r w:rsidR="001F0AFE">
        <w:rPr>
          <w:rFonts w:ascii="Times New Roman" w:hAnsi="Times New Roman" w:cs="Times New Roman"/>
          <w:i/>
          <w:iCs/>
        </w:rPr>
        <w:t>P</w:t>
      </w:r>
      <w:r w:rsidR="001F0AFE">
        <w:rPr>
          <w:rFonts w:ascii="Times New Roman" w:hAnsi="Times New Roman" w:cs="Times New Roman"/>
        </w:rPr>
        <w:t xml:space="preserve"> = 0.179)</w:t>
      </w:r>
      <w:r>
        <w:rPr>
          <w:rFonts w:ascii="Times New Roman" w:hAnsi="Times New Roman" w:cs="Times New Roman"/>
        </w:rPr>
        <w:t xml:space="preserve">. Evolutionary history did not affect rotifer crowding coefficients or realized equilibrium densities under any condition (all </w:t>
      </w:r>
      <w:r w:rsidRPr="00AB608D">
        <w:rPr>
          <w:rFonts w:ascii="Times New Roman" w:hAnsi="Times New Roman" w:cs="Times New Roman"/>
          <w:i/>
          <w:iCs/>
        </w:rPr>
        <w:t>P</w:t>
      </w:r>
      <w:r>
        <w:rPr>
          <w:rFonts w:ascii="Times New Roman" w:hAnsi="Times New Roman" w:cs="Times New Roman"/>
        </w:rPr>
        <w:t xml:space="preserve"> &gt; </w:t>
      </w:r>
      <w:r w:rsidR="008F2252">
        <w:rPr>
          <w:rFonts w:ascii="Times New Roman" w:hAnsi="Times New Roman" w:cs="Times New Roman"/>
        </w:rPr>
        <w:t>0.16</w:t>
      </w:r>
      <w:r w:rsidR="00220B13">
        <w:rPr>
          <w:rFonts w:ascii="Times New Roman" w:hAnsi="Times New Roman" w:cs="Times New Roman"/>
        </w:rPr>
        <w:t>; Table</w:t>
      </w:r>
      <w:r w:rsidR="00ED5E58">
        <w:rPr>
          <w:rFonts w:ascii="Times New Roman" w:hAnsi="Times New Roman" w:cs="Times New Roman"/>
        </w:rPr>
        <w:t>s</w:t>
      </w:r>
      <w:r w:rsidR="00220B13">
        <w:rPr>
          <w:rFonts w:ascii="Times New Roman" w:hAnsi="Times New Roman" w:cs="Times New Roman"/>
        </w:rPr>
        <w:t xml:space="preserve"> 5</w:t>
      </w:r>
      <w:r w:rsidR="00ED5E58">
        <w:rPr>
          <w:rFonts w:ascii="Times New Roman" w:hAnsi="Times New Roman" w:cs="Times New Roman"/>
        </w:rPr>
        <w:t>, 6</w:t>
      </w:r>
      <w:r>
        <w:rPr>
          <w:rFonts w:ascii="Times New Roman" w:hAnsi="Times New Roman" w:cs="Times New Roman"/>
        </w:rPr>
        <w:t xml:space="preserve">). </w:t>
      </w:r>
    </w:p>
    <w:p w14:paraId="5D20706C" w14:textId="71B73604" w:rsid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Competition with protists reduced rotifer intrinsic growth rates overall, with a stronger effect at 30 °C than at 25 °C (</w:t>
      </w:r>
      <w:r w:rsidRPr="007B6CBC">
        <w:rPr>
          <w:rFonts w:ascii="Times New Roman" w:hAnsi="Times New Roman" w:cs="Times New Roman"/>
          <w:i/>
          <w:iCs/>
        </w:rPr>
        <w:t>F</w:t>
      </w:r>
      <w:r w:rsidRPr="007B6CBC">
        <w:rPr>
          <w:rFonts w:ascii="Times New Roman" w:hAnsi="Times New Roman" w:cs="Times New Roman"/>
          <w:vertAlign w:val="subscript"/>
        </w:rPr>
        <w:t>1,72</w:t>
      </w:r>
      <w:r>
        <w:rPr>
          <w:rFonts w:ascii="Times New Roman" w:hAnsi="Times New Roman" w:cs="Times New Roman"/>
        </w:rPr>
        <w:t xml:space="preserve"> = 11.48, </w:t>
      </w:r>
      <w:r w:rsidRPr="007B6CBC">
        <w:rPr>
          <w:rFonts w:ascii="Times New Roman" w:hAnsi="Times New Roman" w:cs="Times New Roman"/>
          <w:i/>
          <w:iCs/>
        </w:rPr>
        <w:t>P</w:t>
      </w:r>
      <w:r>
        <w:rPr>
          <w:rFonts w:ascii="Times New Roman" w:hAnsi="Times New Roman" w:cs="Times New Roman"/>
        </w:rPr>
        <w:t xml:space="preserve"> = 0.001; </w:t>
      </w:r>
      <w:r w:rsidRPr="00AB4B61">
        <w:rPr>
          <w:rFonts w:ascii="Times New Roman" w:hAnsi="Times New Roman" w:cs="Times New Roman"/>
        </w:rPr>
        <w:t>Table</w:t>
      </w:r>
      <w:r w:rsidR="00AB4B61">
        <w:rPr>
          <w:rFonts w:ascii="Times New Roman" w:hAnsi="Times New Roman" w:cs="Times New Roman"/>
        </w:rPr>
        <w:t xml:space="preserve"> 3</w:t>
      </w:r>
      <w:r>
        <w:rPr>
          <w:rFonts w:ascii="Times New Roman" w:hAnsi="Times New Roman" w:cs="Times New Roman"/>
        </w:rPr>
        <w:t>). Rotifer crowding coefficients were higher at 30 °C than at 25 °C, but only in the absence of competitors, as indicated by a significant interaction between current temperature and competition (</w:t>
      </w:r>
      <w:r w:rsidRPr="00163A05">
        <w:rPr>
          <w:rFonts w:ascii="Times New Roman" w:hAnsi="Times New Roman" w:cs="Times New Roman"/>
          <w:i/>
          <w:iCs/>
        </w:rPr>
        <w:t>F</w:t>
      </w:r>
      <w:r w:rsidRPr="00163A05">
        <w:rPr>
          <w:rFonts w:ascii="Times New Roman" w:hAnsi="Times New Roman" w:cs="Times New Roman"/>
          <w:vertAlign w:val="subscript"/>
        </w:rPr>
        <w:t>1,72</w:t>
      </w:r>
      <w:r>
        <w:rPr>
          <w:rFonts w:ascii="Times New Roman" w:hAnsi="Times New Roman" w:cs="Times New Roman"/>
        </w:rPr>
        <w:t xml:space="preserve"> = 4.01, </w:t>
      </w:r>
      <w:r w:rsidRPr="00163A05">
        <w:rPr>
          <w:rFonts w:ascii="Times New Roman" w:hAnsi="Times New Roman" w:cs="Times New Roman"/>
          <w:i/>
          <w:iCs/>
        </w:rPr>
        <w:t>P</w:t>
      </w:r>
      <w:r>
        <w:rPr>
          <w:rFonts w:ascii="Times New Roman" w:hAnsi="Times New Roman" w:cs="Times New Roman"/>
        </w:rPr>
        <w:t xml:space="preserve"> = 0.049; </w:t>
      </w:r>
      <w:r w:rsidRPr="003804B0">
        <w:rPr>
          <w:rFonts w:ascii="Times New Roman" w:hAnsi="Times New Roman" w:cs="Times New Roman"/>
        </w:rPr>
        <w:t>Figure</w:t>
      </w:r>
      <w:r w:rsidR="003804B0" w:rsidRPr="003804B0">
        <w:rPr>
          <w:rFonts w:ascii="Times New Roman" w:hAnsi="Times New Roman" w:cs="Times New Roman"/>
        </w:rPr>
        <w:t xml:space="preserve"> 8</w:t>
      </w:r>
      <w:r w:rsidRPr="003804B0">
        <w:rPr>
          <w:rFonts w:ascii="Times New Roman" w:hAnsi="Times New Roman" w:cs="Times New Roman"/>
        </w:rPr>
        <w:t>; Table</w:t>
      </w:r>
      <w:r w:rsidR="003804B0">
        <w:rPr>
          <w:rFonts w:ascii="Times New Roman" w:hAnsi="Times New Roman" w:cs="Times New Roman"/>
        </w:rPr>
        <w:t xml:space="preserve"> 5</w:t>
      </w:r>
      <w:r>
        <w:rPr>
          <w:rFonts w:ascii="Times New Roman" w:hAnsi="Times New Roman" w:cs="Times New Roman"/>
        </w:rPr>
        <w:t>). Rotifer realized equilibrium densities were consistently reduced under competition by approximately 25% relative to monoculture, regardless of contemporary temperature or evolutionary history (</w:t>
      </w:r>
      <w:r w:rsidRPr="00B76037">
        <w:rPr>
          <w:rFonts w:ascii="Times New Roman" w:hAnsi="Times New Roman" w:cs="Times New Roman"/>
          <w:i/>
          <w:iCs/>
        </w:rPr>
        <w:t>F</w:t>
      </w:r>
      <w:r w:rsidRPr="00B76037">
        <w:rPr>
          <w:rFonts w:ascii="Times New Roman" w:hAnsi="Times New Roman" w:cs="Times New Roman"/>
          <w:vertAlign w:val="subscript"/>
        </w:rPr>
        <w:t>1,72</w:t>
      </w:r>
      <w:r>
        <w:rPr>
          <w:rFonts w:ascii="Times New Roman" w:hAnsi="Times New Roman" w:cs="Times New Roman"/>
        </w:rPr>
        <w:t xml:space="preserve"> = 21.97, </w:t>
      </w:r>
      <w:r w:rsidRPr="00CE48C0">
        <w:rPr>
          <w:rFonts w:ascii="Times New Roman" w:hAnsi="Times New Roman" w:cs="Times New Roman"/>
          <w:i/>
          <w:iCs/>
        </w:rPr>
        <w:t>P</w:t>
      </w:r>
      <w:r>
        <w:rPr>
          <w:rFonts w:ascii="Times New Roman" w:hAnsi="Times New Roman" w:cs="Times New Roman"/>
        </w:rPr>
        <w:t xml:space="preserve"> &lt; 0.001;</w:t>
      </w:r>
      <w:r w:rsidR="008F00CE">
        <w:rPr>
          <w:rFonts w:ascii="Times New Roman" w:hAnsi="Times New Roman" w:cs="Times New Roman"/>
        </w:rPr>
        <w:t xml:space="preserve"> Figure 9;</w:t>
      </w:r>
      <w:r>
        <w:rPr>
          <w:rFonts w:ascii="Times New Roman" w:hAnsi="Times New Roman" w:cs="Times New Roman"/>
        </w:rPr>
        <w:t xml:space="preserve"> </w:t>
      </w:r>
      <w:r w:rsidRPr="008F00CE">
        <w:rPr>
          <w:rFonts w:ascii="Times New Roman" w:hAnsi="Times New Roman" w:cs="Times New Roman"/>
        </w:rPr>
        <w:t>Table</w:t>
      </w:r>
      <w:r w:rsidR="008F00CE" w:rsidRPr="008F00CE">
        <w:rPr>
          <w:rFonts w:ascii="Times New Roman" w:hAnsi="Times New Roman" w:cs="Times New Roman"/>
        </w:rPr>
        <w:t xml:space="preserve"> 6</w:t>
      </w:r>
      <w:r>
        <w:rPr>
          <w:rFonts w:ascii="Times New Roman" w:hAnsi="Times New Roman" w:cs="Times New Roman"/>
        </w:rPr>
        <w:t xml:space="preserve">). </w:t>
      </w:r>
    </w:p>
    <w:p w14:paraId="3A455E6A" w14:textId="2400F8FD" w:rsidR="001D6D86" w:rsidRPr="001D6D86" w:rsidRDefault="001D6D86" w:rsidP="004329B1">
      <w:pPr>
        <w:spacing w:after="0" w:line="480" w:lineRule="auto"/>
        <w:ind w:firstLine="720"/>
        <w:rPr>
          <w:rFonts w:ascii="Times New Roman" w:hAnsi="Times New Roman" w:cs="Times New Roman"/>
        </w:rPr>
      </w:pPr>
      <w:r>
        <w:rPr>
          <w:rFonts w:ascii="Times New Roman" w:hAnsi="Times New Roman" w:cs="Times New Roman"/>
        </w:rPr>
        <w:t xml:space="preserve">Without competitors, </w:t>
      </w:r>
      <w:r>
        <w:rPr>
          <w:rFonts w:ascii="Times New Roman" w:hAnsi="Times New Roman" w:cs="Times New Roman"/>
          <w:i/>
          <w:iCs/>
        </w:rPr>
        <w:t>Tetrahymena</w:t>
      </w:r>
      <w:r>
        <w:rPr>
          <w:rFonts w:ascii="Times New Roman" w:hAnsi="Times New Roman" w:cs="Times New Roman"/>
        </w:rPr>
        <w:t xml:space="preserve"> grew 1.8 times faster and </w:t>
      </w:r>
      <w:commentRangeStart w:id="50"/>
      <w:r>
        <w:rPr>
          <w:rFonts w:ascii="Times New Roman" w:hAnsi="Times New Roman" w:cs="Times New Roman"/>
        </w:rPr>
        <w:t xml:space="preserve">experienced 4.3 times </w:t>
      </w:r>
      <w:commentRangeEnd w:id="50"/>
      <w:r w:rsidR="00357F11">
        <w:rPr>
          <w:rStyle w:val="CommentReference"/>
          <w:rFonts w:ascii="Times New Roman" w:hAnsi="Times New Roman" w:cs="Times New Roman"/>
          <w:sz w:val="24"/>
          <w:szCs w:val="24"/>
        </w:rPr>
        <w:commentReference w:id="50"/>
      </w:r>
      <w:r>
        <w:rPr>
          <w:rFonts w:ascii="Times New Roman" w:hAnsi="Times New Roman" w:cs="Times New Roman"/>
        </w:rPr>
        <w:t>stronger crowding effects at 30 °C than at 25 °C (</w:t>
      </w:r>
      <w:r w:rsidRPr="005F0830">
        <w:rPr>
          <w:rFonts w:ascii="Times New Roman" w:hAnsi="Times New Roman" w:cs="Times New Roman"/>
        </w:rPr>
        <w:t xml:space="preserve">Figures </w:t>
      </w:r>
      <w:r w:rsidR="005F0830" w:rsidRPr="005F0830">
        <w:rPr>
          <w:rFonts w:ascii="Times New Roman" w:hAnsi="Times New Roman" w:cs="Times New Roman"/>
        </w:rPr>
        <w:t>10, 11</w:t>
      </w:r>
      <w:r w:rsidRPr="005F0830">
        <w:rPr>
          <w:rFonts w:ascii="Times New Roman" w:hAnsi="Times New Roman" w:cs="Times New Roman"/>
        </w:rPr>
        <w:t xml:space="preserve">; </w:t>
      </w:r>
      <w:r w:rsidR="005F0830" w:rsidRPr="005F0830">
        <w:rPr>
          <w:rFonts w:ascii="Times New Roman" w:hAnsi="Times New Roman" w:cs="Times New Roman"/>
        </w:rPr>
        <w:t>Tables</w:t>
      </w:r>
      <w:r w:rsidRPr="005F0830">
        <w:rPr>
          <w:rFonts w:ascii="Times New Roman" w:hAnsi="Times New Roman" w:cs="Times New Roman"/>
        </w:rPr>
        <w:t xml:space="preserve"> </w:t>
      </w:r>
      <w:r w:rsidR="005F0830" w:rsidRPr="005F0830">
        <w:rPr>
          <w:rFonts w:ascii="Times New Roman" w:hAnsi="Times New Roman" w:cs="Times New Roman"/>
        </w:rPr>
        <w:t>7</w:t>
      </w:r>
      <w:r w:rsidR="005F0830">
        <w:rPr>
          <w:rFonts w:ascii="Times New Roman" w:hAnsi="Times New Roman" w:cs="Times New Roman"/>
        </w:rPr>
        <w:t>, 8</w:t>
      </w:r>
      <w:r>
        <w:rPr>
          <w:rFonts w:ascii="Times New Roman" w:hAnsi="Times New Roman" w:cs="Times New Roman"/>
        </w:rPr>
        <w:t xml:space="preserve">). Both temperature effects were eliminated under competition with rotifers, as indicated by significant interactions </w:t>
      </w:r>
      <w:r>
        <w:rPr>
          <w:rFonts w:ascii="Times New Roman" w:hAnsi="Times New Roman" w:cs="Times New Roman"/>
        </w:rPr>
        <w:lastRenderedPageBreak/>
        <w:t>between current temperature and competition (</w:t>
      </w:r>
      <w:r>
        <w:rPr>
          <w:rFonts w:ascii="Times New Roman" w:hAnsi="Times New Roman" w:cs="Times New Roman"/>
          <w:i/>
          <w:iCs/>
        </w:rPr>
        <w:t xml:space="preserve">r: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4.55, </w:t>
      </w:r>
      <w:r w:rsidRPr="00CE48C0">
        <w:rPr>
          <w:rFonts w:ascii="Times New Roman" w:hAnsi="Times New Roman" w:cs="Times New Roman"/>
          <w:i/>
          <w:iCs/>
        </w:rPr>
        <w:t>P</w:t>
      </w:r>
      <w:r>
        <w:rPr>
          <w:rFonts w:ascii="Times New Roman" w:hAnsi="Times New Roman" w:cs="Times New Roman"/>
        </w:rPr>
        <w:t xml:space="preserve"> = 0.015; </w:t>
      </w:r>
      <w:r w:rsidR="00372D18">
        <w:rPr>
          <w:rFonts w:ascii="Times New Roman" w:hAnsi="Times New Roman" w:cs="Times New Roman"/>
        </w:rPr>
        <w:t>α</w:t>
      </w:r>
      <w:r>
        <w:rPr>
          <w:rFonts w:ascii="Times New Roman" w:hAnsi="Times New Roman" w:cs="Times New Roman"/>
        </w:rPr>
        <w:t xml:space="preserve">: </w:t>
      </w:r>
      <w:r w:rsidRPr="00CE48C0">
        <w:rPr>
          <w:rFonts w:ascii="Times New Roman" w:hAnsi="Times New Roman" w:cs="Times New Roman"/>
          <w:i/>
          <w:iCs/>
        </w:rPr>
        <w:t>F</w:t>
      </w:r>
      <w:r w:rsidRPr="00CE48C0">
        <w:rPr>
          <w:rFonts w:ascii="Times New Roman" w:hAnsi="Times New Roman" w:cs="Times New Roman"/>
          <w:vertAlign w:val="subscript"/>
        </w:rPr>
        <w:t>2,54</w:t>
      </w:r>
      <w:r>
        <w:rPr>
          <w:rFonts w:ascii="Times New Roman" w:hAnsi="Times New Roman" w:cs="Times New Roman"/>
        </w:rPr>
        <w:t xml:space="preserve"> = 9.59, </w:t>
      </w:r>
      <w:r w:rsidRPr="00CE48C0">
        <w:rPr>
          <w:rFonts w:ascii="Times New Roman" w:hAnsi="Times New Roman" w:cs="Times New Roman"/>
          <w:i/>
          <w:iCs/>
        </w:rPr>
        <w:t>P</w:t>
      </w:r>
      <w:r>
        <w:rPr>
          <w:rFonts w:ascii="Times New Roman" w:hAnsi="Times New Roman" w:cs="Times New Roman"/>
        </w:rPr>
        <w:t xml:space="preserve"> &lt; 0.001). The corresponding </w:t>
      </w:r>
      <w:r w:rsidR="003E7E8F">
        <w:rPr>
          <w:rFonts w:ascii="Times New Roman" w:hAnsi="Times New Roman" w:cs="Times New Roman"/>
        </w:rPr>
        <w:t xml:space="preserve">competitive </w:t>
      </w:r>
      <w:r>
        <w:rPr>
          <w:rFonts w:ascii="Times New Roman" w:hAnsi="Times New Roman" w:cs="Times New Roman"/>
        </w:rPr>
        <w:t xml:space="preserve">effect on </w:t>
      </w:r>
      <w:r w:rsidR="00D42278">
        <w:rPr>
          <w:rFonts w:ascii="Times New Roman" w:hAnsi="Times New Roman" w:cs="Times New Roman"/>
        </w:rPr>
        <w:t xml:space="preserve">the </w:t>
      </w:r>
      <w:r>
        <w:rPr>
          <w:rFonts w:ascii="Times New Roman" w:hAnsi="Times New Roman" w:cs="Times New Roman"/>
        </w:rPr>
        <w:t xml:space="preserve">realized equilibrium densities </w:t>
      </w:r>
      <w:r w:rsidR="00F64AC7">
        <w:rPr>
          <w:rFonts w:ascii="Times New Roman" w:hAnsi="Times New Roman" w:cs="Times New Roman"/>
        </w:rPr>
        <w:t xml:space="preserve">of protists </w:t>
      </w:r>
      <w:r>
        <w:rPr>
          <w:rFonts w:ascii="Times New Roman" w:hAnsi="Times New Roman" w:cs="Times New Roman"/>
        </w:rPr>
        <w:t>was temperature-dependent</w:t>
      </w:r>
      <w:r w:rsidR="003E7E8F">
        <w:rPr>
          <w:rFonts w:ascii="Times New Roman" w:hAnsi="Times New Roman" w:cs="Times New Roman"/>
        </w:rPr>
        <w:t xml:space="preserve"> (Table 9)</w:t>
      </w:r>
      <w:r>
        <w:rPr>
          <w:rFonts w:ascii="Times New Roman" w:hAnsi="Times New Roman" w:cs="Times New Roman"/>
        </w:rPr>
        <w:t xml:space="preserve">. At 25 °C, competition with rotifers reduced protist </w:t>
      </w:r>
      <w:r w:rsidR="00FF6C9C">
        <w:rPr>
          <w:rFonts w:ascii="Times New Roman" w:hAnsi="Times New Roman" w:cs="Times New Roman"/>
        </w:rPr>
        <w:t>equilibrium</w:t>
      </w:r>
      <w:r>
        <w:rPr>
          <w:rFonts w:ascii="Times New Roman" w:hAnsi="Times New Roman" w:cs="Times New Roman"/>
        </w:rPr>
        <w:t xml:space="preserve"> densities substantially (Tukey contrast: </w:t>
      </w:r>
      <w:r w:rsidRPr="00B14AEC">
        <w:rPr>
          <w:rFonts w:ascii="Times New Roman" w:hAnsi="Times New Roman" w:cs="Times New Roman"/>
          <w:i/>
          <w:iCs/>
        </w:rPr>
        <w:t>P</w:t>
      </w:r>
      <w:r>
        <w:rPr>
          <w:rFonts w:ascii="Times New Roman" w:hAnsi="Times New Roman" w:cs="Times New Roman"/>
        </w:rPr>
        <w:t xml:space="preserve"> &lt; 0.001; </w:t>
      </w:r>
      <w:r w:rsidRPr="00A57C13">
        <w:rPr>
          <w:rFonts w:ascii="Times New Roman" w:hAnsi="Times New Roman" w:cs="Times New Roman"/>
        </w:rPr>
        <w:t>Table</w:t>
      </w:r>
      <w:r w:rsidR="00A57C13">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while at 30 °C protist equilibrium densities did not differ between competition treatments (</w:t>
      </w:r>
      <w:r w:rsidRPr="00AC18B2">
        <w:rPr>
          <w:rFonts w:ascii="Times New Roman" w:hAnsi="Times New Roman" w:cs="Times New Roman"/>
        </w:rPr>
        <w:t xml:space="preserve">all </w:t>
      </w:r>
      <w:r w:rsidRPr="00AC18B2">
        <w:rPr>
          <w:rFonts w:ascii="Times New Roman" w:hAnsi="Times New Roman" w:cs="Times New Roman"/>
          <w:i/>
          <w:iCs/>
        </w:rPr>
        <w:t>P</w:t>
      </w:r>
      <w:r w:rsidRPr="00AC18B2">
        <w:rPr>
          <w:rFonts w:ascii="Times New Roman" w:hAnsi="Times New Roman" w:cs="Times New Roman"/>
        </w:rPr>
        <w:t xml:space="preserve"> &gt; x; </w:t>
      </w:r>
      <w:r w:rsidR="00AC18B2" w:rsidRPr="00A57C13">
        <w:rPr>
          <w:rFonts w:ascii="Times New Roman" w:hAnsi="Times New Roman" w:cs="Times New Roman"/>
        </w:rPr>
        <w:t>Table</w:t>
      </w:r>
      <w:r w:rsidR="00AC18B2">
        <w:rPr>
          <w:rFonts w:ascii="Times New Roman" w:hAnsi="Times New Roman" w:cs="Times New Roman"/>
        </w:rPr>
        <w:t xml:space="preserve"> </w:t>
      </w:r>
      <w:r w:rsidR="003E7E8F">
        <w:rPr>
          <w:rFonts w:ascii="Times New Roman" w:hAnsi="Times New Roman" w:cs="Times New Roman"/>
        </w:rPr>
        <w:t>10</w:t>
      </w:r>
      <w:r>
        <w:rPr>
          <w:rFonts w:ascii="Times New Roman" w:hAnsi="Times New Roman" w:cs="Times New Roman"/>
        </w:rPr>
        <w:t xml:space="preserve">). Protist growth rates, crowding coefficients, and realized equilibrium densities were unaffected by the evolutionary history of their rotifer competitors (all </w:t>
      </w:r>
      <w:r w:rsidRPr="00165D85">
        <w:rPr>
          <w:rFonts w:ascii="Times New Roman" w:hAnsi="Times New Roman" w:cs="Times New Roman"/>
          <w:i/>
          <w:iCs/>
        </w:rPr>
        <w:t>P</w:t>
      </w:r>
      <w:r>
        <w:rPr>
          <w:rFonts w:ascii="Times New Roman" w:hAnsi="Times New Roman" w:cs="Times New Roman"/>
        </w:rPr>
        <w:t xml:space="preserve"> &gt; 0.39).</w:t>
      </w:r>
    </w:p>
    <w:p w14:paraId="6849D03A" w14:textId="77777777" w:rsidR="00DB4D9F" w:rsidRDefault="00DB4D9F">
      <w:pPr>
        <w:rPr>
          <w:rFonts w:ascii="Times New Roman" w:hAnsi="Times New Roman" w:cs="Times New Roman"/>
        </w:rPr>
      </w:pPr>
      <w:r>
        <w:rPr>
          <w:rFonts w:ascii="Times New Roman" w:hAnsi="Times New Roman" w:cs="Times New Roman"/>
        </w:rPr>
        <w:br w:type="page"/>
      </w:r>
    </w:p>
    <w:p w14:paraId="4F77CFAC" w14:textId="6D775DFC" w:rsidR="00610076" w:rsidRDefault="007B74FC" w:rsidP="00DB4D9F">
      <w:pPr>
        <w:spacing w:after="0" w:line="480" w:lineRule="auto"/>
        <w:jc w:val="center"/>
        <w:rPr>
          <w:rFonts w:ascii="Times New Roman" w:hAnsi="Times New Roman" w:cs="Times New Roman"/>
        </w:rPr>
      </w:pPr>
      <w:r>
        <w:rPr>
          <w:rFonts w:ascii="Times New Roman" w:hAnsi="Times New Roman" w:cs="Times New Roman"/>
          <w:b/>
          <w:bCs/>
        </w:rPr>
        <w:lastRenderedPageBreak/>
        <w:t>Discussion</w:t>
      </w:r>
    </w:p>
    <w:p w14:paraId="4C4CB8FD" w14:textId="1F9BF8A5" w:rsidR="00A167BD" w:rsidRPr="001D1974" w:rsidRDefault="00A167BD" w:rsidP="00A837E5">
      <w:pPr>
        <w:spacing w:after="0" w:line="480" w:lineRule="auto"/>
        <w:ind w:firstLine="720"/>
        <w:rPr>
          <w:rFonts w:ascii="Times New Roman" w:hAnsi="Times New Roman" w:cs="Times New Roman"/>
        </w:rPr>
      </w:pPr>
      <w:commentRangeStart w:id="51"/>
      <w:r>
        <w:rPr>
          <w:rFonts w:ascii="Times New Roman" w:hAnsi="Times New Roman" w:cs="Times New Roman"/>
        </w:rPr>
        <w:t xml:space="preserve">Rapid climate change poses a novel threat to the persistence of </w:t>
      </w:r>
      <w:r w:rsidR="003D0F4B">
        <w:rPr>
          <w:rFonts w:ascii="Times New Roman" w:hAnsi="Times New Roman" w:cs="Times New Roman"/>
        </w:rPr>
        <w:t>natural populations</w:t>
      </w:r>
      <w:r>
        <w:rPr>
          <w:rFonts w:ascii="Times New Roman" w:hAnsi="Times New Roman" w:cs="Times New Roman"/>
        </w:rPr>
        <w:t xml:space="preserve">, and for many species rapid adaptation </w:t>
      </w:r>
      <w:r w:rsidR="00A837E5">
        <w:rPr>
          <w:rFonts w:ascii="Times New Roman" w:hAnsi="Times New Roman" w:cs="Times New Roman"/>
        </w:rPr>
        <w:t>to a new environment may be reshaping the way the</w:t>
      </w:r>
      <w:r w:rsidR="00977DFA">
        <w:rPr>
          <w:rFonts w:ascii="Times New Roman" w:hAnsi="Times New Roman" w:cs="Times New Roman"/>
        </w:rPr>
        <w:t>y</w:t>
      </w:r>
      <w:r w:rsidR="00A837E5">
        <w:rPr>
          <w:rFonts w:ascii="Times New Roman" w:hAnsi="Times New Roman" w:cs="Times New Roman"/>
        </w:rPr>
        <w:t xml:space="preserve"> interact with other community members</w:t>
      </w:r>
      <w:commentRangeEnd w:id="51"/>
      <w:r w:rsidR="00357F11">
        <w:rPr>
          <w:rStyle w:val="CommentReference"/>
          <w:rFonts w:ascii="Times New Roman" w:hAnsi="Times New Roman" w:cs="Times New Roman"/>
          <w:sz w:val="24"/>
          <w:szCs w:val="24"/>
        </w:rPr>
        <w:commentReference w:id="51"/>
      </w:r>
      <w:r>
        <w:rPr>
          <w:rFonts w:ascii="Times New Roman" w:hAnsi="Times New Roman" w:cs="Times New Roman"/>
        </w:rPr>
        <w:t xml:space="preserve">. I found evidence that populations of </w:t>
      </w:r>
      <w:r>
        <w:rPr>
          <w:rFonts w:ascii="Times New Roman" w:hAnsi="Times New Roman" w:cs="Times New Roman"/>
          <w:i/>
          <w:iCs/>
        </w:rPr>
        <w:t>Habrotrocha rosa</w:t>
      </w:r>
      <w:r>
        <w:rPr>
          <w:rFonts w:ascii="Times New Roman" w:hAnsi="Times New Roman" w:cs="Times New Roman"/>
        </w:rPr>
        <w:t xml:space="preserve"> can evolve in response to changes in temperature</w:t>
      </w:r>
      <w:r w:rsidR="00BD0ED2">
        <w:rPr>
          <w:rFonts w:ascii="Times New Roman" w:hAnsi="Times New Roman" w:cs="Times New Roman"/>
        </w:rPr>
        <w:t xml:space="preserve">, and both </w:t>
      </w:r>
      <w:r w:rsidR="00BD0ED2">
        <w:rPr>
          <w:rFonts w:ascii="Times New Roman" w:hAnsi="Times New Roman" w:cs="Times New Roman"/>
          <w:i/>
          <w:iCs/>
        </w:rPr>
        <w:t xml:space="preserve">H. rosa </w:t>
      </w:r>
      <w:r w:rsidR="00BD0ED2">
        <w:rPr>
          <w:rFonts w:ascii="Times New Roman" w:hAnsi="Times New Roman" w:cs="Times New Roman"/>
        </w:rPr>
        <w:t xml:space="preserve">and its natural competitor </w:t>
      </w:r>
      <w:r w:rsidR="00BD0ED2">
        <w:rPr>
          <w:rFonts w:ascii="Times New Roman" w:hAnsi="Times New Roman" w:cs="Times New Roman"/>
          <w:i/>
          <w:iCs/>
        </w:rPr>
        <w:t xml:space="preserve">Tetrahymena </w:t>
      </w:r>
      <w:r w:rsidR="00BD0ED2">
        <w:rPr>
          <w:rFonts w:ascii="Times New Roman" w:hAnsi="Times New Roman" w:cs="Times New Roman"/>
        </w:rPr>
        <w:t xml:space="preserve">were negatively affected by </w:t>
      </w:r>
      <w:r w:rsidR="00357F11">
        <w:rPr>
          <w:rFonts w:ascii="Times New Roman" w:hAnsi="Times New Roman" w:cs="Times New Roman"/>
        </w:rPr>
        <w:t>the presence of the other</w:t>
      </w:r>
      <w:r>
        <w:rPr>
          <w:rFonts w:ascii="Times New Roman" w:hAnsi="Times New Roman" w:cs="Times New Roman"/>
        </w:rPr>
        <w:t xml:space="preserve">. However, </w:t>
      </w:r>
      <w:r w:rsidR="00357F11">
        <w:rPr>
          <w:rFonts w:ascii="Times New Roman" w:hAnsi="Times New Roman" w:cs="Times New Roman"/>
        </w:rPr>
        <w:t xml:space="preserve">the </w:t>
      </w:r>
      <w:r>
        <w:rPr>
          <w:rFonts w:ascii="Times New Roman" w:hAnsi="Times New Roman" w:cs="Times New Roman"/>
        </w:rPr>
        <w:t xml:space="preserve">evidence </w:t>
      </w:r>
      <w:r w:rsidR="00357F11">
        <w:rPr>
          <w:rFonts w:ascii="Times New Roman" w:hAnsi="Times New Roman" w:cs="Times New Roman"/>
        </w:rPr>
        <w:t xml:space="preserve">for evolution is </w:t>
      </w:r>
      <w:r>
        <w:rPr>
          <w:rFonts w:ascii="Times New Roman" w:hAnsi="Times New Roman" w:cs="Times New Roman"/>
        </w:rPr>
        <w:t xml:space="preserve">dependent on ecological </w:t>
      </w:r>
      <w:r w:rsidR="00357F11">
        <w:rPr>
          <w:rFonts w:ascii="Times New Roman" w:hAnsi="Times New Roman" w:cs="Times New Roman"/>
        </w:rPr>
        <w:t xml:space="preserve">context. </w:t>
      </w:r>
      <w:commentRangeStart w:id="52"/>
      <w:r w:rsidR="00EA519A">
        <w:rPr>
          <w:rFonts w:ascii="Times New Roman" w:hAnsi="Times New Roman" w:cs="Times New Roman"/>
        </w:rPr>
        <w:t xml:space="preserve">and </w:t>
      </w:r>
      <w:r w:rsidR="00212A1F">
        <w:rPr>
          <w:rFonts w:ascii="Times New Roman" w:hAnsi="Times New Roman" w:cs="Times New Roman"/>
        </w:rPr>
        <w:t>is</w:t>
      </w:r>
      <w:r w:rsidR="00EA519A">
        <w:rPr>
          <w:rFonts w:ascii="Times New Roman" w:hAnsi="Times New Roman" w:cs="Times New Roman"/>
        </w:rPr>
        <w:t xml:space="preserve"> intertwined with fitness tradeoffs</w:t>
      </w:r>
      <w:commentRangeEnd w:id="52"/>
      <w:r w:rsidR="00357F11">
        <w:rPr>
          <w:rStyle w:val="CommentReference"/>
          <w:rFonts w:ascii="Times New Roman" w:hAnsi="Times New Roman" w:cs="Times New Roman"/>
          <w:sz w:val="24"/>
          <w:szCs w:val="24"/>
        </w:rPr>
        <w:commentReference w:id="52"/>
      </w:r>
      <w:r>
        <w:rPr>
          <w:rFonts w:ascii="Times New Roman" w:hAnsi="Times New Roman" w:cs="Times New Roman"/>
        </w:rPr>
        <w:t>.</w:t>
      </w:r>
      <w:r w:rsidR="008546ED">
        <w:rPr>
          <w:rFonts w:ascii="Times New Roman" w:hAnsi="Times New Roman" w:cs="Times New Roman"/>
        </w:rPr>
        <w:t xml:space="preserve"> </w:t>
      </w:r>
      <w:r w:rsidR="003471F7">
        <w:rPr>
          <w:rFonts w:ascii="Times New Roman" w:hAnsi="Times New Roman" w:cs="Times New Roman"/>
        </w:rPr>
        <w:t>Notably</w:t>
      </w:r>
      <w:r>
        <w:rPr>
          <w:rFonts w:ascii="Times New Roman" w:hAnsi="Times New Roman" w:cs="Times New Roman"/>
        </w:rPr>
        <w:t xml:space="preserve">, </w:t>
      </w:r>
      <w:r w:rsidR="001D1974">
        <w:rPr>
          <w:rFonts w:ascii="Times New Roman" w:hAnsi="Times New Roman" w:cs="Times New Roman"/>
        </w:rPr>
        <w:t xml:space="preserve">cultures of </w:t>
      </w:r>
      <w:r w:rsidR="001D1974">
        <w:rPr>
          <w:rFonts w:ascii="Times New Roman" w:hAnsi="Times New Roman" w:cs="Times New Roman"/>
          <w:i/>
          <w:iCs/>
        </w:rPr>
        <w:t>H. rosa</w:t>
      </w:r>
      <w:r w:rsidR="001D1974">
        <w:rPr>
          <w:rFonts w:ascii="Times New Roman" w:hAnsi="Times New Roman" w:cs="Times New Roman"/>
        </w:rPr>
        <w:t xml:space="preserve"> with a warmer history were </w:t>
      </w:r>
      <w:r w:rsidR="00357F11">
        <w:rPr>
          <w:rFonts w:ascii="Times New Roman" w:hAnsi="Times New Roman" w:cs="Times New Roman"/>
        </w:rPr>
        <w:t>less competitive</w:t>
      </w:r>
      <w:r w:rsidR="001D1974">
        <w:rPr>
          <w:rFonts w:ascii="Times New Roman" w:hAnsi="Times New Roman" w:cs="Times New Roman"/>
        </w:rPr>
        <w:t xml:space="preserve"> compared to </w:t>
      </w:r>
      <w:r w:rsidR="00357F11">
        <w:rPr>
          <w:rFonts w:ascii="Times New Roman" w:hAnsi="Times New Roman" w:cs="Times New Roman"/>
        </w:rPr>
        <w:t xml:space="preserve">lineages from </w:t>
      </w:r>
      <w:r w:rsidR="001D1974">
        <w:rPr>
          <w:rFonts w:ascii="Times New Roman" w:hAnsi="Times New Roman" w:cs="Times New Roman"/>
        </w:rPr>
        <w:t>cooler temperature</w:t>
      </w:r>
      <w:r w:rsidR="00357F11">
        <w:rPr>
          <w:rFonts w:ascii="Times New Roman" w:hAnsi="Times New Roman" w:cs="Times New Roman"/>
        </w:rPr>
        <w:t>s</w:t>
      </w:r>
      <w:r w:rsidR="002969A7">
        <w:rPr>
          <w:rFonts w:ascii="Times New Roman" w:hAnsi="Times New Roman" w:cs="Times New Roman"/>
        </w:rPr>
        <w:t>.</w:t>
      </w:r>
      <w:r w:rsidR="00D85CE3">
        <w:rPr>
          <w:rFonts w:ascii="Times New Roman" w:hAnsi="Times New Roman" w:cs="Times New Roman"/>
        </w:rPr>
        <w:t xml:space="preserve"> </w:t>
      </w:r>
      <w:r w:rsidR="002969A7">
        <w:rPr>
          <w:rFonts w:ascii="Times New Roman" w:hAnsi="Times New Roman" w:cs="Times New Roman"/>
        </w:rPr>
        <w:t xml:space="preserve">These </w:t>
      </w:r>
      <w:r w:rsidR="00357F11">
        <w:rPr>
          <w:rFonts w:ascii="Times New Roman" w:hAnsi="Times New Roman" w:cs="Times New Roman"/>
        </w:rPr>
        <w:t>results</w:t>
      </w:r>
      <w:r w:rsidR="002969A7">
        <w:rPr>
          <w:rFonts w:ascii="Times New Roman" w:hAnsi="Times New Roman" w:cs="Times New Roman"/>
        </w:rPr>
        <w:t xml:space="preserve"> </w:t>
      </w:r>
      <w:r w:rsidR="00971E32">
        <w:rPr>
          <w:rFonts w:ascii="Times New Roman" w:hAnsi="Times New Roman" w:cs="Times New Roman"/>
        </w:rPr>
        <w:t xml:space="preserve">support </w:t>
      </w:r>
      <w:r w:rsidR="00D85CE3">
        <w:rPr>
          <w:rFonts w:ascii="Times New Roman" w:hAnsi="Times New Roman" w:cs="Times New Roman"/>
        </w:rPr>
        <w:t xml:space="preserve">the existence of meaningful </w:t>
      </w:r>
      <w:commentRangeStart w:id="53"/>
      <w:r w:rsidR="00D85CE3">
        <w:rPr>
          <w:rFonts w:ascii="Times New Roman" w:hAnsi="Times New Roman" w:cs="Times New Roman"/>
        </w:rPr>
        <w:t xml:space="preserve">evolution-mediated indirect effects </w:t>
      </w:r>
      <w:commentRangeEnd w:id="53"/>
      <w:r w:rsidR="00357F11">
        <w:rPr>
          <w:rStyle w:val="CommentReference"/>
          <w:rFonts w:ascii="Times New Roman" w:hAnsi="Times New Roman" w:cs="Times New Roman"/>
          <w:sz w:val="24"/>
          <w:szCs w:val="24"/>
        </w:rPr>
        <w:commentReference w:id="53"/>
      </w:r>
      <w:r w:rsidR="00D85CE3">
        <w:rPr>
          <w:rFonts w:ascii="Times New Roman" w:hAnsi="Times New Roman" w:cs="Times New Roman"/>
        </w:rPr>
        <w:t>of prior evolution on a species interaction</w:t>
      </w:r>
      <w:r w:rsidR="001D1974">
        <w:rPr>
          <w:rFonts w:ascii="Times New Roman" w:hAnsi="Times New Roman" w:cs="Times New Roman"/>
        </w:rPr>
        <w:t xml:space="preserve">. </w:t>
      </w:r>
    </w:p>
    <w:p w14:paraId="1FDBF43A" w14:textId="6738A7AE" w:rsidR="001156B5" w:rsidRPr="00DB4D9F" w:rsidRDefault="001156B5" w:rsidP="007B74FC">
      <w:pPr>
        <w:spacing w:after="0" w:line="480" w:lineRule="auto"/>
        <w:rPr>
          <w:rFonts w:ascii="Times New Roman" w:hAnsi="Times New Roman" w:cs="Times New Roman"/>
          <w:u w:val="single"/>
        </w:rPr>
      </w:pPr>
      <w:r w:rsidRPr="00DB4D9F">
        <w:rPr>
          <w:rFonts w:ascii="Times New Roman" w:hAnsi="Times New Roman" w:cs="Times New Roman"/>
          <w:u w:val="single"/>
        </w:rPr>
        <w:t>Evolutionary response to temperature</w:t>
      </w:r>
    </w:p>
    <w:p w14:paraId="3214FB3F" w14:textId="53F695DB" w:rsidR="0089635F" w:rsidRDefault="00BB4D4A" w:rsidP="007B74FC">
      <w:pPr>
        <w:spacing w:after="0" w:line="480" w:lineRule="auto"/>
        <w:rPr>
          <w:rFonts w:ascii="Times New Roman" w:hAnsi="Times New Roman" w:cs="Times New Roman"/>
        </w:rPr>
      </w:pPr>
      <w:r>
        <w:rPr>
          <w:rFonts w:ascii="Times New Roman" w:hAnsi="Times New Roman" w:cs="Times New Roman"/>
        </w:rPr>
        <w:tab/>
      </w:r>
      <w:r w:rsidR="00FF438D">
        <w:rPr>
          <w:rFonts w:ascii="Times New Roman" w:hAnsi="Times New Roman" w:cs="Times New Roman"/>
        </w:rPr>
        <w:t>Two separate piece</w:t>
      </w:r>
      <w:r w:rsidR="0089635F">
        <w:rPr>
          <w:rFonts w:ascii="Times New Roman" w:hAnsi="Times New Roman" w:cs="Times New Roman"/>
        </w:rPr>
        <w:t>s</w:t>
      </w:r>
      <w:r w:rsidR="00FF438D">
        <w:rPr>
          <w:rFonts w:ascii="Times New Roman" w:hAnsi="Times New Roman" w:cs="Times New Roman"/>
        </w:rPr>
        <w:t xml:space="preserve"> of evidence </w:t>
      </w:r>
      <w:commentRangeStart w:id="54"/>
      <w:r w:rsidR="0089635F">
        <w:rPr>
          <w:rFonts w:ascii="Times New Roman" w:hAnsi="Times New Roman" w:cs="Times New Roman"/>
        </w:rPr>
        <w:t>supported</w:t>
      </w:r>
      <w:r w:rsidR="00FF438D">
        <w:rPr>
          <w:rFonts w:ascii="Times New Roman" w:hAnsi="Times New Roman" w:cs="Times New Roman"/>
        </w:rPr>
        <w:t xml:space="preserve"> evolution </w:t>
      </w:r>
      <w:commentRangeEnd w:id="54"/>
      <w:r w:rsidR="00AD2486">
        <w:rPr>
          <w:rStyle w:val="CommentReference"/>
          <w:rFonts w:ascii="Times New Roman" w:hAnsi="Times New Roman" w:cs="Times New Roman"/>
          <w:sz w:val="24"/>
          <w:szCs w:val="24"/>
        </w:rPr>
        <w:commentReference w:id="54"/>
      </w:r>
      <w:r w:rsidR="00FF438D">
        <w:rPr>
          <w:rFonts w:ascii="Times New Roman" w:hAnsi="Times New Roman" w:cs="Times New Roman"/>
        </w:rPr>
        <w:t xml:space="preserve">during the </w:t>
      </w:r>
      <w:commentRangeStart w:id="55"/>
      <w:r w:rsidR="00FF438D">
        <w:rPr>
          <w:rFonts w:ascii="Times New Roman" w:hAnsi="Times New Roman" w:cs="Times New Roman"/>
        </w:rPr>
        <w:t>establishment of temperature histories</w:t>
      </w:r>
      <w:commentRangeEnd w:id="55"/>
      <w:r w:rsidR="00AD2486">
        <w:rPr>
          <w:rStyle w:val="CommentReference"/>
          <w:rFonts w:ascii="Times New Roman" w:hAnsi="Times New Roman" w:cs="Times New Roman"/>
          <w:sz w:val="24"/>
          <w:szCs w:val="24"/>
        </w:rPr>
        <w:commentReference w:id="55"/>
      </w:r>
      <w:r w:rsidR="00FF438D">
        <w:rPr>
          <w:rFonts w:ascii="Times New Roman" w:hAnsi="Times New Roman" w:cs="Times New Roman"/>
        </w:rPr>
        <w:t xml:space="preserve">. </w:t>
      </w:r>
      <w:r w:rsidR="00191A6C">
        <w:rPr>
          <w:rFonts w:ascii="Times New Roman" w:hAnsi="Times New Roman" w:cs="Times New Roman"/>
        </w:rPr>
        <w:t xml:space="preserve">First, individuals of </w:t>
      </w:r>
      <w:r w:rsidR="00191A6C">
        <w:rPr>
          <w:rFonts w:ascii="Times New Roman" w:hAnsi="Times New Roman" w:cs="Times New Roman"/>
          <w:i/>
          <w:iCs/>
        </w:rPr>
        <w:t xml:space="preserve">H. rosa </w:t>
      </w:r>
      <w:r w:rsidR="00191A6C">
        <w:rPr>
          <w:rFonts w:ascii="Times New Roman" w:hAnsi="Times New Roman" w:cs="Times New Roman"/>
        </w:rPr>
        <w:t xml:space="preserve">with a thermal history of 30 °C had cross-sectional areas ~10% smaller than those with a history of 25 °C. </w:t>
      </w:r>
      <w:r w:rsidR="00686598">
        <w:rPr>
          <w:rFonts w:ascii="Times New Roman" w:hAnsi="Times New Roman" w:cs="Times New Roman"/>
        </w:rPr>
        <w:t xml:space="preserve">This pattern is consistent with the classical </w:t>
      </w:r>
      <w:r w:rsidR="00686598" w:rsidRPr="00686598">
        <w:rPr>
          <w:rFonts w:ascii="Times New Roman" w:hAnsi="Times New Roman" w:cs="Times New Roman"/>
        </w:rPr>
        <w:t>temperature-size rule</w:t>
      </w:r>
      <w:r w:rsidR="00397B1C">
        <w:rPr>
          <w:rFonts w:ascii="Times New Roman" w:hAnsi="Times New Roman" w:cs="Times New Roman"/>
        </w:rPr>
        <w:t xml:space="preserve"> (TSR)</w:t>
      </w:r>
      <w:r w:rsidR="00686598">
        <w:rPr>
          <w:rFonts w:ascii="Times New Roman" w:hAnsi="Times New Roman" w:cs="Times New Roman"/>
        </w:rPr>
        <w:t>, which</w:t>
      </w:r>
      <w:r w:rsidR="00686598" w:rsidRPr="00686598">
        <w:rPr>
          <w:rFonts w:ascii="Times New Roman" w:hAnsi="Times New Roman" w:cs="Times New Roman"/>
        </w:rPr>
        <w:t xml:space="preserve"> predicts selection for smaller body sizes at higher temperatures (Atkinson, 1994)</w:t>
      </w:r>
      <w:r w:rsidR="00682F66">
        <w:rPr>
          <w:rFonts w:ascii="Times New Roman" w:hAnsi="Times New Roman" w:cs="Times New Roman"/>
        </w:rPr>
        <w:t>.</w:t>
      </w:r>
      <w:r w:rsidR="00397B1C">
        <w:rPr>
          <w:rFonts w:ascii="Times New Roman" w:hAnsi="Times New Roman" w:cs="Times New Roman"/>
        </w:rPr>
        <w:t xml:space="preserve"> The TSR </w:t>
      </w:r>
      <w:r w:rsidR="00C5567E">
        <w:rPr>
          <w:rFonts w:ascii="Times New Roman" w:hAnsi="Times New Roman" w:cs="Times New Roman"/>
        </w:rPr>
        <w:t>is frequently used in the context of phenotypic plasticity</w:t>
      </w:r>
      <w:r w:rsidR="00A44FEB">
        <w:rPr>
          <w:rFonts w:ascii="Times New Roman" w:hAnsi="Times New Roman" w:cs="Times New Roman"/>
        </w:rPr>
        <w:t xml:space="preserve"> (e.g., Forster et al., 2012)</w:t>
      </w:r>
      <w:r w:rsidR="00231984">
        <w:rPr>
          <w:rFonts w:ascii="Times New Roman" w:hAnsi="Times New Roman" w:cs="Times New Roman"/>
        </w:rPr>
        <w:t>, but such a relationship has fitness consequences and has been documented to drive directional selection</w:t>
      </w:r>
      <w:r w:rsidR="00B544DD">
        <w:rPr>
          <w:rFonts w:ascii="Times New Roman" w:hAnsi="Times New Roman" w:cs="Times New Roman"/>
        </w:rPr>
        <w:t xml:space="preserve"> under sustained thermal regimes in a freshwater ostracod</w:t>
      </w:r>
      <w:r w:rsidR="00231984">
        <w:rPr>
          <w:rFonts w:ascii="Times New Roman" w:hAnsi="Times New Roman" w:cs="Times New Roman"/>
        </w:rPr>
        <w:t xml:space="preserve"> (</w:t>
      </w:r>
      <w:r w:rsidR="00B544DD">
        <w:rPr>
          <w:rFonts w:ascii="Times New Roman" w:hAnsi="Times New Roman" w:cs="Times New Roman"/>
        </w:rPr>
        <w:t>Scheihing et al., 2011</w:t>
      </w:r>
      <w:r w:rsidR="00231984">
        <w:rPr>
          <w:rFonts w:ascii="Times New Roman" w:hAnsi="Times New Roman" w:cs="Times New Roman"/>
        </w:rPr>
        <w:t>).</w:t>
      </w:r>
      <w:r w:rsidR="00790E60">
        <w:rPr>
          <w:rFonts w:ascii="Times New Roman" w:hAnsi="Times New Roman" w:cs="Times New Roman"/>
        </w:rPr>
        <w:t xml:space="preserve"> </w:t>
      </w:r>
      <w:r w:rsidR="00AD2486">
        <w:rPr>
          <w:rFonts w:ascii="Times New Roman" w:hAnsi="Times New Roman" w:cs="Times New Roman"/>
        </w:rPr>
        <w:t xml:space="preserve">Although </w:t>
      </w:r>
      <w:r w:rsidR="00790E60">
        <w:rPr>
          <w:rFonts w:ascii="Times New Roman" w:hAnsi="Times New Roman" w:cs="Times New Roman"/>
        </w:rPr>
        <w:t>I establish</w:t>
      </w:r>
      <w:r w:rsidR="00AD2486">
        <w:rPr>
          <w:rFonts w:ascii="Times New Roman" w:hAnsi="Times New Roman" w:cs="Times New Roman"/>
        </w:rPr>
        <w:t>ed</w:t>
      </w:r>
      <w:r w:rsidR="00790E60">
        <w:rPr>
          <w:rFonts w:ascii="Times New Roman" w:hAnsi="Times New Roman" w:cs="Times New Roman"/>
        </w:rPr>
        <w:t xml:space="preserve"> a common garden setting of 25 °C for ~3 generations before measuring the body size of each rotifer lineage, it is possible that some plasticity was</w:t>
      </w:r>
      <w:r w:rsidR="00232A3E">
        <w:rPr>
          <w:rFonts w:ascii="Times New Roman" w:hAnsi="Times New Roman" w:cs="Times New Roman"/>
        </w:rPr>
        <w:t xml:space="preserve"> still</w:t>
      </w:r>
      <w:r w:rsidR="00790E60">
        <w:rPr>
          <w:rFonts w:ascii="Times New Roman" w:hAnsi="Times New Roman" w:cs="Times New Roman"/>
        </w:rPr>
        <w:t xml:space="preserve"> carried over from the previous temperature treatments</w:t>
      </w:r>
      <w:r w:rsidR="00232A3E">
        <w:rPr>
          <w:rFonts w:ascii="Times New Roman" w:hAnsi="Times New Roman" w:cs="Times New Roman"/>
        </w:rPr>
        <w:t xml:space="preserve"> by older individuals</w:t>
      </w:r>
      <w:r w:rsidR="00790E60">
        <w:rPr>
          <w:rFonts w:ascii="Times New Roman" w:hAnsi="Times New Roman" w:cs="Times New Roman"/>
        </w:rPr>
        <w:t xml:space="preserve">. </w:t>
      </w:r>
      <w:r w:rsidR="005F2750">
        <w:rPr>
          <w:rFonts w:ascii="Times New Roman" w:hAnsi="Times New Roman" w:cs="Times New Roman"/>
        </w:rPr>
        <w:t xml:space="preserve">However, I </w:t>
      </w:r>
      <w:r w:rsidR="007C2245">
        <w:rPr>
          <w:rFonts w:ascii="Times New Roman" w:hAnsi="Times New Roman" w:cs="Times New Roman"/>
        </w:rPr>
        <w:t>estimate</w:t>
      </w:r>
      <w:r w:rsidR="005F2750">
        <w:rPr>
          <w:rFonts w:ascii="Times New Roman" w:hAnsi="Times New Roman" w:cs="Times New Roman"/>
        </w:rPr>
        <w:t xml:space="preserve"> that only 20% of the individuals measured for body size hatched before the 25 °C common setting</w:t>
      </w:r>
      <w:r w:rsidR="004F23F9">
        <w:rPr>
          <w:rFonts w:ascii="Times New Roman" w:hAnsi="Times New Roman" w:cs="Times New Roman"/>
        </w:rPr>
        <w:t>.</w:t>
      </w:r>
      <w:r w:rsidR="005F2750">
        <w:rPr>
          <w:rFonts w:ascii="Times New Roman" w:hAnsi="Times New Roman" w:cs="Times New Roman"/>
        </w:rPr>
        <w:t xml:space="preserve"> </w:t>
      </w:r>
      <w:r w:rsidR="004F23F9">
        <w:rPr>
          <w:rFonts w:ascii="Times New Roman" w:hAnsi="Times New Roman" w:cs="Times New Roman"/>
        </w:rPr>
        <w:t>Therefore, t</w:t>
      </w:r>
      <w:r w:rsidR="005F2750">
        <w:rPr>
          <w:rFonts w:ascii="Times New Roman" w:hAnsi="Times New Roman" w:cs="Times New Roman"/>
        </w:rPr>
        <w:t xml:space="preserve">he 10% smaller body size observed in cultures with a warmer </w:t>
      </w:r>
      <w:r w:rsidR="005F2750">
        <w:rPr>
          <w:rFonts w:ascii="Times New Roman" w:hAnsi="Times New Roman" w:cs="Times New Roman"/>
        </w:rPr>
        <w:lastRenderedPageBreak/>
        <w:t xml:space="preserve">history of temperature </w:t>
      </w:r>
      <w:r w:rsidR="004F23F9">
        <w:rPr>
          <w:rFonts w:ascii="Times New Roman" w:hAnsi="Times New Roman" w:cs="Times New Roman"/>
        </w:rPr>
        <w:t>is unlikely to be attributed to plasticity alone</w:t>
      </w:r>
      <w:r w:rsidR="000D232F">
        <w:rPr>
          <w:rFonts w:ascii="Times New Roman" w:hAnsi="Times New Roman" w:cs="Times New Roman"/>
        </w:rPr>
        <w:t xml:space="preserve">, especially since a previous experiment failed to find meaningful plastic responses to the same temperatures among these same 17 clonal lines of </w:t>
      </w:r>
      <w:r w:rsidR="000D232F">
        <w:rPr>
          <w:rFonts w:ascii="Times New Roman" w:hAnsi="Times New Roman" w:cs="Times New Roman"/>
          <w:i/>
          <w:iCs/>
        </w:rPr>
        <w:t>H. rosa</w:t>
      </w:r>
      <w:r w:rsidR="000D232F">
        <w:rPr>
          <w:rFonts w:ascii="Times New Roman" w:hAnsi="Times New Roman" w:cs="Times New Roman"/>
        </w:rPr>
        <w:t xml:space="preserve"> in isolation</w:t>
      </w:r>
      <w:r w:rsidR="00C523F9">
        <w:rPr>
          <w:rFonts w:ascii="Times New Roman" w:hAnsi="Times New Roman" w:cs="Times New Roman"/>
        </w:rPr>
        <w:t xml:space="preserve"> (</w:t>
      </w:r>
      <w:r w:rsidR="00C523F9" w:rsidRPr="00FF286B">
        <w:rPr>
          <w:rFonts w:ascii="Times New Roman" w:hAnsi="Times New Roman" w:cs="Times New Roman"/>
        </w:rPr>
        <w:t>Figure</w:t>
      </w:r>
      <w:r w:rsidR="00FF286B">
        <w:rPr>
          <w:rFonts w:ascii="Times New Roman" w:hAnsi="Times New Roman" w:cs="Times New Roman"/>
        </w:rPr>
        <w:t xml:space="preserve"> 4</w:t>
      </w:r>
      <w:r w:rsidR="00C523F9">
        <w:rPr>
          <w:rFonts w:ascii="Times New Roman" w:hAnsi="Times New Roman" w:cs="Times New Roman"/>
        </w:rPr>
        <w:t>)</w:t>
      </w:r>
      <w:r w:rsidR="000D232F">
        <w:rPr>
          <w:rFonts w:ascii="Times New Roman" w:hAnsi="Times New Roman" w:cs="Times New Roman"/>
        </w:rPr>
        <w:t xml:space="preserve">. </w:t>
      </w:r>
      <w:r w:rsidR="00A74272">
        <w:rPr>
          <w:rFonts w:ascii="Times New Roman" w:hAnsi="Times New Roman" w:cs="Times New Roman"/>
        </w:rPr>
        <w:t>While a body size difference of 10% was too subtle to be detected previously, the results reported here have adequate statistical power to suggest that clonal selection did occur in favor of smaller clones at 30 °C</w:t>
      </w:r>
      <w:r w:rsidR="00C67B66">
        <w:rPr>
          <w:rFonts w:ascii="Times New Roman" w:hAnsi="Times New Roman" w:cs="Times New Roman"/>
        </w:rPr>
        <w:t>.</w:t>
      </w:r>
    </w:p>
    <w:p w14:paraId="4544930D" w14:textId="77706D23" w:rsidR="001156B5" w:rsidRPr="002C5C68" w:rsidRDefault="001156B5" w:rsidP="007B74FC">
      <w:pPr>
        <w:spacing w:after="0" w:line="480" w:lineRule="auto"/>
        <w:rPr>
          <w:rFonts w:ascii="Times New Roman" w:hAnsi="Times New Roman" w:cs="Times New Roman"/>
        </w:rPr>
      </w:pPr>
      <w:r>
        <w:rPr>
          <w:rFonts w:ascii="Times New Roman" w:hAnsi="Times New Roman" w:cs="Times New Roman"/>
        </w:rPr>
        <w:tab/>
        <w:t>Second</w:t>
      </w:r>
      <w:r w:rsidR="00E201D0">
        <w:rPr>
          <w:rFonts w:ascii="Times New Roman" w:hAnsi="Times New Roman" w:cs="Times New Roman"/>
        </w:rPr>
        <w:t xml:space="preserve">, the intrinsic growth rate of </w:t>
      </w:r>
      <w:r w:rsidR="00E201D0">
        <w:rPr>
          <w:rFonts w:ascii="Times New Roman" w:hAnsi="Times New Roman" w:cs="Times New Roman"/>
          <w:i/>
          <w:iCs/>
        </w:rPr>
        <w:t>H. rosa</w:t>
      </w:r>
      <w:r w:rsidR="00E201D0">
        <w:rPr>
          <w:rFonts w:ascii="Times New Roman" w:hAnsi="Times New Roman" w:cs="Times New Roman"/>
        </w:rPr>
        <w:t xml:space="preserve"> cultures with a warmer history of temperature was lower than their </w:t>
      </w:r>
      <w:commentRangeStart w:id="56"/>
      <w:r w:rsidR="00E201D0">
        <w:rPr>
          <w:rFonts w:ascii="Times New Roman" w:hAnsi="Times New Roman" w:cs="Times New Roman"/>
        </w:rPr>
        <w:t>sister</w:t>
      </w:r>
      <w:commentRangeEnd w:id="56"/>
      <w:r w:rsidR="00AD2486">
        <w:rPr>
          <w:rStyle w:val="CommentReference"/>
          <w:rFonts w:ascii="Times New Roman" w:hAnsi="Times New Roman" w:cs="Times New Roman"/>
          <w:sz w:val="24"/>
          <w:szCs w:val="24"/>
        </w:rPr>
        <w:commentReference w:id="56"/>
      </w:r>
      <w:r w:rsidR="00E201D0">
        <w:rPr>
          <w:rFonts w:ascii="Times New Roman" w:hAnsi="Times New Roman" w:cs="Times New Roman"/>
        </w:rPr>
        <w:t xml:space="preserve"> cultures with a cooler history.</w:t>
      </w:r>
      <w:r w:rsidR="00C31098">
        <w:rPr>
          <w:rFonts w:ascii="Times New Roman" w:hAnsi="Times New Roman" w:cs="Times New Roman"/>
        </w:rPr>
        <w:t xml:space="preserve"> T</w:t>
      </w:r>
      <w:r w:rsidR="002C5C68">
        <w:rPr>
          <w:rFonts w:ascii="Times New Roman" w:hAnsi="Times New Roman" w:cs="Times New Roman"/>
        </w:rPr>
        <w:t xml:space="preserve">his pattern emerged only during competition with </w:t>
      </w:r>
      <w:r w:rsidR="002C5C68">
        <w:rPr>
          <w:rFonts w:ascii="Times New Roman" w:hAnsi="Times New Roman" w:cs="Times New Roman"/>
          <w:i/>
          <w:iCs/>
        </w:rPr>
        <w:t>Tetrahymena</w:t>
      </w:r>
      <w:r w:rsidR="002C5C68">
        <w:rPr>
          <w:rFonts w:ascii="Times New Roman" w:hAnsi="Times New Roman" w:cs="Times New Roman"/>
        </w:rPr>
        <w:t xml:space="preserve"> </w:t>
      </w:r>
      <w:r w:rsidR="0023792A">
        <w:rPr>
          <w:rFonts w:ascii="Times New Roman" w:hAnsi="Times New Roman" w:cs="Times New Roman"/>
        </w:rPr>
        <w:t xml:space="preserve">(as discussed below), but was </w:t>
      </w:r>
      <w:commentRangeStart w:id="57"/>
      <w:r w:rsidR="0023792A">
        <w:rPr>
          <w:rFonts w:ascii="Times New Roman" w:hAnsi="Times New Roman" w:cs="Times New Roman"/>
        </w:rPr>
        <w:t xml:space="preserve">crucially </w:t>
      </w:r>
      <w:r w:rsidR="002C5C68">
        <w:rPr>
          <w:rFonts w:ascii="Times New Roman" w:hAnsi="Times New Roman" w:cs="Times New Roman"/>
        </w:rPr>
        <w:t>independent of contemporary temperature</w:t>
      </w:r>
      <w:commentRangeEnd w:id="57"/>
      <w:r w:rsidR="00AD2486">
        <w:rPr>
          <w:rStyle w:val="CommentReference"/>
          <w:rFonts w:ascii="Times New Roman" w:hAnsi="Times New Roman" w:cs="Times New Roman"/>
          <w:sz w:val="24"/>
          <w:szCs w:val="24"/>
        </w:rPr>
        <w:commentReference w:id="57"/>
      </w:r>
      <w:r w:rsidR="002C5C68">
        <w:rPr>
          <w:rFonts w:ascii="Times New Roman" w:hAnsi="Times New Roman" w:cs="Times New Roman"/>
        </w:rPr>
        <w:t>.</w:t>
      </w:r>
      <w:r w:rsidR="00C31098">
        <w:rPr>
          <w:rFonts w:ascii="Times New Roman" w:hAnsi="Times New Roman" w:cs="Times New Roman"/>
        </w:rPr>
        <w:t xml:space="preserve"> </w:t>
      </w:r>
      <w:r w:rsidR="0023792A">
        <w:rPr>
          <w:rFonts w:ascii="Times New Roman" w:hAnsi="Times New Roman" w:cs="Times New Roman"/>
          <w:i/>
          <w:iCs/>
        </w:rPr>
        <w:t>Habrotrocha rosa</w:t>
      </w:r>
      <w:r w:rsidR="0023792A">
        <w:rPr>
          <w:rFonts w:ascii="Times New Roman" w:hAnsi="Times New Roman" w:cs="Times New Roman"/>
        </w:rPr>
        <w:t xml:space="preserve"> grow faster at 30 °C than at 25 °C</w:t>
      </w:r>
      <w:r w:rsidR="004332BE">
        <w:rPr>
          <w:rFonts w:ascii="Times New Roman" w:hAnsi="Times New Roman" w:cs="Times New Roman"/>
        </w:rPr>
        <w:t xml:space="preserve">. </w:t>
      </w:r>
      <w:commentRangeStart w:id="58"/>
      <w:r w:rsidR="004332BE">
        <w:rPr>
          <w:rFonts w:ascii="Times New Roman" w:hAnsi="Times New Roman" w:cs="Times New Roman"/>
        </w:rPr>
        <w:t>Thus, any carryover effects of the evolution period would provide a plastic advantage to rotifers with a history of 30 °C</w:t>
      </w:r>
      <w:commentRangeEnd w:id="58"/>
      <w:r w:rsidR="00AD2486">
        <w:rPr>
          <w:rStyle w:val="CommentReference"/>
          <w:rFonts w:ascii="Times New Roman" w:hAnsi="Times New Roman" w:cs="Times New Roman"/>
          <w:sz w:val="24"/>
          <w:szCs w:val="24"/>
        </w:rPr>
        <w:commentReference w:id="58"/>
      </w:r>
      <w:r w:rsidR="004332BE">
        <w:rPr>
          <w:rFonts w:ascii="Times New Roman" w:hAnsi="Times New Roman" w:cs="Times New Roman"/>
        </w:rPr>
        <w:t xml:space="preserve">. However, no such disparity in performance was detected between contemporary temperatures. This supports an evolutionary explanation for the difference in intrinsic growth rate between thermal histories during competition. </w:t>
      </w:r>
    </w:p>
    <w:p w14:paraId="773D7080" w14:textId="3B04E3FA" w:rsidR="001974E3" w:rsidRPr="00DB4D9F" w:rsidRDefault="003827D6" w:rsidP="007B74FC">
      <w:pPr>
        <w:spacing w:after="0" w:line="480" w:lineRule="auto"/>
        <w:rPr>
          <w:rFonts w:ascii="Times New Roman" w:hAnsi="Times New Roman" w:cs="Times New Roman"/>
          <w:u w:val="single"/>
        </w:rPr>
      </w:pPr>
      <w:r w:rsidRPr="00DB4D9F">
        <w:rPr>
          <w:rFonts w:ascii="Times New Roman" w:hAnsi="Times New Roman" w:cs="Times New Roman"/>
          <w:u w:val="single"/>
        </w:rPr>
        <w:t xml:space="preserve">Competition between </w:t>
      </w:r>
      <w:r w:rsidRPr="00DB4D9F">
        <w:rPr>
          <w:rFonts w:ascii="Times New Roman" w:hAnsi="Times New Roman" w:cs="Times New Roman"/>
          <w:i/>
          <w:iCs/>
          <w:u w:val="single"/>
        </w:rPr>
        <w:t>H. rosa</w:t>
      </w:r>
      <w:r w:rsidRPr="00DB4D9F">
        <w:rPr>
          <w:rFonts w:ascii="Times New Roman" w:hAnsi="Times New Roman" w:cs="Times New Roman"/>
          <w:u w:val="single"/>
        </w:rPr>
        <w:t xml:space="preserve"> and </w:t>
      </w:r>
      <w:r w:rsidRPr="00DB4D9F">
        <w:rPr>
          <w:rFonts w:ascii="Times New Roman" w:hAnsi="Times New Roman" w:cs="Times New Roman"/>
          <w:i/>
          <w:iCs/>
          <w:u w:val="single"/>
        </w:rPr>
        <w:t>Tetrahymena</w:t>
      </w:r>
    </w:p>
    <w:p w14:paraId="6727A9AA" w14:textId="62DF2E4C" w:rsidR="00552CB0" w:rsidRDefault="001541C6" w:rsidP="007B74FC">
      <w:pPr>
        <w:spacing w:after="0" w:line="480" w:lineRule="auto"/>
        <w:rPr>
          <w:rFonts w:ascii="Times New Roman" w:hAnsi="Times New Roman" w:cs="Times New Roman"/>
        </w:rPr>
      </w:pPr>
      <w:r>
        <w:rPr>
          <w:rFonts w:ascii="Times New Roman" w:hAnsi="Times New Roman" w:cs="Times New Roman"/>
        </w:rPr>
        <w:tab/>
      </w:r>
      <w:r w:rsidR="00E66571">
        <w:rPr>
          <w:rFonts w:ascii="Times New Roman" w:hAnsi="Times New Roman" w:cs="Times New Roman"/>
        </w:rPr>
        <w:t>Co-occurrence</w:t>
      </w:r>
      <w:r w:rsidR="005E29AB">
        <w:rPr>
          <w:rFonts w:ascii="Times New Roman" w:hAnsi="Times New Roman" w:cs="Times New Roman"/>
        </w:rPr>
        <w:t xml:space="preserve"> </w:t>
      </w:r>
      <w:r w:rsidR="00DB20E8">
        <w:rPr>
          <w:rFonts w:ascii="Times New Roman" w:hAnsi="Times New Roman" w:cs="Times New Roman"/>
        </w:rPr>
        <w:t>reduced</w:t>
      </w:r>
      <w:r>
        <w:rPr>
          <w:rFonts w:ascii="Times New Roman" w:hAnsi="Times New Roman" w:cs="Times New Roman"/>
        </w:rPr>
        <w:t xml:space="preserve"> the </w:t>
      </w:r>
      <w:r w:rsidR="001F183A">
        <w:rPr>
          <w:rFonts w:ascii="Times New Roman" w:hAnsi="Times New Roman" w:cs="Times New Roman"/>
        </w:rPr>
        <w:t xml:space="preserve">intrinsic </w:t>
      </w:r>
      <w:r>
        <w:rPr>
          <w:rFonts w:ascii="Times New Roman" w:hAnsi="Times New Roman" w:cs="Times New Roman"/>
        </w:rPr>
        <w:t xml:space="preserve">growth rate </w:t>
      </w:r>
      <w:r w:rsidR="001F183A">
        <w:rPr>
          <w:rFonts w:ascii="Times New Roman" w:hAnsi="Times New Roman" w:cs="Times New Roman"/>
        </w:rPr>
        <w:t xml:space="preserve">of </w:t>
      </w:r>
      <w:r w:rsidR="005E29AB">
        <w:rPr>
          <w:rFonts w:ascii="Times New Roman" w:hAnsi="Times New Roman" w:cs="Times New Roman"/>
        </w:rPr>
        <w:t>both</w:t>
      </w:r>
      <w:r w:rsidR="00E66571">
        <w:rPr>
          <w:rFonts w:ascii="Times New Roman" w:hAnsi="Times New Roman" w:cs="Times New Roman"/>
        </w:rPr>
        <w:t xml:space="preserve"> species, </w:t>
      </w:r>
      <w:r w:rsidR="00860DF5">
        <w:rPr>
          <w:rFonts w:ascii="Times New Roman" w:hAnsi="Times New Roman" w:cs="Times New Roman"/>
        </w:rPr>
        <w:t>which is consistent with</w:t>
      </w:r>
      <w:r w:rsidR="00E66571">
        <w:rPr>
          <w:rFonts w:ascii="Times New Roman" w:hAnsi="Times New Roman" w:cs="Times New Roman"/>
        </w:rPr>
        <w:t xml:space="preserve"> </w:t>
      </w:r>
      <w:r w:rsidR="00E66571">
        <w:rPr>
          <w:rFonts w:ascii="Times New Roman" w:hAnsi="Times New Roman" w:cs="Times New Roman"/>
          <w:i/>
          <w:iCs/>
        </w:rPr>
        <w:t>H. rosa</w:t>
      </w:r>
      <w:r w:rsidR="00E66571">
        <w:rPr>
          <w:rFonts w:ascii="Times New Roman" w:hAnsi="Times New Roman" w:cs="Times New Roman"/>
        </w:rPr>
        <w:t xml:space="preserve"> and </w:t>
      </w:r>
      <w:r w:rsidR="00E66571">
        <w:rPr>
          <w:rFonts w:ascii="Times New Roman" w:hAnsi="Times New Roman" w:cs="Times New Roman"/>
          <w:i/>
          <w:iCs/>
        </w:rPr>
        <w:t>Tetrahymena</w:t>
      </w:r>
      <w:r w:rsidR="00E66571">
        <w:rPr>
          <w:rFonts w:ascii="Times New Roman" w:hAnsi="Times New Roman" w:cs="Times New Roman"/>
        </w:rPr>
        <w:t xml:space="preserve"> compet</w:t>
      </w:r>
      <w:r w:rsidR="00860DF5">
        <w:rPr>
          <w:rFonts w:ascii="Times New Roman" w:hAnsi="Times New Roman" w:cs="Times New Roman"/>
        </w:rPr>
        <w:t>ing</w:t>
      </w:r>
      <w:r w:rsidR="00E66571">
        <w:rPr>
          <w:rFonts w:ascii="Times New Roman" w:hAnsi="Times New Roman" w:cs="Times New Roman"/>
        </w:rPr>
        <w:t xml:space="preserve"> for shared resources in this system. The strength and structure of these competitive responses, however, depend</w:t>
      </w:r>
      <w:r w:rsidR="00C36C77">
        <w:rPr>
          <w:rFonts w:ascii="Times New Roman" w:hAnsi="Times New Roman" w:cs="Times New Roman"/>
        </w:rPr>
        <w:t>ed</w:t>
      </w:r>
      <w:r w:rsidR="00E66571">
        <w:rPr>
          <w:rFonts w:ascii="Times New Roman" w:hAnsi="Times New Roman" w:cs="Times New Roman"/>
        </w:rPr>
        <w:t xml:space="preserve"> on contemporary temperature in ways that differed between the two species. </w:t>
      </w:r>
      <w:r w:rsidR="00E66571">
        <w:rPr>
          <w:rFonts w:ascii="Times New Roman" w:hAnsi="Times New Roman" w:cs="Times New Roman"/>
          <w:i/>
          <w:iCs/>
        </w:rPr>
        <w:t>Tetrahymena</w:t>
      </w:r>
      <w:r w:rsidR="00E66571">
        <w:rPr>
          <w:rFonts w:ascii="Times New Roman" w:hAnsi="Times New Roman" w:cs="Times New Roman"/>
        </w:rPr>
        <w:t xml:space="preserve"> in isolation grew 1.8 times faster at 30</w:t>
      </w:r>
      <w:r w:rsidR="005E29AB">
        <w:rPr>
          <w:rFonts w:ascii="Times New Roman" w:hAnsi="Times New Roman" w:cs="Times New Roman"/>
        </w:rPr>
        <w:t xml:space="preserve"> </w:t>
      </w:r>
      <w:r w:rsidR="00E66571">
        <w:rPr>
          <w:rFonts w:ascii="Times New Roman" w:hAnsi="Times New Roman" w:cs="Times New Roman"/>
        </w:rPr>
        <w:t xml:space="preserve">°C than at 25 °C, but this temperature effect was absent during competition with </w:t>
      </w:r>
      <w:r w:rsidR="00E66571">
        <w:rPr>
          <w:rFonts w:ascii="Times New Roman" w:hAnsi="Times New Roman" w:cs="Times New Roman"/>
          <w:i/>
          <w:iCs/>
        </w:rPr>
        <w:t xml:space="preserve">H. </w:t>
      </w:r>
      <w:r w:rsidR="00E66571" w:rsidRPr="00E66571">
        <w:rPr>
          <w:rFonts w:ascii="Times New Roman" w:hAnsi="Times New Roman" w:cs="Times New Roman"/>
          <w:i/>
          <w:iCs/>
        </w:rPr>
        <w:t>rosa</w:t>
      </w:r>
      <w:r w:rsidR="000709CB">
        <w:rPr>
          <w:rFonts w:ascii="Times New Roman" w:hAnsi="Times New Roman" w:cs="Times New Roman"/>
        </w:rPr>
        <w:t xml:space="preserve"> (</w:t>
      </w:r>
      <w:r w:rsidR="000709CB" w:rsidRPr="00554162">
        <w:rPr>
          <w:rFonts w:ascii="Times New Roman" w:hAnsi="Times New Roman" w:cs="Times New Roman"/>
        </w:rPr>
        <w:t>Figure</w:t>
      </w:r>
      <w:r w:rsidR="00554162">
        <w:rPr>
          <w:rFonts w:ascii="Times New Roman" w:hAnsi="Times New Roman" w:cs="Times New Roman"/>
        </w:rPr>
        <w:t xml:space="preserve"> 10</w:t>
      </w:r>
      <w:r w:rsidR="000709CB">
        <w:rPr>
          <w:rFonts w:ascii="Times New Roman" w:hAnsi="Times New Roman" w:cs="Times New Roman"/>
        </w:rPr>
        <w:t>)</w:t>
      </w:r>
      <w:r w:rsidR="00E66571">
        <w:rPr>
          <w:rFonts w:ascii="Times New Roman" w:hAnsi="Times New Roman" w:cs="Times New Roman"/>
        </w:rPr>
        <w:t>. Rotifers showed a related but weaker version of the same pattern: their growth rate response to temperature was significantly reduced during competition, but not</w:t>
      </w:r>
      <w:r w:rsidR="001846EF">
        <w:rPr>
          <w:rFonts w:ascii="Times New Roman" w:hAnsi="Times New Roman" w:cs="Times New Roman"/>
        </w:rPr>
        <w:t xml:space="preserve"> absent entirely</w:t>
      </w:r>
      <w:r w:rsidR="000709CB">
        <w:rPr>
          <w:rFonts w:ascii="Times New Roman" w:hAnsi="Times New Roman" w:cs="Times New Roman"/>
        </w:rPr>
        <w:t xml:space="preserve"> (</w:t>
      </w:r>
      <w:r w:rsidR="000709CB" w:rsidRPr="007A0246">
        <w:rPr>
          <w:rFonts w:ascii="Times New Roman" w:hAnsi="Times New Roman" w:cs="Times New Roman"/>
        </w:rPr>
        <w:t>Figure</w:t>
      </w:r>
      <w:r w:rsidR="007A0246">
        <w:rPr>
          <w:rFonts w:ascii="Times New Roman" w:hAnsi="Times New Roman" w:cs="Times New Roman"/>
        </w:rPr>
        <w:t xml:space="preserve"> 7</w:t>
      </w:r>
      <w:r w:rsidR="000709CB">
        <w:rPr>
          <w:rFonts w:ascii="Times New Roman" w:hAnsi="Times New Roman" w:cs="Times New Roman"/>
        </w:rPr>
        <w:t>)</w:t>
      </w:r>
      <w:r w:rsidR="001846EF">
        <w:rPr>
          <w:rFonts w:ascii="Times New Roman" w:hAnsi="Times New Roman" w:cs="Times New Roman"/>
        </w:rPr>
        <w:t xml:space="preserve">. </w:t>
      </w:r>
      <w:r w:rsidR="002D09DF">
        <w:rPr>
          <w:rFonts w:ascii="Times New Roman" w:hAnsi="Times New Roman" w:cs="Times New Roman"/>
        </w:rPr>
        <w:t xml:space="preserve">One possible explanation for this pattern is that elevated temperature increased per-capita resource demand in both species. Each individual at 30 °C </w:t>
      </w:r>
      <w:r w:rsidR="00755B67">
        <w:rPr>
          <w:rFonts w:ascii="Times New Roman" w:hAnsi="Times New Roman" w:cs="Times New Roman"/>
        </w:rPr>
        <w:t xml:space="preserve">might </w:t>
      </w:r>
      <w:commentRangeStart w:id="59"/>
      <w:r w:rsidR="002D09DF">
        <w:rPr>
          <w:rFonts w:ascii="Times New Roman" w:hAnsi="Times New Roman" w:cs="Times New Roman"/>
        </w:rPr>
        <w:t xml:space="preserve">consume bacteria </w:t>
      </w:r>
      <w:commentRangeEnd w:id="59"/>
      <w:r w:rsidR="00F8367B">
        <w:rPr>
          <w:rStyle w:val="CommentReference"/>
          <w:rFonts w:ascii="Times New Roman" w:hAnsi="Times New Roman" w:cs="Times New Roman"/>
          <w:sz w:val="24"/>
          <w:szCs w:val="24"/>
        </w:rPr>
        <w:commentReference w:id="59"/>
      </w:r>
      <w:r w:rsidR="002D09DF">
        <w:rPr>
          <w:rFonts w:ascii="Times New Roman" w:hAnsi="Times New Roman" w:cs="Times New Roman"/>
        </w:rPr>
        <w:t xml:space="preserve">more rapidly </w:t>
      </w:r>
      <w:r w:rsidR="002D09DF">
        <w:rPr>
          <w:rFonts w:ascii="Times New Roman" w:hAnsi="Times New Roman" w:cs="Times New Roman"/>
        </w:rPr>
        <w:lastRenderedPageBreak/>
        <w:t xml:space="preserve">than at 25 °C, but when a competitor is also drawing down the shared resource pool, the elevated demand at 30 °C </w:t>
      </w:r>
      <w:r w:rsidR="00755B67">
        <w:rPr>
          <w:rFonts w:ascii="Times New Roman" w:hAnsi="Times New Roman" w:cs="Times New Roman"/>
        </w:rPr>
        <w:t>may not</w:t>
      </w:r>
      <w:r w:rsidR="002D09DF">
        <w:rPr>
          <w:rFonts w:ascii="Times New Roman" w:hAnsi="Times New Roman" w:cs="Times New Roman"/>
        </w:rPr>
        <w:t xml:space="preserve"> be met and growth becomes constrained by resource availability rather than temperature. </w:t>
      </w:r>
      <w:r w:rsidR="00572D7B">
        <w:rPr>
          <w:rFonts w:ascii="Times New Roman" w:hAnsi="Times New Roman" w:cs="Times New Roman"/>
        </w:rPr>
        <w:t xml:space="preserve">The crowding coefficient data are consistent with this interpretation. In isolation, </w:t>
      </w:r>
      <w:r w:rsidR="00572D7B">
        <w:rPr>
          <w:rFonts w:ascii="Times New Roman" w:hAnsi="Times New Roman" w:cs="Times New Roman"/>
          <w:i/>
          <w:iCs/>
        </w:rPr>
        <w:t xml:space="preserve">Tetrahymena </w:t>
      </w:r>
      <w:r w:rsidR="00572D7B">
        <w:rPr>
          <w:rFonts w:ascii="Times New Roman" w:hAnsi="Times New Roman" w:cs="Times New Roman"/>
        </w:rPr>
        <w:t xml:space="preserve">cultures exhibited crowding coefficients 4.3 times stronger at 30 °C than at 25 °C, reflecting the steeper resource depletion expected at that elevated temperature. </w:t>
      </w:r>
      <w:r w:rsidR="001D6ABD">
        <w:rPr>
          <w:rFonts w:ascii="Times New Roman" w:hAnsi="Times New Roman" w:cs="Times New Roman"/>
        </w:rPr>
        <w:t xml:space="preserve">Under competition with rotifers, this temperature effect on protist crowding coefficients was absent. </w:t>
      </w:r>
      <w:r w:rsidR="000709CB">
        <w:rPr>
          <w:rFonts w:ascii="Times New Roman" w:hAnsi="Times New Roman" w:cs="Times New Roman"/>
        </w:rPr>
        <w:t>While t</w:t>
      </w:r>
      <w:r w:rsidR="00D77A8D">
        <w:rPr>
          <w:rFonts w:ascii="Times New Roman" w:hAnsi="Times New Roman" w:cs="Times New Roman"/>
        </w:rPr>
        <w:t>he crowding coefficient</w:t>
      </w:r>
      <w:r w:rsidR="000709CB">
        <w:rPr>
          <w:rFonts w:ascii="Times New Roman" w:hAnsi="Times New Roman" w:cs="Times New Roman"/>
        </w:rPr>
        <w:t>s</w:t>
      </w:r>
      <w:r w:rsidR="00D77A8D">
        <w:rPr>
          <w:rFonts w:ascii="Times New Roman" w:hAnsi="Times New Roman" w:cs="Times New Roman"/>
        </w:rPr>
        <w:t xml:space="preserve"> under competition cannot be separated into intra- and interspecific components, the lack of a temperature effect demonstrates that competition restructures how </w:t>
      </w:r>
      <w:r w:rsidR="00907659">
        <w:rPr>
          <w:rFonts w:ascii="Times New Roman" w:hAnsi="Times New Roman" w:cs="Times New Roman"/>
        </w:rPr>
        <w:t xml:space="preserve">overall </w:t>
      </w:r>
      <w:r w:rsidR="00D77A8D">
        <w:rPr>
          <w:rFonts w:ascii="Times New Roman" w:hAnsi="Times New Roman" w:cs="Times New Roman"/>
        </w:rPr>
        <w:t>density-dependent dynamics respond to temperature, parallel to the pattern seen in intrinsic growth rates</w:t>
      </w:r>
      <w:r w:rsidR="001D6ABD">
        <w:rPr>
          <w:rFonts w:ascii="Times New Roman" w:hAnsi="Times New Roman" w:cs="Times New Roman"/>
        </w:rPr>
        <w:t>.</w:t>
      </w:r>
      <w:r w:rsidR="00801D58">
        <w:rPr>
          <w:rFonts w:ascii="Times New Roman" w:hAnsi="Times New Roman" w:cs="Times New Roman"/>
        </w:rPr>
        <w:t xml:space="preserve"> </w:t>
      </w:r>
    </w:p>
    <w:p w14:paraId="1212CD69" w14:textId="5D645B2F" w:rsidR="00F24ACC" w:rsidRPr="004B6A0C" w:rsidRDefault="00CF64E9" w:rsidP="007B74FC">
      <w:pPr>
        <w:spacing w:after="0" w:line="480" w:lineRule="auto"/>
        <w:rPr>
          <w:rFonts w:ascii="Times New Roman" w:hAnsi="Times New Roman" w:cs="Times New Roman"/>
        </w:rPr>
      </w:pPr>
      <w:r>
        <w:rPr>
          <w:rFonts w:ascii="Times New Roman" w:hAnsi="Times New Roman" w:cs="Times New Roman"/>
        </w:rPr>
        <w:tab/>
        <w:t xml:space="preserve">The patterns in growth rate and crowding coefficient </w:t>
      </w:r>
      <w:r w:rsidR="00B314B0">
        <w:rPr>
          <w:rFonts w:ascii="Times New Roman" w:hAnsi="Times New Roman" w:cs="Times New Roman"/>
        </w:rPr>
        <w:t>manifest</w:t>
      </w:r>
      <w:r w:rsidR="00A61488">
        <w:rPr>
          <w:rFonts w:ascii="Times New Roman" w:hAnsi="Times New Roman" w:cs="Times New Roman"/>
        </w:rPr>
        <w:t>ed</w:t>
      </w:r>
      <w:r w:rsidR="00B314B0">
        <w:rPr>
          <w:rFonts w:ascii="Times New Roman" w:hAnsi="Times New Roman" w:cs="Times New Roman"/>
        </w:rPr>
        <w:t xml:space="preserve"> </w:t>
      </w:r>
      <w:r>
        <w:rPr>
          <w:rFonts w:ascii="Times New Roman" w:hAnsi="Times New Roman" w:cs="Times New Roman"/>
        </w:rPr>
        <w:t>into differences in realized equilibrium densities under competition</w:t>
      </w:r>
      <w:r w:rsidR="00B314B0">
        <w:rPr>
          <w:rFonts w:ascii="Times New Roman" w:hAnsi="Times New Roman" w:cs="Times New Roman"/>
        </w:rPr>
        <w:t xml:space="preserve">, </w:t>
      </w:r>
      <w:r w:rsidR="00F95361">
        <w:rPr>
          <w:rFonts w:ascii="Times New Roman" w:hAnsi="Times New Roman" w:cs="Times New Roman"/>
        </w:rPr>
        <w:t>defined</w:t>
      </w:r>
      <w:r w:rsidR="00B314B0">
        <w:rPr>
          <w:rFonts w:ascii="Times New Roman" w:hAnsi="Times New Roman" w:cs="Times New Roman"/>
        </w:rPr>
        <w:t xml:space="preserve"> as </w:t>
      </w:r>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r</m:t>
            </m:r>
          </m:num>
          <m:den>
            <m:r>
              <w:rPr>
                <w:rFonts w:ascii="Cambria Math" w:hAnsi="Cambria Math" w:cs="Times New Roman"/>
              </w:rPr>
              <m:t>α</m:t>
            </m:r>
          </m:den>
        </m:f>
      </m:oMath>
      <w:r>
        <w:rPr>
          <w:rFonts w:ascii="Times New Roman" w:hAnsi="Times New Roman" w:cs="Times New Roman"/>
        </w:rPr>
        <w:t xml:space="preserve">. </w:t>
      </w:r>
      <w:r w:rsidR="00054DFA">
        <w:rPr>
          <w:rFonts w:ascii="Times New Roman" w:hAnsi="Times New Roman" w:cs="Times New Roman"/>
        </w:rPr>
        <w:t>For protists</w:t>
      </w:r>
      <w:r w:rsidR="00F8367B">
        <w:rPr>
          <w:rFonts w:ascii="Times New Roman" w:hAnsi="Times New Roman" w:cs="Times New Roman"/>
        </w:rPr>
        <w:t xml:space="preserve"> in interspecific</w:t>
      </w:r>
      <w:r w:rsidR="00054DFA">
        <w:rPr>
          <w:rFonts w:ascii="Times New Roman" w:hAnsi="Times New Roman" w:cs="Times New Roman"/>
        </w:rPr>
        <w:t xml:space="preserve"> competition</w:t>
      </w:r>
      <w:r w:rsidR="00F8367B">
        <w:rPr>
          <w:rFonts w:ascii="Times New Roman" w:hAnsi="Times New Roman" w:cs="Times New Roman"/>
        </w:rPr>
        <w:t>,</w:t>
      </w:r>
      <w:r w:rsidR="00054DFA">
        <w:rPr>
          <w:rFonts w:ascii="Times New Roman" w:hAnsi="Times New Roman" w:cs="Times New Roman"/>
        </w:rPr>
        <w:t xml:space="preserve"> equilibrium densities were 36% lower at a contemporary temperature of 25 °C</w:t>
      </w:r>
      <w:r w:rsidR="00F8367B">
        <w:rPr>
          <w:rFonts w:ascii="Times New Roman" w:hAnsi="Times New Roman" w:cs="Times New Roman"/>
        </w:rPr>
        <w:t xml:space="preserve"> than without interspecific competition</w:t>
      </w:r>
      <w:r w:rsidR="00054DFA">
        <w:rPr>
          <w:rFonts w:ascii="Times New Roman" w:hAnsi="Times New Roman" w:cs="Times New Roman"/>
        </w:rPr>
        <w:t xml:space="preserve">, indicating </w:t>
      </w:r>
      <w:r w:rsidR="00E9234D">
        <w:rPr>
          <w:rFonts w:ascii="Times New Roman" w:hAnsi="Times New Roman" w:cs="Times New Roman"/>
        </w:rPr>
        <w:t xml:space="preserve">a </w:t>
      </w:r>
      <w:r w:rsidR="00054DFA">
        <w:rPr>
          <w:rFonts w:ascii="Times New Roman" w:hAnsi="Times New Roman" w:cs="Times New Roman"/>
        </w:rPr>
        <w:t xml:space="preserve">strong </w:t>
      </w:r>
      <w:r w:rsidR="00E9234D">
        <w:rPr>
          <w:rFonts w:ascii="Times New Roman" w:hAnsi="Times New Roman" w:cs="Times New Roman"/>
        </w:rPr>
        <w:t xml:space="preserve">effect of </w:t>
      </w:r>
      <w:r w:rsidR="00054DFA">
        <w:rPr>
          <w:rFonts w:ascii="Times New Roman" w:hAnsi="Times New Roman" w:cs="Times New Roman"/>
        </w:rPr>
        <w:t>competition</w:t>
      </w:r>
      <w:r w:rsidR="004C644E">
        <w:rPr>
          <w:rFonts w:ascii="Times New Roman" w:hAnsi="Times New Roman" w:cs="Times New Roman"/>
        </w:rPr>
        <w:t xml:space="preserve"> with rotifers</w:t>
      </w:r>
      <w:r w:rsidR="00054DFA">
        <w:rPr>
          <w:rFonts w:ascii="Times New Roman" w:hAnsi="Times New Roman" w:cs="Times New Roman"/>
        </w:rPr>
        <w:t>.</w:t>
      </w:r>
      <w:r w:rsidR="004C644E">
        <w:rPr>
          <w:rFonts w:ascii="Times New Roman" w:hAnsi="Times New Roman" w:cs="Times New Roman"/>
        </w:rPr>
        <w:t xml:space="preserve"> At 30 °C, however, protist equilibrium densities with and without competition were </w:t>
      </w:r>
      <w:r w:rsidR="00F8367B">
        <w:rPr>
          <w:rFonts w:ascii="Times New Roman" w:hAnsi="Times New Roman" w:cs="Times New Roman"/>
        </w:rPr>
        <w:t>not significantly different</w:t>
      </w:r>
      <w:r w:rsidR="004C644E">
        <w:rPr>
          <w:rFonts w:ascii="Times New Roman" w:hAnsi="Times New Roman" w:cs="Times New Roman"/>
        </w:rPr>
        <w:t xml:space="preserve">. </w:t>
      </w:r>
      <w:r w:rsidR="00903AEB">
        <w:rPr>
          <w:rFonts w:ascii="Times New Roman" w:hAnsi="Times New Roman" w:cs="Times New Roman"/>
        </w:rPr>
        <w:t xml:space="preserve">This may be driven by the </w:t>
      </w:r>
      <w:r w:rsidR="00C452B5">
        <w:rPr>
          <w:rFonts w:ascii="Times New Roman" w:hAnsi="Times New Roman" w:cs="Times New Roman"/>
        </w:rPr>
        <w:t xml:space="preserve">stronger suppression in growth </w:t>
      </w:r>
      <w:r w:rsidR="00903AEB">
        <w:rPr>
          <w:rFonts w:ascii="Times New Roman" w:hAnsi="Times New Roman" w:cs="Times New Roman"/>
        </w:rPr>
        <w:t>experienced by protists growing alone at 30 °C</w:t>
      </w:r>
      <w:r w:rsidR="00264C74">
        <w:rPr>
          <w:rFonts w:ascii="Times New Roman" w:hAnsi="Times New Roman" w:cs="Times New Roman"/>
        </w:rPr>
        <w:t xml:space="preserve">, </w:t>
      </w:r>
      <w:r w:rsidR="00AD52FE">
        <w:rPr>
          <w:rFonts w:ascii="Times New Roman" w:hAnsi="Times New Roman" w:cs="Times New Roman"/>
        </w:rPr>
        <w:t xml:space="preserve">although </w:t>
      </w:r>
      <w:r w:rsidR="00264C74">
        <w:rPr>
          <w:rFonts w:ascii="Times New Roman" w:hAnsi="Times New Roman" w:cs="Times New Roman"/>
        </w:rPr>
        <w:t xml:space="preserve">the mechanism behind this </w:t>
      </w:r>
      <w:r w:rsidR="003A6BF9">
        <w:rPr>
          <w:rFonts w:ascii="Times New Roman" w:hAnsi="Times New Roman" w:cs="Times New Roman"/>
        </w:rPr>
        <w:t xml:space="preserve">temperature-driven </w:t>
      </w:r>
      <w:r w:rsidR="00264C74">
        <w:rPr>
          <w:rFonts w:ascii="Times New Roman" w:hAnsi="Times New Roman" w:cs="Times New Roman"/>
        </w:rPr>
        <w:t>increase</w:t>
      </w:r>
      <w:r w:rsidR="003A6BF9">
        <w:rPr>
          <w:rFonts w:ascii="Times New Roman" w:hAnsi="Times New Roman" w:cs="Times New Roman"/>
        </w:rPr>
        <w:t xml:space="preserve"> in</w:t>
      </w:r>
      <w:r w:rsidR="00264C74">
        <w:rPr>
          <w:rFonts w:ascii="Times New Roman" w:hAnsi="Times New Roman" w:cs="Times New Roman"/>
        </w:rPr>
        <w:t xml:space="preserve"> </w:t>
      </w:r>
      <w:r w:rsidR="003A6BF9">
        <w:rPr>
          <w:rFonts w:ascii="Times New Roman" w:hAnsi="Times New Roman" w:cs="Times New Roman"/>
        </w:rPr>
        <w:t>intra</w:t>
      </w:r>
      <w:commentRangeStart w:id="60"/>
      <w:r w:rsidR="003A6BF9">
        <w:rPr>
          <w:rFonts w:ascii="Times New Roman" w:hAnsi="Times New Roman" w:cs="Times New Roman"/>
        </w:rPr>
        <w:t>spe</w:t>
      </w:r>
      <w:commentRangeEnd w:id="60"/>
      <w:r w:rsidR="00F8367B">
        <w:rPr>
          <w:rStyle w:val="CommentReference"/>
          <w:rFonts w:ascii="Times New Roman" w:hAnsi="Times New Roman" w:cs="Times New Roman"/>
          <w:sz w:val="24"/>
          <w:szCs w:val="24"/>
        </w:rPr>
        <w:commentReference w:id="60"/>
      </w:r>
      <w:r w:rsidR="003A6BF9">
        <w:rPr>
          <w:rFonts w:ascii="Times New Roman" w:hAnsi="Times New Roman" w:cs="Times New Roman"/>
        </w:rPr>
        <w:t>cific</w:t>
      </w:r>
      <w:r w:rsidR="00264C74">
        <w:rPr>
          <w:rFonts w:ascii="Times New Roman" w:hAnsi="Times New Roman" w:cs="Times New Roman"/>
        </w:rPr>
        <w:t xml:space="preserve"> suppression remains unresolved.</w:t>
      </w:r>
      <w:r w:rsidR="00BA491B">
        <w:rPr>
          <w:rFonts w:ascii="Times New Roman" w:hAnsi="Times New Roman" w:cs="Times New Roman"/>
        </w:rPr>
        <w:t xml:space="preserve"> </w:t>
      </w:r>
      <w:r w:rsidR="003B1876">
        <w:rPr>
          <w:rFonts w:ascii="Times New Roman" w:hAnsi="Times New Roman" w:cs="Times New Roman"/>
        </w:rPr>
        <w:t>R</w:t>
      </w:r>
      <w:r w:rsidR="00BA491B">
        <w:rPr>
          <w:rFonts w:ascii="Times New Roman" w:hAnsi="Times New Roman" w:cs="Times New Roman"/>
        </w:rPr>
        <w:t>otifers</w:t>
      </w:r>
      <w:r w:rsidR="003B1876">
        <w:rPr>
          <w:rFonts w:ascii="Times New Roman" w:hAnsi="Times New Roman" w:cs="Times New Roman"/>
        </w:rPr>
        <w:t xml:space="preserve"> showed no such temperature dependent asymmetry. Rotifer </w:t>
      </w:r>
      <w:r w:rsidR="00852CEC">
        <w:rPr>
          <w:rFonts w:ascii="Times New Roman" w:hAnsi="Times New Roman" w:cs="Times New Roman"/>
        </w:rPr>
        <w:t>realized equilibrium densities were consistently ~25% lower during competition</w:t>
      </w:r>
      <w:r w:rsidR="00054DFA">
        <w:rPr>
          <w:rFonts w:ascii="Times New Roman" w:hAnsi="Times New Roman" w:cs="Times New Roman"/>
        </w:rPr>
        <w:t xml:space="preserve"> </w:t>
      </w:r>
      <w:r w:rsidR="00936962">
        <w:rPr>
          <w:rFonts w:ascii="Times New Roman" w:hAnsi="Times New Roman" w:cs="Times New Roman"/>
        </w:rPr>
        <w:t>when compared to growth in isolation</w:t>
      </w:r>
      <w:r w:rsidR="005501C7">
        <w:rPr>
          <w:rFonts w:ascii="Times New Roman" w:hAnsi="Times New Roman" w:cs="Times New Roman"/>
        </w:rPr>
        <w:t>, regardless of contemporary temperature and evolutionary history</w:t>
      </w:r>
      <w:r w:rsidR="00936962">
        <w:rPr>
          <w:rFonts w:ascii="Times New Roman" w:hAnsi="Times New Roman" w:cs="Times New Roman"/>
        </w:rPr>
        <w:t xml:space="preserve">. </w:t>
      </w:r>
      <w:r w:rsidR="004B6A0C">
        <w:rPr>
          <w:rFonts w:ascii="Times New Roman" w:hAnsi="Times New Roman" w:cs="Times New Roman"/>
        </w:rPr>
        <w:t xml:space="preserve">Together, these patterns indicate that the strength of competition between </w:t>
      </w:r>
      <w:r w:rsidR="004B6A0C">
        <w:rPr>
          <w:rFonts w:ascii="Times New Roman" w:hAnsi="Times New Roman" w:cs="Times New Roman"/>
          <w:i/>
          <w:iCs/>
        </w:rPr>
        <w:t>H. rosa</w:t>
      </w:r>
      <w:r w:rsidR="004B6A0C">
        <w:rPr>
          <w:rFonts w:ascii="Times New Roman" w:hAnsi="Times New Roman" w:cs="Times New Roman"/>
        </w:rPr>
        <w:t xml:space="preserve"> and </w:t>
      </w:r>
      <w:r w:rsidR="004B6A0C">
        <w:rPr>
          <w:rFonts w:ascii="Times New Roman" w:hAnsi="Times New Roman" w:cs="Times New Roman"/>
          <w:i/>
          <w:iCs/>
        </w:rPr>
        <w:t>Tetrahymena</w:t>
      </w:r>
      <w:r w:rsidR="004B6A0C">
        <w:rPr>
          <w:rFonts w:ascii="Times New Roman" w:hAnsi="Times New Roman" w:cs="Times New Roman"/>
        </w:rPr>
        <w:t xml:space="preserve"> is modulated by temperature. </w:t>
      </w:r>
      <w:r w:rsidR="006A1F4C">
        <w:rPr>
          <w:rFonts w:ascii="Times New Roman" w:hAnsi="Times New Roman" w:cs="Times New Roman"/>
        </w:rPr>
        <w:t xml:space="preserve">Independent of temperature, however, the </w:t>
      </w:r>
      <w:r w:rsidR="006A1F4C">
        <w:rPr>
          <w:rFonts w:ascii="Times New Roman" w:hAnsi="Times New Roman" w:cs="Times New Roman"/>
        </w:rPr>
        <w:lastRenderedPageBreak/>
        <w:t xml:space="preserve">competitive dynamics between these two species were </w:t>
      </w:r>
      <w:r w:rsidR="004B6A0C">
        <w:rPr>
          <w:rFonts w:ascii="Times New Roman" w:hAnsi="Times New Roman" w:cs="Times New Roman"/>
        </w:rPr>
        <w:t>further shaped by the evolutionary history of rotife</w:t>
      </w:r>
      <w:r w:rsidR="000F1959">
        <w:rPr>
          <w:rFonts w:ascii="Times New Roman" w:hAnsi="Times New Roman" w:cs="Times New Roman"/>
        </w:rPr>
        <w:t>rs.</w:t>
      </w:r>
      <w:r w:rsidR="004B6A0C">
        <w:rPr>
          <w:rFonts w:ascii="Times New Roman" w:hAnsi="Times New Roman" w:cs="Times New Roman"/>
        </w:rPr>
        <w:t xml:space="preserve"> </w:t>
      </w:r>
    </w:p>
    <w:p w14:paraId="499F1D48" w14:textId="49A69C9D" w:rsidR="001A64E7" w:rsidRPr="00DB4D9F" w:rsidRDefault="001A64E7" w:rsidP="007B74FC">
      <w:pPr>
        <w:spacing w:after="0" w:line="480" w:lineRule="auto"/>
        <w:rPr>
          <w:rFonts w:ascii="Times New Roman" w:hAnsi="Times New Roman" w:cs="Times New Roman"/>
          <w:u w:val="single"/>
        </w:rPr>
      </w:pPr>
      <w:r w:rsidRPr="00DB4D9F">
        <w:rPr>
          <w:rFonts w:ascii="Times New Roman" w:hAnsi="Times New Roman" w:cs="Times New Roman"/>
          <w:u w:val="single"/>
        </w:rPr>
        <w:t xml:space="preserve">Evolution-mediated </w:t>
      </w:r>
      <w:r w:rsidR="00394F2C" w:rsidRPr="00DB4D9F">
        <w:rPr>
          <w:rFonts w:ascii="Times New Roman" w:hAnsi="Times New Roman" w:cs="Times New Roman"/>
          <w:u w:val="single"/>
        </w:rPr>
        <w:t xml:space="preserve">indirect </w:t>
      </w:r>
      <w:r w:rsidRPr="00DB4D9F">
        <w:rPr>
          <w:rFonts w:ascii="Times New Roman" w:hAnsi="Times New Roman" w:cs="Times New Roman"/>
          <w:u w:val="single"/>
        </w:rPr>
        <w:t>effects</w:t>
      </w:r>
    </w:p>
    <w:p w14:paraId="3341553C" w14:textId="63897D6C" w:rsidR="004802F8" w:rsidRDefault="001A64E7" w:rsidP="007B74FC">
      <w:pPr>
        <w:spacing w:after="0" w:line="480" w:lineRule="auto"/>
        <w:rPr>
          <w:rFonts w:ascii="Times New Roman" w:hAnsi="Times New Roman" w:cs="Times New Roman"/>
        </w:rPr>
      </w:pPr>
      <w:r>
        <w:rPr>
          <w:rFonts w:ascii="Times New Roman" w:hAnsi="Times New Roman" w:cs="Times New Roman"/>
        </w:rPr>
        <w:tab/>
      </w:r>
      <w:r w:rsidR="003F269E">
        <w:rPr>
          <w:rFonts w:ascii="Times New Roman" w:hAnsi="Times New Roman" w:cs="Times New Roman"/>
        </w:rPr>
        <w:t xml:space="preserve">Rotifers with a temperature history of 30 °C were 10% smaller in body size and grew </w:t>
      </w:r>
      <w:r w:rsidR="007C2245">
        <w:rPr>
          <w:rFonts w:ascii="Times New Roman" w:hAnsi="Times New Roman" w:cs="Times New Roman"/>
        </w:rPr>
        <w:t>on average 25</w:t>
      </w:r>
      <w:r w:rsidR="003F269E">
        <w:rPr>
          <w:rFonts w:ascii="Times New Roman" w:hAnsi="Times New Roman" w:cs="Times New Roman"/>
        </w:rPr>
        <w:t>% slower</w:t>
      </w:r>
      <w:r w:rsidR="007205E9">
        <w:rPr>
          <w:rFonts w:ascii="Times New Roman" w:hAnsi="Times New Roman" w:cs="Times New Roman"/>
        </w:rPr>
        <w:t xml:space="preserve"> during competition</w:t>
      </w:r>
      <w:r w:rsidR="003F269E">
        <w:rPr>
          <w:rFonts w:ascii="Times New Roman" w:hAnsi="Times New Roman" w:cs="Times New Roman"/>
        </w:rPr>
        <w:t xml:space="preserve"> than </w:t>
      </w:r>
      <w:r w:rsidR="000F177E">
        <w:rPr>
          <w:rFonts w:ascii="Times New Roman" w:hAnsi="Times New Roman" w:cs="Times New Roman"/>
        </w:rPr>
        <w:t>rotifers</w:t>
      </w:r>
      <w:r w:rsidR="003F269E">
        <w:rPr>
          <w:rFonts w:ascii="Times New Roman" w:hAnsi="Times New Roman" w:cs="Times New Roman"/>
        </w:rPr>
        <w:t xml:space="preserve"> with a history of 25 °C, </w:t>
      </w:r>
      <w:r w:rsidR="0001470E">
        <w:rPr>
          <w:rFonts w:ascii="Times New Roman" w:hAnsi="Times New Roman" w:cs="Times New Roman"/>
        </w:rPr>
        <w:t xml:space="preserve">indicating the presence of an </w:t>
      </w:r>
      <w:commentRangeStart w:id="61"/>
      <w:commentRangeStart w:id="62"/>
      <w:r w:rsidR="0001470E">
        <w:rPr>
          <w:rFonts w:ascii="Times New Roman" w:hAnsi="Times New Roman" w:cs="Times New Roman"/>
        </w:rPr>
        <w:t>evolution-mediated indirect effect on rotifer response to competition</w:t>
      </w:r>
      <w:r w:rsidR="0098344A">
        <w:rPr>
          <w:rFonts w:ascii="Times New Roman" w:hAnsi="Times New Roman" w:cs="Times New Roman"/>
        </w:rPr>
        <w:t xml:space="preserve"> </w:t>
      </w:r>
      <w:commentRangeEnd w:id="61"/>
      <w:r w:rsidR="000F177E">
        <w:rPr>
          <w:rStyle w:val="CommentReference"/>
          <w:rFonts w:ascii="Times New Roman" w:hAnsi="Times New Roman" w:cs="Times New Roman"/>
          <w:sz w:val="24"/>
          <w:szCs w:val="24"/>
        </w:rPr>
        <w:commentReference w:id="61"/>
      </w:r>
      <w:commentRangeEnd w:id="62"/>
      <w:r w:rsidR="007205E9">
        <w:rPr>
          <w:rStyle w:val="CommentReference"/>
          <w:rFonts w:ascii="Times New Roman" w:hAnsi="Times New Roman" w:cs="Times New Roman"/>
          <w:sz w:val="24"/>
          <w:szCs w:val="24"/>
        </w:rPr>
        <w:commentReference w:id="62"/>
      </w:r>
      <w:r w:rsidR="0098344A">
        <w:rPr>
          <w:rFonts w:ascii="Times New Roman" w:hAnsi="Times New Roman" w:cs="Times New Roman"/>
        </w:rPr>
        <w:t>(</w:t>
      </w:r>
      <w:r w:rsidR="0098344A" w:rsidRPr="003E7792">
        <w:rPr>
          <w:rFonts w:ascii="Times New Roman" w:hAnsi="Times New Roman" w:cs="Times New Roman"/>
        </w:rPr>
        <w:t>Figure</w:t>
      </w:r>
      <w:r w:rsidR="003E7792">
        <w:rPr>
          <w:rFonts w:ascii="Times New Roman" w:hAnsi="Times New Roman" w:cs="Times New Roman"/>
        </w:rPr>
        <w:t xml:space="preserve"> 7</w:t>
      </w:r>
      <w:r w:rsidR="0098344A">
        <w:rPr>
          <w:rFonts w:ascii="Times New Roman" w:hAnsi="Times New Roman" w:cs="Times New Roman"/>
        </w:rPr>
        <w:t>)</w:t>
      </w:r>
      <w:r w:rsidR="0001470E">
        <w:rPr>
          <w:rFonts w:ascii="Times New Roman" w:hAnsi="Times New Roman" w:cs="Times New Roman"/>
        </w:rPr>
        <w:t xml:space="preserve">. </w:t>
      </w:r>
      <w:r w:rsidR="00223E7B">
        <w:rPr>
          <w:rFonts w:ascii="Times New Roman" w:hAnsi="Times New Roman" w:cs="Times New Roman"/>
        </w:rPr>
        <w:t xml:space="preserve">The difference in body size could explain this disparity in competitive performance, as rotifer </w:t>
      </w:r>
      <w:r w:rsidR="0083271A">
        <w:rPr>
          <w:rFonts w:ascii="Times New Roman" w:hAnsi="Times New Roman" w:cs="Times New Roman"/>
        </w:rPr>
        <w:t>body size is important for acquiring resources.</w:t>
      </w:r>
      <w:r w:rsidR="00223E7B">
        <w:rPr>
          <w:rFonts w:ascii="Times New Roman" w:hAnsi="Times New Roman" w:cs="Times New Roman"/>
        </w:rPr>
        <w:t xml:space="preserve"> </w:t>
      </w:r>
      <w:r w:rsidR="003C0886">
        <w:rPr>
          <w:rFonts w:ascii="Times New Roman" w:hAnsi="Times New Roman" w:cs="Times New Roman"/>
        </w:rPr>
        <w:t xml:space="preserve">Rotifers feed by beating a ring of cilia called a corona near their oral groove to produce vortices in the water around their mouth. These vortices catch small particles, including detritus and bacteria. If deemed edible, these particles are shuttled to the mouth for ingestion. </w:t>
      </w:r>
      <w:commentRangeStart w:id="63"/>
      <w:r w:rsidR="003C0886">
        <w:rPr>
          <w:rFonts w:ascii="Times New Roman" w:hAnsi="Times New Roman" w:cs="Times New Roman"/>
        </w:rPr>
        <w:t>The rate at which a rotifer can clear the water around them of food (clearance rate) scales with their body size</w:t>
      </w:r>
      <w:commentRangeEnd w:id="63"/>
      <w:r w:rsidR="000F177E">
        <w:rPr>
          <w:rStyle w:val="CommentReference"/>
          <w:rFonts w:ascii="Times New Roman" w:hAnsi="Times New Roman" w:cs="Times New Roman"/>
          <w:sz w:val="24"/>
          <w:szCs w:val="24"/>
        </w:rPr>
        <w:commentReference w:id="63"/>
      </w:r>
      <w:r w:rsidR="0083271A">
        <w:rPr>
          <w:rFonts w:ascii="Times New Roman" w:hAnsi="Times New Roman" w:cs="Times New Roman"/>
        </w:rPr>
        <w:t xml:space="preserve"> (Stemberger and Gilbert, 1984; Devetter, 2009)</w:t>
      </w:r>
      <w:r w:rsidR="003C0886">
        <w:rPr>
          <w:rFonts w:ascii="Times New Roman" w:hAnsi="Times New Roman" w:cs="Times New Roman"/>
        </w:rPr>
        <w:t>. When resources are scarce, higher clearance rates translate into more opportunities to catch food. When resources are abundant or saturated, clearance rate becomes less important for fitness.</w:t>
      </w:r>
      <w:r w:rsidR="00C0155E">
        <w:rPr>
          <w:rFonts w:ascii="Times New Roman" w:hAnsi="Times New Roman" w:cs="Times New Roman"/>
        </w:rPr>
        <w:t xml:space="preserve"> </w:t>
      </w:r>
      <w:r w:rsidR="009A0730">
        <w:rPr>
          <w:rFonts w:ascii="Times New Roman" w:hAnsi="Times New Roman" w:cs="Times New Roman"/>
        </w:rPr>
        <w:t xml:space="preserve">This may explain why intrinsic growth rate differed between the two temperature lineages only during competition. </w:t>
      </w:r>
      <w:r w:rsidR="009C2EB8">
        <w:rPr>
          <w:rFonts w:ascii="Times New Roman" w:hAnsi="Times New Roman" w:cs="Times New Roman"/>
        </w:rPr>
        <w:t xml:space="preserve">In the absence of a competitor, the size difference between warm- and cool-adapted rotifers </w:t>
      </w:r>
      <w:r w:rsidR="00875E48">
        <w:rPr>
          <w:rFonts w:ascii="Times New Roman" w:hAnsi="Times New Roman" w:cs="Times New Roman"/>
        </w:rPr>
        <w:t xml:space="preserve">had no detectable effect on growth rate because resources were </w:t>
      </w:r>
      <w:commentRangeStart w:id="64"/>
      <w:r w:rsidR="00875E48">
        <w:rPr>
          <w:rFonts w:ascii="Times New Roman" w:hAnsi="Times New Roman" w:cs="Times New Roman"/>
        </w:rPr>
        <w:t xml:space="preserve">sufficiently abundant </w:t>
      </w:r>
      <w:commentRangeEnd w:id="64"/>
      <w:r w:rsidR="000F177E">
        <w:rPr>
          <w:rStyle w:val="CommentReference"/>
          <w:rFonts w:ascii="Times New Roman" w:hAnsi="Times New Roman" w:cs="Times New Roman"/>
          <w:sz w:val="24"/>
          <w:szCs w:val="24"/>
        </w:rPr>
        <w:commentReference w:id="64"/>
      </w:r>
      <w:r w:rsidR="00875E48">
        <w:rPr>
          <w:rFonts w:ascii="Times New Roman" w:hAnsi="Times New Roman" w:cs="Times New Roman"/>
        </w:rPr>
        <w:t xml:space="preserve">early in the progression of population growth. </w:t>
      </w:r>
    </w:p>
    <w:p w14:paraId="37CBB84C" w14:textId="2FC236C7" w:rsidR="00E36D34" w:rsidRPr="00E36D34" w:rsidRDefault="00E36D34" w:rsidP="00E36D34">
      <w:pPr>
        <w:spacing w:after="0" w:line="480" w:lineRule="auto"/>
        <w:ind w:firstLine="720"/>
        <w:rPr>
          <w:rFonts w:ascii="Times New Roman" w:hAnsi="Times New Roman" w:cs="Times New Roman"/>
        </w:rPr>
      </w:pPr>
      <w:r w:rsidRPr="00E36D34">
        <w:rPr>
          <w:rFonts w:ascii="Times New Roman" w:hAnsi="Times New Roman" w:cs="Times New Roman"/>
        </w:rPr>
        <w:t xml:space="preserve">Two </w:t>
      </w:r>
      <w:r>
        <w:rPr>
          <w:rFonts w:ascii="Times New Roman" w:hAnsi="Times New Roman" w:cs="Times New Roman"/>
        </w:rPr>
        <w:t>other</w:t>
      </w:r>
      <w:r w:rsidRPr="00E36D34">
        <w:rPr>
          <w:rFonts w:ascii="Times New Roman" w:hAnsi="Times New Roman" w:cs="Times New Roman"/>
        </w:rPr>
        <w:t xml:space="preserve"> predictions of </w:t>
      </w:r>
      <w:r>
        <w:rPr>
          <w:rFonts w:ascii="Times New Roman" w:hAnsi="Times New Roman" w:cs="Times New Roman"/>
        </w:rPr>
        <w:t>this</w:t>
      </w:r>
      <w:r w:rsidRPr="00E36D34">
        <w:rPr>
          <w:rFonts w:ascii="Times New Roman" w:hAnsi="Times New Roman" w:cs="Times New Roman"/>
        </w:rPr>
        <w:t xml:space="preserve"> size-mediated mechanism were not supported by </w:t>
      </w:r>
      <w:r>
        <w:rPr>
          <w:rFonts w:ascii="Times New Roman" w:hAnsi="Times New Roman" w:cs="Times New Roman"/>
        </w:rPr>
        <w:t>these</w:t>
      </w:r>
      <w:r w:rsidRPr="00E36D34">
        <w:rPr>
          <w:rFonts w:ascii="Times New Roman" w:hAnsi="Times New Roman" w:cs="Times New Roman"/>
        </w:rPr>
        <w:t xml:space="preserve"> </w:t>
      </w:r>
      <w:r>
        <w:rPr>
          <w:rFonts w:ascii="Times New Roman" w:hAnsi="Times New Roman" w:cs="Times New Roman"/>
        </w:rPr>
        <w:t>results</w:t>
      </w:r>
      <w:r w:rsidRPr="00E36D34">
        <w:rPr>
          <w:rFonts w:ascii="Times New Roman" w:hAnsi="Times New Roman" w:cs="Times New Roman"/>
        </w:rPr>
        <w:t xml:space="preserve">. First, clearance rate differences between evolutionary histories would be expected to affect crowding coefficients as rotifer populations approached equilibrium even in the absence of competitors, but no such effect was detected. Second, the </w:t>
      </w:r>
      <w:r w:rsidR="0018360C">
        <w:rPr>
          <w:rFonts w:ascii="Times New Roman" w:hAnsi="Times New Roman" w:cs="Times New Roman"/>
        </w:rPr>
        <w:t>differences in</w:t>
      </w:r>
      <w:r w:rsidRPr="00E36D34">
        <w:rPr>
          <w:rFonts w:ascii="Times New Roman" w:hAnsi="Times New Roman" w:cs="Times New Roman"/>
        </w:rPr>
        <w:t xml:space="preserve"> </w:t>
      </w:r>
      <w:r w:rsidR="0018360C">
        <w:rPr>
          <w:rFonts w:ascii="Times New Roman" w:hAnsi="Times New Roman" w:cs="Times New Roman"/>
        </w:rPr>
        <w:t xml:space="preserve">the </w:t>
      </w:r>
      <w:r w:rsidRPr="00E36D34">
        <w:rPr>
          <w:rFonts w:ascii="Times New Roman" w:hAnsi="Times New Roman" w:cs="Times New Roman"/>
        </w:rPr>
        <w:t xml:space="preserve">competitive performance of rotifers from different evolutionary histories </w:t>
      </w:r>
      <w:r w:rsidR="0018360C">
        <w:rPr>
          <w:rFonts w:ascii="Times New Roman" w:hAnsi="Times New Roman" w:cs="Times New Roman"/>
        </w:rPr>
        <w:t>had no significant effect on</w:t>
      </w:r>
      <w:r w:rsidRPr="00E36D34">
        <w:rPr>
          <w:rFonts w:ascii="Times New Roman" w:hAnsi="Times New Roman" w:cs="Times New Roman"/>
        </w:rPr>
        <w:t xml:space="preserve"> </w:t>
      </w:r>
      <w:r w:rsidRPr="00E36D34">
        <w:rPr>
          <w:rFonts w:ascii="Times New Roman" w:hAnsi="Times New Roman" w:cs="Times New Roman"/>
          <w:i/>
          <w:iCs/>
        </w:rPr>
        <w:lastRenderedPageBreak/>
        <w:t>Tetrahymena</w:t>
      </w:r>
      <w:r w:rsidRPr="00E36D34">
        <w:rPr>
          <w:rFonts w:ascii="Times New Roman" w:hAnsi="Times New Roman" w:cs="Times New Roman"/>
        </w:rPr>
        <w:t xml:space="preserve"> growth, crowding, or realized equilibrium. </w:t>
      </w:r>
      <w:r w:rsidR="00484AE5">
        <w:rPr>
          <w:rFonts w:ascii="Times New Roman" w:hAnsi="Times New Roman" w:cs="Times New Roman"/>
        </w:rPr>
        <w:t xml:space="preserve">The lack of evidence for both of these predictions </w:t>
      </w:r>
      <w:r w:rsidRPr="00E36D34">
        <w:rPr>
          <w:rFonts w:ascii="Times New Roman" w:hAnsi="Times New Roman" w:cs="Times New Roman"/>
        </w:rPr>
        <w:t xml:space="preserve">may </w:t>
      </w:r>
      <w:r w:rsidR="0089208E">
        <w:rPr>
          <w:rFonts w:ascii="Times New Roman" w:hAnsi="Times New Roman" w:cs="Times New Roman"/>
        </w:rPr>
        <w:t xml:space="preserve">stem from </w:t>
      </w:r>
      <w:r w:rsidRPr="00E36D34">
        <w:rPr>
          <w:rFonts w:ascii="Times New Roman" w:hAnsi="Times New Roman" w:cs="Times New Roman"/>
        </w:rPr>
        <w:t>limitations in statistical power</w:t>
      </w:r>
      <w:r w:rsidR="0089208E">
        <w:rPr>
          <w:rFonts w:ascii="Times New Roman" w:hAnsi="Times New Roman" w:cs="Times New Roman"/>
        </w:rPr>
        <w:t xml:space="preserve">, but may also represent </w:t>
      </w:r>
      <w:r w:rsidRPr="00E36D34">
        <w:rPr>
          <w:rFonts w:ascii="Times New Roman" w:hAnsi="Times New Roman" w:cs="Times New Roman"/>
        </w:rPr>
        <w:t>underlying biological effects</w:t>
      </w:r>
      <w:r w:rsidR="00DA0F56">
        <w:rPr>
          <w:rFonts w:ascii="Times New Roman" w:hAnsi="Times New Roman" w:cs="Times New Roman"/>
        </w:rPr>
        <w:t xml:space="preserve"> missed in my experimental design</w:t>
      </w:r>
      <w:r w:rsidR="005C504E">
        <w:rPr>
          <w:rFonts w:ascii="Times New Roman" w:hAnsi="Times New Roman" w:cs="Times New Roman"/>
        </w:rPr>
        <w:t xml:space="preserve">. </w:t>
      </w:r>
      <w:r w:rsidR="001928A1">
        <w:rPr>
          <w:rFonts w:ascii="Times New Roman" w:hAnsi="Times New Roman" w:cs="Times New Roman"/>
        </w:rPr>
        <w:t xml:space="preserve">Future investigation of underlying mechanism behind the difference in </w:t>
      </w:r>
      <w:r w:rsidR="001928A1">
        <w:rPr>
          <w:rFonts w:ascii="Times New Roman" w:hAnsi="Times New Roman" w:cs="Times New Roman"/>
          <w:i/>
          <w:iCs/>
        </w:rPr>
        <w:t>H. rosa</w:t>
      </w:r>
      <w:r w:rsidR="001928A1">
        <w:rPr>
          <w:rFonts w:ascii="Times New Roman" w:hAnsi="Times New Roman" w:cs="Times New Roman"/>
        </w:rPr>
        <w:t xml:space="preserve"> competitive ability is </w:t>
      </w:r>
      <w:r w:rsidR="00DE06D1">
        <w:rPr>
          <w:rFonts w:ascii="Times New Roman" w:hAnsi="Times New Roman" w:cs="Times New Roman"/>
        </w:rPr>
        <w:t>warranted</w:t>
      </w:r>
      <w:r w:rsidR="001928A1">
        <w:rPr>
          <w:rFonts w:ascii="Times New Roman" w:hAnsi="Times New Roman" w:cs="Times New Roman"/>
        </w:rPr>
        <w:t>.</w:t>
      </w:r>
    </w:p>
    <w:p w14:paraId="7F5C52D5" w14:textId="07AF81FC" w:rsidR="00BA4CC4" w:rsidRDefault="00F36B6E" w:rsidP="004802F8">
      <w:pPr>
        <w:spacing w:after="0" w:line="480" w:lineRule="auto"/>
        <w:ind w:firstLine="720"/>
        <w:rPr>
          <w:rFonts w:ascii="Times New Roman" w:hAnsi="Times New Roman" w:cs="Times New Roman"/>
        </w:rPr>
      </w:pPr>
      <w:r w:rsidRPr="005D6BF8">
        <w:rPr>
          <w:rFonts w:ascii="Times New Roman" w:hAnsi="Times New Roman" w:cs="Times New Roman"/>
        </w:rPr>
        <w:t>The</w:t>
      </w:r>
      <w:r>
        <w:rPr>
          <w:rFonts w:ascii="Times New Roman" w:hAnsi="Times New Roman" w:cs="Times New Roman"/>
        </w:rPr>
        <w:t xml:space="preserve"> difference in growth rate between evolutionary histories nevertheless indicates that prior adaptation to temperature produced rotifer populations that differed measurably in their competitive performance</w:t>
      </w:r>
      <w:r w:rsidR="00F6795B">
        <w:rPr>
          <w:rFonts w:ascii="Times New Roman" w:hAnsi="Times New Roman" w:cs="Times New Roman"/>
        </w:rPr>
        <w:t>, even if that change in performance did not lead to changes in their competitor’s performance</w:t>
      </w:r>
      <w:r>
        <w:rPr>
          <w:rFonts w:ascii="Times New Roman" w:hAnsi="Times New Roman" w:cs="Times New Roman"/>
        </w:rPr>
        <w:t>.</w:t>
      </w:r>
      <w:r w:rsidR="007D1BBC">
        <w:rPr>
          <w:rFonts w:ascii="Times New Roman" w:hAnsi="Times New Roman" w:cs="Times New Roman"/>
        </w:rPr>
        <w:t xml:space="preserve"> </w:t>
      </w:r>
      <w:r w:rsidR="009A30D9">
        <w:rPr>
          <w:rFonts w:ascii="Times New Roman" w:hAnsi="Times New Roman" w:cs="Times New Roman"/>
        </w:rPr>
        <w:t>This</w:t>
      </w:r>
      <w:r w:rsidR="00DE06D1">
        <w:rPr>
          <w:rFonts w:ascii="Times New Roman" w:hAnsi="Times New Roman" w:cs="Times New Roman"/>
        </w:rPr>
        <w:t xml:space="preserve"> pattern</w:t>
      </w:r>
      <w:r w:rsidR="009A30D9">
        <w:rPr>
          <w:rFonts w:ascii="Times New Roman" w:hAnsi="Times New Roman" w:cs="Times New Roman"/>
        </w:rPr>
        <w:t xml:space="preserve"> is representative of the first pathway described by Lau and terHorst (2020), in which rapid evolution </w:t>
      </w:r>
      <w:r w:rsidR="00B00872">
        <w:rPr>
          <w:rFonts w:ascii="Times New Roman" w:hAnsi="Times New Roman" w:cs="Times New Roman"/>
        </w:rPr>
        <w:t xml:space="preserve">in response to temperature </w:t>
      </w:r>
      <w:r w:rsidR="009A30D9">
        <w:rPr>
          <w:rFonts w:ascii="Times New Roman" w:hAnsi="Times New Roman" w:cs="Times New Roman"/>
        </w:rPr>
        <w:t xml:space="preserve">alters the strength of a species interaction. </w:t>
      </w:r>
      <w:r w:rsidR="00B00872">
        <w:rPr>
          <w:rFonts w:ascii="Times New Roman" w:hAnsi="Times New Roman" w:cs="Times New Roman"/>
        </w:rPr>
        <w:t xml:space="preserve">Although </w:t>
      </w:r>
      <w:r w:rsidR="00AF624C">
        <w:rPr>
          <w:rFonts w:ascii="Times New Roman" w:hAnsi="Times New Roman" w:cs="Times New Roman"/>
        </w:rPr>
        <w:t xml:space="preserve">previous </w:t>
      </w:r>
      <w:r w:rsidR="004F343F">
        <w:rPr>
          <w:rFonts w:ascii="Times New Roman" w:hAnsi="Times New Roman" w:cs="Times New Roman"/>
        </w:rPr>
        <w:t xml:space="preserve">empirical demonstrations of </w:t>
      </w:r>
      <w:r w:rsidR="00AF624C">
        <w:rPr>
          <w:rFonts w:ascii="Times New Roman" w:hAnsi="Times New Roman" w:cs="Times New Roman"/>
        </w:rPr>
        <w:t xml:space="preserve">thermal adaptation-mediated </w:t>
      </w:r>
      <w:r w:rsidR="004F343F">
        <w:rPr>
          <w:rFonts w:ascii="Times New Roman" w:hAnsi="Times New Roman" w:cs="Times New Roman"/>
        </w:rPr>
        <w:t xml:space="preserve">effects </w:t>
      </w:r>
      <w:r w:rsidR="00AF624C">
        <w:rPr>
          <w:rFonts w:ascii="Times New Roman" w:hAnsi="Times New Roman" w:cs="Times New Roman"/>
        </w:rPr>
        <w:t xml:space="preserve">on species interactions have </w:t>
      </w:r>
      <w:r w:rsidR="009A30D9">
        <w:rPr>
          <w:rFonts w:ascii="Times New Roman" w:hAnsi="Times New Roman" w:cs="Times New Roman"/>
        </w:rPr>
        <w:t>relied on natural environmental gradients</w:t>
      </w:r>
      <w:r w:rsidR="004F343F">
        <w:rPr>
          <w:rFonts w:ascii="Times New Roman" w:hAnsi="Times New Roman" w:cs="Times New Roman"/>
        </w:rPr>
        <w:t xml:space="preserve"> (e.g., S</w:t>
      </w:r>
      <w:r w:rsidR="00F91B20">
        <w:rPr>
          <w:rFonts w:ascii="Times New Roman" w:hAnsi="Times New Roman" w:cs="Times New Roman"/>
        </w:rPr>
        <w:t>c</w:t>
      </w:r>
      <w:r w:rsidR="004F343F">
        <w:rPr>
          <w:rFonts w:ascii="Times New Roman" w:hAnsi="Times New Roman" w:cs="Times New Roman"/>
        </w:rPr>
        <w:t>haum et al., 2018), these results provide a more controlled test of whether thermal adaptation alone is sufficient to reshape competitive interactions on short timescales</w:t>
      </w:r>
      <w:r w:rsidR="00095A4B">
        <w:rPr>
          <w:rFonts w:ascii="Times New Roman" w:hAnsi="Times New Roman" w:cs="Times New Roman"/>
        </w:rPr>
        <w:t xml:space="preserve">. </w:t>
      </w:r>
    </w:p>
    <w:p w14:paraId="55291545" w14:textId="43A4196E" w:rsidR="00D75ED5" w:rsidRPr="00D75ED5" w:rsidRDefault="007D2074" w:rsidP="00592337">
      <w:pPr>
        <w:spacing w:after="0" w:line="480" w:lineRule="auto"/>
        <w:rPr>
          <w:rFonts w:ascii="Times New Roman" w:hAnsi="Times New Roman" w:cs="Times New Roman"/>
          <w:u w:val="single"/>
        </w:rPr>
      </w:pPr>
      <w:r>
        <w:rPr>
          <w:rFonts w:ascii="Times New Roman" w:hAnsi="Times New Roman" w:cs="Times New Roman"/>
          <w:u w:val="single"/>
        </w:rPr>
        <w:t>Broader implications</w:t>
      </w:r>
    </w:p>
    <w:p w14:paraId="21B3832F" w14:textId="4DEE9724" w:rsidR="0041231F" w:rsidRDefault="003B1876" w:rsidP="00592337">
      <w:pPr>
        <w:spacing w:after="0" w:line="480" w:lineRule="auto"/>
        <w:rPr>
          <w:rFonts w:ascii="Times New Roman" w:hAnsi="Times New Roman" w:cs="Times New Roman"/>
        </w:rPr>
      </w:pPr>
      <w:r>
        <w:rPr>
          <w:rFonts w:ascii="Times New Roman" w:hAnsi="Times New Roman" w:cs="Times New Roman"/>
        </w:rPr>
        <w:tab/>
      </w:r>
      <w:r w:rsidR="00992F46">
        <w:rPr>
          <w:rFonts w:ascii="Times New Roman" w:hAnsi="Times New Roman" w:cs="Times New Roman"/>
        </w:rPr>
        <w:t xml:space="preserve">The evolution-mediated effects documented here have implications that extend beyond the interaction between </w:t>
      </w:r>
      <w:r w:rsidR="00992F46">
        <w:rPr>
          <w:rFonts w:ascii="Times New Roman" w:hAnsi="Times New Roman" w:cs="Times New Roman"/>
          <w:i/>
          <w:iCs/>
        </w:rPr>
        <w:t>H. rosa</w:t>
      </w:r>
      <w:r w:rsidR="00992F46">
        <w:rPr>
          <w:rFonts w:ascii="Times New Roman" w:hAnsi="Times New Roman" w:cs="Times New Roman"/>
        </w:rPr>
        <w:t xml:space="preserve"> and </w:t>
      </w:r>
      <w:r w:rsidR="00992F46">
        <w:rPr>
          <w:rFonts w:ascii="Times New Roman" w:hAnsi="Times New Roman" w:cs="Times New Roman"/>
          <w:i/>
          <w:iCs/>
        </w:rPr>
        <w:t>Tetrahymena</w:t>
      </w:r>
      <w:r w:rsidR="00992F46">
        <w:rPr>
          <w:rFonts w:ascii="Times New Roman" w:hAnsi="Times New Roman" w:cs="Times New Roman"/>
        </w:rPr>
        <w:t xml:space="preserve">, both for the </w:t>
      </w:r>
      <w:r w:rsidR="00992F46">
        <w:rPr>
          <w:rFonts w:ascii="Times New Roman" w:hAnsi="Times New Roman" w:cs="Times New Roman"/>
          <w:i/>
          <w:iCs/>
        </w:rPr>
        <w:t>Sarracenia purpurea</w:t>
      </w:r>
      <w:r w:rsidR="00992F46">
        <w:rPr>
          <w:rFonts w:ascii="Times New Roman" w:hAnsi="Times New Roman" w:cs="Times New Roman"/>
        </w:rPr>
        <w:t xml:space="preserve"> leaf water community in which this competition is embedded and for broader questions about how rapid evolution shapes community level responses to climate change.</w:t>
      </w:r>
      <w:r>
        <w:rPr>
          <w:rFonts w:ascii="Times New Roman" w:hAnsi="Times New Roman" w:cs="Times New Roman"/>
        </w:rPr>
        <w:t xml:space="preserve"> </w:t>
      </w:r>
      <w:r w:rsidR="00595244">
        <w:rPr>
          <w:rFonts w:ascii="Times New Roman" w:hAnsi="Times New Roman" w:cs="Times New Roman"/>
          <w:i/>
          <w:iCs/>
        </w:rPr>
        <w:t>Sarracenia purpurea</w:t>
      </w:r>
      <w:r w:rsidR="00595244">
        <w:rPr>
          <w:rFonts w:ascii="Times New Roman" w:hAnsi="Times New Roman" w:cs="Times New Roman"/>
        </w:rPr>
        <w:t xml:space="preserve"> depends on its phytotelmic community for the mineralization and transfer of nutrients from decomposed prey, and the efficiency of this process depends on community composition. If rapid evolution in response to increased average temperatures can reshape competition among bacterivores on the timescales observed here, it may also shape the structure and function of the broader leaf water community in ways that feed back to the plant. </w:t>
      </w:r>
      <w:r w:rsidR="00534CC1">
        <w:rPr>
          <w:rFonts w:ascii="Times New Roman" w:hAnsi="Times New Roman" w:cs="Times New Roman"/>
        </w:rPr>
        <w:t xml:space="preserve">Although the direct physiological effects of </w:t>
      </w:r>
      <w:r w:rsidR="00534CC1">
        <w:rPr>
          <w:rFonts w:ascii="Times New Roman" w:hAnsi="Times New Roman" w:cs="Times New Roman"/>
        </w:rPr>
        <w:lastRenderedPageBreak/>
        <w:t xml:space="preserve">temperature on individual species are well-studied, the role of biotic interactions in shaping species’ realized climate responses has received </w:t>
      </w:r>
      <w:r w:rsidR="006679E8">
        <w:rPr>
          <w:rFonts w:ascii="Times New Roman" w:hAnsi="Times New Roman" w:cs="Times New Roman"/>
        </w:rPr>
        <w:t>growing attention in recent years</w:t>
      </w:r>
      <w:r w:rsidR="00534CC1">
        <w:rPr>
          <w:rFonts w:ascii="Times New Roman" w:hAnsi="Times New Roman" w:cs="Times New Roman"/>
        </w:rPr>
        <w:t xml:space="preserve"> </w:t>
      </w:r>
      <w:r w:rsidR="00595244">
        <w:rPr>
          <w:rFonts w:ascii="Times New Roman" w:hAnsi="Times New Roman" w:cs="Times New Roman"/>
        </w:rPr>
        <w:t xml:space="preserve">(Barrio et al., 2017; Frances and McCauley, 2018; Vucic-Pestic et al., 2010; Sentis et al., 2012). The findings here </w:t>
      </w:r>
      <w:r w:rsidR="003A2B86">
        <w:rPr>
          <w:rFonts w:ascii="Times New Roman" w:hAnsi="Times New Roman" w:cs="Times New Roman"/>
        </w:rPr>
        <w:t>add an additional layer of complexity, as rapid evolutionary responses in one species can themselves reshape the strength of those interactions. Accurate forecasts of community responses to warming will therefore require not only data on species’ direct thermal physiology, but also an understanding of how rapid evolution restructures the interactions among them.</w:t>
      </w:r>
    </w:p>
    <w:p w14:paraId="3BF96360" w14:textId="4F256A18" w:rsidR="00F610D4" w:rsidRDefault="0041231F" w:rsidP="0041231F">
      <w:pPr>
        <w:rPr>
          <w:rFonts w:ascii="Times New Roman" w:hAnsi="Times New Roman" w:cs="Times New Roman"/>
        </w:rPr>
      </w:pPr>
      <w:r>
        <w:rPr>
          <w:rFonts w:ascii="Times New Roman" w:hAnsi="Times New Roman" w:cs="Times New Roman"/>
        </w:rPr>
        <w:br w:type="page"/>
      </w:r>
    </w:p>
    <w:p w14:paraId="11CD5BCF" w14:textId="77777777" w:rsidR="0001252B" w:rsidRDefault="0001252B" w:rsidP="0001252B">
      <w:pPr>
        <w:jc w:val="center"/>
        <w:rPr>
          <w:rFonts w:ascii="Times New Roman" w:hAnsi="Times New Roman" w:cs="Times New Roman"/>
          <w:b/>
          <w:bCs/>
        </w:rPr>
      </w:pPr>
      <w:r w:rsidRPr="0001252B">
        <w:rPr>
          <w:rFonts w:ascii="Times New Roman" w:hAnsi="Times New Roman" w:cs="Times New Roman"/>
          <w:b/>
          <w:bCs/>
        </w:rPr>
        <w:lastRenderedPageBreak/>
        <w:t>Appendix A: Figures</w:t>
      </w:r>
    </w:p>
    <w:p w14:paraId="79CD9C9B" w14:textId="77777777" w:rsidR="0001252B" w:rsidRDefault="0001252B" w:rsidP="0001252B">
      <w:pPr>
        <w:rPr>
          <w:rFonts w:ascii="Times New Roman" w:hAnsi="Times New Roman" w:cs="Times New Roman"/>
          <w:b/>
          <w:bCs/>
        </w:rPr>
      </w:pPr>
      <w:r>
        <w:rPr>
          <w:rFonts w:ascii="Times New Roman" w:hAnsi="Times New Roman" w:cs="Times New Roman"/>
          <w:b/>
          <w:bCs/>
          <w:noProof/>
        </w:rPr>
        <w:drawing>
          <wp:inline distT="0" distB="0" distL="0" distR="0" wp14:anchorId="58A43CB7" wp14:editId="6FCEA734">
            <wp:extent cx="5943600" cy="4457700"/>
            <wp:effectExtent l="0" t="0" r="0" b="0"/>
            <wp:docPr id="85342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8353" name="Picture 8534283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53B182A" w14:textId="77777777" w:rsidR="00CA6A21" w:rsidRDefault="0001252B" w:rsidP="0001252B">
      <w:pPr>
        <w:rPr>
          <w:rFonts w:ascii="Times New Roman" w:hAnsi="Times New Roman" w:cs="Times New Roman"/>
        </w:rPr>
      </w:pPr>
      <w:r>
        <w:rPr>
          <w:rFonts w:ascii="Times New Roman" w:hAnsi="Times New Roman" w:cs="Times New Roman"/>
          <w:b/>
          <w:bCs/>
        </w:rPr>
        <w:t>Figure 1.</w:t>
      </w:r>
      <w:r>
        <w:rPr>
          <w:rFonts w:ascii="Times New Roman" w:hAnsi="Times New Roman" w:cs="Times New Roman"/>
        </w:rPr>
        <w:t xml:space="preserve"> </w:t>
      </w:r>
      <w:r w:rsidR="00EB6DDD">
        <w:rPr>
          <w:rFonts w:ascii="Times New Roman" w:hAnsi="Times New Roman" w:cs="Times New Roman"/>
        </w:rPr>
        <w:t xml:space="preserve">(a) </w:t>
      </w:r>
      <w:r w:rsidR="00EB6DDD">
        <w:rPr>
          <w:rFonts w:ascii="Times New Roman" w:hAnsi="Times New Roman" w:cs="Times New Roman"/>
          <w:i/>
          <w:iCs/>
        </w:rPr>
        <w:t>Sarracenia purpurea</w:t>
      </w:r>
      <w:r w:rsidR="00EB6DDD">
        <w:rPr>
          <w:rFonts w:ascii="Times New Roman" w:hAnsi="Times New Roman" w:cs="Times New Roman"/>
        </w:rPr>
        <w:t>; scale bar shows approximately 5 cm. (b) Site 1, Crystal Bog</w:t>
      </w:r>
      <w:r w:rsidR="00A11ECD">
        <w:rPr>
          <w:rFonts w:ascii="Times New Roman" w:hAnsi="Times New Roman" w:cs="Times New Roman"/>
        </w:rPr>
        <w:t xml:space="preserve"> and</w:t>
      </w:r>
      <w:r w:rsidR="00EB6DDD">
        <w:rPr>
          <w:rFonts w:ascii="Times New Roman" w:hAnsi="Times New Roman" w:cs="Times New Roman"/>
        </w:rPr>
        <w:t xml:space="preserve"> (c) Site 2, Pleaphase Savanah</w:t>
      </w:r>
      <w:r w:rsidR="00A11ECD">
        <w:rPr>
          <w:rFonts w:ascii="Times New Roman" w:hAnsi="Times New Roman" w:cs="Times New Roman"/>
        </w:rPr>
        <w:t xml:space="preserve"> in July 2024</w:t>
      </w:r>
      <w:r w:rsidR="00EB6DDD">
        <w:rPr>
          <w:rFonts w:ascii="Times New Roman" w:hAnsi="Times New Roman" w:cs="Times New Roman"/>
        </w:rPr>
        <w:t>.</w:t>
      </w:r>
    </w:p>
    <w:p w14:paraId="60EAE86D" w14:textId="013722C0" w:rsidR="00CA6A21" w:rsidRDefault="00CA6A21">
      <w:pPr>
        <w:rPr>
          <w:rFonts w:ascii="Times New Roman" w:hAnsi="Times New Roman" w:cs="Times New Roman"/>
        </w:rPr>
      </w:pPr>
    </w:p>
    <w:p w14:paraId="781B4BE2" w14:textId="34D8EE34" w:rsidR="00CA6A21" w:rsidRDefault="00CA6A21" w:rsidP="0001252B">
      <w:pPr>
        <w:rPr>
          <w:rFonts w:ascii="Times New Roman" w:hAnsi="Times New Roman" w:cs="Times New Roman"/>
        </w:rPr>
        <w:sectPr w:rsidR="00CA6A21" w:rsidSect="00621700">
          <w:footerReference w:type="default" r:id="rId13"/>
          <w:pgSz w:w="12240" w:h="15840"/>
          <w:pgMar w:top="1440" w:right="1440" w:bottom="1440" w:left="1440" w:header="720" w:footer="720" w:gutter="0"/>
          <w:cols w:space="720"/>
          <w:docGrid w:linePitch="360"/>
        </w:sectPr>
      </w:pPr>
    </w:p>
    <w:p w14:paraId="28C7DB00" w14:textId="0A1BC653" w:rsidR="00CA6A21" w:rsidRDefault="00CA6A21" w:rsidP="0001252B">
      <w:pPr>
        <w:rPr>
          <w:rFonts w:ascii="Times New Roman" w:hAnsi="Times New Roman" w:cs="Times New Roman"/>
        </w:rPr>
      </w:pPr>
      <w:r>
        <w:rPr>
          <w:rFonts w:ascii="Times New Roman" w:hAnsi="Times New Roman" w:cs="Times New Roman"/>
          <w:noProof/>
        </w:rPr>
        <w:lastRenderedPageBreak/>
        <w:drawing>
          <wp:inline distT="0" distB="0" distL="0" distR="0" wp14:anchorId="1A248F7F" wp14:editId="6570EEE9">
            <wp:extent cx="8229600" cy="4459605"/>
            <wp:effectExtent l="0" t="0" r="0" b="0"/>
            <wp:docPr id="376371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229600" cy="4459605"/>
                    </a:xfrm>
                    <a:prstGeom prst="rect">
                      <a:avLst/>
                    </a:prstGeom>
                    <a:noFill/>
                    <a:ln>
                      <a:noFill/>
                    </a:ln>
                  </pic:spPr>
                </pic:pic>
              </a:graphicData>
            </a:graphic>
          </wp:inline>
        </w:drawing>
      </w:r>
    </w:p>
    <w:p w14:paraId="4DE42F10" w14:textId="463B9D0F" w:rsidR="00CA6A21" w:rsidRPr="00F84475" w:rsidRDefault="00CF28F9" w:rsidP="0001252B">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2</w:t>
      </w:r>
      <w:r>
        <w:rPr>
          <w:rFonts w:ascii="Times New Roman" w:hAnsi="Times New Roman" w:cs="Times New Roman"/>
          <w:b/>
          <w:bCs/>
        </w:rPr>
        <w:t>.</w:t>
      </w:r>
      <w:r>
        <w:rPr>
          <w:rFonts w:ascii="Times New Roman" w:hAnsi="Times New Roman" w:cs="Times New Roman"/>
        </w:rPr>
        <w:t xml:space="preserve"> Individual </w:t>
      </w:r>
      <w:r>
        <w:rPr>
          <w:rFonts w:ascii="Times New Roman" w:hAnsi="Times New Roman" w:cs="Times New Roman"/>
          <w:i/>
          <w:iCs/>
        </w:rPr>
        <w:t xml:space="preserve">H. </w:t>
      </w:r>
      <w:r w:rsidRPr="00CF28F9">
        <w:rPr>
          <w:rFonts w:ascii="Times New Roman" w:hAnsi="Times New Roman" w:cs="Times New Roman"/>
          <w:i/>
          <w:iCs/>
        </w:rPr>
        <w:t>rosa</w:t>
      </w:r>
      <w:r>
        <w:rPr>
          <w:rFonts w:ascii="Times New Roman" w:hAnsi="Times New Roman" w:cs="Times New Roman"/>
        </w:rPr>
        <w:t xml:space="preserve"> </w:t>
      </w:r>
      <w:r w:rsidR="008161CD">
        <w:rPr>
          <w:rFonts w:ascii="Times New Roman" w:hAnsi="Times New Roman" w:cs="Times New Roman"/>
        </w:rPr>
        <w:t xml:space="preserve">culture </w:t>
      </w:r>
      <w:r w:rsidRPr="00CF28F9">
        <w:rPr>
          <w:rFonts w:ascii="Times New Roman" w:hAnsi="Times New Roman" w:cs="Times New Roman"/>
        </w:rPr>
        <w:t>growth</w:t>
      </w:r>
      <w:r>
        <w:rPr>
          <w:rFonts w:ascii="Times New Roman" w:hAnsi="Times New Roman" w:cs="Times New Roman"/>
        </w:rPr>
        <w:t xml:space="preserve"> curves and smoothing-spline fits</w:t>
      </w:r>
      <w:r w:rsidR="00AC32B5">
        <w:rPr>
          <w:rFonts w:ascii="Times New Roman" w:hAnsi="Times New Roman" w:cs="Times New Roman"/>
        </w:rPr>
        <w:t xml:space="preserve"> for 17 clonal lines (numbers in upper left of each panel)</w:t>
      </w:r>
      <w:r w:rsidR="00F84475">
        <w:rPr>
          <w:rFonts w:ascii="Times New Roman" w:hAnsi="Times New Roman" w:cs="Times New Roman"/>
        </w:rPr>
        <w:t>. Points show observed counts over time (days). Solid lines are smoothing-spline fits</w:t>
      </w:r>
      <w:r w:rsidR="005C7D1F">
        <w:rPr>
          <w:rFonts w:ascii="Times New Roman" w:hAnsi="Times New Roman" w:cs="Times New Roman"/>
        </w:rPr>
        <w:t xml:space="preserve"> (described by </w:t>
      </w:r>
      <w:r w:rsidR="005C7D1F" w:rsidRPr="005C7D1F">
        <w:rPr>
          <w:rFonts w:ascii="Times New Roman" w:hAnsi="Times New Roman" w:cs="Times New Roman"/>
          <w:i/>
          <w:iCs/>
        </w:rPr>
        <w:t>R</w:t>
      </w:r>
      <w:r w:rsidR="005C7D1F">
        <w:rPr>
          <w:rFonts w:ascii="Times New Roman" w:hAnsi="Times New Roman" w:cs="Times New Roman"/>
          <w:vertAlign w:val="superscript"/>
        </w:rPr>
        <w:t>2</w:t>
      </w:r>
      <w:r w:rsidR="005C7D1F">
        <w:rPr>
          <w:rFonts w:ascii="Times New Roman" w:hAnsi="Times New Roman" w:cs="Times New Roman"/>
        </w:rPr>
        <w:t>)</w:t>
      </w:r>
      <w:r w:rsidR="00F84475">
        <w:rPr>
          <w:rFonts w:ascii="Times New Roman" w:hAnsi="Times New Roman" w:cs="Times New Roman"/>
        </w:rPr>
        <w:t>. Dashed lines indicate the maximum slope of each spline on the log scale, corresponding to the maximum per-capita growth rate (</w:t>
      </w:r>
      <w:r w:rsidR="00F84475" w:rsidRPr="00C67F34">
        <w:rPr>
          <w:rFonts w:ascii="Times New Roman" w:hAnsi="Times New Roman" w:cs="Times New Roman"/>
          <w:i/>
          <w:iCs/>
        </w:rPr>
        <w:t>μ</w:t>
      </w:r>
      <w:r w:rsidR="00F84475" w:rsidRPr="00C67F34">
        <w:rPr>
          <w:rFonts w:ascii="Times New Roman" w:hAnsi="Times New Roman" w:cs="Times New Roman"/>
          <w:vertAlign w:val="subscript"/>
        </w:rPr>
        <w:t>max</w:t>
      </w:r>
      <w:r w:rsidR="00F84475">
        <w:rPr>
          <w:rFonts w:ascii="Times New Roman" w:hAnsi="Times New Roman" w:cs="Times New Roman"/>
        </w:rPr>
        <w:t>) of that replicate. Colors and panel letters distinguish the two temperature treatments (25 °C: a, b, c; 30 °C: d, e, f)</w:t>
      </w:r>
      <w:r w:rsidR="00EF2EEF">
        <w:rPr>
          <w:rFonts w:ascii="Times New Roman" w:hAnsi="Times New Roman" w:cs="Times New Roman"/>
        </w:rPr>
        <w:t>.</w:t>
      </w:r>
    </w:p>
    <w:p w14:paraId="595E2032" w14:textId="77777777" w:rsidR="00CA6A21" w:rsidRDefault="00CA6A21" w:rsidP="0001252B">
      <w:pPr>
        <w:rPr>
          <w:rFonts w:ascii="Times New Roman" w:hAnsi="Times New Roman" w:cs="Times New Roman"/>
        </w:rPr>
      </w:pPr>
    </w:p>
    <w:p w14:paraId="3437CAFF" w14:textId="77777777" w:rsidR="00CA6A21" w:rsidRDefault="00CA6A21" w:rsidP="0001252B">
      <w:pPr>
        <w:rPr>
          <w:rFonts w:ascii="Times New Roman" w:hAnsi="Times New Roman" w:cs="Times New Roman"/>
        </w:rPr>
        <w:sectPr w:rsidR="00CA6A21" w:rsidSect="00CA6A21">
          <w:pgSz w:w="15840" w:h="12240" w:orient="landscape"/>
          <w:pgMar w:top="1440" w:right="1440" w:bottom="1440" w:left="1440" w:header="720" w:footer="720" w:gutter="0"/>
          <w:cols w:space="720"/>
          <w:docGrid w:linePitch="360"/>
        </w:sectPr>
      </w:pPr>
    </w:p>
    <w:p w14:paraId="5C19982D" w14:textId="1FBD1769" w:rsidR="00D5656F" w:rsidRDefault="004D5543" w:rsidP="00850DA3">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3562BF92" wp14:editId="54DE0BA0">
            <wp:extent cx="4790364" cy="3193576"/>
            <wp:effectExtent l="0" t="0" r="0" b="6985"/>
            <wp:docPr id="109329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5998" cy="3197332"/>
                    </a:xfrm>
                    <a:prstGeom prst="rect">
                      <a:avLst/>
                    </a:prstGeom>
                    <a:noFill/>
                    <a:ln>
                      <a:noFill/>
                    </a:ln>
                  </pic:spPr>
                </pic:pic>
              </a:graphicData>
            </a:graphic>
          </wp:inline>
        </w:drawing>
      </w:r>
    </w:p>
    <w:p w14:paraId="155E5DDF" w14:textId="7532A2E2" w:rsidR="009167FB" w:rsidRDefault="004D5543">
      <w:pPr>
        <w:rPr>
          <w:rFonts w:ascii="Times New Roman" w:hAnsi="Times New Roman" w:cs="Times New Roman"/>
          <w:iCs/>
        </w:rPr>
      </w:pPr>
      <w:r>
        <w:rPr>
          <w:rFonts w:ascii="Times New Roman" w:hAnsi="Times New Roman" w:cs="Times New Roman"/>
          <w:b/>
          <w:bCs/>
        </w:rPr>
        <w:t>Figure</w:t>
      </w:r>
      <w:r w:rsidR="003C2C12">
        <w:rPr>
          <w:rFonts w:ascii="Times New Roman" w:hAnsi="Times New Roman" w:cs="Times New Roman"/>
          <w:b/>
          <w:bCs/>
        </w:rPr>
        <w:t xml:space="preserve"> 3</w:t>
      </w:r>
      <w:r>
        <w:rPr>
          <w:rFonts w:ascii="Times New Roman" w:hAnsi="Times New Roman" w:cs="Times New Roman"/>
          <w:b/>
          <w:bCs/>
        </w:rPr>
        <w:t xml:space="preserve">. </w:t>
      </w:r>
      <w:r>
        <w:rPr>
          <w:rFonts w:ascii="Times New Roman" w:hAnsi="Times New Roman" w:cs="Times New Roman"/>
        </w:rPr>
        <w:t>Reaction norms of maximum specific growth rate (</w:t>
      </w:r>
      <w:r w:rsidRPr="00C67F34">
        <w:rPr>
          <w:rFonts w:ascii="Times New Roman" w:hAnsi="Times New Roman" w:cs="Times New Roman"/>
          <w:i/>
          <w:iCs/>
        </w:rPr>
        <w:t>μ</w:t>
      </w:r>
      <w:r w:rsidRPr="00C67F34">
        <w:rPr>
          <w:rFonts w:ascii="Times New Roman" w:hAnsi="Times New Roman" w:cs="Times New Roman"/>
          <w:vertAlign w:val="subscript"/>
        </w:rPr>
        <w:t>max</w:t>
      </w:r>
      <w:r>
        <w:rPr>
          <w:rFonts w:ascii="Times New Roman" w:hAnsi="Times New Roman" w:cs="Times New Roman"/>
        </w:rPr>
        <w:t xml:space="preserve"> d</w:t>
      </w:r>
      <w:r w:rsidRPr="00C67F34">
        <w:rPr>
          <w:rFonts w:ascii="Times New Roman" w:hAnsi="Times New Roman" w:cs="Times New Roman"/>
          <w:vertAlign w:val="superscript"/>
        </w:rPr>
        <w:t>-1</w:t>
      </w:r>
      <w:r>
        <w:rPr>
          <w:rFonts w:ascii="Times New Roman" w:hAnsi="Times New Roman" w:cs="Times New Roman"/>
        </w:rPr>
        <w:t xml:space="preserve"> ± SE) for </w:t>
      </w:r>
      <w:r w:rsidR="00216C0D">
        <w:rPr>
          <w:rFonts w:ascii="Times New Roman" w:hAnsi="Times New Roman" w:cs="Times New Roman"/>
        </w:rPr>
        <w:t xml:space="preserve">each of </w:t>
      </w:r>
      <w:r>
        <w:rPr>
          <w:rFonts w:ascii="Times New Roman" w:hAnsi="Times New Roman" w:cs="Times New Roman"/>
        </w:rPr>
        <w:t xml:space="preserve">17 clonal lines of </w:t>
      </w:r>
      <w:r>
        <w:rPr>
          <w:rFonts w:ascii="Times New Roman" w:hAnsi="Times New Roman" w:cs="Times New Roman"/>
          <w:i/>
          <w:iCs/>
        </w:rPr>
        <w:t>H. rosa</w:t>
      </w:r>
      <w:r>
        <w:rPr>
          <w:rFonts w:ascii="Times New Roman" w:hAnsi="Times New Roman" w:cs="Times New Roman"/>
        </w:rPr>
        <w:t xml:space="preserve"> cultured at 25 °C and 30 °C</w:t>
      </w:r>
      <w:r w:rsidR="00A64A1F">
        <w:rPr>
          <w:rFonts w:ascii="Times New Roman" w:hAnsi="Times New Roman" w:cs="Times New Roman"/>
        </w:rPr>
        <w:t xml:space="preserve"> (</w:t>
      </w:r>
      <w:r w:rsidR="00A64A1F">
        <w:rPr>
          <w:rFonts w:ascii="Times New Roman" w:hAnsi="Times New Roman" w:cs="Times New Roman"/>
          <w:i/>
          <w:iCs/>
        </w:rPr>
        <w:t>n</w:t>
      </w:r>
      <w:r w:rsidR="00A64A1F">
        <w:rPr>
          <w:rFonts w:ascii="Times New Roman" w:hAnsi="Times New Roman" w:cs="Times New Roman"/>
        </w:rPr>
        <w:t xml:space="preserve"> = 3)</w:t>
      </w:r>
      <w:r>
        <w:rPr>
          <w:rFonts w:ascii="Times New Roman" w:hAnsi="Times New Roman" w:cs="Times New Roman"/>
        </w:rPr>
        <w:t xml:space="preserve">. Each panel represents one </w:t>
      </w:r>
      <w:r>
        <w:rPr>
          <w:rFonts w:ascii="Times New Roman" w:hAnsi="Times New Roman" w:cs="Times New Roman"/>
          <w:i/>
          <w:iCs/>
        </w:rPr>
        <w:t>S. purpurea</w:t>
      </w:r>
      <w:r>
        <w:rPr>
          <w:rFonts w:ascii="Times New Roman" w:hAnsi="Times New Roman" w:cs="Times New Roman"/>
          <w:iCs/>
        </w:rPr>
        <w:t xml:space="preserve"> leaf sampled from Site 1 (Leaf 1–3) </w:t>
      </w:r>
      <w:r w:rsidR="00DF22F4">
        <w:rPr>
          <w:rFonts w:ascii="Times New Roman" w:hAnsi="Times New Roman" w:cs="Times New Roman"/>
          <w:iCs/>
        </w:rPr>
        <w:t>or</w:t>
      </w:r>
      <w:r>
        <w:rPr>
          <w:rFonts w:ascii="Times New Roman" w:hAnsi="Times New Roman" w:cs="Times New Roman"/>
          <w:iCs/>
        </w:rPr>
        <w:t xml:space="preserve"> Site 2 (Leaf 4–6). </w:t>
      </w:r>
    </w:p>
    <w:p w14:paraId="64BF281E" w14:textId="7BCA279B" w:rsidR="004D5543" w:rsidRPr="004D5543" w:rsidRDefault="009167FB" w:rsidP="00850DA3">
      <w:pPr>
        <w:jc w:val="center"/>
        <w:rPr>
          <w:rFonts w:ascii="Times New Roman" w:hAnsi="Times New Roman" w:cs="Times New Roman"/>
          <w:iCs/>
        </w:rPr>
      </w:pPr>
      <w:r>
        <w:rPr>
          <w:rFonts w:ascii="Times New Roman" w:hAnsi="Times New Roman" w:cs="Times New Roman"/>
          <w:iCs/>
          <w:noProof/>
        </w:rPr>
        <w:drawing>
          <wp:inline distT="0" distB="0" distL="0" distR="0" wp14:anchorId="32074817" wp14:editId="0ECFCC51">
            <wp:extent cx="4803414" cy="3202276"/>
            <wp:effectExtent l="0" t="0" r="0" b="0"/>
            <wp:docPr id="6095233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12746" cy="3208497"/>
                    </a:xfrm>
                    <a:prstGeom prst="rect">
                      <a:avLst/>
                    </a:prstGeom>
                    <a:noFill/>
                    <a:ln>
                      <a:noFill/>
                    </a:ln>
                  </pic:spPr>
                </pic:pic>
              </a:graphicData>
            </a:graphic>
          </wp:inline>
        </w:drawing>
      </w:r>
    </w:p>
    <w:p w14:paraId="1D5EE2A7" w14:textId="3388646E" w:rsidR="004D5543" w:rsidRPr="00A57635" w:rsidRDefault="00A57635">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4</w:t>
      </w:r>
      <w:r>
        <w:rPr>
          <w:rFonts w:ascii="Times New Roman" w:hAnsi="Times New Roman" w:cs="Times New Roman"/>
          <w:b/>
          <w:bCs/>
        </w:rPr>
        <w:t>.</w:t>
      </w:r>
      <w:r>
        <w:rPr>
          <w:rFonts w:ascii="Times New Roman" w:hAnsi="Times New Roman" w:cs="Times New Roman"/>
        </w:rPr>
        <w:t xml:space="preserve"> </w:t>
      </w:r>
      <w:r w:rsidR="00F23802" w:rsidRPr="00F23802">
        <w:rPr>
          <w:rFonts w:ascii="Times New Roman" w:hAnsi="Times New Roman" w:cs="Times New Roman"/>
        </w:rPr>
        <w:t xml:space="preserve">Reaction norms of </w:t>
      </w:r>
      <w:r w:rsidR="00F23802">
        <w:rPr>
          <w:rFonts w:ascii="Times New Roman" w:hAnsi="Times New Roman" w:cs="Times New Roman"/>
        </w:rPr>
        <w:t>rotifer cross-sectional area</w:t>
      </w:r>
      <w:r w:rsidR="00F23802" w:rsidRPr="00F23802">
        <w:rPr>
          <w:rFonts w:ascii="Times New Roman" w:hAnsi="Times New Roman" w:cs="Times New Roman"/>
        </w:rPr>
        <w:t xml:space="preserve"> (μm</w:t>
      </w:r>
      <w:r w:rsidR="00F23802" w:rsidRPr="00F23802">
        <w:rPr>
          <w:rFonts w:ascii="Times New Roman" w:hAnsi="Times New Roman" w:cs="Times New Roman"/>
          <w:vertAlign w:val="superscript"/>
        </w:rPr>
        <w:t>2</w:t>
      </w:r>
      <w:r w:rsidR="00F23802" w:rsidRPr="00F23802">
        <w:rPr>
          <w:rFonts w:ascii="Times New Roman" w:hAnsi="Times New Roman" w:cs="Times New Roman"/>
        </w:rPr>
        <w:t xml:space="preserve"> ± SE) for</w:t>
      </w:r>
      <w:r w:rsidR="009B0FDA">
        <w:rPr>
          <w:rFonts w:ascii="Times New Roman" w:hAnsi="Times New Roman" w:cs="Times New Roman"/>
        </w:rPr>
        <w:t xml:space="preserve"> each </w:t>
      </w:r>
      <w:r w:rsidR="001A14BD">
        <w:rPr>
          <w:rFonts w:ascii="Times New Roman" w:hAnsi="Times New Roman" w:cs="Times New Roman"/>
        </w:rPr>
        <w:t>of</w:t>
      </w:r>
      <w:r w:rsidR="00F23802" w:rsidRPr="00F23802">
        <w:rPr>
          <w:rFonts w:ascii="Times New Roman" w:hAnsi="Times New Roman" w:cs="Times New Roman"/>
        </w:rPr>
        <w:t xml:space="preserve"> 1</w:t>
      </w:r>
      <w:r w:rsidR="002D3F8A">
        <w:rPr>
          <w:rFonts w:ascii="Times New Roman" w:hAnsi="Times New Roman" w:cs="Times New Roman"/>
        </w:rPr>
        <w:t>6</w:t>
      </w:r>
      <w:r w:rsidR="00F23802" w:rsidRPr="00F23802">
        <w:rPr>
          <w:rFonts w:ascii="Times New Roman" w:hAnsi="Times New Roman" w:cs="Times New Roman"/>
        </w:rPr>
        <w:t xml:space="preserve"> clonal lines of </w:t>
      </w:r>
      <w:r w:rsidR="00F23802" w:rsidRPr="003E7CD8">
        <w:rPr>
          <w:rFonts w:ascii="Times New Roman" w:hAnsi="Times New Roman" w:cs="Times New Roman"/>
          <w:i/>
          <w:iCs/>
        </w:rPr>
        <w:t>H. rosa</w:t>
      </w:r>
      <w:r w:rsidR="00F23802" w:rsidRPr="00F23802">
        <w:rPr>
          <w:rFonts w:ascii="Times New Roman" w:hAnsi="Times New Roman" w:cs="Times New Roman"/>
        </w:rPr>
        <w:t xml:space="preserve"> cultured at 25 °C and 30 °C. Each panel represents one </w:t>
      </w:r>
      <w:r w:rsidR="00F23802" w:rsidRPr="003E7CD8">
        <w:rPr>
          <w:rFonts w:ascii="Times New Roman" w:hAnsi="Times New Roman" w:cs="Times New Roman"/>
          <w:i/>
          <w:iCs/>
        </w:rPr>
        <w:t>S. purpurea</w:t>
      </w:r>
      <w:r w:rsidR="00F23802" w:rsidRPr="00F23802">
        <w:rPr>
          <w:rFonts w:ascii="Times New Roman" w:hAnsi="Times New Roman" w:cs="Times New Roman"/>
        </w:rPr>
        <w:t xml:space="preserve"> leaf sampled from Site 1 (Leaf 1–3) or Site 2 (Leaf 4–6).</w:t>
      </w:r>
    </w:p>
    <w:p w14:paraId="22557650" w14:textId="3F0FC3E7" w:rsidR="00A57635" w:rsidRPr="00A57635" w:rsidRDefault="00A57635">
      <w:pPr>
        <w:rPr>
          <w:rFonts w:ascii="Times New Roman" w:hAnsi="Times New Roman" w:cs="Times New Roman"/>
        </w:rPr>
        <w:sectPr w:rsidR="00A57635" w:rsidRPr="00A57635" w:rsidSect="00621700">
          <w:pgSz w:w="12240" w:h="15840"/>
          <w:pgMar w:top="1440" w:right="1440" w:bottom="1440" w:left="1440" w:header="720" w:footer="720" w:gutter="0"/>
          <w:cols w:space="720"/>
          <w:docGrid w:linePitch="360"/>
        </w:sectPr>
      </w:pPr>
    </w:p>
    <w:p w14:paraId="68026DB8" w14:textId="36293145" w:rsidR="00E17786" w:rsidRDefault="00673F73">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42C5893A" wp14:editId="3929AC9D">
            <wp:extent cx="8390601" cy="4548146"/>
            <wp:effectExtent l="0" t="0" r="0" b="5080"/>
            <wp:docPr id="1767646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393981" cy="4549978"/>
                    </a:xfrm>
                    <a:prstGeom prst="rect">
                      <a:avLst/>
                    </a:prstGeom>
                    <a:noFill/>
                    <a:ln>
                      <a:noFill/>
                    </a:ln>
                  </pic:spPr>
                </pic:pic>
              </a:graphicData>
            </a:graphic>
          </wp:inline>
        </w:drawing>
      </w:r>
    </w:p>
    <w:p w14:paraId="56703EB4" w14:textId="12001ECC" w:rsidR="004B61AC" w:rsidRDefault="00673F73" w:rsidP="00673F73">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5</w:t>
      </w:r>
      <w:r>
        <w:rPr>
          <w:rFonts w:ascii="Times New Roman" w:hAnsi="Times New Roman" w:cs="Times New Roman"/>
          <w:b/>
          <w:bCs/>
        </w:rPr>
        <w:t>.</w:t>
      </w:r>
      <w:r>
        <w:rPr>
          <w:rFonts w:ascii="Times New Roman" w:hAnsi="Times New Roman" w:cs="Times New Roman"/>
        </w:rPr>
        <w:t xml:space="preserve"> </w:t>
      </w:r>
      <w:r w:rsidRPr="00673F73">
        <w:rPr>
          <w:rFonts w:ascii="Times New Roman" w:hAnsi="Times New Roman" w:cs="Times New Roman"/>
        </w:rPr>
        <w:t xml:space="preserve">Logistic growth model fits for </w:t>
      </w:r>
      <w:r w:rsidR="00FA1A38">
        <w:rPr>
          <w:rFonts w:ascii="Times New Roman" w:hAnsi="Times New Roman" w:cs="Times New Roman"/>
          <w:i/>
          <w:iCs/>
        </w:rPr>
        <w:t>H. rosa</w:t>
      </w:r>
      <w:r w:rsidRPr="00673F73">
        <w:rPr>
          <w:rFonts w:ascii="Times New Roman" w:hAnsi="Times New Roman" w:cs="Times New Roman"/>
        </w:rPr>
        <w:t xml:space="preserve"> populations across all treatments and replicates. Each panel shows observed counts (points) and the fitted logistic curve (line</w:t>
      </w:r>
      <w:r w:rsidR="00A764EA">
        <w:rPr>
          <w:rFonts w:ascii="Times New Roman" w:hAnsi="Times New Roman" w:cs="Times New Roman"/>
        </w:rPr>
        <w:t>s</w:t>
      </w:r>
      <w:r w:rsidRPr="00673F73">
        <w:rPr>
          <w:rFonts w:ascii="Times New Roman" w:hAnsi="Times New Roman" w:cs="Times New Roman"/>
        </w:rPr>
        <w:t xml:space="preserve">) for a single replicate. Panels are arranged by treatment combination (evolved temperature </w:t>
      </w:r>
      <w:r w:rsidR="00C403C5">
        <w:rPr>
          <w:rFonts w:ascii="Times New Roman" w:hAnsi="Times New Roman" w:cs="Times New Roman"/>
        </w:rPr>
        <w:t>x</w:t>
      </w:r>
      <w:r w:rsidRPr="00673F73">
        <w:rPr>
          <w:rFonts w:ascii="Times New Roman" w:hAnsi="Times New Roman" w:cs="Times New Roman"/>
        </w:rPr>
        <w:t xml:space="preserve"> current temperature </w:t>
      </w:r>
      <w:r w:rsidR="00C403C5">
        <w:rPr>
          <w:rFonts w:ascii="Times New Roman" w:hAnsi="Times New Roman" w:cs="Times New Roman"/>
        </w:rPr>
        <w:t>x</w:t>
      </w:r>
      <w:r w:rsidRPr="00673F73">
        <w:rPr>
          <w:rFonts w:ascii="Times New Roman" w:hAnsi="Times New Roman" w:cs="Times New Roman"/>
        </w:rPr>
        <w:t xml:space="preserve"> competition) in rows, with the ten replicates per treatment shown across columns. </w:t>
      </w:r>
      <w:r w:rsidRPr="009905FC">
        <w:rPr>
          <w:rFonts w:ascii="Times New Roman" w:hAnsi="Times New Roman" w:cs="Times New Roman"/>
          <w:i/>
          <w:iCs/>
        </w:rPr>
        <w:t>R</w:t>
      </w:r>
      <w:r w:rsidRPr="00673F73">
        <w:rPr>
          <w:rFonts w:ascii="Times New Roman" w:hAnsi="Times New Roman" w:cs="Times New Roman"/>
        </w:rPr>
        <w:t xml:space="preserve">² </w:t>
      </w:r>
      <w:r w:rsidR="00845A66">
        <w:rPr>
          <w:rFonts w:ascii="Times New Roman" w:hAnsi="Times New Roman" w:cs="Times New Roman"/>
        </w:rPr>
        <w:t>(</w:t>
      </w:r>
      <w:r w:rsidRPr="00673F73">
        <w:rPr>
          <w:rFonts w:ascii="Times New Roman" w:hAnsi="Times New Roman" w:cs="Times New Roman"/>
        </w:rPr>
        <w:t>calculated on log-transformed data) are reported in the top-right of each panel.</w:t>
      </w:r>
    </w:p>
    <w:p w14:paraId="60B1B380" w14:textId="77777777" w:rsidR="004B61AC" w:rsidRDefault="004B61AC">
      <w:pPr>
        <w:rPr>
          <w:rFonts w:ascii="Times New Roman" w:hAnsi="Times New Roman" w:cs="Times New Roman"/>
        </w:rPr>
      </w:pPr>
      <w:r>
        <w:rPr>
          <w:rFonts w:ascii="Times New Roman" w:hAnsi="Times New Roman" w:cs="Times New Roman"/>
        </w:rPr>
        <w:br w:type="page"/>
      </w:r>
    </w:p>
    <w:p w14:paraId="51AA398D" w14:textId="2B225F60" w:rsidR="00673F73" w:rsidRPr="00673F73" w:rsidRDefault="004B61AC" w:rsidP="00673F73">
      <w:pPr>
        <w:rPr>
          <w:rFonts w:ascii="Times New Roman" w:hAnsi="Times New Roman" w:cs="Times New Roman"/>
        </w:rPr>
      </w:pPr>
      <w:r>
        <w:rPr>
          <w:rFonts w:ascii="Times New Roman" w:hAnsi="Times New Roman" w:cs="Times New Roman"/>
          <w:noProof/>
        </w:rPr>
        <w:lastRenderedPageBreak/>
        <w:drawing>
          <wp:inline distT="0" distB="0" distL="0" distR="0" wp14:anchorId="0CD37013" wp14:editId="43373CF0">
            <wp:extent cx="8229600" cy="4460875"/>
            <wp:effectExtent l="0" t="0" r="0" b="0"/>
            <wp:docPr id="7713144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29600" cy="4460875"/>
                    </a:xfrm>
                    <a:prstGeom prst="rect">
                      <a:avLst/>
                    </a:prstGeom>
                    <a:noFill/>
                    <a:ln>
                      <a:noFill/>
                    </a:ln>
                  </pic:spPr>
                </pic:pic>
              </a:graphicData>
            </a:graphic>
          </wp:inline>
        </w:drawing>
      </w:r>
    </w:p>
    <w:p w14:paraId="43A894AF" w14:textId="0042CC13" w:rsidR="00D5656F" w:rsidRDefault="004B61AC">
      <w:pPr>
        <w:rPr>
          <w:rFonts w:ascii="Times New Roman" w:hAnsi="Times New Roman" w:cs="Times New Roman"/>
          <w:b/>
          <w:bCs/>
        </w:rPr>
        <w:sectPr w:rsidR="00D5656F" w:rsidSect="00D5656F">
          <w:pgSz w:w="15840" w:h="12240" w:orient="landscape"/>
          <w:pgMar w:top="1440" w:right="1440" w:bottom="1440" w:left="1440" w:header="720" w:footer="720" w:gutter="0"/>
          <w:cols w:space="720"/>
          <w:docGrid w:linePitch="360"/>
        </w:sectPr>
      </w:pPr>
      <w:r>
        <w:rPr>
          <w:rFonts w:ascii="Times New Roman" w:hAnsi="Times New Roman" w:cs="Times New Roman"/>
          <w:b/>
          <w:bCs/>
        </w:rPr>
        <w:t>Figure</w:t>
      </w:r>
      <w:r w:rsidR="003C2C12">
        <w:rPr>
          <w:rFonts w:ascii="Times New Roman" w:hAnsi="Times New Roman" w:cs="Times New Roman"/>
          <w:b/>
          <w:bCs/>
        </w:rPr>
        <w:t xml:space="preserve"> 6</w:t>
      </w:r>
      <w:r>
        <w:rPr>
          <w:rFonts w:ascii="Times New Roman" w:hAnsi="Times New Roman" w:cs="Times New Roman"/>
          <w:b/>
          <w:bCs/>
        </w:rPr>
        <w:t>.</w:t>
      </w:r>
      <w:r>
        <w:rPr>
          <w:rFonts w:ascii="Times New Roman" w:hAnsi="Times New Roman" w:cs="Times New Roman"/>
        </w:rPr>
        <w:t xml:space="preserve"> </w:t>
      </w:r>
      <w:r w:rsidRPr="004B61AC">
        <w:rPr>
          <w:rFonts w:ascii="Times New Roman" w:hAnsi="Times New Roman" w:cs="Times New Roman"/>
        </w:rPr>
        <w:t xml:space="preserve">Logistic growth model fits for </w:t>
      </w:r>
      <w:r w:rsidR="009F1707">
        <w:rPr>
          <w:rFonts w:ascii="Times New Roman" w:hAnsi="Times New Roman" w:cs="Times New Roman"/>
          <w:i/>
          <w:iCs/>
        </w:rPr>
        <w:t>Tetrahymena</w:t>
      </w:r>
      <w:r w:rsidRPr="004B61AC">
        <w:rPr>
          <w:rFonts w:ascii="Times New Roman" w:hAnsi="Times New Roman" w:cs="Times New Roman"/>
        </w:rPr>
        <w:t xml:space="preserve"> populations across all treatments and replicates. Each panel shows observed counts (points) and the fitted logistic curve (line</w:t>
      </w:r>
      <w:r>
        <w:rPr>
          <w:rFonts w:ascii="Times New Roman" w:hAnsi="Times New Roman" w:cs="Times New Roman"/>
        </w:rPr>
        <w:t>s</w:t>
      </w:r>
      <w:r w:rsidRPr="004B61AC">
        <w:rPr>
          <w:rFonts w:ascii="Times New Roman" w:hAnsi="Times New Roman" w:cs="Times New Roman"/>
        </w:rPr>
        <w:t>) for a single replicate. Panels are arranged by treatment combination (competit</w:t>
      </w:r>
      <w:r w:rsidR="00467071">
        <w:rPr>
          <w:rFonts w:ascii="Times New Roman" w:hAnsi="Times New Roman" w:cs="Times New Roman"/>
        </w:rPr>
        <w:t>ion x</w:t>
      </w:r>
      <w:r w:rsidRPr="004B61AC">
        <w:rPr>
          <w:rFonts w:ascii="Times New Roman" w:hAnsi="Times New Roman" w:cs="Times New Roman"/>
        </w:rPr>
        <w:t xml:space="preserve"> current temperature) in rows, with the ten replicates per treatment shown across columns. </w:t>
      </w:r>
      <w:r w:rsidRPr="00F74D8A">
        <w:rPr>
          <w:rFonts w:ascii="Times New Roman" w:hAnsi="Times New Roman" w:cs="Times New Roman"/>
          <w:i/>
          <w:iCs/>
        </w:rPr>
        <w:t>R</w:t>
      </w:r>
      <w:r w:rsidRPr="004B61AC">
        <w:rPr>
          <w:rFonts w:ascii="Times New Roman" w:hAnsi="Times New Roman" w:cs="Times New Roman"/>
        </w:rPr>
        <w:t xml:space="preserve">² </w:t>
      </w:r>
      <w:r w:rsidR="00100BEA">
        <w:rPr>
          <w:rFonts w:ascii="Times New Roman" w:hAnsi="Times New Roman" w:cs="Times New Roman"/>
        </w:rPr>
        <w:t>(</w:t>
      </w:r>
      <w:r w:rsidRPr="004B61AC">
        <w:rPr>
          <w:rFonts w:ascii="Times New Roman" w:hAnsi="Times New Roman" w:cs="Times New Roman"/>
        </w:rPr>
        <w:t>calculated on log-transformed data) are reported in the top-right of each panel.</w:t>
      </w:r>
    </w:p>
    <w:p w14:paraId="112E6EBD" w14:textId="155F63CD" w:rsidR="001A436E" w:rsidRDefault="00B26E56" w:rsidP="0024681F">
      <w:pPr>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57CF8358" wp14:editId="1469254F">
            <wp:extent cx="5008728" cy="3339152"/>
            <wp:effectExtent l="0" t="0" r="1905" b="0"/>
            <wp:docPr id="475554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12255" cy="3341503"/>
                    </a:xfrm>
                    <a:prstGeom prst="rect">
                      <a:avLst/>
                    </a:prstGeom>
                    <a:noFill/>
                    <a:ln>
                      <a:noFill/>
                    </a:ln>
                  </pic:spPr>
                </pic:pic>
              </a:graphicData>
            </a:graphic>
          </wp:inline>
        </w:drawing>
      </w:r>
    </w:p>
    <w:p w14:paraId="4B8A9AF3" w14:textId="7619141C" w:rsidR="00B26E56" w:rsidRPr="00C93752" w:rsidRDefault="00B26E56">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7</w:t>
      </w:r>
      <w:r>
        <w:rPr>
          <w:rFonts w:ascii="Times New Roman" w:hAnsi="Times New Roman" w:cs="Times New Roman"/>
          <w:b/>
          <w:bCs/>
        </w:rPr>
        <w:t>.</w:t>
      </w:r>
      <w:r>
        <w:rPr>
          <w:rFonts w:ascii="Times New Roman" w:hAnsi="Times New Roman" w:cs="Times New Roman"/>
        </w:rPr>
        <w:t xml:space="preserve"> </w:t>
      </w:r>
      <w:r w:rsidR="00C93752">
        <w:rPr>
          <w:rFonts w:ascii="Times New Roman" w:hAnsi="Times New Roman" w:cs="Times New Roman"/>
        </w:rPr>
        <w:t xml:space="preserve">Intrinsic growth rate (ln </w:t>
      </w:r>
      <w:r w:rsidR="00C93752">
        <w:rPr>
          <w:rFonts w:ascii="Times New Roman" w:hAnsi="Times New Roman" w:cs="Times New Roman"/>
          <w:i/>
          <w:iCs/>
        </w:rPr>
        <w:t>r</w:t>
      </w:r>
      <w:r w:rsidR="00C93752">
        <w:rPr>
          <w:rFonts w:ascii="Times New Roman" w:hAnsi="Times New Roman" w:cs="Times New Roman"/>
        </w:rPr>
        <w:t xml:space="preserve">) of </w:t>
      </w:r>
      <w:r w:rsidR="00C93752">
        <w:rPr>
          <w:rFonts w:ascii="Times New Roman" w:hAnsi="Times New Roman" w:cs="Times New Roman"/>
          <w:i/>
          <w:iCs/>
        </w:rPr>
        <w:t>H. rosa</w:t>
      </w:r>
      <w:r w:rsidR="00C93752">
        <w:rPr>
          <w:rFonts w:ascii="Times New Roman" w:hAnsi="Times New Roman" w:cs="Times New Roman"/>
        </w:rPr>
        <w:t xml:space="preserve"> </w:t>
      </w:r>
      <w:r w:rsidR="000F6B97">
        <w:rPr>
          <w:rFonts w:ascii="Times New Roman" w:hAnsi="Times New Roman" w:cs="Times New Roman"/>
        </w:rPr>
        <w:t>populations</w:t>
      </w:r>
      <w:r w:rsidR="00C93752">
        <w:rPr>
          <w:rFonts w:ascii="Times New Roman" w:hAnsi="Times New Roman" w:cs="Times New Roman"/>
        </w:rPr>
        <w:t xml:space="preserve"> with evolutionary histories of 25 °C (blue circles) or 30 °C (orange triangles), measured at contemporary temperatures of 25 °C and </w:t>
      </w:r>
      <w:r w:rsidR="005E080D">
        <w:rPr>
          <w:rFonts w:ascii="Times New Roman" w:hAnsi="Times New Roman" w:cs="Times New Roman"/>
        </w:rPr>
        <w:t xml:space="preserve">30 </w:t>
      </w:r>
      <w:r w:rsidR="00C93752">
        <w:rPr>
          <w:rFonts w:ascii="Times New Roman" w:hAnsi="Times New Roman" w:cs="Times New Roman"/>
        </w:rPr>
        <w:t xml:space="preserve">°C in the presence or absence of competition with </w:t>
      </w:r>
      <w:r w:rsidR="00C93752">
        <w:rPr>
          <w:rFonts w:ascii="Times New Roman" w:hAnsi="Times New Roman" w:cs="Times New Roman"/>
          <w:i/>
          <w:iCs/>
        </w:rPr>
        <w:t>Tetrahymena</w:t>
      </w:r>
      <w:r w:rsidR="00C93752">
        <w:rPr>
          <w:rFonts w:ascii="Times New Roman" w:hAnsi="Times New Roman" w:cs="Times New Roman"/>
        </w:rPr>
        <w:t xml:space="preserve">. </w:t>
      </w:r>
      <w:r w:rsidR="0061580E">
        <w:rPr>
          <w:rFonts w:ascii="Times New Roman" w:hAnsi="Times New Roman" w:cs="Times New Roman"/>
        </w:rPr>
        <w:t>Points show mean ± SE.</w:t>
      </w:r>
    </w:p>
    <w:p w14:paraId="010F1748" w14:textId="07500B93" w:rsidR="00B26E56" w:rsidRDefault="00B26E56" w:rsidP="0024681F">
      <w:pPr>
        <w:jc w:val="center"/>
        <w:rPr>
          <w:rFonts w:ascii="Times New Roman" w:hAnsi="Times New Roman" w:cs="Times New Roman"/>
        </w:rPr>
      </w:pPr>
      <w:r>
        <w:rPr>
          <w:rFonts w:ascii="Times New Roman" w:hAnsi="Times New Roman" w:cs="Times New Roman"/>
          <w:noProof/>
        </w:rPr>
        <w:drawing>
          <wp:inline distT="0" distB="0" distL="0" distR="0" wp14:anchorId="54C9E596" wp14:editId="79222873">
            <wp:extent cx="4987439" cy="3125025"/>
            <wp:effectExtent l="0" t="0" r="3810" b="0"/>
            <wp:docPr id="4052081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668" b="3345"/>
                    <a:stretch>
                      <a:fillRect/>
                    </a:stretch>
                  </pic:blipFill>
                  <pic:spPr bwMode="auto">
                    <a:xfrm>
                      <a:off x="0" y="0"/>
                      <a:ext cx="5002275" cy="3134321"/>
                    </a:xfrm>
                    <a:prstGeom prst="rect">
                      <a:avLst/>
                    </a:prstGeom>
                    <a:noFill/>
                    <a:ln>
                      <a:noFill/>
                    </a:ln>
                    <a:extLst>
                      <a:ext uri="{53640926-AAD7-44D8-BBD7-CCE9431645EC}">
                        <a14:shadowObscured xmlns:a14="http://schemas.microsoft.com/office/drawing/2010/main"/>
                      </a:ext>
                    </a:extLst>
                  </pic:spPr>
                </pic:pic>
              </a:graphicData>
            </a:graphic>
          </wp:inline>
        </w:drawing>
      </w:r>
    </w:p>
    <w:p w14:paraId="29B03ACA" w14:textId="253889B3" w:rsidR="00B26E56" w:rsidRDefault="00B26E56">
      <w:pPr>
        <w:rPr>
          <w:rFonts w:ascii="Times New Roman" w:hAnsi="Times New Roman" w:cs="Times New Roman"/>
        </w:rPr>
      </w:pPr>
      <w:r>
        <w:rPr>
          <w:rFonts w:ascii="Times New Roman" w:hAnsi="Times New Roman" w:cs="Times New Roman"/>
          <w:b/>
          <w:bCs/>
        </w:rPr>
        <w:t>Figure</w:t>
      </w:r>
      <w:r w:rsidR="003C2C12">
        <w:rPr>
          <w:rFonts w:ascii="Times New Roman" w:hAnsi="Times New Roman" w:cs="Times New Roman"/>
          <w:b/>
          <w:bCs/>
        </w:rPr>
        <w:t xml:space="preserve"> 8</w:t>
      </w:r>
      <w:r>
        <w:rPr>
          <w:rFonts w:ascii="Times New Roman" w:hAnsi="Times New Roman" w:cs="Times New Roman"/>
          <w:b/>
          <w:bCs/>
        </w:rPr>
        <w:t>.</w:t>
      </w:r>
      <w:r w:rsidR="00524E2D">
        <w:rPr>
          <w:rFonts w:ascii="Times New Roman" w:hAnsi="Times New Roman" w:cs="Times New Roman"/>
          <w:b/>
          <w:bCs/>
        </w:rPr>
        <w:t xml:space="preserve"> </w:t>
      </w:r>
      <w:r w:rsidR="00524E2D">
        <w:rPr>
          <w:rFonts w:ascii="Times New Roman" w:hAnsi="Times New Roman" w:cs="Times New Roman"/>
        </w:rPr>
        <w:t xml:space="preserve">Logistic crowding coefficient (ln α) of </w:t>
      </w:r>
      <w:r w:rsidR="00524E2D">
        <w:rPr>
          <w:rFonts w:ascii="Times New Roman" w:hAnsi="Times New Roman" w:cs="Times New Roman"/>
          <w:i/>
          <w:iCs/>
        </w:rPr>
        <w:t>H. rosa</w:t>
      </w:r>
      <w:r w:rsidR="00524E2D">
        <w:rPr>
          <w:rFonts w:ascii="Times New Roman" w:hAnsi="Times New Roman" w:cs="Times New Roman"/>
        </w:rPr>
        <w:t xml:space="preserve"> populations with evolutionary histories of 25 °C (blue circles) or 30 °C (orange triangles), measured at contemporary temperatures of 25 °C and </w:t>
      </w:r>
      <w:r w:rsidR="005E080D">
        <w:rPr>
          <w:rFonts w:ascii="Times New Roman" w:hAnsi="Times New Roman" w:cs="Times New Roman"/>
        </w:rPr>
        <w:t xml:space="preserve">30 </w:t>
      </w:r>
      <w:r w:rsidR="00524E2D">
        <w:rPr>
          <w:rFonts w:ascii="Times New Roman" w:hAnsi="Times New Roman" w:cs="Times New Roman"/>
        </w:rPr>
        <w:t xml:space="preserve">°C in the presence or absence of competition with </w:t>
      </w:r>
      <w:r w:rsidR="00524E2D">
        <w:rPr>
          <w:rFonts w:ascii="Times New Roman" w:hAnsi="Times New Roman" w:cs="Times New Roman"/>
          <w:i/>
          <w:iCs/>
        </w:rPr>
        <w:t>Tetrahymena</w:t>
      </w:r>
      <w:r w:rsidR="00524E2D">
        <w:rPr>
          <w:rFonts w:ascii="Times New Roman" w:hAnsi="Times New Roman" w:cs="Times New Roman"/>
        </w:rPr>
        <w:t>. Points show mean ± SE.</w:t>
      </w:r>
    </w:p>
    <w:p w14:paraId="5FCCBDB5" w14:textId="77777777" w:rsidR="00345132" w:rsidRDefault="00345132" w:rsidP="00345132">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A3BCF24" wp14:editId="73866D0B">
            <wp:extent cx="4776716" cy="2997468"/>
            <wp:effectExtent l="0" t="0" r="5080" b="0"/>
            <wp:docPr id="371943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942" b="2931"/>
                    <a:stretch>
                      <a:fillRect/>
                    </a:stretch>
                  </pic:blipFill>
                  <pic:spPr bwMode="auto">
                    <a:xfrm>
                      <a:off x="0" y="0"/>
                      <a:ext cx="4787035" cy="3003944"/>
                    </a:xfrm>
                    <a:prstGeom prst="rect">
                      <a:avLst/>
                    </a:prstGeom>
                    <a:noFill/>
                    <a:ln>
                      <a:noFill/>
                    </a:ln>
                    <a:extLst>
                      <a:ext uri="{53640926-AAD7-44D8-BBD7-CCE9431645EC}">
                        <a14:shadowObscured xmlns:a14="http://schemas.microsoft.com/office/drawing/2010/main"/>
                      </a:ext>
                    </a:extLst>
                  </pic:spPr>
                </pic:pic>
              </a:graphicData>
            </a:graphic>
          </wp:inline>
        </w:drawing>
      </w:r>
    </w:p>
    <w:p w14:paraId="4C96A4C4" w14:textId="4F8D2FA8" w:rsidR="00345132" w:rsidRDefault="00345132" w:rsidP="00345132">
      <w:pPr>
        <w:rPr>
          <w:rFonts w:ascii="Times New Roman" w:hAnsi="Times New Roman" w:cs="Times New Roman"/>
        </w:rPr>
      </w:pPr>
      <w:r>
        <w:rPr>
          <w:rFonts w:ascii="Times New Roman" w:hAnsi="Times New Roman" w:cs="Times New Roman"/>
          <w:b/>
          <w:bCs/>
        </w:rPr>
        <w:t xml:space="preserve">Figure 9. </w:t>
      </w:r>
      <w:r>
        <w:rPr>
          <w:rFonts w:ascii="Times New Roman" w:hAnsi="Times New Roman" w:cs="Times New Roman"/>
        </w:rPr>
        <w:t>Realized equilibrium population (</w:t>
      </w:r>
      <w:r w:rsidRPr="00043A6E">
        <w:rPr>
          <w:rFonts w:ascii="Times New Roman" w:hAnsi="Times New Roman" w:cs="Times New Roman"/>
        </w:rPr>
        <w:t>N̂</w:t>
      </w:r>
      <w:r>
        <w:rPr>
          <w:rFonts w:ascii="Times New Roman" w:hAnsi="Times New Roman" w:cs="Times New Roman"/>
        </w:rPr>
        <w:t xml:space="preserve"> per 1 ml) of </w:t>
      </w:r>
      <w:r>
        <w:rPr>
          <w:rFonts w:ascii="Times New Roman" w:hAnsi="Times New Roman" w:cs="Times New Roman"/>
          <w:i/>
          <w:iCs/>
        </w:rPr>
        <w:t>H. rosa</w:t>
      </w:r>
      <w:r>
        <w:rPr>
          <w:rFonts w:ascii="Times New Roman" w:hAnsi="Times New Roman" w:cs="Times New Roman"/>
        </w:rPr>
        <w:t xml:space="preserve"> populations with evolutionary histories of 25 °C (blue circles) or 30 °C (orange triangles), measured at contemporary temperatures of 25 °C and 30 °C in the presence or absence of competition with </w:t>
      </w:r>
      <w:r>
        <w:rPr>
          <w:rFonts w:ascii="Times New Roman" w:hAnsi="Times New Roman" w:cs="Times New Roman"/>
          <w:i/>
          <w:iCs/>
        </w:rPr>
        <w:t>Tetrahymena</w:t>
      </w:r>
      <w:r>
        <w:rPr>
          <w:rFonts w:ascii="Times New Roman" w:hAnsi="Times New Roman" w:cs="Times New Roman"/>
        </w:rPr>
        <w:t>. Points show mean ± SE.</w:t>
      </w:r>
    </w:p>
    <w:p w14:paraId="28159A49" w14:textId="77777777" w:rsidR="00345132" w:rsidRDefault="00345132">
      <w:pPr>
        <w:rPr>
          <w:rFonts w:ascii="Times New Roman" w:hAnsi="Times New Roman" w:cs="Times New Roman"/>
        </w:rPr>
      </w:pPr>
    </w:p>
    <w:p w14:paraId="4524B904" w14:textId="7CC392B4" w:rsidR="00B26E56" w:rsidRDefault="00B26E56" w:rsidP="00166928">
      <w:pPr>
        <w:jc w:val="center"/>
        <w:rPr>
          <w:rFonts w:ascii="Times New Roman" w:hAnsi="Times New Roman" w:cs="Times New Roman"/>
        </w:rPr>
      </w:pPr>
      <w:r>
        <w:rPr>
          <w:rFonts w:ascii="Times New Roman" w:hAnsi="Times New Roman" w:cs="Times New Roman"/>
          <w:noProof/>
        </w:rPr>
        <w:drawing>
          <wp:inline distT="0" distB="0" distL="0" distR="0" wp14:anchorId="77B291CA" wp14:editId="43C8E68E">
            <wp:extent cx="4503420" cy="2886501"/>
            <wp:effectExtent l="0" t="0" r="0" b="9525"/>
            <wp:docPr id="5905399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3857"/>
                    <a:stretch>
                      <a:fillRect/>
                    </a:stretch>
                  </pic:blipFill>
                  <pic:spPr bwMode="auto">
                    <a:xfrm>
                      <a:off x="0" y="0"/>
                      <a:ext cx="4507485" cy="2889106"/>
                    </a:xfrm>
                    <a:prstGeom prst="rect">
                      <a:avLst/>
                    </a:prstGeom>
                    <a:noFill/>
                    <a:ln>
                      <a:noFill/>
                    </a:ln>
                    <a:extLst>
                      <a:ext uri="{53640926-AAD7-44D8-BBD7-CCE9431645EC}">
                        <a14:shadowObscured xmlns:a14="http://schemas.microsoft.com/office/drawing/2010/main"/>
                      </a:ext>
                    </a:extLst>
                  </pic:spPr>
                </pic:pic>
              </a:graphicData>
            </a:graphic>
          </wp:inline>
        </w:drawing>
      </w:r>
    </w:p>
    <w:p w14:paraId="2D27B947" w14:textId="115EBA20" w:rsidR="00B26E56" w:rsidRDefault="00B26E56">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w:t>
      </w:r>
      <w:r w:rsidR="00345132">
        <w:rPr>
          <w:rFonts w:ascii="Times New Roman" w:hAnsi="Times New Roman" w:cs="Times New Roman"/>
          <w:b/>
          <w:bCs/>
        </w:rPr>
        <w:t>10</w:t>
      </w:r>
      <w:r>
        <w:rPr>
          <w:rFonts w:ascii="Times New Roman" w:hAnsi="Times New Roman" w:cs="Times New Roman"/>
          <w:b/>
          <w:bCs/>
        </w:rPr>
        <w:t>.</w:t>
      </w:r>
      <w:r>
        <w:rPr>
          <w:rFonts w:ascii="Times New Roman" w:hAnsi="Times New Roman" w:cs="Times New Roman"/>
        </w:rPr>
        <w:t xml:space="preserve"> </w:t>
      </w:r>
      <w:r w:rsidR="003F04C7">
        <w:rPr>
          <w:rFonts w:ascii="Times New Roman" w:hAnsi="Times New Roman" w:cs="Times New Roman"/>
        </w:rPr>
        <w:t xml:space="preserve">Intrinsic growth rate (ln </w:t>
      </w:r>
      <w:r w:rsidR="003F04C7">
        <w:rPr>
          <w:rFonts w:ascii="Times New Roman" w:hAnsi="Times New Roman" w:cs="Times New Roman"/>
          <w:i/>
          <w:iCs/>
        </w:rPr>
        <w:t>r</w:t>
      </w:r>
      <w:r w:rsidR="003F04C7">
        <w:rPr>
          <w:rFonts w:ascii="Times New Roman" w:hAnsi="Times New Roman" w:cs="Times New Roman"/>
        </w:rPr>
        <w:t xml:space="preserve">) of </w:t>
      </w:r>
      <w:r w:rsidR="005E080D">
        <w:rPr>
          <w:rFonts w:ascii="Times New Roman" w:hAnsi="Times New Roman" w:cs="Times New Roman"/>
          <w:i/>
          <w:iCs/>
        </w:rPr>
        <w:t>Tetrahymena</w:t>
      </w:r>
      <w:r w:rsidR="003F04C7">
        <w:rPr>
          <w:rFonts w:ascii="Times New Roman" w:hAnsi="Times New Roman" w:cs="Times New Roman"/>
        </w:rPr>
        <w:t xml:space="preserve"> populations </w:t>
      </w:r>
      <w:r w:rsidR="005E080D">
        <w:rPr>
          <w:rFonts w:ascii="Times New Roman" w:hAnsi="Times New Roman" w:cs="Times New Roman"/>
        </w:rPr>
        <w:t xml:space="preserve">measured at contemporary temperatures of 25 °C and 30 °C in the presence of rotifers evolved at </w:t>
      </w:r>
      <w:r w:rsidR="003F04C7">
        <w:rPr>
          <w:rFonts w:ascii="Times New Roman" w:hAnsi="Times New Roman" w:cs="Times New Roman"/>
        </w:rPr>
        <w:t>25 °C (blue circles)</w:t>
      </w:r>
      <w:r w:rsidR="005E080D">
        <w:rPr>
          <w:rFonts w:ascii="Times New Roman" w:hAnsi="Times New Roman" w:cs="Times New Roman"/>
        </w:rPr>
        <w:t xml:space="preserve">, rotifers evolved at </w:t>
      </w:r>
      <w:r w:rsidR="003F04C7">
        <w:rPr>
          <w:rFonts w:ascii="Times New Roman" w:hAnsi="Times New Roman" w:cs="Times New Roman"/>
        </w:rPr>
        <w:t xml:space="preserve">30 °C (orange triangles), </w:t>
      </w:r>
      <w:r w:rsidR="005E080D">
        <w:rPr>
          <w:rFonts w:ascii="Times New Roman" w:hAnsi="Times New Roman" w:cs="Times New Roman"/>
        </w:rPr>
        <w:t xml:space="preserve">or in the absence of an interspecific competitor (green squares). </w:t>
      </w:r>
      <w:r w:rsidR="003F04C7">
        <w:rPr>
          <w:rFonts w:ascii="Times New Roman" w:hAnsi="Times New Roman" w:cs="Times New Roman"/>
        </w:rPr>
        <w:t>Points show mean ± SE.</w:t>
      </w:r>
    </w:p>
    <w:p w14:paraId="4870A5DB" w14:textId="78886296" w:rsidR="00B26E56" w:rsidRDefault="00B26E56" w:rsidP="000748E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6D06C03" wp14:editId="2A502093">
            <wp:extent cx="4625975" cy="2954740"/>
            <wp:effectExtent l="0" t="0" r="3175" b="0"/>
            <wp:docPr id="8626222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4191"/>
                    <a:stretch>
                      <a:fillRect/>
                    </a:stretch>
                  </pic:blipFill>
                  <pic:spPr bwMode="auto">
                    <a:xfrm>
                      <a:off x="0" y="0"/>
                      <a:ext cx="4639227" cy="2963204"/>
                    </a:xfrm>
                    <a:prstGeom prst="rect">
                      <a:avLst/>
                    </a:prstGeom>
                    <a:noFill/>
                    <a:ln>
                      <a:noFill/>
                    </a:ln>
                    <a:extLst>
                      <a:ext uri="{53640926-AAD7-44D8-BBD7-CCE9431645EC}">
                        <a14:shadowObscured xmlns:a14="http://schemas.microsoft.com/office/drawing/2010/main"/>
                      </a:ext>
                    </a:extLst>
                  </pic:spPr>
                </pic:pic>
              </a:graphicData>
            </a:graphic>
          </wp:inline>
        </w:drawing>
      </w:r>
    </w:p>
    <w:p w14:paraId="2C95C26A" w14:textId="6547DDF7" w:rsidR="00B26E56" w:rsidRDefault="00B26E56">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1</w:t>
      </w:r>
      <w:r w:rsidR="00345132">
        <w:rPr>
          <w:rFonts w:ascii="Times New Roman" w:hAnsi="Times New Roman" w:cs="Times New Roman"/>
          <w:b/>
          <w:bCs/>
        </w:rPr>
        <w:t>1</w:t>
      </w:r>
      <w:r>
        <w:rPr>
          <w:rFonts w:ascii="Times New Roman" w:hAnsi="Times New Roman" w:cs="Times New Roman"/>
          <w:b/>
          <w:bCs/>
        </w:rPr>
        <w:t xml:space="preserve">. </w:t>
      </w:r>
      <w:r w:rsidR="006454FD">
        <w:rPr>
          <w:rFonts w:ascii="Times New Roman" w:hAnsi="Times New Roman" w:cs="Times New Roman"/>
        </w:rPr>
        <w:t xml:space="preserve">Logistic crowding coefficient (ln α) of </w:t>
      </w:r>
      <w:r w:rsidR="006454FD">
        <w:rPr>
          <w:rFonts w:ascii="Times New Roman" w:hAnsi="Times New Roman" w:cs="Times New Roman"/>
          <w:i/>
          <w:iCs/>
        </w:rPr>
        <w:t>Tetrahymena</w:t>
      </w:r>
      <w:r w:rsidR="006454FD">
        <w:rPr>
          <w:rFonts w:ascii="Times New Roman" w:hAnsi="Times New Roman" w:cs="Times New Roman"/>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04FB1975" w14:textId="35ABA562" w:rsidR="00C37BE9" w:rsidRDefault="00C37BE9" w:rsidP="000748E6">
      <w:pPr>
        <w:jc w:val="center"/>
        <w:rPr>
          <w:rFonts w:ascii="Times New Roman" w:hAnsi="Times New Roman" w:cs="Times New Roman"/>
        </w:rPr>
      </w:pPr>
      <w:r>
        <w:rPr>
          <w:rFonts w:ascii="Times New Roman" w:hAnsi="Times New Roman" w:cs="Times New Roman"/>
          <w:noProof/>
        </w:rPr>
        <w:drawing>
          <wp:inline distT="0" distB="0" distL="0" distR="0" wp14:anchorId="552BFD25" wp14:editId="1E35930A">
            <wp:extent cx="4749421" cy="3087859"/>
            <wp:effectExtent l="0" t="0" r="0" b="0"/>
            <wp:docPr id="5975621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477"/>
                    <a:stretch>
                      <a:fillRect/>
                    </a:stretch>
                  </pic:blipFill>
                  <pic:spPr bwMode="auto">
                    <a:xfrm>
                      <a:off x="0" y="0"/>
                      <a:ext cx="4766946" cy="3099253"/>
                    </a:xfrm>
                    <a:prstGeom prst="rect">
                      <a:avLst/>
                    </a:prstGeom>
                    <a:noFill/>
                    <a:ln>
                      <a:noFill/>
                    </a:ln>
                    <a:extLst>
                      <a:ext uri="{53640926-AAD7-44D8-BBD7-CCE9431645EC}">
                        <a14:shadowObscured xmlns:a14="http://schemas.microsoft.com/office/drawing/2010/main"/>
                      </a:ext>
                    </a:extLst>
                  </pic:spPr>
                </pic:pic>
              </a:graphicData>
            </a:graphic>
          </wp:inline>
        </w:drawing>
      </w:r>
    </w:p>
    <w:p w14:paraId="615EA6F7" w14:textId="5F0B8E4A" w:rsidR="001A436E" w:rsidRDefault="00C37BE9" w:rsidP="008D1068">
      <w:pPr>
        <w:rPr>
          <w:rFonts w:ascii="Times New Roman" w:hAnsi="Times New Roman" w:cs="Times New Roman"/>
        </w:rPr>
      </w:pPr>
      <w:r>
        <w:rPr>
          <w:rFonts w:ascii="Times New Roman" w:hAnsi="Times New Roman" w:cs="Times New Roman"/>
          <w:b/>
          <w:bCs/>
        </w:rPr>
        <w:t>Figure</w:t>
      </w:r>
      <w:r w:rsidR="00874007">
        <w:rPr>
          <w:rFonts w:ascii="Times New Roman" w:hAnsi="Times New Roman" w:cs="Times New Roman"/>
          <w:b/>
          <w:bCs/>
        </w:rPr>
        <w:t xml:space="preserve"> 12</w:t>
      </w:r>
      <w:r>
        <w:rPr>
          <w:rFonts w:ascii="Times New Roman" w:hAnsi="Times New Roman" w:cs="Times New Roman"/>
          <w:b/>
          <w:bCs/>
        </w:rPr>
        <w:t>.</w:t>
      </w:r>
      <w:r>
        <w:rPr>
          <w:rFonts w:ascii="Times New Roman" w:hAnsi="Times New Roman" w:cs="Times New Roman"/>
        </w:rPr>
        <w:t xml:space="preserve"> </w:t>
      </w:r>
      <w:r w:rsidR="0030689D">
        <w:rPr>
          <w:rFonts w:ascii="Times New Roman" w:hAnsi="Times New Roman" w:cs="Times New Roman"/>
        </w:rPr>
        <w:t>Realized equilibrium population (</w:t>
      </w:r>
      <w:r w:rsidR="0030689D" w:rsidRPr="00043A6E">
        <w:rPr>
          <w:rFonts w:ascii="Times New Roman" w:hAnsi="Times New Roman" w:cs="Times New Roman"/>
        </w:rPr>
        <w:t>N̂</w:t>
      </w:r>
      <w:r w:rsidR="0030689D">
        <w:rPr>
          <w:rFonts w:ascii="Times New Roman" w:hAnsi="Times New Roman" w:cs="Times New Roman"/>
        </w:rPr>
        <w:t xml:space="preserve"> per 1 ml) of </w:t>
      </w:r>
      <w:r w:rsidR="0030689D">
        <w:rPr>
          <w:rFonts w:ascii="Times New Roman" w:hAnsi="Times New Roman" w:cs="Times New Roman"/>
          <w:i/>
          <w:iCs/>
        </w:rPr>
        <w:t>Tetrahymena</w:t>
      </w:r>
      <w:r w:rsidR="0030689D">
        <w:rPr>
          <w:rFonts w:ascii="Times New Roman" w:hAnsi="Times New Roman" w:cs="Times New Roman"/>
        </w:rPr>
        <w:t xml:space="preserve"> populations measured at contemporary temperatures of 25 °C and 30 °C in the presence of rotifers evolved at 25 °C (blue circles), rotifers evolved at 30 °C (orange triangles), or in the absence of an interspecific competitor (green squares). Points show mean ± SE.</w:t>
      </w:r>
    </w:p>
    <w:p w14:paraId="1B026A33" w14:textId="46A84813" w:rsidR="00F610D4" w:rsidRDefault="00F610D4" w:rsidP="00F610D4">
      <w:pPr>
        <w:spacing w:after="0" w:line="480" w:lineRule="auto"/>
        <w:jc w:val="center"/>
        <w:rPr>
          <w:rFonts w:ascii="Times New Roman" w:hAnsi="Times New Roman" w:cs="Times New Roman"/>
          <w:b/>
          <w:bCs/>
        </w:rPr>
      </w:pPr>
      <w:r w:rsidRPr="00F610D4">
        <w:rPr>
          <w:rFonts w:ascii="Times New Roman" w:hAnsi="Times New Roman" w:cs="Times New Roman"/>
          <w:b/>
          <w:bCs/>
        </w:rPr>
        <w:lastRenderedPageBreak/>
        <w:t xml:space="preserve">Appendix </w:t>
      </w:r>
      <w:r w:rsidR="0001252B">
        <w:rPr>
          <w:rFonts w:ascii="Times New Roman" w:hAnsi="Times New Roman" w:cs="Times New Roman"/>
          <w:b/>
          <w:bCs/>
        </w:rPr>
        <w:t>B</w:t>
      </w:r>
      <w:r w:rsidRPr="00F610D4">
        <w:rPr>
          <w:rFonts w:ascii="Times New Roman" w:hAnsi="Times New Roman" w:cs="Times New Roman"/>
          <w:b/>
          <w:bCs/>
        </w:rPr>
        <w:t>: Tables</w:t>
      </w:r>
    </w:p>
    <w:p w14:paraId="6701A499" w14:textId="0B9A2E19" w:rsidR="001974DB" w:rsidRPr="009B1EF5" w:rsidRDefault="001974DB" w:rsidP="00084A36">
      <w:pPr>
        <w:spacing w:after="0" w:line="240" w:lineRule="auto"/>
        <w:rPr>
          <w:rFonts w:ascii="Times New Roman" w:hAnsi="Times New Roman" w:cs="Times New Roman"/>
          <w:i/>
          <w:iCs/>
        </w:rPr>
      </w:pPr>
      <w:r>
        <w:rPr>
          <w:rFonts w:ascii="Times New Roman" w:hAnsi="Times New Roman" w:cs="Times New Roman"/>
          <w:b/>
          <w:bCs/>
        </w:rPr>
        <w:t xml:space="preserve">Table 1. </w:t>
      </w:r>
      <w:r w:rsidR="009B1EF5">
        <w:rPr>
          <w:rFonts w:ascii="Times New Roman" w:hAnsi="Times New Roman" w:cs="Times New Roman"/>
        </w:rPr>
        <w:t xml:space="preserve">Initial parameters and bounds used to fit logistic growth models for </w:t>
      </w:r>
      <w:r w:rsidR="009B1EF5">
        <w:rPr>
          <w:rFonts w:ascii="Times New Roman" w:hAnsi="Times New Roman" w:cs="Times New Roman"/>
          <w:i/>
          <w:iCs/>
        </w:rPr>
        <w:t>H. rosa</w:t>
      </w:r>
      <w:r w:rsidR="009B1EF5">
        <w:rPr>
          <w:rFonts w:ascii="Times New Roman" w:hAnsi="Times New Roman" w:cs="Times New Roman"/>
        </w:rPr>
        <w:t xml:space="preserve"> and </w:t>
      </w:r>
      <w:r w:rsidR="009B1EF5">
        <w:rPr>
          <w:rFonts w:ascii="Times New Roman" w:hAnsi="Times New Roman" w:cs="Times New Roman"/>
          <w:i/>
          <w:iCs/>
        </w:rPr>
        <w:t>Tetrahymena.</w:t>
      </w:r>
    </w:p>
    <w:p w14:paraId="295C3398" w14:textId="77777777" w:rsidR="005E661B" w:rsidRDefault="005E661B" w:rsidP="00084A36">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560"/>
        <w:gridCol w:w="567"/>
        <w:gridCol w:w="2468"/>
        <w:gridCol w:w="1418"/>
        <w:gridCol w:w="1559"/>
        <w:gridCol w:w="1559"/>
      </w:tblGrid>
      <w:tr w:rsidR="005E661B" w14:paraId="6EE29C58" w14:textId="77777777" w:rsidTr="005876B0">
        <w:tc>
          <w:tcPr>
            <w:tcW w:w="1560" w:type="dxa"/>
            <w:tcBorders>
              <w:top w:val="single" w:sz="4" w:space="0" w:color="auto"/>
              <w:left w:val="nil"/>
              <w:bottom w:val="single" w:sz="4" w:space="0" w:color="auto"/>
              <w:right w:val="nil"/>
            </w:tcBorders>
          </w:tcPr>
          <w:p w14:paraId="34C85764" w14:textId="6F92BD13" w:rsidR="005E661B" w:rsidRDefault="005E661B" w:rsidP="00471FAF">
            <w:pPr>
              <w:spacing w:line="276" w:lineRule="auto"/>
              <w:rPr>
                <w:rFonts w:ascii="Times New Roman" w:hAnsi="Times New Roman" w:cs="Times New Roman"/>
              </w:rPr>
            </w:pPr>
            <w:r>
              <w:rPr>
                <w:rFonts w:ascii="Times New Roman" w:hAnsi="Times New Roman" w:cs="Times New Roman"/>
              </w:rPr>
              <w:t>Species</w:t>
            </w:r>
          </w:p>
        </w:tc>
        <w:tc>
          <w:tcPr>
            <w:tcW w:w="3035" w:type="dxa"/>
            <w:gridSpan w:val="2"/>
            <w:tcBorders>
              <w:top w:val="single" w:sz="4" w:space="0" w:color="auto"/>
              <w:left w:val="nil"/>
              <w:bottom w:val="single" w:sz="4" w:space="0" w:color="auto"/>
              <w:right w:val="nil"/>
            </w:tcBorders>
          </w:tcPr>
          <w:p w14:paraId="5889AFA5" w14:textId="7D060355" w:rsidR="005E661B" w:rsidRDefault="005E661B" w:rsidP="005E661B">
            <w:pPr>
              <w:spacing w:line="276" w:lineRule="auto"/>
              <w:ind w:left="320"/>
              <w:rPr>
                <w:rFonts w:ascii="Times New Roman" w:hAnsi="Times New Roman" w:cs="Times New Roman"/>
              </w:rPr>
            </w:pPr>
            <w:r>
              <w:rPr>
                <w:rFonts w:ascii="Times New Roman" w:hAnsi="Times New Roman" w:cs="Times New Roman"/>
              </w:rPr>
              <w:t>Parameter</w:t>
            </w:r>
          </w:p>
        </w:tc>
        <w:tc>
          <w:tcPr>
            <w:tcW w:w="1418" w:type="dxa"/>
            <w:tcBorders>
              <w:top w:val="single" w:sz="4" w:space="0" w:color="auto"/>
              <w:left w:val="nil"/>
              <w:bottom w:val="single" w:sz="4" w:space="0" w:color="auto"/>
              <w:right w:val="nil"/>
            </w:tcBorders>
          </w:tcPr>
          <w:p w14:paraId="35243817" w14:textId="47BAA9D4" w:rsidR="005E661B" w:rsidRDefault="005E661B" w:rsidP="00471FAF">
            <w:pPr>
              <w:spacing w:line="276" w:lineRule="auto"/>
              <w:rPr>
                <w:rFonts w:ascii="Times New Roman" w:hAnsi="Times New Roman" w:cs="Times New Roman"/>
              </w:rPr>
            </w:pPr>
            <w:r>
              <w:rPr>
                <w:rFonts w:ascii="Times New Roman" w:hAnsi="Times New Roman" w:cs="Times New Roman"/>
              </w:rPr>
              <w:t>Initial value</w:t>
            </w:r>
          </w:p>
        </w:tc>
        <w:tc>
          <w:tcPr>
            <w:tcW w:w="1559" w:type="dxa"/>
            <w:tcBorders>
              <w:top w:val="single" w:sz="4" w:space="0" w:color="auto"/>
              <w:left w:val="nil"/>
              <w:bottom w:val="single" w:sz="4" w:space="0" w:color="auto"/>
              <w:right w:val="nil"/>
            </w:tcBorders>
          </w:tcPr>
          <w:p w14:paraId="49889A74" w14:textId="4CF2323B" w:rsidR="005E661B" w:rsidRDefault="005E661B" w:rsidP="00471FAF">
            <w:pPr>
              <w:spacing w:line="276" w:lineRule="auto"/>
              <w:rPr>
                <w:rFonts w:ascii="Times New Roman" w:hAnsi="Times New Roman" w:cs="Times New Roman"/>
              </w:rPr>
            </w:pPr>
            <w:r>
              <w:rPr>
                <w:rFonts w:ascii="Times New Roman" w:hAnsi="Times New Roman" w:cs="Times New Roman"/>
              </w:rPr>
              <w:t>Lower bound</w:t>
            </w:r>
          </w:p>
        </w:tc>
        <w:tc>
          <w:tcPr>
            <w:tcW w:w="1559" w:type="dxa"/>
            <w:tcBorders>
              <w:top w:val="single" w:sz="4" w:space="0" w:color="auto"/>
              <w:left w:val="nil"/>
              <w:bottom w:val="single" w:sz="4" w:space="0" w:color="auto"/>
              <w:right w:val="nil"/>
            </w:tcBorders>
          </w:tcPr>
          <w:p w14:paraId="189A34A7" w14:textId="62776918" w:rsidR="005E661B" w:rsidRDefault="005E661B" w:rsidP="00471FAF">
            <w:pPr>
              <w:spacing w:line="276" w:lineRule="auto"/>
              <w:rPr>
                <w:rFonts w:ascii="Times New Roman" w:hAnsi="Times New Roman" w:cs="Times New Roman"/>
              </w:rPr>
            </w:pPr>
            <w:r>
              <w:rPr>
                <w:rFonts w:ascii="Times New Roman" w:hAnsi="Times New Roman" w:cs="Times New Roman"/>
              </w:rPr>
              <w:t>Upper bound</w:t>
            </w:r>
          </w:p>
        </w:tc>
      </w:tr>
      <w:tr w:rsidR="005E661B" w14:paraId="6828E119" w14:textId="77777777" w:rsidTr="005E661B">
        <w:tc>
          <w:tcPr>
            <w:tcW w:w="1560" w:type="dxa"/>
            <w:tcBorders>
              <w:top w:val="single" w:sz="4" w:space="0" w:color="auto"/>
              <w:left w:val="nil"/>
              <w:bottom w:val="nil"/>
              <w:right w:val="nil"/>
            </w:tcBorders>
          </w:tcPr>
          <w:p w14:paraId="0694C639" w14:textId="28782930" w:rsidR="005E661B" w:rsidRPr="005E661B" w:rsidRDefault="005E661B" w:rsidP="00471FAF">
            <w:pPr>
              <w:spacing w:line="276" w:lineRule="auto"/>
              <w:rPr>
                <w:rFonts w:ascii="Times New Roman" w:hAnsi="Times New Roman" w:cs="Times New Roman"/>
              </w:rPr>
            </w:pPr>
            <w:r>
              <w:rPr>
                <w:rFonts w:ascii="Times New Roman" w:hAnsi="Times New Roman" w:cs="Times New Roman"/>
                <w:i/>
                <w:iCs/>
              </w:rPr>
              <w:t>H. rosa</w:t>
            </w:r>
          </w:p>
        </w:tc>
        <w:tc>
          <w:tcPr>
            <w:tcW w:w="567" w:type="dxa"/>
            <w:tcBorders>
              <w:top w:val="single" w:sz="4" w:space="0" w:color="auto"/>
              <w:left w:val="nil"/>
              <w:bottom w:val="nil"/>
              <w:right w:val="nil"/>
            </w:tcBorders>
          </w:tcPr>
          <w:p w14:paraId="14851BB4" w14:textId="7AE17087" w:rsidR="005E661B" w:rsidRPr="005E661B" w:rsidRDefault="005E661B" w:rsidP="005E661B">
            <w:pPr>
              <w:spacing w:line="276" w:lineRule="auto"/>
              <w:jc w:val="right"/>
              <w:rPr>
                <w:rFonts w:ascii="Times New Roman" w:hAnsi="Times New Roman" w:cs="Times New Roman"/>
                <w:i/>
                <w:iCs/>
                <w:vertAlign w:val="subscript"/>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single" w:sz="4" w:space="0" w:color="auto"/>
              <w:left w:val="nil"/>
              <w:bottom w:val="nil"/>
              <w:right w:val="nil"/>
            </w:tcBorders>
          </w:tcPr>
          <w:p w14:paraId="51847532" w14:textId="77FB7C45"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single" w:sz="4" w:space="0" w:color="auto"/>
              <w:left w:val="nil"/>
              <w:bottom w:val="nil"/>
              <w:right w:val="nil"/>
            </w:tcBorders>
          </w:tcPr>
          <w:p w14:paraId="6190F0D4" w14:textId="571517B6" w:rsidR="005E661B" w:rsidRPr="00292237" w:rsidRDefault="002C7A51" w:rsidP="002C7A51">
            <w:pPr>
              <w:spacing w:line="276" w:lineRule="auto"/>
              <w:jc w:val="both"/>
              <w:rPr>
                <w:rFonts w:ascii="Times New Roman" w:hAnsi="Times New Roman" w:cs="Times New Roman"/>
              </w:rPr>
            </w:pPr>
            <w:r>
              <w:rPr>
                <w:rFonts w:ascii="Times New Roman" w:hAnsi="Times New Roman" w:cs="Times New Roman"/>
              </w:rPr>
              <w:t>5</w:t>
            </w:r>
          </w:p>
        </w:tc>
        <w:tc>
          <w:tcPr>
            <w:tcW w:w="1559" w:type="dxa"/>
            <w:tcBorders>
              <w:top w:val="single" w:sz="4" w:space="0" w:color="auto"/>
              <w:left w:val="nil"/>
              <w:bottom w:val="nil"/>
              <w:right w:val="nil"/>
            </w:tcBorders>
          </w:tcPr>
          <w:p w14:paraId="1073E3EA" w14:textId="5F3B7675"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3</w:t>
            </w:r>
          </w:p>
        </w:tc>
        <w:tc>
          <w:tcPr>
            <w:tcW w:w="1559" w:type="dxa"/>
            <w:tcBorders>
              <w:top w:val="single" w:sz="4" w:space="0" w:color="auto"/>
              <w:left w:val="nil"/>
              <w:bottom w:val="nil"/>
              <w:right w:val="nil"/>
            </w:tcBorders>
          </w:tcPr>
          <w:p w14:paraId="48FB34E4" w14:textId="073C6270" w:rsidR="005E661B" w:rsidRDefault="002C7A51" w:rsidP="00471FAF">
            <w:pPr>
              <w:spacing w:line="276" w:lineRule="auto"/>
              <w:rPr>
                <w:rFonts w:ascii="Times New Roman" w:hAnsi="Times New Roman" w:cs="Times New Roman"/>
              </w:rPr>
            </w:pPr>
            <w:r>
              <w:rPr>
                <w:rFonts w:ascii="Times New Roman" w:hAnsi="Times New Roman" w:cs="Times New Roman"/>
              </w:rPr>
              <w:t>7</w:t>
            </w:r>
          </w:p>
        </w:tc>
      </w:tr>
      <w:tr w:rsidR="005E661B" w14:paraId="14ECFD74" w14:textId="77777777" w:rsidTr="005E661B">
        <w:tc>
          <w:tcPr>
            <w:tcW w:w="1560" w:type="dxa"/>
            <w:tcBorders>
              <w:top w:val="nil"/>
              <w:left w:val="nil"/>
              <w:bottom w:val="nil"/>
              <w:right w:val="nil"/>
            </w:tcBorders>
          </w:tcPr>
          <w:p w14:paraId="035066DC" w14:textId="3495B784" w:rsidR="005E661B" w:rsidRDefault="005E661B" w:rsidP="00471FAF">
            <w:pPr>
              <w:spacing w:line="276" w:lineRule="auto"/>
              <w:rPr>
                <w:rFonts w:ascii="Times New Roman" w:hAnsi="Times New Roman" w:cs="Times New Roman"/>
              </w:rPr>
            </w:pPr>
          </w:p>
        </w:tc>
        <w:tc>
          <w:tcPr>
            <w:tcW w:w="567" w:type="dxa"/>
            <w:tcBorders>
              <w:top w:val="nil"/>
              <w:left w:val="nil"/>
              <w:bottom w:val="nil"/>
              <w:right w:val="nil"/>
            </w:tcBorders>
          </w:tcPr>
          <w:p w14:paraId="3E86B32E" w14:textId="1C0C9EF2" w:rsidR="005E661B" w:rsidRPr="005E661B" w:rsidRDefault="005E661B" w:rsidP="005E661B">
            <w:pPr>
              <w:spacing w:line="276" w:lineRule="auto"/>
              <w:jc w:val="right"/>
              <w:rPr>
                <w:rFonts w:ascii="Times New Roman" w:hAnsi="Times New Roman" w:cs="Times New Roman"/>
                <w:i/>
                <w:iCs/>
              </w:rPr>
            </w:pPr>
            <w:r>
              <w:rPr>
                <w:rFonts w:ascii="Times New Roman" w:hAnsi="Times New Roman" w:cs="Times New Roman"/>
                <w:i/>
                <w:iCs/>
              </w:rPr>
              <w:t>r</w:t>
            </w:r>
          </w:p>
        </w:tc>
        <w:tc>
          <w:tcPr>
            <w:tcW w:w="2468" w:type="dxa"/>
            <w:tcBorders>
              <w:top w:val="nil"/>
              <w:left w:val="nil"/>
              <w:bottom w:val="nil"/>
              <w:right w:val="nil"/>
            </w:tcBorders>
          </w:tcPr>
          <w:p w14:paraId="5094BA76" w14:textId="61A731E7"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74C22E09" w14:textId="11C9C995"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586D020F" w14:textId="24EDE9C8"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0.003</w:t>
            </w:r>
          </w:p>
        </w:tc>
        <w:tc>
          <w:tcPr>
            <w:tcW w:w="1559" w:type="dxa"/>
            <w:tcBorders>
              <w:top w:val="nil"/>
              <w:left w:val="nil"/>
              <w:bottom w:val="nil"/>
              <w:right w:val="nil"/>
            </w:tcBorders>
          </w:tcPr>
          <w:p w14:paraId="68F4DDC7" w14:textId="562E6BF5" w:rsidR="005E661B" w:rsidRDefault="002C7A51" w:rsidP="002C7A51">
            <w:pPr>
              <w:spacing w:line="276" w:lineRule="auto"/>
              <w:rPr>
                <w:rFonts w:ascii="Times New Roman" w:hAnsi="Times New Roman" w:cs="Times New Roman"/>
              </w:rPr>
            </w:pPr>
            <w:r>
              <w:rPr>
                <w:rFonts w:ascii="Times New Roman" w:hAnsi="Times New Roman" w:cs="Times New Roman"/>
              </w:rPr>
              <w:t>8</w:t>
            </w:r>
          </w:p>
        </w:tc>
      </w:tr>
      <w:tr w:rsidR="005E661B" w14:paraId="1C5E9571" w14:textId="77777777" w:rsidTr="005E661B">
        <w:tc>
          <w:tcPr>
            <w:tcW w:w="1560" w:type="dxa"/>
            <w:tcBorders>
              <w:top w:val="nil"/>
              <w:left w:val="nil"/>
              <w:bottom w:val="nil"/>
              <w:right w:val="nil"/>
            </w:tcBorders>
          </w:tcPr>
          <w:p w14:paraId="62C3FCAB" w14:textId="6EAE0DA7" w:rsidR="005E661B" w:rsidRDefault="005E661B" w:rsidP="00471FAF">
            <w:pPr>
              <w:spacing w:line="276" w:lineRule="auto"/>
              <w:rPr>
                <w:rFonts w:ascii="Times New Roman" w:hAnsi="Times New Roman" w:cs="Times New Roman"/>
              </w:rPr>
            </w:pPr>
          </w:p>
        </w:tc>
        <w:tc>
          <w:tcPr>
            <w:tcW w:w="567" w:type="dxa"/>
            <w:tcBorders>
              <w:top w:val="nil"/>
              <w:left w:val="nil"/>
              <w:bottom w:val="nil"/>
              <w:right w:val="nil"/>
            </w:tcBorders>
          </w:tcPr>
          <w:p w14:paraId="13C10870" w14:textId="110489CE" w:rsidR="005E661B" w:rsidRPr="005E661B" w:rsidRDefault="005E661B" w:rsidP="005E661B">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nil"/>
              <w:right w:val="nil"/>
            </w:tcBorders>
          </w:tcPr>
          <w:p w14:paraId="6F6D5BC5" w14:textId="543A7184" w:rsidR="005E661B" w:rsidRPr="00292237" w:rsidRDefault="005E661B" w:rsidP="00471FAF">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nil"/>
              <w:right w:val="nil"/>
            </w:tcBorders>
          </w:tcPr>
          <w:p w14:paraId="51667F6A" w14:textId="15F34BDD"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0.0005</w:t>
            </w:r>
          </w:p>
        </w:tc>
        <w:tc>
          <w:tcPr>
            <w:tcW w:w="1559" w:type="dxa"/>
            <w:tcBorders>
              <w:top w:val="nil"/>
              <w:left w:val="nil"/>
              <w:bottom w:val="nil"/>
              <w:right w:val="nil"/>
            </w:tcBorders>
          </w:tcPr>
          <w:p w14:paraId="6432E03E" w14:textId="72819893"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0.0001</w:t>
            </w:r>
          </w:p>
        </w:tc>
        <w:tc>
          <w:tcPr>
            <w:tcW w:w="1559" w:type="dxa"/>
            <w:tcBorders>
              <w:top w:val="nil"/>
              <w:left w:val="nil"/>
              <w:bottom w:val="nil"/>
              <w:right w:val="nil"/>
            </w:tcBorders>
          </w:tcPr>
          <w:p w14:paraId="0ED1A975" w14:textId="70C7461F" w:rsidR="005E661B" w:rsidRDefault="002C7A51" w:rsidP="002C7A51">
            <w:pPr>
              <w:spacing w:line="276" w:lineRule="auto"/>
              <w:rPr>
                <w:rFonts w:ascii="Times New Roman" w:hAnsi="Times New Roman" w:cs="Times New Roman"/>
              </w:rPr>
            </w:pPr>
            <w:r>
              <w:rPr>
                <w:rFonts w:ascii="Times New Roman" w:hAnsi="Times New Roman" w:cs="Times New Roman"/>
              </w:rPr>
              <w:t>1</w:t>
            </w:r>
          </w:p>
        </w:tc>
      </w:tr>
      <w:tr w:rsidR="005E661B" w14:paraId="7113A834" w14:textId="77777777" w:rsidTr="005E661B">
        <w:tc>
          <w:tcPr>
            <w:tcW w:w="1560" w:type="dxa"/>
            <w:tcBorders>
              <w:top w:val="nil"/>
              <w:left w:val="nil"/>
              <w:bottom w:val="nil"/>
              <w:right w:val="nil"/>
            </w:tcBorders>
          </w:tcPr>
          <w:p w14:paraId="7397E2C5" w14:textId="1AB0E0AB" w:rsidR="005E661B" w:rsidRPr="005E661B" w:rsidRDefault="005E661B" w:rsidP="005E661B">
            <w:pPr>
              <w:spacing w:line="276" w:lineRule="auto"/>
              <w:rPr>
                <w:rFonts w:ascii="Times New Roman" w:hAnsi="Times New Roman" w:cs="Times New Roman"/>
                <w:i/>
                <w:iCs/>
              </w:rPr>
            </w:pPr>
            <w:r>
              <w:rPr>
                <w:rFonts w:ascii="Times New Roman" w:hAnsi="Times New Roman" w:cs="Times New Roman"/>
                <w:i/>
                <w:iCs/>
              </w:rPr>
              <w:t>Tetrahymena</w:t>
            </w:r>
          </w:p>
        </w:tc>
        <w:tc>
          <w:tcPr>
            <w:tcW w:w="567" w:type="dxa"/>
            <w:tcBorders>
              <w:top w:val="nil"/>
              <w:left w:val="nil"/>
              <w:bottom w:val="nil"/>
              <w:right w:val="nil"/>
            </w:tcBorders>
          </w:tcPr>
          <w:p w14:paraId="24E38DCA" w14:textId="55AAD284"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i/>
                <w:iCs/>
              </w:rPr>
              <w:t>y</w:t>
            </w:r>
            <w:r>
              <w:rPr>
                <w:rFonts w:ascii="Times New Roman" w:hAnsi="Times New Roman" w:cs="Times New Roman"/>
                <w:i/>
                <w:iCs/>
                <w:vertAlign w:val="subscript"/>
              </w:rPr>
              <w:t>0</w:t>
            </w:r>
          </w:p>
        </w:tc>
        <w:tc>
          <w:tcPr>
            <w:tcW w:w="2468" w:type="dxa"/>
            <w:tcBorders>
              <w:top w:val="nil"/>
              <w:left w:val="nil"/>
              <w:bottom w:val="nil"/>
              <w:right w:val="nil"/>
            </w:tcBorders>
          </w:tcPr>
          <w:p w14:paraId="48C3395A" w14:textId="713CC5F1"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initial density</w:t>
            </w:r>
          </w:p>
        </w:tc>
        <w:tc>
          <w:tcPr>
            <w:tcW w:w="1418" w:type="dxa"/>
            <w:tcBorders>
              <w:top w:val="nil"/>
              <w:left w:val="nil"/>
              <w:bottom w:val="nil"/>
              <w:right w:val="nil"/>
            </w:tcBorders>
          </w:tcPr>
          <w:p w14:paraId="047C09AA" w14:textId="71D3A8E0" w:rsidR="005E661B" w:rsidRPr="00292237" w:rsidRDefault="002C7A51" w:rsidP="002C7A51">
            <w:pPr>
              <w:spacing w:line="276" w:lineRule="auto"/>
              <w:rPr>
                <w:rFonts w:ascii="Times New Roman" w:hAnsi="Times New Roman" w:cs="Times New Roman"/>
              </w:rPr>
            </w:pPr>
            <w:r>
              <w:rPr>
                <w:rFonts w:ascii="Times New Roman" w:hAnsi="Times New Roman" w:cs="Times New Roman"/>
              </w:rPr>
              <w:t>10</w:t>
            </w:r>
          </w:p>
        </w:tc>
        <w:tc>
          <w:tcPr>
            <w:tcW w:w="1559" w:type="dxa"/>
            <w:tcBorders>
              <w:top w:val="nil"/>
              <w:left w:val="nil"/>
              <w:bottom w:val="nil"/>
              <w:right w:val="nil"/>
            </w:tcBorders>
          </w:tcPr>
          <w:p w14:paraId="258B7BAD" w14:textId="600286EB"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5</w:t>
            </w:r>
          </w:p>
        </w:tc>
        <w:tc>
          <w:tcPr>
            <w:tcW w:w="1559" w:type="dxa"/>
            <w:tcBorders>
              <w:top w:val="nil"/>
              <w:left w:val="nil"/>
              <w:bottom w:val="nil"/>
              <w:right w:val="nil"/>
            </w:tcBorders>
          </w:tcPr>
          <w:p w14:paraId="7314692C" w14:textId="5A36270B" w:rsidR="005E661B" w:rsidRDefault="002C7A51" w:rsidP="002C7A51">
            <w:pPr>
              <w:spacing w:line="276" w:lineRule="auto"/>
              <w:rPr>
                <w:rFonts w:ascii="Times New Roman" w:hAnsi="Times New Roman" w:cs="Times New Roman"/>
              </w:rPr>
            </w:pPr>
            <w:r>
              <w:rPr>
                <w:rFonts w:ascii="Times New Roman" w:hAnsi="Times New Roman" w:cs="Times New Roman"/>
              </w:rPr>
              <w:t>15</w:t>
            </w:r>
          </w:p>
        </w:tc>
      </w:tr>
      <w:tr w:rsidR="005E661B" w14:paraId="188CCCD4" w14:textId="77777777" w:rsidTr="002C7A51">
        <w:tc>
          <w:tcPr>
            <w:tcW w:w="1560" w:type="dxa"/>
            <w:tcBorders>
              <w:top w:val="nil"/>
              <w:left w:val="nil"/>
              <w:bottom w:val="nil"/>
              <w:right w:val="nil"/>
            </w:tcBorders>
          </w:tcPr>
          <w:p w14:paraId="1A28D066" w14:textId="36B07959" w:rsidR="005E661B" w:rsidRDefault="005E661B" w:rsidP="005E661B">
            <w:pPr>
              <w:spacing w:line="276" w:lineRule="auto"/>
              <w:rPr>
                <w:rFonts w:ascii="Times New Roman" w:hAnsi="Times New Roman" w:cs="Times New Roman"/>
              </w:rPr>
            </w:pPr>
          </w:p>
        </w:tc>
        <w:tc>
          <w:tcPr>
            <w:tcW w:w="567" w:type="dxa"/>
            <w:tcBorders>
              <w:top w:val="nil"/>
              <w:left w:val="nil"/>
              <w:bottom w:val="nil"/>
              <w:right w:val="nil"/>
            </w:tcBorders>
          </w:tcPr>
          <w:p w14:paraId="2ACF961F" w14:textId="155B080B"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i/>
                <w:iCs/>
              </w:rPr>
              <w:t>r</w:t>
            </w:r>
          </w:p>
        </w:tc>
        <w:tc>
          <w:tcPr>
            <w:tcW w:w="2468" w:type="dxa"/>
            <w:tcBorders>
              <w:top w:val="nil"/>
              <w:left w:val="nil"/>
              <w:bottom w:val="nil"/>
              <w:right w:val="nil"/>
            </w:tcBorders>
          </w:tcPr>
          <w:p w14:paraId="78BEFE85" w14:textId="4382A310"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intrinsic growth rate</w:t>
            </w:r>
          </w:p>
        </w:tc>
        <w:tc>
          <w:tcPr>
            <w:tcW w:w="1418" w:type="dxa"/>
            <w:tcBorders>
              <w:top w:val="nil"/>
              <w:left w:val="nil"/>
              <w:bottom w:val="nil"/>
              <w:right w:val="nil"/>
            </w:tcBorders>
          </w:tcPr>
          <w:p w14:paraId="52373DA9" w14:textId="40EF6E0E"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0.1</w:t>
            </w:r>
          </w:p>
        </w:tc>
        <w:tc>
          <w:tcPr>
            <w:tcW w:w="1559" w:type="dxa"/>
            <w:tcBorders>
              <w:top w:val="nil"/>
              <w:left w:val="nil"/>
              <w:bottom w:val="nil"/>
              <w:right w:val="nil"/>
            </w:tcBorders>
          </w:tcPr>
          <w:p w14:paraId="2C455449" w14:textId="69BE4D82"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0.001</w:t>
            </w:r>
          </w:p>
        </w:tc>
        <w:tc>
          <w:tcPr>
            <w:tcW w:w="1559" w:type="dxa"/>
            <w:tcBorders>
              <w:top w:val="nil"/>
              <w:left w:val="nil"/>
              <w:bottom w:val="nil"/>
              <w:right w:val="nil"/>
            </w:tcBorders>
          </w:tcPr>
          <w:p w14:paraId="7ABF50D4" w14:textId="44B0642B" w:rsidR="005E661B" w:rsidRDefault="002C7A51" w:rsidP="002C7A51">
            <w:pPr>
              <w:spacing w:line="276" w:lineRule="auto"/>
              <w:rPr>
                <w:rFonts w:ascii="Times New Roman" w:hAnsi="Times New Roman" w:cs="Times New Roman"/>
              </w:rPr>
            </w:pPr>
            <w:r>
              <w:rPr>
                <w:rFonts w:ascii="Times New Roman" w:hAnsi="Times New Roman" w:cs="Times New Roman"/>
              </w:rPr>
              <w:t>5</w:t>
            </w:r>
          </w:p>
        </w:tc>
      </w:tr>
      <w:tr w:rsidR="005E661B" w14:paraId="18C79A61" w14:textId="77777777" w:rsidTr="002C7A51">
        <w:tc>
          <w:tcPr>
            <w:tcW w:w="1560" w:type="dxa"/>
            <w:tcBorders>
              <w:top w:val="nil"/>
              <w:left w:val="nil"/>
              <w:bottom w:val="single" w:sz="4" w:space="0" w:color="auto"/>
              <w:right w:val="nil"/>
            </w:tcBorders>
          </w:tcPr>
          <w:p w14:paraId="6C9AA593" w14:textId="2B2C1A9C" w:rsidR="005E661B" w:rsidRDefault="005E661B" w:rsidP="005E661B">
            <w:pPr>
              <w:spacing w:line="276" w:lineRule="auto"/>
              <w:rPr>
                <w:rFonts w:ascii="Times New Roman" w:hAnsi="Times New Roman" w:cs="Times New Roman"/>
              </w:rPr>
            </w:pPr>
          </w:p>
        </w:tc>
        <w:tc>
          <w:tcPr>
            <w:tcW w:w="567" w:type="dxa"/>
            <w:tcBorders>
              <w:top w:val="nil"/>
              <w:left w:val="nil"/>
              <w:bottom w:val="single" w:sz="4" w:space="0" w:color="auto"/>
              <w:right w:val="nil"/>
            </w:tcBorders>
          </w:tcPr>
          <w:p w14:paraId="03CED9F7" w14:textId="60504BA9" w:rsidR="005E661B" w:rsidRPr="00292237" w:rsidRDefault="005E661B" w:rsidP="005E661B">
            <w:pPr>
              <w:spacing w:line="276" w:lineRule="auto"/>
              <w:jc w:val="right"/>
              <w:rPr>
                <w:rFonts w:ascii="Times New Roman" w:hAnsi="Times New Roman" w:cs="Times New Roman"/>
              </w:rPr>
            </w:pPr>
            <w:r>
              <w:rPr>
                <w:rFonts w:ascii="Times New Roman" w:hAnsi="Times New Roman" w:cs="Times New Roman"/>
              </w:rPr>
              <w:t>α</w:t>
            </w:r>
          </w:p>
        </w:tc>
        <w:tc>
          <w:tcPr>
            <w:tcW w:w="2468" w:type="dxa"/>
            <w:tcBorders>
              <w:top w:val="nil"/>
              <w:left w:val="nil"/>
              <w:bottom w:val="single" w:sz="4" w:space="0" w:color="auto"/>
              <w:right w:val="nil"/>
            </w:tcBorders>
          </w:tcPr>
          <w:p w14:paraId="318C7907" w14:textId="05B6880A" w:rsidR="005E661B" w:rsidRPr="00292237" w:rsidRDefault="005E661B" w:rsidP="005E661B">
            <w:pPr>
              <w:spacing w:line="276" w:lineRule="auto"/>
              <w:rPr>
                <w:rFonts w:ascii="Times New Roman" w:hAnsi="Times New Roman" w:cs="Times New Roman"/>
              </w:rPr>
            </w:pPr>
            <w:r>
              <w:rPr>
                <w:rFonts w:ascii="Times New Roman" w:hAnsi="Times New Roman" w:cs="Times New Roman"/>
              </w:rPr>
              <w:t>- crowding coefficient</w:t>
            </w:r>
          </w:p>
        </w:tc>
        <w:tc>
          <w:tcPr>
            <w:tcW w:w="1418" w:type="dxa"/>
            <w:tcBorders>
              <w:top w:val="nil"/>
              <w:left w:val="nil"/>
              <w:bottom w:val="single" w:sz="4" w:space="0" w:color="auto"/>
              <w:right w:val="nil"/>
            </w:tcBorders>
          </w:tcPr>
          <w:p w14:paraId="750BC008" w14:textId="1036E579" w:rsidR="005E661B" w:rsidRPr="00292237" w:rsidRDefault="002C7A51" w:rsidP="002C7A51">
            <w:pPr>
              <w:spacing w:line="276" w:lineRule="auto"/>
              <w:rPr>
                <w:rFonts w:ascii="Times New Roman" w:hAnsi="Times New Roman" w:cs="Times New Roman"/>
              </w:rPr>
            </w:pPr>
            <w:r>
              <w:rPr>
                <w:rFonts w:ascii="Times New Roman" w:hAnsi="Times New Roman" w:cs="Times New Roman"/>
              </w:rPr>
              <w:t>0.0003</w:t>
            </w:r>
          </w:p>
        </w:tc>
        <w:tc>
          <w:tcPr>
            <w:tcW w:w="1559" w:type="dxa"/>
            <w:tcBorders>
              <w:top w:val="nil"/>
              <w:left w:val="nil"/>
              <w:bottom w:val="single" w:sz="4" w:space="0" w:color="auto"/>
              <w:right w:val="nil"/>
            </w:tcBorders>
          </w:tcPr>
          <w:p w14:paraId="5ED2DF7A" w14:textId="69065F5D" w:rsidR="005E661B" w:rsidRPr="00292237" w:rsidRDefault="002C7A51" w:rsidP="002C7A51">
            <w:pPr>
              <w:spacing w:line="276" w:lineRule="auto"/>
              <w:ind w:right="-23"/>
              <w:rPr>
                <w:rFonts w:ascii="Times New Roman" w:hAnsi="Times New Roman" w:cs="Times New Roman"/>
              </w:rPr>
            </w:pPr>
            <w:r>
              <w:rPr>
                <w:rFonts w:ascii="Times New Roman" w:hAnsi="Times New Roman" w:cs="Times New Roman"/>
              </w:rPr>
              <w:t>0.000005</w:t>
            </w:r>
          </w:p>
        </w:tc>
        <w:tc>
          <w:tcPr>
            <w:tcW w:w="1559" w:type="dxa"/>
            <w:tcBorders>
              <w:top w:val="nil"/>
              <w:left w:val="nil"/>
              <w:bottom w:val="single" w:sz="4" w:space="0" w:color="auto"/>
              <w:right w:val="nil"/>
            </w:tcBorders>
          </w:tcPr>
          <w:p w14:paraId="5AD42CCD" w14:textId="54050558" w:rsidR="005E661B" w:rsidRDefault="002C7A51" w:rsidP="002C7A51">
            <w:pPr>
              <w:spacing w:line="276" w:lineRule="auto"/>
              <w:rPr>
                <w:rFonts w:ascii="Times New Roman" w:hAnsi="Times New Roman" w:cs="Times New Roman"/>
              </w:rPr>
            </w:pPr>
            <w:r>
              <w:rPr>
                <w:rFonts w:ascii="Times New Roman" w:hAnsi="Times New Roman" w:cs="Times New Roman"/>
              </w:rPr>
              <w:t>0.02</w:t>
            </w:r>
          </w:p>
        </w:tc>
      </w:tr>
    </w:tbl>
    <w:p w14:paraId="3CE98308" w14:textId="77777777" w:rsidR="001974DB" w:rsidRDefault="001974DB" w:rsidP="00084A36">
      <w:pPr>
        <w:spacing w:after="0" w:line="240" w:lineRule="auto"/>
        <w:rPr>
          <w:rFonts w:ascii="Times New Roman" w:hAnsi="Times New Roman" w:cs="Times New Roman"/>
          <w:b/>
          <w:bCs/>
        </w:rPr>
      </w:pPr>
    </w:p>
    <w:p w14:paraId="1E62340F" w14:textId="77777777" w:rsidR="004169A8" w:rsidRDefault="004169A8" w:rsidP="00084A36">
      <w:pPr>
        <w:spacing w:after="0" w:line="240" w:lineRule="auto"/>
        <w:rPr>
          <w:rFonts w:ascii="Times New Roman" w:hAnsi="Times New Roman" w:cs="Times New Roman"/>
          <w:b/>
          <w:bCs/>
        </w:rPr>
      </w:pPr>
    </w:p>
    <w:p w14:paraId="39151180" w14:textId="249A17DA" w:rsidR="00D73E78" w:rsidRDefault="00D73E78" w:rsidP="00D73E78">
      <w:pPr>
        <w:spacing w:after="0" w:line="240" w:lineRule="auto"/>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xml:space="preserve"> Results of a one-way ANOVA testing the effect of evolutionary temperature history (Evol) on log-transformed body size (ln μm</w:t>
      </w:r>
      <w:r w:rsidRPr="00555CE0">
        <w:rPr>
          <w:rFonts w:ascii="Times New Roman" w:hAnsi="Times New Roman" w:cs="Times New Roman"/>
          <w:vertAlign w:val="superscript"/>
        </w:rPr>
        <w:t>2</w:t>
      </w:r>
      <w:r>
        <w:rPr>
          <w:rFonts w:ascii="Times New Roman" w:hAnsi="Times New Roman" w:cs="Times New Roman"/>
        </w:rPr>
        <w:t xml:space="preserve">) of </w:t>
      </w:r>
      <w:r>
        <w:rPr>
          <w:rFonts w:ascii="Times New Roman" w:hAnsi="Times New Roman" w:cs="Times New Roman"/>
          <w:i/>
          <w:iCs/>
        </w:rPr>
        <w:t>H. rosa</w:t>
      </w:r>
      <w:r>
        <w:rPr>
          <w:rFonts w:ascii="Times New Roman" w:hAnsi="Times New Roman" w:cs="Times New Roman"/>
        </w:rPr>
        <w:t>.</w:t>
      </w:r>
    </w:p>
    <w:p w14:paraId="784D2873" w14:textId="77777777" w:rsidR="00D73E78" w:rsidRPr="00555CE0" w:rsidRDefault="00D73E78" w:rsidP="00D73E78">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708"/>
        <w:gridCol w:w="1526"/>
        <w:gridCol w:w="992"/>
        <w:gridCol w:w="718"/>
      </w:tblGrid>
      <w:tr w:rsidR="00D73E78" w14:paraId="487FBD95" w14:textId="77777777" w:rsidTr="00471FAF">
        <w:tc>
          <w:tcPr>
            <w:tcW w:w="1843" w:type="dxa"/>
            <w:tcBorders>
              <w:top w:val="single" w:sz="4" w:space="0" w:color="auto"/>
              <w:left w:val="nil"/>
              <w:bottom w:val="single" w:sz="4" w:space="0" w:color="auto"/>
              <w:right w:val="nil"/>
            </w:tcBorders>
          </w:tcPr>
          <w:p w14:paraId="4315B286"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26E8424"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Sum Sq</w:t>
            </w:r>
          </w:p>
        </w:tc>
        <w:tc>
          <w:tcPr>
            <w:tcW w:w="708" w:type="dxa"/>
            <w:tcBorders>
              <w:top w:val="single" w:sz="4" w:space="0" w:color="auto"/>
              <w:left w:val="nil"/>
              <w:bottom w:val="single" w:sz="4" w:space="0" w:color="auto"/>
              <w:right w:val="nil"/>
            </w:tcBorders>
          </w:tcPr>
          <w:p w14:paraId="54D01B2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Df</w:t>
            </w:r>
          </w:p>
        </w:tc>
        <w:tc>
          <w:tcPr>
            <w:tcW w:w="1526" w:type="dxa"/>
            <w:tcBorders>
              <w:top w:val="single" w:sz="4" w:space="0" w:color="auto"/>
              <w:left w:val="nil"/>
              <w:bottom w:val="single" w:sz="4" w:space="0" w:color="auto"/>
              <w:right w:val="nil"/>
            </w:tcBorders>
          </w:tcPr>
          <w:p w14:paraId="4EAEFC0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2A07E70C"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0C3781EB" w14:textId="77777777" w:rsidR="00D73E78" w:rsidRDefault="00D73E78" w:rsidP="00471FAF">
            <w:pPr>
              <w:spacing w:line="276" w:lineRule="auto"/>
              <w:rPr>
                <w:rFonts w:ascii="Times New Roman" w:hAnsi="Times New Roman" w:cs="Times New Roman"/>
              </w:rPr>
            </w:pPr>
          </w:p>
        </w:tc>
      </w:tr>
      <w:tr w:rsidR="00D73E78" w14:paraId="40860EB0" w14:textId="77777777" w:rsidTr="00471FAF">
        <w:tc>
          <w:tcPr>
            <w:tcW w:w="1843" w:type="dxa"/>
            <w:tcBorders>
              <w:top w:val="single" w:sz="4" w:space="0" w:color="auto"/>
              <w:left w:val="nil"/>
              <w:bottom w:val="nil"/>
              <w:right w:val="nil"/>
            </w:tcBorders>
          </w:tcPr>
          <w:p w14:paraId="6798D338"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vAlign w:val="center"/>
          </w:tcPr>
          <w:p w14:paraId="6CEC003B"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hAnsi="Times New Roman" w:cs="Times New Roman"/>
              </w:rPr>
              <w:t>14248.9</w:t>
            </w:r>
          </w:p>
        </w:tc>
        <w:tc>
          <w:tcPr>
            <w:tcW w:w="708" w:type="dxa"/>
            <w:tcBorders>
              <w:top w:val="single" w:sz="4" w:space="0" w:color="auto"/>
              <w:left w:val="nil"/>
              <w:bottom w:val="nil"/>
              <w:right w:val="nil"/>
            </w:tcBorders>
            <w:vAlign w:val="center"/>
          </w:tcPr>
          <w:p w14:paraId="34D1BF0F" w14:textId="77777777" w:rsidR="00D73E78" w:rsidRPr="000A3E01" w:rsidRDefault="00D73E78"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single" w:sz="4" w:space="0" w:color="auto"/>
              <w:left w:val="nil"/>
              <w:bottom w:val="nil"/>
              <w:right w:val="nil"/>
            </w:tcBorders>
            <w:vAlign w:val="center"/>
          </w:tcPr>
          <w:p w14:paraId="6D9B8461" w14:textId="77777777" w:rsidR="00D73E78" w:rsidRPr="000A3E01" w:rsidRDefault="00D73E78" w:rsidP="00471FAF">
            <w:pPr>
              <w:tabs>
                <w:tab w:val="decimal" w:pos="456"/>
              </w:tabs>
              <w:spacing w:line="276" w:lineRule="auto"/>
              <w:rPr>
                <w:rFonts w:ascii="Times New Roman" w:hAnsi="Times New Roman" w:cs="Times New Roman"/>
              </w:rPr>
            </w:pPr>
            <w:r>
              <w:rPr>
                <w:rFonts w:ascii="Times New Roman" w:eastAsia="Times New Roman" w:hAnsi="Times New Roman" w:cs="Times New Roman"/>
              </w:rPr>
              <w:t>168802.274</w:t>
            </w:r>
          </w:p>
        </w:tc>
        <w:tc>
          <w:tcPr>
            <w:tcW w:w="992" w:type="dxa"/>
            <w:tcBorders>
              <w:top w:val="single" w:sz="4" w:space="0" w:color="auto"/>
              <w:left w:val="nil"/>
              <w:bottom w:val="nil"/>
              <w:right w:val="nil"/>
            </w:tcBorders>
            <w:vAlign w:val="center"/>
          </w:tcPr>
          <w:p w14:paraId="02326697" w14:textId="77777777" w:rsidR="00D73E78" w:rsidRPr="000A3E01" w:rsidRDefault="00D73E78"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62967151"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w:t>
            </w:r>
          </w:p>
        </w:tc>
      </w:tr>
      <w:tr w:rsidR="00D73E78" w14:paraId="51C70D05" w14:textId="77777777" w:rsidTr="00471FAF">
        <w:tc>
          <w:tcPr>
            <w:tcW w:w="1843" w:type="dxa"/>
            <w:tcBorders>
              <w:top w:val="nil"/>
              <w:left w:val="nil"/>
              <w:bottom w:val="nil"/>
              <w:right w:val="nil"/>
            </w:tcBorders>
          </w:tcPr>
          <w:p w14:paraId="71EE53BF"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Evol</w:t>
            </w:r>
          </w:p>
        </w:tc>
        <w:tc>
          <w:tcPr>
            <w:tcW w:w="1418" w:type="dxa"/>
            <w:tcBorders>
              <w:top w:val="nil"/>
              <w:left w:val="nil"/>
              <w:bottom w:val="nil"/>
              <w:right w:val="nil"/>
            </w:tcBorders>
            <w:vAlign w:val="center"/>
          </w:tcPr>
          <w:p w14:paraId="5F0FB01C"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eastAsia="Times New Roman" w:hAnsi="Times New Roman" w:cs="Times New Roman"/>
              </w:rPr>
              <w:t>0.9</w:t>
            </w:r>
          </w:p>
        </w:tc>
        <w:tc>
          <w:tcPr>
            <w:tcW w:w="708" w:type="dxa"/>
            <w:tcBorders>
              <w:top w:val="nil"/>
              <w:left w:val="nil"/>
              <w:bottom w:val="nil"/>
              <w:right w:val="nil"/>
            </w:tcBorders>
            <w:vAlign w:val="center"/>
          </w:tcPr>
          <w:p w14:paraId="77E40766" w14:textId="77777777" w:rsidR="00D73E78" w:rsidRPr="000A3E01" w:rsidRDefault="00D73E78"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526" w:type="dxa"/>
            <w:tcBorders>
              <w:top w:val="nil"/>
              <w:left w:val="nil"/>
              <w:bottom w:val="nil"/>
              <w:right w:val="nil"/>
            </w:tcBorders>
            <w:vAlign w:val="center"/>
          </w:tcPr>
          <w:p w14:paraId="01FCBD1C" w14:textId="77777777" w:rsidR="00D73E78" w:rsidRPr="000A3E01" w:rsidRDefault="00D73E78" w:rsidP="00471FAF">
            <w:pPr>
              <w:tabs>
                <w:tab w:val="decimal" w:pos="739"/>
              </w:tabs>
              <w:spacing w:line="276" w:lineRule="auto"/>
              <w:rPr>
                <w:rFonts w:ascii="Times New Roman" w:hAnsi="Times New Roman" w:cs="Times New Roman"/>
              </w:rPr>
            </w:pPr>
            <w:r>
              <w:rPr>
                <w:rFonts w:ascii="Times New Roman" w:eastAsia="Times New Roman" w:hAnsi="Times New Roman" w:cs="Times New Roman"/>
              </w:rPr>
              <w:t>10.899</w:t>
            </w:r>
          </w:p>
        </w:tc>
        <w:tc>
          <w:tcPr>
            <w:tcW w:w="992" w:type="dxa"/>
            <w:tcBorders>
              <w:top w:val="nil"/>
              <w:left w:val="nil"/>
              <w:bottom w:val="nil"/>
              <w:right w:val="nil"/>
            </w:tcBorders>
            <w:vAlign w:val="center"/>
          </w:tcPr>
          <w:p w14:paraId="57EF81C2" w14:textId="77777777" w:rsidR="00D73E78" w:rsidRPr="000A3E01" w:rsidRDefault="00D73E78" w:rsidP="00471FAF">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w:t>
            </w:r>
            <w:r>
              <w:rPr>
                <w:rFonts w:ascii="Times New Roman" w:eastAsia="Times New Roman" w:hAnsi="Times New Roman" w:cs="Times New Roman"/>
              </w:rPr>
              <w:t>001</w:t>
            </w:r>
          </w:p>
        </w:tc>
        <w:tc>
          <w:tcPr>
            <w:tcW w:w="718" w:type="dxa"/>
            <w:tcBorders>
              <w:top w:val="nil"/>
              <w:left w:val="nil"/>
              <w:bottom w:val="nil"/>
              <w:right w:val="nil"/>
            </w:tcBorders>
          </w:tcPr>
          <w:p w14:paraId="1A51DE3A"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w:t>
            </w:r>
          </w:p>
        </w:tc>
      </w:tr>
      <w:tr w:rsidR="00D73E78" w14:paraId="5A8A895A" w14:textId="77777777" w:rsidTr="00471FAF">
        <w:tc>
          <w:tcPr>
            <w:tcW w:w="1843" w:type="dxa"/>
            <w:tcBorders>
              <w:top w:val="nil"/>
              <w:left w:val="nil"/>
              <w:bottom w:val="single" w:sz="4" w:space="0" w:color="auto"/>
              <w:right w:val="nil"/>
            </w:tcBorders>
          </w:tcPr>
          <w:p w14:paraId="5C4B4A43" w14:textId="77777777" w:rsidR="00D73E78" w:rsidRDefault="00D73E78"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vAlign w:val="center"/>
          </w:tcPr>
          <w:p w14:paraId="4F6CD730" w14:textId="77777777" w:rsidR="00D73E78" w:rsidRPr="000A3E01" w:rsidRDefault="00D73E78" w:rsidP="00471FAF">
            <w:pPr>
              <w:tabs>
                <w:tab w:val="decimal" w:pos="597"/>
              </w:tabs>
              <w:spacing w:line="276" w:lineRule="auto"/>
              <w:rPr>
                <w:rFonts w:ascii="Times New Roman" w:hAnsi="Times New Roman" w:cs="Times New Roman"/>
              </w:rPr>
            </w:pPr>
            <w:r>
              <w:rPr>
                <w:rFonts w:ascii="Times New Roman" w:hAnsi="Times New Roman" w:cs="Times New Roman"/>
              </w:rPr>
              <w:t>24.8</w:t>
            </w:r>
          </w:p>
        </w:tc>
        <w:tc>
          <w:tcPr>
            <w:tcW w:w="708" w:type="dxa"/>
            <w:tcBorders>
              <w:top w:val="nil"/>
              <w:left w:val="nil"/>
              <w:bottom w:val="single" w:sz="4" w:space="0" w:color="auto"/>
              <w:right w:val="nil"/>
            </w:tcBorders>
            <w:vAlign w:val="center"/>
          </w:tcPr>
          <w:p w14:paraId="1D882707" w14:textId="77777777" w:rsidR="00D73E78" w:rsidRPr="000A3E01" w:rsidRDefault="00D73E78" w:rsidP="00471FAF">
            <w:pPr>
              <w:spacing w:line="276" w:lineRule="auto"/>
              <w:rPr>
                <w:rFonts w:ascii="Times New Roman" w:hAnsi="Times New Roman" w:cs="Times New Roman"/>
              </w:rPr>
            </w:pPr>
            <w:r>
              <w:rPr>
                <w:rFonts w:ascii="Times New Roman" w:eastAsia="Times New Roman" w:hAnsi="Times New Roman" w:cs="Times New Roman"/>
              </w:rPr>
              <w:t>294</w:t>
            </w:r>
          </w:p>
        </w:tc>
        <w:tc>
          <w:tcPr>
            <w:tcW w:w="1526" w:type="dxa"/>
            <w:tcBorders>
              <w:top w:val="nil"/>
              <w:left w:val="nil"/>
              <w:bottom w:val="single" w:sz="4" w:space="0" w:color="auto"/>
              <w:right w:val="nil"/>
            </w:tcBorders>
            <w:vAlign w:val="center"/>
          </w:tcPr>
          <w:p w14:paraId="0B4E022D" w14:textId="77777777" w:rsidR="00D73E78" w:rsidRPr="000A3E01" w:rsidRDefault="00D73E78"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AB62887" w14:textId="77777777" w:rsidR="00D73E78" w:rsidRPr="000A3E01" w:rsidRDefault="00D73E78"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3D9504" w14:textId="77777777" w:rsidR="00D73E78" w:rsidRDefault="00D73E78" w:rsidP="00471FAF">
            <w:pPr>
              <w:spacing w:line="276" w:lineRule="auto"/>
              <w:rPr>
                <w:rFonts w:ascii="Times New Roman" w:hAnsi="Times New Roman" w:cs="Times New Roman"/>
              </w:rPr>
            </w:pPr>
          </w:p>
        </w:tc>
      </w:tr>
    </w:tbl>
    <w:p w14:paraId="6520DEED" w14:textId="77777777" w:rsidR="00D73E78" w:rsidRDefault="00D73E78" w:rsidP="00084A36">
      <w:pPr>
        <w:spacing w:after="0" w:line="240" w:lineRule="auto"/>
        <w:rPr>
          <w:rFonts w:ascii="Times New Roman" w:hAnsi="Times New Roman" w:cs="Times New Roman"/>
          <w:b/>
          <w:bCs/>
        </w:rPr>
      </w:pPr>
    </w:p>
    <w:p w14:paraId="0B5EBCDA" w14:textId="77777777" w:rsidR="00A54680" w:rsidRDefault="00A54680" w:rsidP="00084A36">
      <w:pPr>
        <w:spacing w:after="0" w:line="240" w:lineRule="auto"/>
        <w:rPr>
          <w:rFonts w:ascii="Times New Roman" w:hAnsi="Times New Roman" w:cs="Times New Roman"/>
          <w:b/>
          <w:bCs/>
        </w:rPr>
      </w:pPr>
    </w:p>
    <w:p w14:paraId="5C993596" w14:textId="42F936B6" w:rsidR="00A07A21" w:rsidRDefault="00A07A21" w:rsidP="00084A36">
      <w:pPr>
        <w:spacing w:after="0" w:line="240" w:lineRule="auto"/>
        <w:rPr>
          <w:rFonts w:ascii="Times New Roman" w:hAnsi="Times New Roman" w:cs="Times New Roman"/>
        </w:rPr>
      </w:pPr>
      <w:r w:rsidRPr="002D7B83">
        <w:rPr>
          <w:rFonts w:ascii="Times New Roman" w:hAnsi="Times New Roman" w:cs="Times New Roman"/>
          <w:b/>
          <w:bCs/>
        </w:rPr>
        <w:t xml:space="preserve">Table </w:t>
      </w:r>
      <w:r w:rsidR="00E03067">
        <w:rPr>
          <w:rFonts w:ascii="Times New Roman" w:hAnsi="Times New Roman" w:cs="Times New Roman"/>
          <w:b/>
          <w:bCs/>
        </w:rPr>
        <w:t>3</w:t>
      </w:r>
      <w:r w:rsidRPr="002D7B83">
        <w:rPr>
          <w:rFonts w:ascii="Times New Roman" w:hAnsi="Times New Roman" w:cs="Times New Roman"/>
          <w:b/>
          <w:bCs/>
        </w:rPr>
        <w:t>.</w:t>
      </w:r>
      <w:r w:rsidR="009776FB">
        <w:rPr>
          <w:rFonts w:ascii="Times New Roman" w:hAnsi="Times New Roman" w:cs="Times New Roman"/>
        </w:rPr>
        <w:t xml:space="preserve"> </w:t>
      </w:r>
      <w:r w:rsidR="00084A36">
        <w:rPr>
          <w:rFonts w:ascii="Times New Roman" w:hAnsi="Times New Roman" w:cs="Times New Roman"/>
        </w:rPr>
        <w:t xml:space="preserve">Results of a three-way ANOVA </w:t>
      </w:r>
      <w:r w:rsidR="000E15A7">
        <w:rPr>
          <w:rFonts w:ascii="Times New Roman" w:hAnsi="Times New Roman" w:cs="Times New Roman"/>
        </w:rPr>
        <w:t xml:space="preserve">(Type </w:t>
      </w:r>
      <w:r w:rsidR="00762F33">
        <w:rPr>
          <w:rFonts w:ascii="Times New Roman" w:hAnsi="Times New Roman" w:cs="Times New Roman"/>
        </w:rPr>
        <w:t>3</w:t>
      </w:r>
      <w:r w:rsidR="000E15A7">
        <w:rPr>
          <w:rFonts w:ascii="Times New Roman" w:hAnsi="Times New Roman" w:cs="Times New Roman"/>
        </w:rPr>
        <w:t xml:space="preserve">) </w:t>
      </w:r>
      <w:r w:rsidR="00084A36">
        <w:rPr>
          <w:rFonts w:ascii="Times New Roman" w:hAnsi="Times New Roman" w:cs="Times New Roman"/>
        </w:rPr>
        <w:t xml:space="preserve">testing the effects of evolutionary temperature history (Evol), contemporary temperature (Temp) and competition with </w:t>
      </w:r>
      <w:r w:rsidR="00084A36">
        <w:rPr>
          <w:rFonts w:ascii="Times New Roman" w:hAnsi="Times New Roman" w:cs="Times New Roman"/>
          <w:i/>
          <w:iCs/>
        </w:rPr>
        <w:t>Tetrahymena</w:t>
      </w:r>
      <w:r w:rsidR="00084A36">
        <w:rPr>
          <w:rFonts w:ascii="Times New Roman" w:hAnsi="Times New Roman" w:cs="Times New Roman"/>
        </w:rPr>
        <w:t xml:space="preserve"> (Comp), and their interactions on log-transformed intrinsic growth rate (ln </w:t>
      </w:r>
      <w:r w:rsidR="00084A36">
        <w:rPr>
          <w:rFonts w:ascii="Times New Roman" w:hAnsi="Times New Roman" w:cs="Times New Roman"/>
          <w:i/>
          <w:iCs/>
        </w:rPr>
        <w:t>r</w:t>
      </w:r>
      <w:r w:rsidR="00084A36">
        <w:rPr>
          <w:rFonts w:ascii="Times New Roman" w:hAnsi="Times New Roman" w:cs="Times New Roman"/>
        </w:rPr>
        <w:t xml:space="preserve">) of </w:t>
      </w:r>
      <w:r w:rsidR="00084A36">
        <w:rPr>
          <w:rFonts w:ascii="Times New Roman" w:hAnsi="Times New Roman" w:cs="Times New Roman"/>
          <w:i/>
          <w:iCs/>
        </w:rPr>
        <w:t>H. rosa</w:t>
      </w:r>
      <w:r w:rsidR="00084A36">
        <w:rPr>
          <w:rFonts w:ascii="Times New Roman" w:hAnsi="Times New Roman" w:cs="Times New Roman"/>
        </w:rPr>
        <w:t>.</w:t>
      </w:r>
    </w:p>
    <w:p w14:paraId="5C85C4C8" w14:textId="77777777" w:rsidR="00084A36" w:rsidRDefault="00084A36" w:rsidP="00084A36">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820E28" w14:paraId="1A3569A7" w14:textId="77777777" w:rsidTr="0025742B">
        <w:tc>
          <w:tcPr>
            <w:tcW w:w="1934" w:type="dxa"/>
            <w:tcBorders>
              <w:top w:val="single" w:sz="4" w:space="0" w:color="auto"/>
              <w:left w:val="nil"/>
              <w:bottom w:val="single" w:sz="4" w:space="0" w:color="auto"/>
              <w:right w:val="nil"/>
            </w:tcBorders>
          </w:tcPr>
          <w:p w14:paraId="16AE7608" w14:textId="60FE3B97" w:rsidR="00820E28" w:rsidRDefault="00331687" w:rsidP="009776FB">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3DF2D611" w14:textId="5EC0B31E" w:rsidR="00820E28" w:rsidRDefault="00820E28" w:rsidP="009776FB">
            <w:pPr>
              <w:spacing w:line="276" w:lineRule="auto"/>
              <w:rPr>
                <w:rFonts w:ascii="Times New Roman" w:hAnsi="Times New Roman" w:cs="Times New Roman"/>
              </w:rPr>
            </w:pPr>
            <w:r>
              <w:rPr>
                <w:rFonts w:ascii="Times New Roman" w:hAnsi="Times New Roman" w:cs="Times New Roman"/>
              </w:rPr>
              <w:t>S</w:t>
            </w:r>
            <w:r w:rsidR="00331687">
              <w:rPr>
                <w:rFonts w:ascii="Times New Roman" w:hAnsi="Times New Roman" w:cs="Times New Roman"/>
              </w:rPr>
              <w:t xml:space="preserve">um </w:t>
            </w:r>
            <w:r>
              <w:rPr>
                <w:rFonts w:ascii="Times New Roman" w:hAnsi="Times New Roman" w:cs="Times New Roman"/>
              </w:rPr>
              <w:t>S</w:t>
            </w:r>
            <w:r w:rsidR="00331687">
              <w:rPr>
                <w:rFonts w:ascii="Times New Roman" w:hAnsi="Times New Roman" w:cs="Times New Roman"/>
              </w:rPr>
              <w:t>q</w:t>
            </w:r>
          </w:p>
        </w:tc>
        <w:tc>
          <w:tcPr>
            <w:tcW w:w="850" w:type="dxa"/>
            <w:tcBorders>
              <w:top w:val="single" w:sz="4" w:space="0" w:color="auto"/>
              <w:left w:val="nil"/>
              <w:bottom w:val="single" w:sz="4" w:space="0" w:color="auto"/>
              <w:right w:val="nil"/>
            </w:tcBorders>
          </w:tcPr>
          <w:p w14:paraId="280B16C1" w14:textId="62540B67" w:rsidR="00820E28" w:rsidRDefault="00820E28" w:rsidP="009776FB">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4C74B604" w14:textId="7A127636" w:rsidR="00820E28" w:rsidRDefault="00820E28" w:rsidP="009776FB">
            <w:pPr>
              <w:spacing w:line="276" w:lineRule="auto"/>
              <w:rPr>
                <w:rFonts w:ascii="Times New Roman" w:hAnsi="Times New Roman" w:cs="Times New Roman"/>
              </w:rPr>
            </w:pPr>
            <w:r>
              <w:rPr>
                <w:rFonts w:ascii="Times New Roman" w:hAnsi="Times New Roman" w:cs="Times New Roman"/>
              </w:rPr>
              <w:t>F</w:t>
            </w:r>
            <w:r w:rsidR="00331687">
              <w:rPr>
                <w:rFonts w:ascii="Times New Roman" w:hAnsi="Times New Roman" w:cs="Times New Roman"/>
              </w:rPr>
              <w:t xml:space="preserve"> value</w:t>
            </w:r>
          </w:p>
        </w:tc>
        <w:tc>
          <w:tcPr>
            <w:tcW w:w="992" w:type="dxa"/>
            <w:tcBorders>
              <w:top w:val="single" w:sz="4" w:space="0" w:color="auto"/>
              <w:left w:val="nil"/>
              <w:bottom w:val="single" w:sz="4" w:space="0" w:color="auto"/>
              <w:right w:val="nil"/>
            </w:tcBorders>
          </w:tcPr>
          <w:p w14:paraId="3477915E" w14:textId="0B8D0D74" w:rsidR="00820E28" w:rsidRDefault="0063793C" w:rsidP="009776FB">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A109BC9" w14:textId="77777777" w:rsidR="00820E28" w:rsidRDefault="00820E28" w:rsidP="009776FB">
            <w:pPr>
              <w:spacing w:line="276" w:lineRule="auto"/>
              <w:rPr>
                <w:rFonts w:ascii="Times New Roman" w:hAnsi="Times New Roman" w:cs="Times New Roman"/>
              </w:rPr>
            </w:pPr>
          </w:p>
        </w:tc>
      </w:tr>
      <w:tr w:rsidR="00292237" w14:paraId="7DBD15A5" w14:textId="77777777" w:rsidTr="0025742B">
        <w:tc>
          <w:tcPr>
            <w:tcW w:w="1934" w:type="dxa"/>
            <w:tcBorders>
              <w:top w:val="single" w:sz="4" w:space="0" w:color="auto"/>
              <w:left w:val="nil"/>
              <w:bottom w:val="nil"/>
              <w:right w:val="nil"/>
            </w:tcBorders>
          </w:tcPr>
          <w:p w14:paraId="23F2F110" w14:textId="1A0F9F58" w:rsidR="00292237" w:rsidRDefault="00292237" w:rsidP="009776FB">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tcPr>
          <w:p w14:paraId="3A16C29D" w14:textId="478C1D2E"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5.292</w:t>
            </w:r>
          </w:p>
        </w:tc>
        <w:tc>
          <w:tcPr>
            <w:tcW w:w="850" w:type="dxa"/>
            <w:tcBorders>
              <w:top w:val="single" w:sz="4" w:space="0" w:color="auto"/>
              <w:left w:val="nil"/>
              <w:bottom w:val="nil"/>
              <w:right w:val="nil"/>
            </w:tcBorders>
          </w:tcPr>
          <w:p w14:paraId="1634C5AC" w14:textId="21E7D2A5"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019019A6" w14:textId="7CA30AFE"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177.453</w:t>
            </w:r>
          </w:p>
        </w:tc>
        <w:tc>
          <w:tcPr>
            <w:tcW w:w="992" w:type="dxa"/>
            <w:tcBorders>
              <w:top w:val="single" w:sz="4" w:space="0" w:color="auto"/>
              <w:left w:val="nil"/>
              <w:bottom w:val="nil"/>
              <w:right w:val="nil"/>
            </w:tcBorders>
          </w:tcPr>
          <w:p w14:paraId="1034B7B2" w14:textId="0039EF1F"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177D898" w14:textId="16A99C90" w:rsidR="00292237" w:rsidRDefault="00292237" w:rsidP="0025742B">
            <w:pPr>
              <w:spacing w:line="276" w:lineRule="auto"/>
              <w:rPr>
                <w:rFonts w:ascii="Times New Roman" w:hAnsi="Times New Roman" w:cs="Times New Roman"/>
              </w:rPr>
            </w:pPr>
            <w:r>
              <w:rPr>
                <w:rFonts w:ascii="Times New Roman" w:hAnsi="Times New Roman" w:cs="Times New Roman"/>
              </w:rPr>
              <w:t>***</w:t>
            </w:r>
          </w:p>
        </w:tc>
      </w:tr>
      <w:tr w:rsidR="00292237" w14:paraId="27315864" w14:textId="77777777" w:rsidTr="0025742B">
        <w:tc>
          <w:tcPr>
            <w:tcW w:w="1934" w:type="dxa"/>
            <w:tcBorders>
              <w:top w:val="nil"/>
              <w:left w:val="nil"/>
              <w:bottom w:val="nil"/>
              <w:right w:val="nil"/>
            </w:tcBorders>
          </w:tcPr>
          <w:p w14:paraId="2FA7C65F" w14:textId="160675E5" w:rsidR="00292237" w:rsidRDefault="00292237" w:rsidP="009776FB">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tcPr>
          <w:p w14:paraId="527200E7" w14:textId="31532711"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0.011</w:t>
            </w:r>
          </w:p>
        </w:tc>
        <w:tc>
          <w:tcPr>
            <w:tcW w:w="850" w:type="dxa"/>
            <w:tcBorders>
              <w:top w:val="nil"/>
              <w:left w:val="nil"/>
              <w:bottom w:val="nil"/>
              <w:right w:val="nil"/>
            </w:tcBorders>
          </w:tcPr>
          <w:p w14:paraId="7A998850" w14:textId="6BA8289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0F6291" w14:textId="5E9EA064"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0.354</w:t>
            </w:r>
          </w:p>
        </w:tc>
        <w:tc>
          <w:tcPr>
            <w:tcW w:w="992" w:type="dxa"/>
            <w:tcBorders>
              <w:top w:val="nil"/>
              <w:left w:val="nil"/>
              <w:bottom w:val="nil"/>
              <w:right w:val="nil"/>
            </w:tcBorders>
          </w:tcPr>
          <w:p w14:paraId="3C45381B" w14:textId="06CFF7B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0.554</w:t>
            </w:r>
          </w:p>
        </w:tc>
        <w:tc>
          <w:tcPr>
            <w:tcW w:w="718" w:type="dxa"/>
            <w:tcBorders>
              <w:top w:val="nil"/>
              <w:left w:val="nil"/>
              <w:bottom w:val="nil"/>
              <w:right w:val="nil"/>
            </w:tcBorders>
          </w:tcPr>
          <w:p w14:paraId="46863F25" w14:textId="77777777" w:rsidR="00292237" w:rsidRDefault="00292237" w:rsidP="0025742B">
            <w:pPr>
              <w:spacing w:line="276" w:lineRule="auto"/>
              <w:rPr>
                <w:rFonts w:ascii="Times New Roman" w:hAnsi="Times New Roman" w:cs="Times New Roman"/>
              </w:rPr>
            </w:pPr>
          </w:p>
        </w:tc>
      </w:tr>
      <w:tr w:rsidR="00292237" w14:paraId="24B3B077" w14:textId="77777777" w:rsidTr="0025742B">
        <w:tc>
          <w:tcPr>
            <w:tcW w:w="1934" w:type="dxa"/>
            <w:tcBorders>
              <w:top w:val="nil"/>
              <w:left w:val="nil"/>
              <w:bottom w:val="nil"/>
              <w:right w:val="nil"/>
            </w:tcBorders>
          </w:tcPr>
          <w:p w14:paraId="7FC59DB8" w14:textId="3D30D920" w:rsidR="00292237" w:rsidRDefault="00292237" w:rsidP="009776FB">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tcPr>
          <w:p w14:paraId="5B40A363" w14:textId="2BBA831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1.176</w:t>
            </w:r>
          </w:p>
        </w:tc>
        <w:tc>
          <w:tcPr>
            <w:tcW w:w="850" w:type="dxa"/>
            <w:tcBorders>
              <w:top w:val="nil"/>
              <w:left w:val="nil"/>
              <w:bottom w:val="nil"/>
              <w:right w:val="nil"/>
            </w:tcBorders>
          </w:tcPr>
          <w:p w14:paraId="59C8FD6E" w14:textId="2D43E00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EAF5774" w14:textId="1FF70C45"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39.441</w:t>
            </w:r>
          </w:p>
        </w:tc>
        <w:tc>
          <w:tcPr>
            <w:tcW w:w="992" w:type="dxa"/>
            <w:tcBorders>
              <w:top w:val="nil"/>
              <w:left w:val="nil"/>
              <w:bottom w:val="nil"/>
              <w:right w:val="nil"/>
            </w:tcBorders>
          </w:tcPr>
          <w:p w14:paraId="77BAC598" w14:textId="6435D504" w:rsidR="00292237" w:rsidRPr="00292237" w:rsidRDefault="00292237" w:rsidP="009776FB">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nil"/>
              <w:left w:val="nil"/>
              <w:bottom w:val="nil"/>
              <w:right w:val="nil"/>
            </w:tcBorders>
          </w:tcPr>
          <w:p w14:paraId="533B4ADC" w14:textId="443C8D5B"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B939A0E" w14:textId="77777777" w:rsidTr="0025742B">
        <w:tc>
          <w:tcPr>
            <w:tcW w:w="1934" w:type="dxa"/>
            <w:tcBorders>
              <w:top w:val="nil"/>
              <w:left w:val="nil"/>
              <w:bottom w:val="nil"/>
              <w:right w:val="nil"/>
            </w:tcBorders>
          </w:tcPr>
          <w:p w14:paraId="06F560CA" w14:textId="54F0D957" w:rsidR="00292237" w:rsidRDefault="00292237" w:rsidP="009776FB">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tcPr>
          <w:p w14:paraId="0E8EDAF6" w14:textId="51B0930F"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0.027</w:t>
            </w:r>
          </w:p>
        </w:tc>
        <w:tc>
          <w:tcPr>
            <w:tcW w:w="850" w:type="dxa"/>
            <w:tcBorders>
              <w:top w:val="nil"/>
              <w:left w:val="nil"/>
              <w:bottom w:val="nil"/>
              <w:right w:val="nil"/>
            </w:tcBorders>
          </w:tcPr>
          <w:p w14:paraId="1972BDFA" w14:textId="7E069304"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1EED28C" w14:textId="5D430839"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0.894</w:t>
            </w:r>
          </w:p>
        </w:tc>
        <w:tc>
          <w:tcPr>
            <w:tcW w:w="992" w:type="dxa"/>
            <w:tcBorders>
              <w:top w:val="nil"/>
              <w:left w:val="nil"/>
              <w:bottom w:val="nil"/>
              <w:right w:val="nil"/>
            </w:tcBorders>
          </w:tcPr>
          <w:p w14:paraId="22101D94" w14:textId="6F9F51A3"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0.348</w:t>
            </w:r>
          </w:p>
        </w:tc>
        <w:tc>
          <w:tcPr>
            <w:tcW w:w="718" w:type="dxa"/>
            <w:tcBorders>
              <w:top w:val="nil"/>
              <w:left w:val="nil"/>
              <w:bottom w:val="nil"/>
              <w:right w:val="nil"/>
            </w:tcBorders>
          </w:tcPr>
          <w:p w14:paraId="5F4B6CA3" w14:textId="77777777" w:rsidR="00292237" w:rsidRDefault="00292237" w:rsidP="0025742B">
            <w:pPr>
              <w:spacing w:line="276" w:lineRule="auto"/>
              <w:rPr>
                <w:rFonts w:ascii="Times New Roman" w:hAnsi="Times New Roman" w:cs="Times New Roman"/>
              </w:rPr>
            </w:pPr>
          </w:p>
        </w:tc>
      </w:tr>
      <w:tr w:rsidR="00292237" w14:paraId="422CF943" w14:textId="77777777" w:rsidTr="0025742B">
        <w:tc>
          <w:tcPr>
            <w:tcW w:w="1934" w:type="dxa"/>
            <w:tcBorders>
              <w:top w:val="nil"/>
              <w:left w:val="nil"/>
              <w:bottom w:val="nil"/>
              <w:right w:val="nil"/>
            </w:tcBorders>
          </w:tcPr>
          <w:p w14:paraId="787D4CDC" w14:textId="5D5C2EAC" w:rsidR="00292237" w:rsidRDefault="00292237" w:rsidP="009776FB">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tcPr>
          <w:p w14:paraId="79FA7B3F" w14:textId="4E0BDF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0.010</w:t>
            </w:r>
          </w:p>
        </w:tc>
        <w:tc>
          <w:tcPr>
            <w:tcW w:w="850" w:type="dxa"/>
            <w:tcBorders>
              <w:top w:val="nil"/>
              <w:left w:val="nil"/>
              <w:bottom w:val="nil"/>
              <w:right w:val="nil"/>
            </w:tcBorders>
          </w:tcPr>
          <w:p w14:paraId="19570C50" w14:textId="38932383"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B80063F" w14:textId="7FC627D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0.339</w:t>
            </w:r>
          </w:p>
        </w:tc>
        <w:tc>
          <w:tcPr>
            <w:tcW w:w="992" w:type="dxa"/>
            <w:tcBorders>
              <w:top w:val="nil"/>
              <w:left w:val="nil"/>
              <w:bottom w:val="nil"/>
              <w:right w:val="nil"/>
            </w:tcBorders>
          </w:tcPr>
          <w:p w14:paraId="397C66AB" w14:textId="6FF429DD"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0.562</w:t>
            </w:r>
          </w:p>
        </w:tc>
        <w:tc>
          <w:tcPr>
            <w:tcW w:w="718" w:type="dxa"/>
            <w:tcBorders>
              <w:top w:val="nil"/>
              <w:left w:val="nil"/>
              <w:bottom w:val="nil"/>
              <w:right w:val="nil"/>
            </w:tcBorders>
          </w:tcPr>
          <w:p w14:paraId="747B8868" w14:textId="77777777" w:rsidR="00292237" w:rsidRDefault="00292237" w:rsidP="0025742B">
            <w:pPr>
              <w:spacing w:line="276" w:lineRule="auto"/>
              <w:rPr>
                <w:rFonts w:ascii="Times New Roman" w:hAnsi="Times New Roman" w:cs="Times New Roman"/>
              </w:rPr>
            </w:pPr>
          </w:p>
        </w:tc>
      </w:tr>
      <w:tr w:rsidR="00292237" w14:paraId="2579F857" w14:textId="77777777" w:rsidTr="0025742B">
        <w:tc>
          <w:tcPr>
            <w:tcW w:w="1934" w:type="dxa"/>
            <w:tcBorders>
              <w:top w:val="nil"/>
              <w:left w:val="nil"/>
              <w:bottom w:val="nil"/>
              <w:right w:val="nil"/>
            </w:tcBorders>
          </w:tcPr>
          <w:p w14:paraId="0B2918DF" w14:textId="263219B7" w:rsidR="00292237" w:rsidRDefault="00292237" w:rsidP="009776FB">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tcPr>
          <w:p w14:paraId="42ABDC68" w14:textId="04F708BD"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0.156</w:t>
            </w:r>
          </w:p>
        </w:tc>
        <w:tc>
          <w:tcPr>
            <w:tcW w:w="850" w:type="dxa"/>
            <w:tcBorders>
              <w:top w:val="nil"/>
              <w:left w:val="nil"/>
              <w:bottom w:val="nil"/>
              <w:right w:val="nil"/>
            </w:tcBorders>
          </w:tcPr>
          <w:p w14:paraId="563360DD" w14:textId="1416DB1B"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0C17EB62" w14:textId="4BE0673C"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5.220</w:t>
            </w:r>
          </w:p>
        </w:tc>
        <w:tc>
          <w:tcPr>
            <w:tcW w:w="992" w:type="dxa"/>
            <w:tcBorders>
              <w:top w:val="nil"/>
              <w:left w:val="nil"/>
              <w:bottom w:val="nil"/>
              <w:right w:val="nil"/>
            </w:tcBorders>
          </w:tcPr>
          <w:p w14:paraId="0CADD410" w14:textId="6B1F5BEA"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0.025</w:t>
            </w:r>
          </w:p>
        </w:tc>
        <w:tc>
          <w:tcPr>
            <w:tcW w:w="718" w:type="dxa"/>
            <w:tcBorders>
              <w:top w:val="nil"/>
              <w:left w:val="nil"/>
              <w:bottom w:val="nil"/>
              <w:right w:val="nil"/>
            </w:tcBorders>
          </w:tcPr>
          <w:p w14:paraId="03AD2BE7" w14:textId="6207B97E"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195A5AC3" w14:textId="77777777" w:rsidTr="0025742B">
        <w:tc>
          <w:tcPr>
            <w:tcW w:w="1934" w:type="dxa"/>
            <w:tcBorders>
              <w:top w:val="nil"/>
              <w:left w:val="nil"/>
              <w:bottom w:val="nil"/>
              <w:right w:val="nil"/>
            </w:tcBorders>
          </w:tcPr>
          <w:p w14:paraId="0B3E4203" w14:textId="5E31B0CC" w:rsidR="00292237" w:rsidRDefault="00292237" w:rsidP="009776FB">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tcPr>
          <w:p w14:paraId="6E771ADE" w14:textId="49CCA6C8"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0.342</w:t>
            </w:r>
          </w:p>
        </w:tc>
        <w:tc>
          <w:tcPr>
            <w:tcW w:w="850" w:type="dxa"/>
            <w:tcBorders>
              <w:top w:val="nil"/>
              <w:left w:val="nil"/>
              <w:bottom w:val="nil"/>
              <w:right w:val="nil"/>
            </w:tcBorders>
          </w:tcPr>
          <w:p w14:paraId="6A4EB62D" w14:textId="4B271EB2"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8AFBC2E" w14:textId="36D17CEA"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11.480</w:t>
            </w:r>
          </w:p>
        </w:tc>
        <w:tc>
          <w:tcPr>
            <w:tcW w:w="992" w:type="dxa"/>
            <w:tcBorders>
              <w:top w:val="nil"/>
              <w:left w:val="nil"/>
              <w:bottom w:val="nil"/>
              <w:right w:val="nil"/>
            </w:tcBorders>
          </w:tcPr>
          <w:p w14:paraId="38D316C4" w14:textId="1DB1E637"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0.001</w:t>
            </w:r>
          </w:p>
        </w:tc>
        <w:tc>
          <w:tcPr>
            <w:tcW w:w="718" w:type="dxa"/>
            <w:tcBorders>
              <w:top w:val="nil"/>
              <w:left w:val="nil"/>
              <w:bottom w:val="nil"/>
              <w:right w:val="nil"/>
            </w:tcBorders>
          </w:tcPr>
          <w:p w14:paraId="151D1FD1" w14:textId="60FB0736" w:rsidR="00292237" w:rsidRDefault="00331687" w:rsidP="0025742B">
            <w:pPr>
              <w:spacing w:line="276" w:lineRule="auto"/>
              <w:rPr>
                <w:rFonts w:ascii="Times New Roman" w:hAnsi="Times New Roman" w:cs="Times New Roman"/>
              </w:rPr>
            </w:pPr>
            <w:r>
              <w:rPr>
                <w:rFonts w:ascii="Times New Roman" w:hAnsi="Times New Roman" w:cs="Times New Roman"/>
              </w:rPr>
              <w:t>**</w:t>
            </w:r>
          </w:p>
        </w:tc>
      </w:tr>
      <w:tr w:rsidR="00292237" w14:paraId="6AEBCF00" w14:textId="77777777" w:rsidTr="0025742B">
        <w:tc>
          <w:tcPr>
            <w:tcW w:w="1934" w:type="dxa"/>
            <w:tcBorders>
              <w:top w:val="nil"/>
              <w:left w:val="nil"/>
              <w:bottom w:val="nil"/>
              <w:right w:val="nil"/>
            </w:tcBorders>
          </w:tcPr>
          <w:p w14:paraId="567CB538" w14:textId="3161F736" w:rsidR="00292237" w:rsidRDefault="00292237" w:rsidP="009776FB">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tcPr>
          <w:p w14:paraId="0940F931" w14:textId="4CD99137"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0.055</w:t>
            </w:r>
          </w:p>
        </w:tc>
        <w:tc>
          <w:tcPr>
            <w:tcW w:w="850" w:type="dxa"/>
            <w:tcBorders>
              <w:top w:val="nil"/>
              <w:left w:val="nil"/>
              <w:bottom w:val="nil"/>
              <w:right w:val="nil"/>
            </w:tcBorders>
          </w:tcPr>
          <w:p w14:paraId="1CA48A18" w14:textId="51A4BE8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6F528485" w14:textId="382E08D3" w:rsidR="00292237" w:rsidRPr="00292237" w:rsidRDefault="00292237" w:rsidP="009776FB">
            <w:pPr>
              <w:tabs>
                <w:tab w:val="decimal" w:pos="456"/>
              </w:tabs>
              <w:spacing w:line="276" w:lineRule="auto"/>
              <w:rPr>
                <w:rFonts w:ascii="Times New Roman" w:hAnsi="Times New Roman" w:cs="Times New Roman"/>
              </w:rPr>
            </w:pPr>
            <w:r w:rsidRPr="00292237">
              <w:rPr>
                <w:rFonts w:ascii="Times New Roman" w:hAnsi="Times New Roman" w:cs="Times New Roman"/>
              </w:rPr>
              <w:t>1.843</w:t>
            </w:r>
          </w:p>
        </w:tc>
        <w:tc>
          <w:tcPr>
            <w:tcW w:w="992" w:type="dxa"/>
            <w:tcBorders>
              <w:top w:val="nil"/>
              <w:left w:val="nil"/>
              <w:bottom w:val="nil"/>
              <w:right w:val="nil"/>
            </w:tcBorders>
          </w:tcPr>
          <w:p w14:paraId="4BB2DF4C" w14:textId="591560F1" w:rsidR="00292237" w:rsidRPr="00292237" w:rsidRDefault="00292237" w:rsidP="009776FB">
            <w:pPr>
              <w:tabs>
                <w:tab w:val="decimal" w:pos="336"/>
              </w:tabs>
              <w:spacing w:line="276" w:lineRule="auto"/>
              <w:ind w:right="-23"/>
              <w:rPr>
                <w:rFonts w:ascii="Times New Roman" w:hAnsi="Times New Roman" w:cs="Times New Roman"/>
              </w:rPr>
            </w:pPr>
            <w:r w:rsidRPr="00292237">
              <w:rPr>
                <w:rFonts w:ascii="Times New Roman" w:hAnsi="Times New Roman" w:cs="Times New Roman"/>
              </w:rPr>
              <w:t>0.179</w:t>
            </w:r>
          </w:p>
        </w:tc>
        <w:tc>
          <w:tcPr>
            <w:tcW w:w="718" w:type="dxa"/>
            <w:tcBorders>
              <w:top w:val="nil"/>
              <w:left w:val="nil"/>
              <w:bottom w:val="nil"/>
              <w:right w:val="nil"/>
            </w:tcBorders>
          </w:tcPr>
          <w:p w14:paraId="282D3F8D" w14:textId="77777777" w:rsidR="00292237" w:rsidRDefault="00292237" w:rsidP="0025742B">
            <w:pPr>
              <w:spacing w:line="276" w:lineRule="auto"/>
              <w:rPr>
                <w:rFonts w:ascii="Times New Roman" w:hAnsi="Times New Roman" w:cs="Times New Roman"/>
              </w:rPr>
            </w:pPr>
          </w:p>
        </w:tc>
      </w:tr>
      <w:tr w:rsidR="00292237" w14:paraId="36C7427F" w14:textId="77777777" w:rsidTr="0025742B">
        <w:tc>
          <w:tcPr>
            <w:tcW w:w="1934" w:type="dxa"/>
            <w:tcBorders>
              <w:top w:val="nil"/>
              <w:left w:val="nil"/>
              <w:bottom w:val="single" w:sz="4" w:space="0" w:color="auto"/>
              <w:right w:val="nil"/>
            </w:tcBorders>
          </w:tcPr>
          <w:p w14:paraId="6088A973" w14:textId="4E9281D0" w:rsidR="00292237" w:rsidRDefault="00292237" w:rsidP="009776FB">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tcPr>
          <w:p w14:paraId="75D9822E" w14:textId="2434D2AC"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2.147</w:t>
            </w:r>
          </w:p>
        </w:tc>
        <w:tc>
          <w:tcPr>
            <w:tcW w:w="850" w:type="dxa"/>
            <w:tcBorders>
              <w:top w:val="nil"/>
              <w:left w:val="nil"/>
              <w:bottom w:val="single" w:sz="4" w:space="0" w:color="auto"/>
              <w:right w:val="nil"/>
            </w:tcBorders>
          </w:tcPr>
          <w:p w14:paraId="34642402" w14:textId="1982D126" w:rsidR="00292237" w:rsidRPr="00292237" w:rsidRDefault="00292237" w:rsidP="009776FB">
            <w:pPr>
              <w:spacing w:line="276" w:lineRule="auto"/>
              <w:rPr>
                <w:rFonts w:ascii="Times New Roman" w:hAnsi="Times New Roman" w:cs="Times New Roman"/>
              </w:rPr>
            </w:pPr>
            <w:r w:rsidRPr="00292237">
              <w:rPr>
                <w:rFonts w:ascii="Times New Roman" w:hAnsi="Times New Roman" w:cs="Times New Roman"/>
              </w:rPr>
              <w:t>72</w:t>
            </w:r>
          </w:p>
        </w:tc>
        <w:tc>
          <w:tcPr>
            <w:tcW w:w="1276" w:type="dxa"/>
            <w:tcBorders>
              <w:top w:val="nil"/>
              <w:left w:val="nil"/>
              <w:bottom w:val="single" w:sz="4" w:space="0" w:color="auto"/>
              <w:right w:val="nil"/>
            </w:tcBorders>
          </w:tcPr>
          <w:p w14:paraId="00C63FF7" w14:textId="77777777" w:rsidR="00292237" w:rsidRPr="00292237" w:rsidRDefault="00292237" w:rsidP="009776FB">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0909509" w14:textId="77777777" w:rsidR="00292237" w:rsidRPr="00292237" w:rsidRDefault="00292237" w:rsidP="009776FB">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55B25DD9" w14:textId="77777777" w:rsidR="00292237" w:rsidRDefault="00292237" w:rsidP="009776FB">
            <w:pPr>
              <w:spacing w:line="276" w:lineRule="auto"/>
              <w:rPr>
                <w:rFonts w:ascii="Times New Roman" w:hAnsi="Times New Roman" w:cs="Times New Roman"/>
              </w:rPr>
            </w:pPr>
          </w:p>
        </w:tc>
      </w:tr>
    </w:tbl>
    <w:p w14:paraId="06A38541" w14:textId="21887D1B" w:rsidR="00820E28" w:rsidRDefault="00820E28" w:rsidP="009F1F0A">
      <w:pPr>
        <w:spacing w:after="0" w:line="240" w:lineRule="auto"/>
        <w:rPr>
          <w:rFonts w:ascii="Times New Roman" w:hAnsi="Times New Roman" w:cs="Times New Roman"/>
        </w:rPr>
      </w:pPr>
    </w:p>
    <w:p w14:paraId="50E91E2C" w14:textId="4C7FC01A" w:rsidR="00A54680" w:rsidRDefault="00A54680">
      <w:pPr>
        <w:rPr>
          <w:rFonts w:ascii="Times New Roman" w:hAnsi="Times New Roman" w:cs="Times New Roman"/>
        </w:rPr>
      </w:pPr>
      <w:r>
        <w:rPr>
          <w:rFonts w:ascii="Times New Roman" w:hAnsi="Times New Roman" w:cs="Times New Roman"/>
        </w:rPr>
        <w:br w:type="page"/>
      </w:r>
    </w:p>
    <w:p w14:paraId="4B082704" w14:textId="0DADF133" w:rsidR="001D7489" w:rsidRDefault="001D7489" w:rsidP="003F146B">
      <w:pPr>
        <w:spacing w:after="0" w:line="240" w:lineRule="auto"/>
        <w:rPr>
          <w:rFonts w:ascii="Times New Roman" w:hAnsi="Times New Roman" w:cs="Times New Roman"/>
        </w:rPr>
      </w:pPr>
      <w:r w:rsidRPr="003F146B">
        <w:rPr>
          <w:rFonts w:ascii="Times New Roman" w:hAnsi="Times New Roman" w:cs="Times New Roman"/>
          <w:b/>
          <w:bCs/>
        </w:rPr>
        <w:lastRenderedPageBreak/>
        <w:t xml:space="preserve">Table </w:t>
      </w:r>
      <w:r w:rsidR="00E03067">
        <w:rPr>
          <w:rFonts w:ascii="Times New Roman" w:hAnsi="Times New Roman" w:cs="Times New Roman"/>
          <w:b/>
          <w:bCs/>
        </w:rPr>
        <w:t>4</w:t>
      </w:r>
      <w:r w:rsidRPr="003F146B">
        <w:rPr>
          <w:rFonts w:ascii="Times New Roman" w:hAnsi="Times New Roman" w:cs="Times New Roman"/>
          <w:b/>
          <w:bCs/>
        </w:rPr>
        <w:t>.</w:t>
      </w:r>
      <w:r>
        <w:rPr>
          <w:rFonts w:ascii="Times New Roman" w:hAnsi="Times New Roman" w:cs="Times New Roman"/>
        </w:rPr>
        <w:t xml:space="preserve"> </w:t>
      </w:r>
      <w:r w:rsidR="003F146B">
        <w:rPr>
          <w:rFonts w:ascii="Times New Roman" w:hAnsi="Times New Roman" w:cs="Times New Roman"/>
        </w:rPr>
        <w:t xml:space="preserve">Post-hoc contrasts comparing intrinsic growth rate (ln </w:t>
      </w:r>
      <w:r w:rsidR="003F146B">
        <w:rPr>
          <w:rFonts w:ascii="Times New Roman" w:hAnsi="Times New Roman" w:cs="Times New Roman"/>
          <w:i/>
          <w:iCs/>
        </w:rPr>
        <w:t>r</w:t>
      </w:r>
      <w:r w:rsidR="003F146B">
        <w:rPr>
          <w:rFonts w:ascii="Times New Roman" w:hAnsi="Times New Roman" w:cs="Times New Roman"/>
        </w:rPr>
        <w:t xml:space="preserve">) of </w:t>
      </w:r>
      <w:r w:rsidR="003F146B">
        <w:rPr>
          <w:rFonts w:ascii="Times New Roman" w:hAnsi="Times New Roman" w:cs="Times New Roman"/>
          <w:i/>
          <w:iCs/>
        </w:rPr>
        <w:t>H. rosa</w:t>
      </w:r>
      <w:r w:rsidR="003F146B">
        <w:rPr>
          <w:rFonts w:ascii="Times New Roman" w:hAnsi="Times New Roman" w:cs="Times New Roman"/>
        </w:rPr>
        <w:t xml:space="preserve"> populations evolved at 25 °C versus 30 °C across competition and contemporary temperature treatments. Estimates represent the difference between rotifers evolved at 25 °C and 30 °C (25 °C – 30 °C) from Tukey HSD comparisons following a three-way ANOVA</w:t>
      </w:r>
      <w:r>
        <w:rPr>
          <w:rFonts w:ascii="Times New Roman" w:hAnsi="Times New Roman" w:cs="Times New Roman"/>
        </w:rPr>
        <w:t>.</w:t>
      </w:r>
    </w:p>
    <w:p w14:paraId="6BEAB373" w14:textId="77777777" w:rsidR="002E3449" w:rsidRDefault="002E3449" w:rsidP="003F146B">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560"/>
        <w:gridCol w:w="1275"/>
        <w:gridCol w:w="851"/>
        <w:gridCol w:w="550"/>
        <w:gridCol w:w="1009"/>
        <w:gridCol w:w="1044"/>
        <w:gridCol w:w="657"/>
      </w:tblGrid>
      <w:tr w:rsidR="001D7489" w14:paraId="2BAF36AB" w14:textId="157522A2" w:rsidTr="00620AC6">
        <w:tc>
          <w:tcPr>
            <w:tcW w:w="1701" w:type="dxa"/>
            <w:tcBorders>
              <w:top w:val="single" w:sz="4" w:space="0" w:color="auto"/>
              <w:bottom w:val="single" w:sz="4" w:space="0" w:color="auto"/>
            </w:tcBorders>
          </w:tcPr>
          <w:p w14:paraId="431E5BCE" w14:textId="53951B42" w:rsidR="001D7489" w:rsidRDefault="001D7489" w:rsidP="0063793C">
            <w:pPr>
              <w:spacing w:line="276" w:lineRule="auto"/>
              <w:rPr>
                <w:rFonts w:ascii="Times New Roman" w:hAnsi="Times New Roman" w:cs="Times New Roman"/>
              </w:rPr>
            </w:pPr>
            <w:r>
              <w:rPr>
                <w:rFonts w:ascii="Times New Roman" w:hAnsi="Times New Roman" w:cs="Times New Roman"/>
              </w:rPr>
              <w:t>Comp</w:t>
            </w:r>
            <w:r w:rsidR="00C122D0">
              <w:rPr>
                <w:rFonts w:ascii="Times New Roman" w:hAnsi="Times New Roman" w:cs="Times New Roman"/>
              </w:rPr>
              <w:t>etition</w:t>
            </w:r>
          </w:p>
        </w:tc>
        <w:tc>
          <w:tcPr>
            <w:tcW w:w="1560" w:type="dxa"/>
            <w:tcBorders>
              <w:top w:val="single" w:sz="4" w:space="0" w:color="auto"/>
              <w:bottom w:val="single" w:sz="4" w:space="0" w:color="auto"/>
            </w:tcBorders>
          </w:tcPr>
          <w:p w14:paraId="7EB4D6F5" w14:textId="1DA16668" w:rsidR="001D7489" w:rsidRDefault="001D7489" w:rsidP="0063793C">
            <w:pPr>
              <w:spacing w:line="276" w:lineRule="auto"/>
              <w:rPr>
                <w:rFonts w:ascii="Times New Roman" w:hAnsi="Times New Roman" w:cs="Times New Roman"/>
              </w:rPr>
            </w:pPr>
            <w:r>
              <w:rPr>
                <w:rFonts w:ascii="Times New Roman" w:hAnsi="Times New Roman" w:cs="Times New Roman"/>
              </w:rPr>
              <w:t>Temp</w:t>
            </w:r>
            <w:r w:rsidR="00C122D0">
              <w:rPr>
                <w:rFonts w:ascii="Times New Roman" w:hAnsi="Times New Roman" w:cs="Times New Roman"/>
              </w:rPr>
              <w:t>erature</w:t>
            </w:r>
          </w:p>
        </w:tc>
        <w:tc>
          <w:tcPr>
            <w:tcW w:w="1275" w:type="dxa"/>
            <w:tcBorders>
              <w:top w:val="single" w:sz="4" w:space="0" w:color="auto"/>
              <w:bottom w:val="single" w:sz="4" w:space="0" w:color="auto"/>
            </w:tcBorders>
          </w:tcPr>
          <w:p w14:paraId="7AA76F22" w14:textId="391F51C7" w:rsidR="001D7489" w:rsidRDefault="001D7489" w:rsidP="0063793C">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045F6E8E" w14:textId="35810A68" w:rsidR="001D7489" w:rsidRDefault="001D7489" w:rsidP="0063793C">
            <w:pPr>
              <w:spacing w:line="276" w:lineRule="auto"/>
              <w:rPr>
                <w:rFonts w:ascii="Times New Roman" w:hAnsi="Times New Roman" w:cs="Times New Roman"/>
              </w:rPr>
            </w:pPr>
            <w:r>
              <w:rPr>
                <w:rFonts w:ascii="Times New Roman" w:hAnsi="Times New Roman" w:cs="Times New Roman"/>
              </w:rPr>
              <w:t>SE</w:t>
            </w:r>
          </w:p>
        </w:tc>
        <w:tc>
          <w:tcPr>
            <w:tcW w:w="550" w:type="dxa"/>
            <w:tcBorders>
              <w:top w:val="single" w:sz="4" w:space="0" w:color="auto"/>
              <w:bottom w:val="single" w:sz="4" w:space="0" w:color="auto"/>
            </w:tcBorders>
          </w:tcPr>
          <w:p w14:paraId="5C20F329" w14:textId="6D56016A" w:rsidR="001D7489" w:rsidRDefault="001D7489" w:rsidP="0063793C">
            <w:pPr>
              <w:spacing w:line="276" w:lineRule="auto"/>
              <w:rPr>
                <w:rFonts w:ascii="Times New Roman" w:hAnsi="Times New Roman" w:cs="Times New Roman"/>
              </w:rPr>
            </w:pPr>
            <w:r>
              <w:rPr>
                <w:rFonts w:ascii="Times New Roman" w:hAnsi="Times New Roman" w:cs="Times New Roman"/>
              </w:rPr>
              <w:t>Df</w:t>
            </w:r>
          </w:p>
        </w:tc>
        <w:tc>
          <w:tcPr>
            <w:tcW w:w="1009" w:type="dxa"/>
            <w:tcBorders>
              <w:top w:val="single" w:sz="4" w:space="0" w:color="auto"/>
              <w:bottom w:val="single" w:sz="4" w:space="0" w:color="auto"/>
            </w:tcBorders>
          </w:tcPr>
          <w:p w14:paraId="771D40DC" w14:textId="5DF5AF42" w:rsidR="001D7489" w:rsidRDefault="001D7489" w:rsidP="0063793C">
            <w:pPr>
              <w:spacing w:line="276" w:lineRule="auto"/>
              <w:rPr>
                <w:rFonts w:ascii="Times New Roman" w:hAnsi="Times New Roman" w:cs="Times New Roman"/>
              </w:rPr>
            </w:pPr>
            <w:r>
              <w:rPr>
                <w:rFonts w:ascii="Times New Roman" w:hAnsi="Times New Roman" w:cs="Times New Roman"/>
              </w:rPr>
              <w:t>t ratio</w:t>
            </w:r>
          </w:p>
        </w:tc>
        <w:tc>
          <w:tcPr>
            <w:tcW w:w="1044" w:type="dxa"/>
            <w:tcBorders>
              <w:top w:val="single" w:sz="4" w:space="0" w:color="auto"/>
              <w:bottom w:val="single" w:sz="4" w:space="0" w:color="auto"/>
            </w:tcBorders>
          </w:tcPr>
          <w:p w14:paraId="384E3760" w14:textId="23C6D08D" w:rsidR="001D7489" w:rsidRDefault="001D7489" w:rsidP="0063793C">
            <w:pPr>
              <w:spacing w:line="276" w:lineRule="auto"/>
              <w:rPr>
                <w:rFonts w:ascii="Times New Roman" w:hAnsi="Times New Roman" w:cs="Times New Roman"/>
              </w:rPr>
            </w:pPr>
            <w:r>
              <w:rPr>
                <w:rFonts w:ascii="Times New Roman" w:hAnsi="Times New Roman" w:cs="Times New Roman"/>
              </w:rPr>
              <w:t>P</w:t>
            </w:r>
          </w:p>
        </w:tc>
        <w:tc>
          <w:tcPr>
            <w:tcW w:w="657" w:type="dxa"/>
            <w:tcBorders>
              <w:top w:val="single" w:sz="4" w:space="0" w:color="auto"/>
              <w:bottom w:val="single" w:sz="4" w:space="0" w:color="auto"/>
            </w:tcBorders>
          </w:tcPr>
          <w:p w14:paraId="49BE524E" w14:textId="77777777" w:rsidR="001D7489" w:rsidRDefault="001D7489" w:rsidP="0063793C">
            <w:pPr>
              <w:spacing w:line="276" w:lineRule="auto"/>
              <w:rPr>
                <w:rFonts w:ascii="Times New Roman" w:hAnsi="Times New Roman" w:cs="Times New Roman"/>
              </w:rPr>
            </w:pPr>
          </w:p>
        </w:tc>
      </w:tr>
      <w:tr w:rsidR="001D7489" w14:paraId="7F1718AE" w14:textId="25684FAE" w:rsidTr="00620AC6">
        <w:tc>
          <w:tcPr>
            <w:tcW w:w="1701" w:type="dxa"/>
            <w:tcBorders>
              <w:top w:val="single" w:sz="4" w:space="0" w:color="auto"/>
            </w:tcBorders>
          </w:tcPr>
          <w:p w14:paraId="1C9473F0" w14:textId="2D32A9FE" w:rsidR="001D7489" w:rsidRDefault="001D7489" w:rsidP="001D7489">
            <w:pPr>
              <w:spacing w:line="276" w:lineRule="auto"/>
              <w:rPr>
                <w:rFonts w:ascii="Times New Roman" w:hAnsi="Times New Roman" w:cs="Times New Roman"/>
              </w:rPr>
            </w:pPr>
            <w:r>
              <w:rPr>
                <w:rFonts w:ascii="Times New Roman" w:hAnsi="Times New Roman" w:cs="Times New Roman"/>
              </w:rPr>
              <w:t>Absent</w:t>
            </w:r>
          </w:p>
        </w:tc>
        <w:tc>
          <w:tcPr>
            <w:tcW w:w="1560" w:type="dxa"/>
            <w:tcBorders>
              <w:top w:val="single" w:sz="4" w:space="0" w:color="auto"/>
            </w:tcBorders>
          </w:tcPr>
          <w:p w14:paraId="06308779" w14:textId="0F2F1122"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tcBorders>
              <w:top w:val="single" w:sz="4" w:space="0" w:color="auto"/>
            </w:tcBorders>
            <w:vAlign w:val="center"/>
          </w:tcPr>
          <w:p w14:paraId="0EC9D2CD" w14:textId="306B2D9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0.046</w:t>
            </w:r>
          </w:p>
        </w:tc>
        <w:tc>
          <w:tcPr>
            <w:tcW w:w="851" w:type="dxa"/>
            <w:tcBorders>
              <w:top w:val="single" w:sz="4" w:space="0" w:color="auto"/>
            </w:tcBorders>
            <w:vAlign w:val="center"/>
          </w:tcPr>
          <w:p w14:paraId="6FA8AB88" w14:textId="5899385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top w:val="single" w:sz="4" w:space="0" w:color="auto"/>
            </w:tcBorders>
            <w:vAlign w:val="center"/>
          </w:tcPr>
          <w:p w14:paraId="34C96EED" w14:textId="33BCF00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top w:val="single" w:sz="4" w:space="0" w:color="auto"/>
            </w:tcBorders>
            <w:vAlign w:val="center"/>
          </w:tcPr>
          <w:p w14:paraId="2EB150F1" w14:textId="6D73437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0.595</w:t>
            </w:r>
          </w:p>
        </w:tc>
        <w:tc>
          <w:tcPr>
            <w:tcW w:w="1044" w:type="dxa"/>
            <w:tcBorders>
              <w:top w:val="single" w:sz="4" w:space="0" w:color="auto"/>
            </w:tcBorders>
            <w:vAlign w:val="center"/>
          </w:tcPr>
          <w:p w14:paraId="637AF508" w14:textId="2C44AC69"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0.554</w:t>
            </w:r>
          </w:p>
        </w:tc>
        <w:tc>
          <w:tcPr>
            <w:tcW w:w="657" w:type="dxa"/>
            <w:tcBorders>
              <w:top w:val="single" w:sz="4" w:space="0" w:color="auto"/>
            </w:tcBorders>
          </w:tcPr>
          <w:p w14:paraId="2DC59BC8"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541D7" w14:textId="10F60BC5" w:rsidTr="00620AC6">
        <w:tc>
          <w:tcPr>
            <w:tcW w:w="1701" w:type="dxa"/>
          </w:tcPr>
          <w:p w14:paraId="0E185A20" w14:textId="77777777" w:rsidR="001D7489" w:rsidRDefault="001D7489" w:rsidP="001D7489">
            <w:pPr>
              <w:spacing w:line="276" w:lineRule="auto"/>
              <w:rPr>
                <w:rFonts w:ascii="Times New Roman" w:hAnsi="Times New Roman" w:cs="Times New Roman"/>
              </w:rPr>
            </w:pPr>
          </w:p>
        </w:tc>
        <w:tc>
          <w:tcPr>
            <w:tcW w:w="1560" w:type="dxa"/>
          </w:tcPr>
          <w:p w14:paraId="574637EB" w14:textId="170F0DC1"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vAlign w:val="center"/>
          </w:tcPr>
          <w:p w14:paraId="3BDC1859" w14:textId="1AC08D5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0.110</w:t>
            </w:r>
          </w:p>
        </w:tc>
        <w:tc>
          <w:tcPr>
            <w:tcW w:w="851" w:type="dxa"/>
            <w:vAlign w:val="center"/>
          </w:tcPr>
          <w:p w14:paraId="059EF058" w14:textId="0912F15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3D77038F" w14:textId="7250BB7E"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19D06981" w14:textId="79EFAC27"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1.418</w:t>
            </w:r>
          </w:p>
        </w:tc>
        <w:tc>
          <w:tcPr>
            <w:tcW w:w="1044" w:type="dxa"/>
            <w:vAlign w:val="center"/>
          </w:tcPr>
          <w:p w14:paraId="6B6C4A8F" w14:textId="619709E4"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0.160</w:t>
            </w:r>
          </w:p>
        </w:tc>
        <w:tc>
          <w:tcPr>
            <w:tcW w:w="657" w:type="dxa"/>
          </w:tcPr>
          <w:p w14:paraId="4A2E3C50"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r w:rsidR="001D7489" w14:paraId="347C466C" w14:textId="6ACCA84B" w:rsidTr="00620AC6">
        <w:tc>
          <w:tcPr>
            <w:tcW w:w="1701" w:type="dxa"/>
          </w:tcPr>
          <w:p w14:paraId="48E912F9" w14:textId="1F06122B" w:rsidR="001D7489" w:rsidRDefault="001D7489" w:rsidP="001D7489">
            <w:pPr>
              <w:spacing w:line="276" w:lineRule="auto"/>
              <w:rPr>
                <w:rFonts w:ascii="Times New Roman" w:hAnsi="Times New Roman" w:cs="Times New Roman"/>
              </w:rPr>
            </w:pPr>
            <w:r>
              <w:rPr>
                <w:rFonts w:ascii="Times New Roman" w:hAnsi="Times New Roman" w:cs="Times New Roman"/>
              </w:rPr>
              <w:t>Present</w:t>
            </w:r>
          </w:p>
        </w:tc>
        <w:tc>
          <w:tcPr>
            <w:tcW w:w="1560" w:type="dxa"/>
          </w:tcPr>
          <w:p w14:paraId="3089C528" w14:textId="72434C49" w:rsidR="001D7489" w:rsidRDefault="001D7489" w:rsidP="001D7489">
            <w:pPr>
              <w:spacing w:line="276" w:lineRule="auto"/>
              <w:rPr>
                <w:rFonts w:ascii="Times New Roman" w:hAnsi="Times New Roman" w:cs="Times New Roman"/>
              </w:rPr>
            </w:pPr>
            <w:r>
              <w:rPr>
                <w:rFonts w:ascii="Times New Roman" w:hAnsi="Times New Roman" w:cs="Times New Roman"/>
              </w:rPr>
              <w:t>25</w:t>
            </w:r>
          </w:p>
        </w:tc>
        <w:tc>
          <w:tcPr>
            <w:tcW w:w="1275" w:type="dxa"/>
            <w:vAlign w:val="center"/>
          </w:tcPr>
          <w:p w14:paraId="305D5C2F" w14:textId="67FAFEC5"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0.295</w:t>
            </w:r>
          </w:p>
        </w:tc>
        <w:tc>
          <w:tcPr>
            <w:tcW w:w="851" w:type="dxa"/>
            <w:vAlign w:val="center"/>
          </w:tcPr>
          <w:p w14:paraId="08A649F3" w14:textId="36C175F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vAlign w:val="center"/>
          </w:tcPr>
          <w:p w14:paraId="6E6F9EB4" w14:textId="1E35BC2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vAlign w:val="center"/>
          </w:tcPr>
          <w:p w14:paraId="4B285EC5" w14:textId="7AAC4D79"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3.826</w:t>
            </w:r>
          </w:p>
        </w:tc>
        <w:tc>
          <w:tcPr>
            <w:tcW w:w="1044" w:type="dxa"/>
            <w:vAlign w:val="center"/>
          </w:tcPr>
          <w:p w14:paraId="66C87D50" w14:textId="2B6C7ADC" w:rsidR="001D7489" w:rsidRDefault="00620AC6" w:rsidP="00620AC6">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001D7489"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657" w:type="dxa"/>
          </w:tcPr>
          <w:p w14:paraId="48614047" w14:textId="6453DC72" w:rsidR="001D7489" w:rsidRPr="009776FB" w:rsidRDefault="001D7489" w:rsidP="001D7489">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1D7489" w14:paraId="4072D2AA" w14:textId="55EBC786" w:rsidTr="00620AC6">
        <w:tc>
          <w:tcPr>
            <w:tcW w:w="1701" w:type="dxa"/>
            <w:tcBorders>
              <w:bottom w:val="single" w:sz="4" w:space="0" w:color="auto"/>
            </w:tcBorders>
          </w:tcPr>
          <w:p w14:paraId="449BCC7B" w14:textId="77777777" w:rsidR="001D7489" w:rsidRDefault="001D7489" w:rsidP="001D7489">
            <w:pPr>
              <w:spacing w:line="276" w:lineRule="auto"/>
              <w:rPr>
                <w:rFonts w:ascii="Times New Roman" w:hAnsi="Times New Roman" w:cs="Times New Roman"/>
              </w:rPr>
            </w:pPr>
          </w:p>
        </w:tc>
        <w:tc>
          <w:tcPr>
            <w:tcW w:w="1560" w:type="dxa"/>
            <w:tcBorders>
              <w:bottom w:val="single" w:sz="4" w:space="0" w:color="auto"/>
            </w:tcBorders>
          </w:tcPr>
          <w:p w14:paraId="280070D0" w14:textId="138DF047" w:rsidR="001D7489" w:rsidRDefault="001D7489" w:rsidP="001D7489">
            <w:pPr>
              <w:spacing w:line="276" w:lineRule="auto"/>
              <w:rPr>
                <w:rFonts w:ascii="Times New Roman" w:hAnsi="Times New Roman" w:cs="Times New Roman"/>
              </w:rPr>
            </w:pPr>
            <w:r>
              <w:rPr>
                <w:rFonts w:ascii="Times New Roman" w:hAnsi="Times New Roman" w:cs="Times New Roman"/>
              </w:rPr>
              <w:t>30</w:t>
            </w:r>
          </w:p>
        </w:tc>
        <w:tc>
          <w:tcPr>
            <w:tcW w:w="1275" w:type="dxa"/>
            <w:tcBorders>
              <w:bottom w:val="single" w:sz="4" w:space="0" w:color="auto"/>
            </w:tcBorders>
            <w:vAlign w:val="center"/>
          </w:tcPr>
          <w:p w14:paraId="33F4A525" w14:textId="230CC64D"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0.149</w:t>
            </w:r>
          </w:p>
        </w:tc>
        <w:tc>
          <w:tcPr>
            <w:tcW w:w="851" w:type="dxa"/>
            <w:tcBorders>
              <w:bottom w:val="single" w:sz="4" w:space="0" w:color="auto"/>
            </w:tcBorders>
            <w:vAlign w:val="center"/>
          </w:tcPr>
          <w:p w14:paraId="4B703E27" w14:textId="36D84D84"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0.077</w:t>
            </w:r>
          </w:p>
        </w:tc>
        <w:tc>
          <w:tcPr>
            <w:tcW w:w="550" w:type="dxa"/>
            <w:tcBorders>
              <w:bottom w:val="single" w:sz="4" w:space="0" w:color="auto"/>
            </w:tcBorders>
            <w:vAlign w:val="center"/>
          </w:tcPr>
          <w:p w14:paraId="2C0D4379" w14:textId="0E7FBC86"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72</w:t>
            </w:r>
          </w:p>
        </w:tc>
        <w:tc>
          <w:tcPr>
            <w:tcW w:w="1009" w:type="dxa"/>
            <w:tcBorders>
              <w:bottom w:val="single" w:sz="4" w:space="0" w:color="auto"/>
            </w:tcBorders>
            <w:vAlign w:val="center"/>
          </w:tcPr>
          <w:p w14:paraId="13E2429D" w14:textId="3F251E28" w:rsidR="001D7489" w:rsidRDefault="001D7489" w:rsidP="001D7489">
            <w:pPr>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1.934</w:t>
            </w:r>
          </w:p>
        </w:tc>
        <w:tc>
          <w:tcPr>
            <w:tcW w:w="1044" w:type="dxa"/>
            <w:tcBorders>
              <w:bottom w:val="single" w:sz="4" w:space="0" w:color="auto"/>
            </w:tcBorders>
            <w:vAlign w:val="center"/>
          </w:tcPr>
          <w:p w14:paraId="6A2249B7" w14:textId="4F080B8A" w:rsidR="001D7489" w:rsidRDefault="001D7489" w:rsidP="00620AC6">
            <w:pPr>
              <w:tabs>
                <w:tab w:val="decimal" w:pos="322"/>
              </w:tabs>
              <w:spacing w:line="276" w:lineRule="auto"/>
              <w:rPr>
                <w:rFonts w:ascii="Times New Roman" w:hAnsi="Times New Roman" w:cs="Times New Roman"/>
              </w:rPr>
            </w:pPr>
            <w:r w:rsidRPr="009776FB">
              <w:rPr>
                <w:rFonts w:ascii="Times New Roman" w:eastAsia="Times New Roman" w:hAnsi="Times New Roman" w:cs="Times New Roman"/>
                <w:kern w:val="0"/>
                <w14:ligatures w14:val="none"/>
              </w:rPr>
              <w:t>0.057</w:t>
            </w:r>
          </w:p>
        </w:tc>
        <w:tc>
          <w:tcPr>
            <w:tcW w:w="657" w:type="dxa"/>
            <w:tcBorders>
              <w:bottom w:val="single" w:sz="4" w:space="0" w:color="auto"/>
            </w:tcBorders>
          </w:tcPr>
          <w:p w14:paraId="51523074" w14:textId="77777777" w:rsidR="001D7489" w:rsidRPr="009776FB" w:rsidRDefault="001D7489" w:rsidP="001D7489">
            <w:pPr>
              <w:spacing w:line="276" w:lineRule="auto"/>
              <w:rPr>
                <w:rFonts w:ascii="Times New Roman" w:eastAsia="Times New Roman" w:hAnsi="Times New Roman" w:cs="Times New Roman"/>
                <w:kern w:val="0"/>
                <w14:ligatures w14:val="none"/>
              </w:rPr>
            </w:pPr>
          </w:p>
        </w:tc>
      </w:tr>
    </w:tbl>
    <w:p w14:paraId="59558A36" w14:textId="77777777" w:rsidR="009776FB" w:rsidRDefault="009776FB" w:rsidP="009F1F0A">
      <w:pPr>
        <w:spacing w:after="0" w:line="240" w:lineRule="auto"/>
        <w:rPr>
          <w:rFonts w:ascii="Times New Roman" w:hAnsi="Times New Roman" w:cs="Times New Roman"/>
        </w:rPr>
      </w:pPr>
    </w:p>
    <w:p w14:paraId="06928D01" w14:textId="51EAD052" w:rsidR="00605D60" w:rsidRDefault="000A3E01" w:rsidP="00605D60">
      <w:pPr>
        <w:spacing w:after="0" w:line="240" w:lineRule="auto"/>
        <w:rPr>
          <w:rFonts w:ascii="Times New Roman" w:hAnsi="Times New Roman" w:cs="Times New Roman"/>
        </w:rPr>
      </w:pPr>
      <w:r w:rsidRPr="00605D60">
        <w:rPr>
          <w:rFonts w:ascii="Times New Roman" w:hAnsi="Times New Roman" w:cs="Times New Roman"/>
          <w:b/>
          <w:bCs/>
        </w:rPr>
        <w:t xml:space="preserve">Table </w:t>
      </w:r>
      <w:r w:rsidR="00220B13">
        <w:rPr>
          <w:rFonts w:ascii="Times New Roman" w:hAnsi="Times New Roman" w:cs="Times New Roman"/>
          <w:b/>
          <w:bCs/>
        </w:rPr>
        <w:t>5</w:t>
      </w:r>
      <w:r w:rsidRPr="00605D60">
        <w:rPr>
          <w:rFonts w:ascii="Times New Roman" w:hAnsi="Times New Roman" w:cs="Times New Roman"/>
          <w:b/>
          <w:bCs/>
        </w:rPr>
        <w:t>.</w:t>
      </w:r>
      <w:r>
        <w:rPr>
          <w:rFonts w:ascii="Times New Roman" w:hAnsi="Times New Roman" w:cs="Times New Roman"/>
        </w:rPr>
        <w:t xml:space="preserve"> </w:t>
      </w:r>
      <w:r w:rsidR="00605D60">
        <w:rPr>
          <w:rFonts w:ascii="Times New Roman" w:hAnsi="Times New Roman" w:cs="Times New Roman"/>
        </w:rPr>
        <w:t>Results of a three-way ANOVA</w:t>
      </w:r>
      <w:r w:rsidR="000E15A7">
        <w:rPr>
          <w:rFonts w:ascii="Times New Roman" w:hAnsi="Times New Roman" w:cs="Times New Roman"/>
        </w:rPr>
        <w:t xml:space="preserve"> (Type </w:t>
      </w:r>
      <w:r w:rsidR="00762F33">
        <w:rPr>
          <w:rFonts w:ascii="Times New Roman" w:hAnsi="Times New Roman" w:cs="Times New Roman"/>
        </w:rPr>
        <w:t>3</w:t>
      </w:r>
      <w:r w:rsidR="000E15A7">
        <w:rPr>
          <w:rFonts w:ascii="Times New Roman" w:hAnsi="Times New Roman" w:cs="Times New Roman"/>
        </w:rPr>
        <w:t>)</w:t>
      </w:r>
      <w:r w:rsidR="00605D60">
        <w:rPr>
          <w:rFonts w:ascii="Times New Roman" w:hAnsi="Times New Roman" w:cs="Times New Roman"/>
        </w:rPr>
        <w:t xml:space="preserve"> testing the effects of evolutionary temperature history (Evol), contemporary temperature (Temp) and competition with </w:t>
      </w:r>
      <w:r w:rsidR="00605D60">
        <w:rPr>
          <w:rFonts w:ascii="Times New Roman" w:hAnsi="Times New Roman" w:cs="Times New Roman"/>
          <w:i/>
          <w:iCs/>
        </w:rPr>
        <w:t>Tetrahymena</w:t>
      </w:r>
      <w:r w:rsidR="00605D60">
        <w:rPr>
          <w:rFonts w:ascii="Times New Roman" w:hAnsi="Times New Roman" w:cs="Times New Roman"/>
        </w:rPr>
        <w:t xml:space="preserve"> (Comp), and their interactions on log-transformed logistic crowding coefficient (ln </w:t>
      </w:r>
      <w:r w:rsidR="00605D60" w:rsidRPr="00605D60">
        <w:rPr>
          <w:rFonts w:ascii="Times New Roman" w:hAnsi="Times New Roman" w:cs="Times New Roman"/>
        </w:rPr>
        <w:t>α</w:t>
      </w:r>
      <w:r w:rsidR="00605D60">
        <w:rPr>
          <w:rFonts w:ascii="Times New Roman" w:hAnsi="Times New Roman" w:cs="Times New Roman"/>
        </w:rPr>
        <w:t xml:space="preserve">) of </w:t>
      </w:r>
      <w:r w:rsidR="00605D60">
        <w:rPr>
          <w:rFonts w:ascii="Times New Roman" w:hAnsi="Times New Roman" w:cs="Times New Roman"/>
          <w:i/>
          <w:iCs/>
        </w:rPr>
        <w:t>H. rosa</w:t>
      </w:r>
      <w:r w:rsidR="00605D60">
        <w:rPr>
          <w:rFonts w:ascii="Times New Roman" w:hAnsi="Times New Roman" w:cs="Times New Roman"/>
        </w:rPr>
        <w:t>.</w:t>
      </w:r>
    </w:p>
    <w:p w14:paraId="372F0A65" w14:textId="77777777" w:rsidR="00F111A8" w:rsidRDefault="00F111A8" w:rsidP="00605D60">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0A3E01" w14:paraId="329BAE40" w14:textId="77777777" w:rsidTr="0025742B">
        <w:tc>
          <w:tcPr>
            <w:tcW w:w="1934" w:type="dxa"/>
            <w:tcBorders>
              <w:top w:val="single" w:sz="4" w:space="0" w:color="auto"/>
              <w:left w:val="nil"/>
              <w:bottom w:val="single" w:sz="4" w:space="0" w:color="auto"/>
              <w:right w:val="nil"/>
            </w:tcBorders>
          </w:tcPr>
          <w:p w14:paraId="43AF9C39"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4308FF0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B2BFACB"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71411C61"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69EA9EE3" w14:textId="77777777" w:rsidR="000A3E01" w:rsidRDefault="000A3E01" w:rsidP="00E148F7">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8DE48CC" w14:textId="77777777" w:rsidR="000A3E01" w:rsidRDefault="000A3E01" w:rsidP="00E148F7">
            <w:pPr>
              <w:spacing w:line="276" w:lineRule="auto"/>
              <w:rPr>
                <w:rFonts w:ascii="Times New Roman" w:hAnsi="Times New Roman" w:cs="Times New Roman"/>
              </w:rPr>
            </w:pPr>
          </w:p>
        </w:tc>
      </w:tr>
      <w:tr w:rsidR="000A3E01" w14:paraId="52596559" w14:textId="77777777" w:rsidTr="0025742B">
        <w:tc>
          <w:tcPr>
            <w:tcW w:w="1934" w:type="dxa"/>
            <w:tcBorders>
              <w:top w:val="single" w:sz="4" w:space="0" w:color="auto"/>
              <w:left w:val="nil"/>
              <w:bottom w:val="nil"/>
              <w:right w:val="nil"/>
            </w:tcBorders>
          </w:tcPr>
          <w:p w14:paraId="1978958F"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420E4D4A" w14:textId="538BA6B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0.001</w:t>
            </w:r>
          </w:p>
        </w:tc>
        <w:tc>
          <w:tcPr>
            <w:tcW w:w="850" w:type="dxa"/>
            <w:tcBorders>
              <w:top w:val="single" w:sz="4" w:space="0" w:color="auto"/>
              <w:left w:val="nil"/>
              <w:bottom w:val="nil"/>
              <w:right w:val="nil"/>
            </w:tcBorders>
            <w:vAlign w:val="center"/>
          </w:tcPr>
          <w:p w14:paraId="39B7EE85" w14:textId="732BAB64"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6046279A" w14:textId="56BE35E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102.987</w:t>
            </w:r>
          </w:p>
        </w:tc>
        <w:tc>
          <w:tcPr>
            <w:tcW w:w="992" w:type="dxa"/>
            <w:tcBorders>
              <w:top w:val="single" w:sz="4" w:space="0" w:color="auto"/>
              <w:left w:val="nil"/>
              <w:bottom w:val="nil"/>
              <w:right w:val="nil"/>
            </w:tcBorders>
            <w:vAlign w:val="center"/>
          </w:tcPr>
          <w:p w14:paraId="7E6A1D20" w14:textId="2FDBD543" w:rsidR="000A3E01" w:rsidRPr="000A3E01" w:rsidRDefault="000A3E01" w:rsidP="000A3E01">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47EC6131"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6ED31A64" w14:textId="77777777" w:rsidTr="0025742B">
        <w:tc>
          <w:tcPr>
            <w:tcW w:w="1934" w:type="dxa"/>
            <w:tcBorders>
              <w:top w:val="nil"/>
              <w:left w:val="nil"/>
              <w:bottom w:val="nil"/>
              <w:right w:val="nil"/>
            </w:tcBorders>
          </w:tcPr>
          <w:p w14:paraId="4A91EB49"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5AFC3532" w14:textId="2B80EEFC"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1891ABAA" w14:textId="652BA34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7734CD6" w14:textId="2B69720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0.099</w:t>
            </w:r>
          </w:p>
        </w:tc>
        <w:tc>
          <w:tcPr>
            <w:tcW w:w="992" w:type="dxa"/>
            <w:tcBorders>
              <w:top w:val="nil"/>
              <w:left w:val="nil"/>
              <w:bottom w:val="nil"/>
              <w:right w:val="nil"/>
            </w:tcBorders>
            <w:vAlign w:val="center"/>
          </w:tcPr>
          <w:p w14:paraId="0D576A70" w14:textId="5F793CBC"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0.754</w:t>
            </w:r>
          </w:p>
        </w:tc>
        <w:tc>
          <w:tcPr>
            <w:tcW w:w="718" w:type="dxa"/>
            <w:tcBorders>
              <w:top w:val="nil"/>
              <w:left w:val="nil"/>
              <w:bottom w:val="nil"/>
              <w:right w:val="nil"/>
            </w:tcBorders>
          </w:tcPr>
          <w:p w14:paraId="6D9B031B" w14:textId="77777777" w:rsidR="000A3E01" w:rsidRDefault="000A3E01" w:rsidP="000A3E01">
            <w:pPr>
              <w:spacing w:line="276" w:lineRule="auto"/>
              <w:rPr>
                <w:rFonts w:ascii="Times New Roman" w:hAnsi="Times New Roman" w:cs="Times New Roman"/>
              </w:rPr>
            </w:pPr>
          </w:p>
        </w:tc>
      </w:tr>
      <w:tr w:rsidR="000A3E01" w14:paraId="1431F84C" w14:textId="77777777" w:rsidTr="0025742B">
        <w:tc>
          <w:tcPr>
            <w:tcW w:w="1934" w:type="dxa"/>
            <w:tcBorders>
              <w:top w:val="nil"/>
              <w:left w:val="nil"/>
              <w:bottom w:val="nil"/>
              <w:right w:val="nil"/>
            </w:tcBorders>
          </w:tcPr>
          <w:p w14:paraId="33A86AA3"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F0FAFE0" w14:textId="4D2265D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0.00005</w:t>
            </w:r>
          </w:p>
        </w:tc>
        <w:tc>
          <w:tcPr>
            <w:tcW w:w="850" w:type="dxa"/>
            <w:tcBorders>
              <w:top w:val="nil"/>
              <w:left w:val="nil"/>
              <w:bottom w:val="nil"/>
              <w:right w:val="nil"/>
            </w:tcBorders>
            <w:vAlign w:val="center"/>
          </w:tcPr>
          <w:p w14:paraId="77DB1B35" w14:textId="63227E8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2BAFC39B" w14:textId="28BCC188"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9.545</w:t>
            </w:r>
          </w:p>
        </w:tc>
        <w:tc>
          <w:tcPr>
            <w:tcW w:w="992" w:type="dxa"/>
            <w:tcBorders>
              <w:top w:val="nil"/>
              <w:left w:val="nil"/>
              <w:bottom w:val="nil"/>
              <w:right w:val="nil"/>
            </w:tcBorders>
            <w:vAlign w:val="center"/>
          </w:tcPr>
          <w:p w14:paraId="10EFD4D2" w14:textId="3A4D9E0D"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0.003</w:t>
            </w:r>
          </w:p>
        </w:tc>
        <w:tc>
          <w:tcPr>
            <w:tcW w:w="718" w:type="dxa"/>
            <w:tcBorders>
              <w:top w:val="nil"/>
              <w:left w:val="nil"/>
              <w:bottom w:val="nil"/>
              <w:right w:val="nil"/>
            </w:tcBorders>
          </w:tcPr>
          <w:p w14:paraId="5BC44904" w14:textId="4EC9398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0471FA53" w14:textId="77777777" w:rsidTr="0025742B">
        <w:tc>
          <w:tcPr>
            <w:tcW w:w="1934" w:type="dxa"/>
            <w:tcBorders>
              <w:top w:val="nil"/>
              <w:left w:val="nil"/>
              <w:bottom w:val="nil"/>
              <w:right w:val="nil"/>
            </w:tcBorders>
          </w:tcPr>
          <w:p w14:paraId="5C0F26EB"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4C54DEC3" w14:textId="17C097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6EF2AD10" w14:textId="23362D0F"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EE630ED" w14:textId="63BEE18E"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3.399</w:t>
            </w:r>
          </w:p>
        </w:tc>
        <w:tc>
          <w:tcPr>
            <w:tcW w:w="992" w:type="dxa"/>
            <w:tcBorders>
              <w:top w:val="nil"/>
              <w:left w:val="nil"/>
              <w:bottom w:val="nil"/>
              <w:right w:val="nil"/>
            </w:tcBorders>
            <w:vAlign w:val="center"/>
          </w:tcPr>
          <w:p w14:paraId="0FEFE684" w14:textId="25FFAF45"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0.069</w:t>
            </w:r>
          </w:p>
        </w:tc>
        <w:tc>
          <w:tcPr>
            <w:tcW w:w="718" w:type="dxa"/>
            <w:tcBorders>
              <w:top w:val="nil"/>
              <w:left w:val="nil"/>
              <w:bottom w:val="nil"/>
              <w:right w:val="nil"/>
            </w:tcBorders>
          </w:tcPr>
          <w:p w14:paraId="016B1785" w14:textId="1F912C61"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4186D234" w14:textId="77777777" w:rsidTr="0025742B">
        <w:tc>
          <w:tcPr>
            <w:tcW w:w="1934" w:type="dxa"/>
            <w:tcBorders>
              <w:top w:val="nil"/>
              <w:left w:val="nil"/>
              <w:bottom w:val="nil"/>
              <w:right w:val="nil"/>
            </w:tcBorders>
          </w:tcPr>
          <w:p w14:paraId="239CEDB0"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56574C5D" w14:textId="09516AC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0.00000</w:t>
            </w:r>
          </w:p>
        </w:tc>
        <w:tc>
          <w:tcPr>
            <w:tcW w:w="850" w:type="dxa"/>
            <w:tcBorders>
              <w:top w:val="nil"/>
              <w:left w:val="nil"/>
              <w:bottom w:val="nil"/>
              <w:right w:val="nil"/>
            </w:tcBorders>
            <w:vAlign w:val="center"/>
          </w:tcPr>
          <w:p w14:paraId="6E197B04" w14:textId="47B78E35"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9127E9" w14:textId="4FA5C582"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0.056</w:t>
            </w:r>
          </w:p>
        </w:tc>
        <w:tc>
          <w:tcPr>
            <w:tcW w:w="992" w:type="dxa"/>
            <w:tcBorders>
              <w:top w:val="nil"/>
              <w:left w:val="nil"/>
              <w:bottom w:val="nil"/>
              <w:right w:val="nil"/>
            </w:tcBorders>
            <w:vAlign w:val="center"/>
          </w:tcPr>
          <w:p w14:paraId="75B4FF5E" w14:textId="281EF63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0.814</w:t>
            </w:r>
          </w:p>
        </w:tc>
        <w:tc>
          <w:tcPr>
            <w:tcW w:w="718" w:type="dxa"/>
            <w:tcBorders>
              <w:top w:val="nil"/>
              <w:left w:val="nil"/>
              <w:bottom w:val="nil"/>
              <w:right w:val="nil"/>
            </w:tcBorders>
          </w:tcPr>
          <w:p w14:paraId="3BB59E4D" w14:textId="77777777" w:rsidR="000A3E01" w:rsidRDefault="000A3E01" w:rsidP="000A3E01">
            <w:pPr>
              <w:spacing w:line="276" w:lineRule="auto"/>
              <w:rPr>
                <w:rFonts w:ascii="Times New Roman" w:hAnsi="Times New Roman" w:cs="Times New Roman"/>
              </w:rPr>
            </w:pPr>
          </w:p>
        </w:tc>
      </w:tr>
      <w:tr w:rsidR="000A3E01" w14:paraId="67C26A39" w14:textId="77777777" w:rsidTr="0025742B">
        <w:tc>
          <w:tcPr>
            <w:tcW w:w="1934" w:type="dxa"/>
            <w:tcBorders>
              <w:top w:val="nil"/>
              <w:left w:val="nil"/>
              <w:bottom w:val="nil"/>
              <w:right w:val="nil"/>
            </w:tcBorders>
          </w:tcPr>
          <w:p w14:paraId="6C3AF3BF"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2CA5E4F1" w14:textId="5A06F1B6"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734CC372" w14:textId="0B9C863B"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F2DAB5" w14:textId="4CEA41F4"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1.929</w:t>
            </w:r>
          </w:p>
        </w:tc>
        <w:tc>
          <w:tcPr>
            <w:tcW w:w="992" w:type="dxa"/>
            <w:tcBorders>
              <w:top w:val="nil"/>
              <w:left w:val="nil"/>
              <w:bottom w:val="nil"/>
              <w:right w:val="nil"/>
            </w:tcBorders>
            <w:vAlign w:val="center"/>
          </w:tcPr>
          <w:p w14:paraId="19BD39FB" w14:textId="2531DCF2"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0.169</w:t>
            </w:r>
          </w:p>
        </w:tc>
        <w:tc>
          <w:tcPr>
            <w:tcW w:w="718" w:type="dxa"/>
            <w:tcBorders>
              <w:top w:val="nil"/>
              <w:left w:val="nil"/>
              <w:bottom w:val="nil"/>
              <w:right w:val="nil"/>
            </w:tcBorders>
          </w:tcPr>
          <w:p w14:paraId="0B661F10" w14:textId="665B11DD" w:rsidR="000A3E01" w:rsidRDefault="000A3E01" w:rsidP="000A3E01">
            <w:pPr>
              <w:spacing w:line="276" w:lineRule="auto"/>
              <w:rPr>
                <w:rFonts w:ascii="Times New Roman" w:hAnsi="Times New Roman" w:cs="Times New Roman"/>
              </w:rPr>
            </w:pPr>
          </w:p>
        </w:tc>
      </w:tr>
      <w:tr w:rsidR="000A3E01" w14:paraId="5FC0392C" w14:textId="77777777" w:rsidTr="0025742B">
        <w:tc>
          <w:tcPr>
            <w:tcW w:w="1934" w:type="dxa"/>
            <w:tcBorders>
              <w:top w:val="nil"/>
              <w:left w:val="nil"/>
              <w:bottom w:val="nil"/>
              <w:right w:val="nil"/>
            </w:tcBorders>
          </w:tcPr>
          <w:p w14:paraId="2871FC80"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37F094A4" w14:textId="6B90DD6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0.00002</w:t>
            </w:r>
          </w:p>
        </w:tc>
        <w:tc>
          <w:tcPr>
            <w:tcW w:w="850" w:type="dxa"/>
            <w:tcBorders>
              <w:top w:val="nil"/>
              <w:left w:val="nil"/>
              <w:bottom w:val="nil"/>
              <w:right w:val="nil"/>
            </w:tcBorders>
            <w:vAlign w:val="center"/>
          </w:tcPr>
          <w:p w14:paraId="23831EC3" w14:textId="1544AAAD"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783FE7BE" w14:textId="72774BD7"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4.014</w:t>
            </w:r>
          </w:p>
        </w:tc>
        <w:tc>
          <w:tcPr>
            <w:tcW w:w="992" w:type="dxa"/>
            <w:tcBorders>
              <w:top w:val="nil"/>
              <w:left w:val="nil"/>
              <w:bottom w:val="nil"/>
              <w:right w:val="nil"/>
            </w:tcBorders>
            <w:vAlign w:val="center"/>
          </w:tcPr>
          <w:p w14:paraId="46AA5A1C" w14:textId="18A53A73"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0.049</w:t>
            </w:r>
          </w:p>
        </w:tc>
        <w:tc>
          <w:tcPr>
            <w:tcW w:w="718" w:type="dxa"/>
            <w:tcBorders>
              <w:top w:val="nil"/>
              <w:left w:val="nil"/>
              <w:bottom w:val="nil"/>
              <w:right w:val="nil"/>
            </w:tcBorders>
          </w:tcPr>
          <w:p w14:paraId="104FC834" w14:textId="18AFEB1F" w:rsidR="000A3E01" w:rsidRDefault="000A3E01" w:rsidP="000A3E01">
            <w:pPr>
              <w:spacing w:line="276" w:lineRule="auto"/>
              <w:rPr>
                <w:rFonts w:ascii="Times New Roman" w:hAnsi="Times New Roman" w:cs="Times New Roman"/>
              </w:rPr>
            </w:pPr>
            <w:r>
              <w:rPr>
                <w:rFonts w:ascii="Times New Roman" w:hAnsi="Times New Roman" w:cs="Times New Roman"/>
              </w:rPr>
              <w:t>*</w:t>
            </w:r>
          </w:p>
        </w:tc>
      </w:tr>
      <w:tr w:rsidR="000A3E01" w14:paraId="59353104" w14:textId="77777777" w:rsidTr="0025742B">
        <w:tc>
          <w:tcPr>
            <w:tcW w:w="1934" w:type="dxa"/>
            <w:tcBorders>
              <w:top w:val="nil"/>
              <w:left w:val="nil"/>
              <w:bottom w:val="nil"/>
              <w:right w:val="nil"/>
            </w:tcBorders>
          </w:tcPr>
          <w:p w14:paraId="6C5E355B"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7531E53B" w14:textId="054CE623"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0.00001</w:t>
            </w:r>
          </w:p>
        </w:tc>
        <w:tc>
          <w:tcPr>
            <w:tcW w:w="850" w:type="dxa"/>
            <w:tcBorders>
              <w:top w:val="nil"/>
              <w:left w:val="nil"/>
              <w:bottom w:val="nil"/>
              <w:right w:val="nil"/>
            </w:tcBorders>
            <w:vAlign w:val="center"/>
          </w:tcPr>
          <w:p w14:paraId="16340E55" w14:textId="256B75B0"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6169D21" w14:textId="4A10D373" w:rsidR="000A3E01" w:rsidRPr="000A3E01" w:rsidRDefault="000A3E01" w:rsidP="000A3E01">
            <w:pPr>
              <w:tabs>
                <w:tab w:val="decimal" w:pos="456"/>
              </w:tabs>
              <w:spacing w:line="276" w:lineRule="auto"/>
              <w:rPr>
                <w:rFonts w:ascii="Times New Roman" w:hAnsi="Times New Roman" w:cs="Times New Roman"/>
              </w:rPr>
            </w:pPr>
            <w:r w:rsidRPr="000A3E01">
              <w:rPr>
                <w:rFonts w:ascii="Times New Roman" w:eastAsia="Times New Roman" w:hAnsi="Times New Roman" w:cs="Times New Roman"/>
              </w:rPr>
              <w:t>1.674</w:t>
            </w:r>
          </w:p>
        </w:tc>
        <w:tc>
          <w:tcPr>
            <w:tcW w:w="992" w:type="dxa"/>
            <w:tcBorders>
              <w:top w:val="nil"/>
              <w:left w:val="nil"/>
              <w:bottom w:val="nil"/>
              <w:right w:val="nil"/>
            </w:tcBorders>
            <w:vAlign w:val="center"/>
          </w:tcPr>
          <w:p w14:paraId="0C96FB6B" w14:textId="6EEFEB41" w:rsidR="000A3E01" w:rsidRPr="000A3E01" w:rsidRDefault="000A3E01" w:rsidP="000A3E01">
            <w:pPr>
              <w:tabs>
                <w:tab w:val="decimal" w:pos="336"/>
              </w:tabs>
              <w:spacing w:line="276" w:lineRule="auto"/>
              <w:ind w:right="-23"/>
              <w:rPr>
                <w:rFonts w:ascii="Times New Roman" w:hAnsi="Times New Roman" w:cs="Times New Roman"/>
              </w:rPr>
            </w:pPr>
            <w:r w:rsidRPr="000A3E01">
              <w:rPr>
                <w:rFonts w:ascii="Times New Roman" w:eastAsia="Times New Roman" w:hAnsi="Times New Roman" w:cs="Times New Roman"/>
              </w:rPr>
              <w:t>0.200</w:t>
            </w:r>
          </w:p>
        </w:tc>
        <w:tc>
          <w:tcPr>
            <w:tcW w:w="718" w:type="dxa"/>
            <w:tcBorders>
              <w:top w:val="nil"/>
              <w:left w:val="nil"/>
              <w:bottom w:val="nil"/>
              <w:right w:val="nil"/>
            </w:tcBorders>
          </w:tcPr>
          <w:p w14:paraId="1737F816" w14:textId="77777777" w:rsidR="000A3E01" w:rsidRDefault="000A3E01" w:rsidP="000A3E01">
            <w:pPr>
              <w:spacing w:line="276" w:lineRule="auto"/>
              <w:rPr>
                <w:rFonts w:ascii="Times New Roman" w:hAnsi="Times New Roman" w:cs="Times New Roman"/>
              </w:rPr>
            </w:pPr>
          </w:p>
        </w:tc>
      </w:tr>
      <w:tr w:rsidR="000A3E01" w14:paraId="7D6A7906" w14:textId="77777777" w:rsidTr="0025742B">
        <w:tc>
          <w:tcPr>
            <w:tcW w:w="1934" w:type="dxa"/>
            <w:tcBorders>
              <w:top w:val="nil"/>
              <w:left w:val="nil"/>
              <w:bottom w:val="single" w:sz="4" w:space="0" w:color="auto"/>
              <w:right w:val="nil"/>
            </w:tcBorders>
          </w:tcPr>
          <w:p w14:paraId="68A65C2A" w14:textId="77777777" w:rsidR="000A3E01" w:rsidRDefault="000A3E01" w:rsidP="000A3E01">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512A9ECF" w14:textId="5FD78391"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0.0004</w:t>
            </w:r>
          </w:p>
        </w:tc>
        <w:tc>
          <w:tcPr>
            <w:tcW w:w="850" w:type="dxa"/>
            <w:tcBorders>
              <w:top w:val="nil"/>
              <w:left w:val="nil"/>
              <w:bottom w:val="single" w:sz="4" w:space="0" w:color="auto"/>
              <w:right w:val="nil"/>
            </w:tcBorders>
            <w:vAlign w:val="center"/>
          </w:tcPr>
          <w:p w14:paraId="6B1B4616" w14:textId="3643E2B2" w:rsidR="000A3E01" w:rsidRPr="000A3E01" w:rsidRDefault="000A3E01" w:rsidP="000A3E01">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05CA07F" w14:textId="77777777" w:rsidR="000A3E01" w:rsidRPr="000A3E01" w:rsidRDefault="000A3E01" w:rsidP="000A3E01">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C85EE32" w14:textId="77777777" w:rsidR="000A3E01" w:rsidRPr="000A3E01" w:rsidRDefault="000A3E01" w:rsidP="000A3E01">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90FC7A2" w14:textId="77777777" w:rsidR="000A3E01" w:rsidRDefault="000A3E01" w:rsidP="000A3E01">
            <w:pPr>
              <w:spacing w:line="276" w:lineRule="auto"/>
              <w:rPr>
                <w:rFonts w:ascii="Times New Roman" w:hAnsi="Times New Roman" w:cs="Times New Roman"/>
              </w:rPr>
            </w:pPr>
          </w:p>
        </w:tc>
      </w:tr>
    </w:tbl>
    <w:p w14:paraId="7943136F" w14:textId="77777777" w:rsidR="004169A8" w:rsidRDefault="004169A8" w:rsidP="002110DA">
      <w:pPr>
        <w:spacing w:after="0" w:line="240" w:lineRule="auto"/>
        <w:rPr>
          <w:rFonts w:ascii="Times New Roman" w:hAnsi="Times New Roman" w:cs="Times New Roman"/>
          <w:b/>
          <w:bCs/>
        </w:rPr>
      </w:pPr>
    </w:p>
    <w:p w14:paraId="5878E817" w14:textId="77777777" w:rsidR="004169A8" w:rsidRDefault="004169A8" w:rsidP="002110DA">
      <w:pPr>
        <w:spacing w:after="0" w:line="240" w:lineRule="auto"/>
        <w:rPr>
          <w:rFonts w:ascii="Times New Roman" w:hAnsi="Times New Roman" w:cs="Times New Roman"/>
          <w:b/>
          <w:bCs/>
        </w:rPr>
      </w:pPr>
    </w:p>
    <w:p w14:paraId="2D0CCAE7" w14:textId="138060E9" w:rsidR="00220B13" w:rsidRDefault="00220B13" w:rsidP="00220B13">
      <w:pPr>
        <w:spacing w:after="0" w:line="240" w:lineRule="auto"/>
        <w:rPr>
          <w:rFonts w:ascii="Times New Roman" w:hAnsi="Times New Roman" w:cs="Times New Roman"/>
        </w:rPr>
      </w:pPr>
      <w:r>
        <w:rPr>
          <w:rFonts w:ascii="Times New Roman" w:hAnsi="Times New Roman" w:cs="Times New Roman"/>
          <w:b/>
          <w:bCs/>
        </w:rPr>
        <w:t>Table 6.</w:t>
      </w:r>
      <w:r>
        <w:rPr>
          <w:rFonts w:ascii="Times New Roman" w:hAnsi="Times New Roman" w:cs="Times New Roman"/>
        </w:rPr>
        <w:t xml:space="preserve"> Results of a three-way ANOVA (Type 3) testing the effects of evolutionary temperature history (Evol), contemporary temperature (Temp) and competition with </w:t>
      </w:r>
      <w:r>
        <w:rPr>
          <w:rFonts w:ascii="Times New Roman" w:hAnsi="Times New Roman" w:cs="Times New Roman"/>
          <w:i/>
          <w:iCs/>
        </w:rPr>
        <w:t>Tetrahymena</w:t>
      </w:r>
      <w:r>
        <w:rPr>
          <w:rFonts w:ascii="Times New Roman" w:hAnsi="Times New Roman" w:cs="Times New Roman"/>
        </w:rPr>
        <w:t xml:space="preserve"> (Comp), and their interactions on the estimated realized equilibrium densities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H. rosa</w:t>
      </w:r>
      <w:r>
        <w:rPr>
          <w:rFonts w:ascii="Times New Roman" w:hAnsi="Times New Roman" w:cs="Times New Roman"/>
        </w:rPr>
        <w:t>.</w:t>
      </w:r>
    </w:p>
    <w:p w14:paraId="5ED0C1C7" w14:textId="77777777" w:rsidR="00220B13" w:rsidRDefault="00220B13" w:rsidP="00220B13">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934"/>
        <w:gridCol w:w="1327"/>
        <w:gridCol w:w="850"/>
        <w:gridCol w:w="1276"/>
        <w:gridCol w:w="992"/>
        <w:gridCol w:w="718"/>
      </w:tblGrid>
      <w:tr w:rsidR="00AF79F7" w14:paraId="60AE2A52" w14:textId="77777777" w:rsidTr="00471FAF">
        <w:tc>
          <w:tcPr>
            <w:tcW w:w="1934" w:type="dxa"/>
            <w:tcBorders>
              <w:top w:val="single" w:sz="4" w:space="0" w:color="auto"/>
              <w:left w:val="nil"/>
              <w:bottom w:val="single" w:sz="4" w:space="0" w:color="auto"/>
              <w:right w:val="nil"/>
            </w:tcBorders>
          </w:tcPr>
          <w:p w14:paraId="1766AA1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Predictor</w:t>
            </w:r>
          </w:p>
        </w:tc>
        <w:tc>
          <w:tcPr>
            <w:tcW w:w="1327" w:type="dxa"/>
            <w:tcBorders>
              <w:top w:val="single" w:sz="4" w:space="0" w:color="auto"/>
              <w:left w:val="nil"/>
              <w:bottom w:val="single" w:sz="4" w:space="0" w:color="auto"/>
              <w:right w:val="nil"/>
            </w:tcBorders>
          </w:tcPr>
          <w:p w14:paraId="5896E5DA"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FFCC55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F2AAE9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37780A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4A8EBB24" w14:textId="77777777" w:rsidR="00AF79F7" w:rsidRDefault="00AF79F7" w:rsidP="00471FAF">
            <w:pPr>
              <w:spacing w:line="276" w:lineRule="auto"/>
              <w:rPr>
                <w:rFonts w:ascii="Times New Roman" w:hAnsi="Times New Roman" w:cs="Times New Roman"/>
              </w:rPr>
            </w:pPr>
          </w:p>
        </w:tc>
      </w:tr>
      <w:tr w:rsidR="00AF79F7" w14:paraId="3E9D958E" w14:textId="77777777" w:rsidTr="00471FAF">
        <w:tc>
          <w:tcPr>
            <w:tcW w:w="1934" w:type="dxa"/>
            <w:tcBorders>
              <w:top w:val="single" w:sz="4" w:space="0" w:color="auto"/>
              <w:left w:val="nil"/>
              <w:bottom w:val="nil"/>
              <w:right w:val="nil"/>
            </w:tcBorders>
          </w:tcPr>
          <w:p w14:paraId="149A6841"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Intercept</w:t>
            </w:r>
          </w:p>
        </w:tc>
        <w:tc>
          <w:tcPr>
            <w:tcW w:w="1327" w:type="dxa"/>
            <w:tcBorders>
              <w:top w:val="single" w:sz="4" w:space="0" w:color="auto"/>
              <w:left w:val="nil"/>
              <w:bottom w:val="nil"/>
              <w:right w:val="nil"/>
            </w:tcBorders>
            <w:vAlign w:val="center"/>
          </w:tcPr>
          <w:p w14:paraId="029E3EA3" w14:textId="13CC0EC3"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4583721  </w:t>
            </w:r>
          </w:p>
        </w:tc>
        <w:tc>
          <w:tcPr>
            <w:tcW w:w="850" w:type="dxa"/>
            <w:tcBorders>
              <w:top w:val="single" w:sz="4" w:space="0" w:color="auto"/>
              <w:left w:val="nil"/>
              <w:bottom w:val="nil"/>
              <w:right w:val="nil"/>
            </w:tcBorders>
            <w:vAlign w:val="center"/>
          </w:tcPr>
          <w:p w14:paraId="0BD5AF76"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single" w:sz="4" w:space="0" w:color="auto"/>
              <w:left w:val="nil"/>
              <w:bottom w:val="nil"/>
              <w:right w:val="nil"/>
            </w:tcBorders>
            <w:vAlign w:val="center"/>
          </w:tcPr>
          <w:p w14:paraId="1FB8F6D9" w14:textId="5D7CA020"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627.4695</w:t>
            </w:r>
          </w:p>
        </w:tc>
        <w:tc>
          <w:tcPr>
            <w:tcW w:w="992" w:type="dxa"/>
            <w:tcBorders>
              <w:top w:val="single" w:sz="4" w:space="0" w:color="auto"/>
              <w:left w:val="nil"/>
              <w:bottom w:val="nil"/>
              <w:right w:val="nil"/>
            </w:tcBorders>
            <w:vAlign w:val="center"/>
          </w:tcPr>
          <w:p w14:paraId="15E2970D" w14:textId="77777777" w:rsidR="00AF79F7" w:rsidRPr="000A3E01" w:rsidRDefault="00AF79F7" w:rsidP="00471FAF">
            <w:pPr>
              <w:tabs>
                <w:tab w:val="decimal" w:pos="336"/>
              </w:tabs>
              <w:spacing w:line="276" w:lineRule="auto"/>
              <w:ind w:right="-23"/>
              <w:rPr>
                <w:rFonts w:ascii="Times New Roman" w:hAnsi="Times New Roman" w:cs="Times New Roman"/>
              </w:rPr>
            </w:pPr>
            <w:r>
              <w:rPr>
                <w:rFonts w:ascii="Times New Roman" w:eastAsia="Times New Roman" w:hAnsi="Times New Roman" w:cs="Times New Roman"/>
              </w:rPr>
              <w:t>&lt;0.0</w:t>
            </w:r>
            <w:r w:rsidRPr="000A3E01">
              <w:rPr>
                <w:rFonts w:ascii="Times New Roman" w:eastAsia="Times New Roman" w:hAnsi="Times New Roman" w:cs="Times New Roman"/>
              </w:rPr>
              <w:t>0</w:t>
            </w:r>
            <w:r>
              <w:rPr>
                <w:rFonts w:ascii="Times New Roman" w:eastAsia="Times New Roman" w:hAnsi="Times New Roman" w:cs="Times New Roman"/>
              </w:rPr>
              <w:t>1</w:t>
            </w:r>
          </w:p>
        </w:tc>
        <w:tc>
          <w:tcPr>
            <w:tcW w:w="718" w:type="dxa"/>
            <w:tcBorders>
              <w:top w:val="single" w:sz="4" w:space="0" w:color="auto"/>
              <w:left w:val="nil"/>
              <w:bottom w:val="nil"/>
              <w:right w:val="nil"/>
            </w:tcBorders>
          </w:tcPr>
          <w:p w14:paraId="30C9891B"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67FEE29F" w14:textId="77777777" w:rsidTr="00471FAF">
        <w:tc>
          <w:tcPr>
            <w:tcW w:w="1934" w:type="dxa"/>
            <w:tcBorders>
              <w:top w:val="nil"/>
              <w:left w:val="nil"/>
              <w:bottom w:val="nil"/>
              <w:right w:val="nil"/>
            </w:tcBorders>
          </w:tcPr>
          <w:p w14:paraId="3E7F486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w:t>
            </w:r>
          </w:p>
        </w:tc>
        <w:tc>
          <w:tcPr>
            <w:tcW w:w="1327" w:type="dxa"/>
            <w:tcBorders>
              <w:top w:val="nil"/>
              <w:left w:val="nil"/>
              <w:bottom w:val="nil"/>
              <w:right w:val="nil"/>
            </w:tcBorders>
            <w:vAlign w:val="center"/>
          </w:tcPr>
          <w:p w14:paraId="3408A707" w14:textId="29251DE1"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19375  </w:t>
            </w:r>
          </w:p>
        </w:tc>
        <w:tc>
          <w:tcPr>
            <w:tcW w:w="850" w:type="dxa"/>
            <w:tcBorders>
              <w:top w:val="nil"/>
              <w:left w:val="nil"/>
              <w:bottom w:val="nil"/>
              <w:right w:val="nil"/>
            </w:tcBorders>
            <w:vAlign w:val="center"/>
          </w:tcPr>
          <w:p w14:paraId="4AFC7FB3"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3BBCCCB" w14:textId="23EF9183"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2.6522</w:t>
            </w:r>
          </w:p>
        </w:tc>
        <w:tc>
          <w:tcPr>
            <w:tcW w:w="992" w:type="dxa"/>
            <w:tcBorders>
              <w:top w:val="nil"/>
              <w:left w:val="nil"/>
              <w:bottom w:val="nil"/>
              <w:right w:val="nil"/>
            </w:tcBorders>
            <w:vAlign w:val="center"/>
          </w:tcPr>
          <w:p w14:paraId="66AC6E9F" w14:textId="26E5DC3D"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0.10</w:t>
            </w:r>
            <w:r w:rsidR="00620AC6">
              <w:rPr>
                <w:rFonts w:ascii="Times New Roman" w:eastAsia="Times New Roman" w:hAnsi="Times New Roman" w:cs="Times New Roman"/>
              </w:rPr>
              <w:t>8</w:t>
            </w:r>
          </w:p>
        </w:tc>
        <w:tc>
          <w:tcPr>
            <w:tcW w:w="718" w:type="dxa"/>
            <w:tcBorders>
              <w:top w:val="nil"/>
              <w:left w:val="nil"/>
              <w:bottom w:val="nil"/>
              <w:right w:val="nil"/>
            </w:tcBorders>
          </w:tcPr>
          <w:p w14:paraId="001CB2AA" w14:textId="77777777" w:rsidR="00AF79F7" w:rsidRDefault="00AF79F7" w:rsidP="00471FAF">
            <w:pPr>
              <w:spacing w:line="276" w:lineRule="auto"/>
              <w:rPr>
                <w:rFonts w:ascii="Times New Roman" w:hAnsi="Times New Roman" w:cs="Times New Roman"/>
              </w:rPr>
            </w:pPr>
          </w:p>
        </w:tc>
      </w:tr>
      <w:tr w:rsidR="00AF79F7" w14:paraId="1E4433AE" w14:textId="77777777" w:rsidTr="00471FAF">
        <w:tc>
          <w:tcPr>
            <w:tcW w:w="1934" w:type="dxa"/>
            <w:tcBorders>
              <w:top w:val="nil"/>
              <w:left w:val="nil"/>
              <w:bottom w:val="nil"/>
              <w:right w:val="nil"/>
            </w:tcBorders>
          </w:tcPr>
          <w:p w14:paraId="3848D6D0"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Temp</w:t>
            </w:r>
          </w:p>
        </w:tc>
        <w:tc>
          <w:tcPr>
            <w:tcW w:w="1327" w:type="dxa"/>
            <w:tcBorders>
              <w:top w:val="nil"/>
              <w:left w:val="nil"/>
              <w:bottom w:val="nil"/>
              <w:right w:val="nil"/>
            </w:tcBorders>
            <w:vAlign w:val="center"/>
          </w:tcPr>
          <w:p w14:paraId="5D65C4C0" w14:textId="0035EBE7"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46036  </w:t>
            </w:r>
          </w:p>
        </w:tc>
        <w:tc>
          <w:tcPr>
            <w:tcW w:w="850" w:type="dxa"/>
            <w:tcBorders>
              <w:top w:val="nil"/>
              <w:left w:val="nil"/>
              <w:bottom w:val="nil"/>
              <w:right w:val="nil"/>
            </w:tcBorders>
            <w:vAlign w:val="center"/>
          </w:tcPr>
          <w:p w14:paraId="2439D5C4"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9CA75C7" w14:textId="343B9CE7"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6.3020</w:t>
            </w:r>
          </w:p>
        </w:tc>
        <w:tc>
          <w:tcPr>
            <w:tcW w:w="992" w:type="dxa"/>
            <w:tcBorders>
              <w:top w:val="nil"/>
              <w:left w:val="nil"/>
              <w:bottom w:val="nil"/>
              <w:right w:val="nil"/>
            </w:tcBorders>
            <w:vAlign w:val="center"/>
          </w:tcPr>
          <w:p w14:paraId="47152843" w14:textId="181BCF35"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0.014</w:t>
            </w:r>
          </w:p>
        </w:tc>
        <w:tc>
          <w:tcPr>
            <w:tcW w:w="718" w:type="dxa"/>
            <w:tcBorders>
              <w:top w:val="nil"/>
              <w:left w:val="nil"/>
              <w:bottom w:val="nil"/>
              <w:right w:val="nil"/>
            </w:tcBorders>
          </w:tcPr>
          <w:p w14:paraId="11B66B6F" w14:textId="72C7651E"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3768A360" w14:textId="77777777" w:rsidTr="00471FAF">
        <w:tc>
          <w:tcPr>
            <w:tcW w:w="1934" w:type="dxa"/>
            <w:tcBorders>
              <w:top w:val="nil"/>
              <w:left w:val="nil"/>
              <w:bottom w:val="nil"/>
              <w:right w:val="nil"/>
            </w:tcBorders>
          </w:tcPr>
          <w:p w14:paraId="397F5016"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Comp</w:t>
            </w:r>
          </w:p>
        </w:tc>
        <w:tc>
          <w:tcPr>
            <w:tcW w:w="1327" w:type="dxa"/>
            <w:tcBorders>
              <w:top w:val="nil"/>
              <w:left w:val="nil"/>
              <w:bottom w:val="nil"/>
              <w:right w:val="nil"/>
            </w:tcBorders>
            <w:vAlign w:val="center"/>
          </w:tcPr>
          <w:p w14:paraId="64302678" w14:textId="22706968"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160487  </w:t>
            </w:r>
          </w:p>
        </w:tc>
        <w:tc>
          <w:tcPr>
            <w:tcW w:w="850" w:type="dxa"/>
            <w:tcBorders>
              <w:top w:val="nil"/>
              <w:left w:val="nil"/>
              <w:bottom w:val="nil"/>
              <w:right w:val="nil"/>
            </w:tcBorders>
            <w:vAlign w:val="center"/>
          </w:tcPr>
          <w:p w14:paraId="2640B890"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BF54687" w14:textId="743F62F0"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21.9693</w:t>
            </w:r>
          </w:p>
        </w:tc>
        <w:tc>
          <w:tcPr>
            <w:tcW w:w="992" w:type="dxa"/>
            <w:tcBorders>
              <w:top w:val="nil"/>
              <w:left w:val="nil"/>
              <w:bottom w:val="nil"/>
              <w:right w:val="nil"/>
            </w:tcBorders>
            <w:vAlign w:val="center"/>
          </w:tcPr>
          <w:p w14:paraId="2B9F7732" w14:textId="3A0CCBCD"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&lt;0.001</w:t>
            </w:r>
          </w:p>
        </w:tc>
        <w:tc>
          <w:tcPr>
            <w:tcW w:w="718" w:type="dxa"/>
            <w:tcBorders>
              <w:top w:val="nil"/>
              <w:left w:val="nil"/>
              <w:bottom w:val="nil"/>
              <w:right w:val="nil"/>
            </w:tcBorders>
          </w:tcPr>
          <w:p w14:paraId="1FAC7DF3" w14:textId="6339BD68" w:rsidR="00AF79F7" w:rsidRDefault="00AF79F7" w:rsidP="00471FAF">
            <w:pPr>
              <w:spacing w:line="276" w:lineRule="auto"/>
              <w:rPr>
                <w:rFonts w:ascii="Times New Roman" w:hAnsi="Times New Roman" w:cs="Times New Roman"/>
              </w:rPr>
            </w:pPr>
            <w:r>
              <w:rPr>
                <w:rFonts w:ascii="Times New Roman" w:hAnsi="Times New Roman" w:cs="Times New Roman"/>
              </w:rPr>
              <w:t>***</w:t>
            </w:r>
          </w:p>
        </w:tc>
      </w:tr>
      <w:tr w:rsidR="00AF79F7" w14:paraId="71FCD2DC" w14:textId="77777777" w:rsidTr="00471FAF">
        <w:tc>
          <w:tcPr>
            <w:tcW w:w="1934" w:type="dxa"/>
            <w:tcBorders>
              <w:top w:val="nil"/>
              <w:left w:val="nil"/>
              <w:bottom w:val="nil"/>
              <w:right w:val="nil"/>
            </w:tcBorders>
          </w:tcPr>
          <w:p w14:paraId="44507A62"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Evol:Temp</w:t>
            </w:r>
          </w:p>
        </w:tc>
        <w:tc>
          <w:tcPr>
            <w:tcW w:w="1327" w:type="dxa"/>
            <w:tcBorders>
              <w:top w:val="nil"/>
              <w:left w:val="nil"/>
              <w:bottom w:val="nil"/>
              <w:right w:val="nil"/>
            </w:tcBorders>
            <w:vAlign w:val="center"/>
          </w:tcPr>
          <w:p w14:paraId="5E73D9A4" w14:textId="53657532"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1474  </w:t>
            </w:r>
          </w:p>
        </w:tc>
        <w:tc>
          <w:tcPr>
            <w:tcW w:w="850" w:type="dxa"/>
            <w:tcBorders>
              <w:top w:val="nil"/>
              <w:left w:val="nil"/>
              <w:bottom w:val="nil"/>
              <w:right w:val="nil"/>
            </w:tcBorders>
            <w:vAlign w:val="center"/>
          </w:tcPr>
          <w:p w14:paraId="1D7152D4"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1F835839" w14:textId="0ECBA33C"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0.2017</w:t>
            </w:r>
          </w:p>
        </w:tc>
        <w:tc>
          <w:tcPr>
            <w:tcW w:w="992" w:type="dxa"/>
            <w:tcBorders>
              <w:top w:val="nil"/>
              <w:left w:val="nil"/>
              <w:bottom w:val="nil"/>
              <w:right w:val="nil"/>
            </w:tcBorders>
            <w:vAlign w:val="center"/>
          </w:tcPr>
          <w:p w14:paraId="0CDC47F2" w14:textId="2AD8CCC2"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0.65</w:t>
            </w:r>
            <w:r w:rsidR="00620AC6">
              <w:rPr>
                <w:rFonts w:ascii="Times New Roman" w:eastAsia="Times New Roman" w:hAnsi="Times New Roman" w:cs="Times New Roman"/>
              </w:rPr>
              <w:t>5</w:t>
            </w:r>
          </w:p>
        </w:tc>
        <w:tc>
          <w:tcPr>
            <w:tcW w:w="718" w:type="dxa"/>
            <w:tcBorders>
              <w:top w:val="nil"/>
              <w:left w:val="nil"/>
              <w:bottom w:val="nil"/>
              <w:right w:val="nil"/>
            </w:tcBorders>
          </w:tcPr>
          <w:p w14:paraId="79C0BC18" w14:textId="77777777" w:rsidR="00AF79F7" w:rsidRDefault="00AF79F7" w:rsidP="00471FAF">
            <w:pPr>
              <w:spacing w:line="276" w:lineRule="auto"/>
              <w:rPr>
                <w:rFonts w:ascii="Times New Roman" w:hAnsi="Times New Roman" w:cs="Times New Roman"/>
              </w:rPr>
            </w:pPr>
          </w:p>
        </w:tc>
      </w:tr>
      <w:tr w:rsidR="00AF79F7" w14:paraId="1521C184" w14:textId="77777777" w:rsidTr="00471FAF">
        <w:tc>
          <w:tcPr>
            <w:tcW w:w="1934" w:type="dxa"/>
            <w:tcBorders>
              <w:top w:val="nil"/>
              <w:left w:val="nil"/>
              <w:bottom w:val="nil"/>
              <w:right w:val="nil"/>
            </w:tcBorders>
          </w:tcPr>
          <w:p w14:paraId="0B3242BA"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Evol:Comp</w:t>
            </w:r>
          </w:p>
        </w:tc>
        <w:tc>
          <w:tcPr>
            <w:tcW w:w="1327" w:type="dxa"/>
            <w:tcBorders>
              <w:top w:val="nil"/>
              <w:left w:val="nil"/>
              <w:bottom w:val="nil"/>
              <w:right w:val="nil"/>
            </w:tcBorders>
            <w:vAlign w:val="center"/>
          </w:tcPr>
          <w:p w14:paraId="22369657" w14:textId="0540CEC4"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5839  </w:t>
            </w:r>
          </w:p>
        </w:tc>
        <w:tc>
          <w:tcPr>
            <w:tcW w:w="850" w:type="dxa"/>
            <w:tcBorders>
              <w:top w:val="nil"/>
              <w:left w:val="nil"/>
              <w:bottom w:val="nil"/>
              <w:right w:val="nil"/>
            </w:tcBorders>
            <w:vAlign w:val="center"/>
          </w:tcPr>
          <w:p w14:paraId="233246F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5ADA71BD" w14:textId="771FCE5E"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0.7993</w:t>
            </w:r>
          </w:p>
        </w:tc>
        <w:tc>
          <w:tcPr>
            <w:tcW w:w="992" w:type="dxa"/>
            <w:tcBorders>
              <w:top w:val="nil"/>
              <w:left w:val="nil"/>
              <w:bottom w:val="nil"/>
              <w:right w:val="nil"/>
            </w:tcBorders>
            <w:vAlign w:val="center"/>
          </w:tcPr>
          <w:p w14:paraId="094A35FB" w14:textId="7535EFA4"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0.374</w:t>
            </w:r>
          </w:p>
        </w:tc>
        <w:tc>
          <w:tcPr>
            <w:tcW w:w="718" w:type="dxa"/>
            <w:tcBorders>
              <w:top w:val="nil"/>
              <w:left w:val="nil"/>
              <w:bottom w:val="nil"/>
              <w:right w:val="nil"/>
            </w:tcBorders>
          </w:tcPr>
          <w:p w14:paraId="7F059B3F" w14:textId="77777777" w:rsidR="00AF79F7" w:rsidRDefault="00AF79F7" w:rsidP="00471FAF">
            <w:pPr>
              <w:spacing w:line="276" w:lineRule="auto"/>
              <w:rPr>
                <w:rFonts w:ascii="Times New Roman" w:hAnsi="Times New Roman" w:cs="Times New Roman"/>
              </w:rPr>
            </w:pPr>
          </w:p>
        </w:tc>
      </w:tr>
      <w:tr w:rsidR="00AF79F7" w14:paraId="42CF5E24" w14:textId="77777777" w:rsidTr="00471FAF">
        <w:tc>
          <w:tcPr>
            <w:tcW w:w="1934" w:type="dxa"/>
            <w:tcBorders>
              <w:top w:val="nil"/>
              <w:left w:val="nil"/>
              <w:bottom w:val="nil"/>
              <w:right w:val="nil"/>
            </w:tcBorders>
          </w:tcPr>
          <w:p w14:paraId="4B09A1B8"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Temp:Comp</w:t>
            </w:r>
          </w:p>
        </w:tc>
        <w:tc>
          <w:tcPr>
            <w:tcW w:w="1327" w:type="dxa"/>
            <w:tcBorders>
              <w:top w:val="nil"/>
              <w:left w:val="nil"/>
              <w:bottom w:val="nil"/>
              <w:right w:val="nil"/>
            </w:tcBorders>
            <w:vAlign w:val="center"/>
          </w:tcPr>
          <w:p w14:paraId="4B8DF599" w14:textId="1AD7A67C"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1881  </w:t>
            </w:r>
          </w:p>
        </w:tc>
        <w:tc>
          <w:tcPr>
            <w:tcW w:w="850" w:type="dxa"/>
            <w:tcBorders>
              <w:top w:val="nil"/>
              <w:left w:val="nil"/>
              <w:bottom w:val="nil"/>
              <w:right w:val="nil"/>
            </w:tcBorders>
            <w:vAlign w:val="center"/>
          </w:tcPr>
          <w:p w14:paraId="2013BBA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3013FEE5" w14:textId="197918BE"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0.2574</w:t>
            </w:r>
          </w:p>
        </w:tc>
        <w:tc>
          <w:tcPr>
            <w:tcW w:w="992" w:type="dxa"/>
            <w:tcBorders>
              <w:top w:val="nil"/>
              <w:left w:val="nil"/>
              <w:bottom w:val="nil"/>
              <w:right w:val="nil"/>
            </w:tcBorders>
            <w:vAlign w:val="center"/>
          </w:tcPr>
          <w:p w14:paraId="0A265443" w14:textId="6640592F"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0.613</w:t>
            </w:r>
          </w:p>
        </w:tc>
        <w:tc>
          <w:tcPr>
            <w:tcW w:w="718" w:type="dxa"/>
            <w:tcBorders>
              <w:top w:val="nil"/>
              <w:left w:val="nil"/>
              <w:bottom w:val="nil"/>
              <w:right w:val="nil"/>
            </w:tcBorders>
          </w:tcPr>
          <w:p w14:paraId="7B7B433C" w14:textId="39242C07" w:rsidR="00AF79F7" w:rsidRDefault="00AF79F7" w:rsidP="00471FAF">
            <w:pPr>
              <w:spacing w:line="276" w:lineRule="auto"/>
              <w:rPr>
                <w:rFonts w:ascii="Times New Roman" w:hAnsi="Times New Roman" w:cs="Times New Roman"/>
              </w:rPr>
            </w:pPr>
          </w:p>
        </w:tc>
      </w:tr>
      <w:tr w:rsidR="00AF79F7" w14:paraId="10BA4F2F" w14:textId="77777777" w:rsidTr="00471FAF">
        <w:tc>
          <w:tcPr>
            <w:tcW w:w="1934" w:type="dxa"/>
            <w:tcBorders>
              <w:top w:val="nil"/>
              <w:left w:val="nil"/>
              <w:bottom w:val="nil"/>
              <w:right w:val="nil"/>
            </w:tcBorders>
          </w:tcPr>
          <w:p w14:paraId="285B62F9"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Evol:Temp:Comp</w:t>
            </w:r>
          </w:p>
        </w:tc>
        <w:tc>
          <w:tcPr>
            <w:tcW w:w="1327" w:type="dxa"/>
            <w:tcBorders>
              <w:top w:val="nil"/>
              <w:left w:val="nil"/>
              <w:bottom w:val="nil"/>
              <w:right w:val="nil"/>
            </w:tcBorders>
            <w:vAlign w:val="center"/>
          </w:tcPr>
          <w:p w14:paraId="54F0A068" w14:textId="7AD64E4B"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 xml:space="preserve">4952  </w:t>
            </w:r>
          </w:p>
        </w:tc>
        <w:tc>
          <w:tcPr>
            <w:tcW w:w="850" w:type="dxa"/>
            <w:tcBorders>
              <w:top w:val="nil"/>
              <w:left w:val="nil"/>
              <w:bottom w:val="nil"/>
              <w:right w:val="nil"/>
            </w:tcBorders>
            <w:vAlign w:val="center"/>
          </w:tcPr>
          <w:p w14:paraId="2E46873B"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1</w:t>
            </w:r>
          </w:p>
        </w:tc>
        <w:tc>
          <w:tcPr>
            <w:tcW w:w="1276" w:type="dxa"/>
            <w:tcBorders>
              <w:top w:val="nil"/>
              <w:left w:val="nil"/>
              <w:bottom w:val="nil"/>
              <w:right w:val="nil"/>
            </w:tcBorders>
            <w:vAlign w:val="center"/>
          </w:tcPr>
          <w:p w14:paraId="62BEA6EB" w14:textId="33BA7687" w:rsidR="00AF79F7" w:rsidRPr="000A3E01" w:rsidRDefault="00AF79F7" w:rsidP="00471FAF">
            <w:pPr>
              <w:tabs>
                <w:tab w:val="decimal" w:pos="456"/>
              </w:tabs>
              <w:spacing w:line="276" w:lineRule="auto"/>
              <w:rPr>
                <w:rFonts w:ascii="Times New Roman" w:hAnsi="Times New Roman" w:cs="Times New Roman"/>
              </w:rPr>
            </w:pPr>
            <w:r w:rsidRPr="00AF79F7">
              <w:rPr>
                <w:rFonts w:ascii="Times New Roman" w:eastAsia="Times New Roman" w:hAnsi="Times New Roman" w:cs="Times New Roman"/>
              </w:rPr>
              <w:t>0.6779</w:t>
            </w:r>
          </w:p>
        </w:tc>
        <w:tc>
          <w:tcPr>
            <w:tcW w:w="992" w:type="dxa"/>
            <w:tcBorders>
              <w:top w:val="nil"/>
              <w:left w:val="nil"/>
              <w:bottom w:val="nil"/>
              <w:right w:val="nil"/>
            </w:tcBorders>
            <w:vAlign w:val="center"/>
          </w:tcPr>
          <w:p w14:paraId="47165FF6" w14:textId="6B172A87" w:rsidR="00AF79F7" w:rsidRPr="000A3E01" w:rsidRDefault="00AF79F7" w:rsidP="00471FAF">
            <w:pPr>
              <w:tabs>
                <w:tab w:val="decimal" w:pos="336"/>
              </w:tabs>
              <w:spacing w:line="276" w:lineRule="auto"/>
              <w:ind w:right="-23"/>
              <w:rPr>
                <w:rFonts w:ascii="Times New Roman" w:hAnsi="Times New Roman" w:cs="Times New Roman"/>
              </w:rPr>
            </w:pPr>
            <w:r w:rsidRPr="00AF79F7">
              <w:rPr>
                <w:rFonts w:ascii="Times New Roman" w:eastAsia="Times New Roman" w:hAnsi="Times New Roman" w:cs="Times New Roman"/>
              </w:rPr>
              <w:t>0.413</w:t>
            </w:r>
          </w:p>
        </w:tc>
        <w:tc>
          <w:tcPr>
            <w:tcW w:w="718" w:type="dxa"/>
            <w:tcBorders>
              <w:top w:val="nil"/>
              <w:left w:val="nil"/>
              <w:bottom w:val="nil"/>
              <w:right w:val="nil"/>
            </w:tcBorders>
          </w:tcPr>
          <w:p w14:paraId="406C2AFF" w14:textId="77777777" w:rsidR="00AF79F7" w:rsidRDefault="00AF79F7" w:rsidP="00471FAF">
            <w:pPr>
              <w:spacing w:line="276" w:lineRule="auto"/>
              <w:rPr>
                <w:rFonts w:ascii="Times New Roman" w:hAnsi="Times New Roman" w:cs="Times New Roman"/>
              </w:rPr>
            </w:pPr>
          </w:p>
        </w:tc>
      </w:tr>
      <w:tr w:rsidR="00AF79F7" w14:paraId="18FADECD" w14:textId="77777777" w:rsidTr="00471FAF">
        <w:tc>
          <w:tcPr>
            <w:tcW w:w="1934" w:type="dxa"/>
            <w:tcBorders>
              <w:top w:val="nil"/>
              <w:left w:val="nil"/>
              <w:bottom w:val="single" w:sz="4" w:space="0" w:color="auto"/>
              <w:right w:val="nil"/>
            </w:tcBorders>
          </w:tcPr>
          <w:p w14:paraId="567C69AE" w14:textId="77777777" w:rsidR="00AF79F7" w:rsidRDefault="00AF79F7" w:rsidP="00471FAF">
            <w:pPr>
              <w:spacing w:line="276" w:lineRule="auto"/>
              <w:rPr>
                <w:rFonts w:ascii="Times New Roman" w:hAnsi="Times New Roman" w:cs="Times New Roman"/>
              </w:rPr>
            </w:pPr>
            <w:r>
              <w:rPr>
                <w:rFonts w:ascii="Times New Roman" w:hAnsi="Times New Roman" w:cs="Times New Roman"/>
              </w:rPr>
              <w:t>Residuals</w:t>
            </w:r>
          </w:p>
        </w:tc>
        <w:tc>
          <w:tcPr>
            <w:tcW w:w="1327" w:type="dxa"/>
            <w:tcBorders>
              <w:top w:val="nil"/>
              <w:left w:val="nil"/>
              <w:bottom w:val="single" w:sz="4" w:space="0" w:color="auto"/>
              <w:right w:val="nil"/>
            </w:tcBorders>
            <w:vAlign w:val="center"/>
          </w:tcPr>
          <w:p w14:paraId="7DEF2D78" w14:textId="598077C8" w:rsidR="00AF79F7" w:rsidRPr="000A3E01" w:rsidRDefault="00AF79F7" w:rsidP="00471FAF">
            <w:pPr>
              <w:spacing w:line="276" w:lineRule="auto"/>
              <w:rPr>
                <w:rFonts w:ascii="Times New Roman" w:hAnsi="Times New Roman" w:cs="Times New Roman"/>
              </w:rPr>
            </w:pPr>
            <w:r w:rsidRPr="00AF79F7">
              <w:rPr>
                <w:rFonts w:ascii="Times New Roman" w:eastAsia="Times New Roman" w:hAnsi="Times New Roman" w:cs="Times New Roman"/>
              </w:rPr>
              <w:t>525966</w:t>
            </w:r>
          </w:p>
        </w:tc>
        <w:tc>
          <w:tcPr>
            <w:tcW w:w="850" w:type="dxa"/>
            <w:tcBorders>
              <w:top w:val="nil"/>
              <w:left w:val="nil"/>
              <w:bottom w:val="single" w:sz="4" w:space="0" w:color="auto"/>
              <w:right w:val="nil"/>
            </w:tcBorders>
            <w:vAlign w:val="center"/>
          </w:tcPr>
          <w:p w14:paraId="5BB05F0F" w14:textId="77777777" w:rsidR="00AF79F7" w:rsidRPr="000A3E01" w:rsidRDefault="00AF79F7" w:rsidP="00471FAF">
            <w:pPr>
              <w:spacing w:line="276" w:lineRule="auto"/>
              <w:rPr>
                <w:rFonts w:ascii="Times New Roman" w:hAnsi="Times New Roman" w:cs="Times New Roman"/>
              </w:rPr>
            </w:pPr>
            <w:r w:rsidRPr="000A3E01">
              <w:rPr>
                <w:rFonts w:ascii="Times New Roman" w:eastAsia="Times New Roman" w:hAnsi="Times New Roman" w:cs="Times New Roman"/>
              </w:rPr>
              <w:t>72</w:t>
            </w:r>
          </w:p>
        </w:tc>
        <w:tc>
          <w:tcPr>
            <w:tcW w:w="1276" w:type="dxa"/>
            <w:tcBorders>
              <w:top w:val="nil"/>
              <w:left w:val="nil"/>
              <w:bottom w:val="single" w:sz="4" w:space="0" w:color="auto"/>
              <w:right w:val="nil"/>
            </w:tcBorders>
            <w:vAlign w:val="center"/>
          </w:tcPr>
          <w:p w14:paraId="183BB611" w14:textId="77777777" w:rsidR="00AF79F7" w:rsidRPr="000A3E01" w:rsidRDefault="00AF79F7"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vAlign w:val="center"/>
          </w:tcPr>
          <w:p w14:paraId="45C46811" w14:textId="77777777" w:rsidR="00AF79F7" w:rsidRPr="000A3E01" w:rsidRDefault="00AF79F7"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AD92F5E" w14:textId="77777777" w:rsidR="00AF79F7" w:rsidRDefault="00AF79F7" w:rsidP="00471FAF">
            <w:pPr>
              <w:spacing w:line="276" w:lineRule="auto"/>
              <w:rPr>
                <w:rFonts w:ascii="Times New Roman" w:hAnsi="Times New Roman" w:cs="Times New Roman"/>
              </w:rPr>
            </w:pPr>
          </w:p>
        </w:tc>
      </w:tr>
    </w:tbl>
    <w:p w14:paraId="489FAF4A" w14:textId="09A6E289" w:rsidR="0026546F" w:rsidRPr="00220B13" w:rsidRDefault="0026546F" w:rsidP="00B902D5">
      <w:pPr>
        <w:spacing w:after="0" w:line="240" w:lineRule="auto"/>
        <w:rPr>
          <w:rFonts w:ascii="Times New Roman" w:hAnsi="Times New Roman" w:cs="Times New Roman"/>
        </w:rPr>
      </w:pPr>
    </w:p>
    <w:p w14:paraId="0BCE9B8B" w14:textId="0892ADA3" w:rsidR="00B902D5" w:rsidRPr="00160B42" w:rsidRDefault="00B902D5" w:rsidP="00B902D5">
      <w:pPr>
        <w:spacing w:after="0" w:line="240" w:lineRule="auto"/>
        <w:rPr>
          <w:rFonts w:ascii="Times New Roman" w:hAnsi="Times New Roman" w:cs="Times New Roman"/>
        </w:rPr>
      </w:pPr>
      <w:r>
        <w:rPr>
          <w:rFonts w:ascii="Times New Roman" w:hAnsi="Times New Roman" w:cs="Times New Roman"/>
          <w:b/>
          <w:bCs/>
        </w:rPr>
        <w:lastRenderedPageBreak/>
        <w:t xml:space="preserve">Table </w:t>
      </w:r>
      <w:r w:rsidR="00B43F99">
        <w:rPr>
          <w:rFonts w:ascii="Times New Roman" w:hAnsi="Times New Roman" w:cs="Times New Roman"/>
          <w:b/>
          <w:bCs/>
        </w:rPr>
        <w:t>7</w:t>
      </w:r>
      <w:r>
        <w:rPr>
          <w:rFonts w:ascii="Times New Roman" w:hAnsi="Times New Roman" w:cs="Times New Roman"/>
          <w:b/>
          <w:bCs/>
        </w:rPr>
        <w:t>.</w:t>
      </w:r>
      <w:r>
        <w:rPr>
          <w:rFonts w:ascii="Times New Roman" w:hAnsi="Times New Roman" w:cs="Times New Roman"/>
        </w:rPr>
        <w:t xml:space="preserve"> Results of a two-way ANOVA (Type 3) testing the effect of contemporary temperature (Temp) and </w:t>
      </w:r>
      <w:r w:rsidR="00E82FBC">
        <w:rPr>
          <w:rFonts w:ascii="Times New Roman" w:hAnsi="Times New Roman" w:cs="Times New Roman"/>
        </w:rPr>
        <w:t xml:space="preserve">its interaction with a competition factor (Comp) with three levels </w:t>
      </w:r>
      <w:r w:rsidR="00160B42">
        <w:rPr>
          <w:rFonts w:ascii="Times New Roman" w:hAnsi="Times New Roman" w:cs="Times New Roman"/>
        </w:rPr>
        <w:t>(</w:t>
      </w:r>
      <w:r w:rsidR="00E82FBC">
        <w:rPr>
          <w:rFonts w:ascii="Times New Roman" w:hAnsi="Times New Roman" w:cs="Times New Roman"/>
        </w:rPr>
        <w:t>competition with rotifers evolved at 25 °C, competition with rotifers evolved at 30 °C, and protists in isolation</w:t>
      </w:r>
      <w:r w:rsidR="00160B42">
        <w:rPr>
          <w:rFonts w:ascii="Times New Roman" w:hAnsi="Times New Roman" w:cs="Times New Roman"/>
        </w:rPr>
        <w:t xml:space="preserve">) on the log-transformed intrinsic growth rate (ln </w:t>
      </w:r>
      <w:r w:rsidR="00160B42">
        <w:rPr>
          <w:rFonts w:ascii="Times New Roman" w:hAnsi="Times New Roman" w:cs="Times New Roman"/>
          <w:i/>
          <w:iCs/>
        </w:rPr>
        <w:t>r</w:t>
      </w:r>
      <w:r w:rsidR="00160B42">
        <w:rPr>
          <w:rFonts w:ascii="Times New Roman" w:hAnsi="Times New Roman" w:cs="Times New Roman"/>
        </w:rPr>
        <w:t xml:space="preserve">) of </w:t>
      </w:r>
      <w:r w:rsidR="00160B42">
        <w:rPr>
          <w:rFonts w:ascii="Times New Roman" w:hAnsi="Times New Roman" w:cs="Times New Roman"/>
          <w:i/>
          <w:iCs/>
        </w:rPr>
        <w:t>Tetrahymena</w:t>
      </w:r>
      <w:r w:rsidR="00E82FBC">
        <w:rPr>
          <w:rFonts w:ascii="Times New Roman" w:hAnsi="Times New Roman" w:cs="Times New Roman"/>
        </w:rPr>
        <w:t>.</w:t>
      </w:r>
    </w:p>
    <w:p w14:paraId="1031C79D" w14:textId="77777777" w:rsidR="00B902D5" w:rsidRDefault="00B902D5" w:rsidP="00B902D5">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B902D5" w14:paraId="51502D98" w14:textId="77777777" w:rsidTr="00B13816">
        <w:tc>
          <w:tcPr>
            <w:tcW w:w="1843" w:type="dxa"/>
            <w:tcBorders>
              <w:top w:val="single" w:sz="4" w:space="0" w:color="auto"/>
              <w:left w:val="nil"/>
              <w:bottom w:val="single" w:sz="4" w:space="0" w:color="auto"/>
              <w:right w:val="nil"/>
            </w:tcBorders>
          </w:tcPr>
          <w:p w14:paraId="60C39AA4"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4B105FCB"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E37BCE5"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4B568857"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51B941B4"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4B1A76E6" w14:textId="77777777" w:rsidR="00B902D5" w:rsidRDefault="00B902D5" w:rsidP="00471FAF">
            <w:pPr>
              <w:spacing w:line="276" w:lineRule="auto"/>
              <w:rPr>
                <w:rFonts w:ascii="Times New Roman" w:hAnsi="Times New Roman" w:cs="Times New Roman"/>
              </w:rPr>
            </w:pPr>
          </w:p>
        </w:tc>
      </w:tr>
      <w:tr w:rsidR="00B902D5" w14:paraId="1A2C058A" w14:textId="77777777" w:rsidTr="00B13816">
        <w:tc>
          <w:tcPr>
            <w:tcW w:w="1843" w:type="dxa"/>
            <w:tcBorders>
              <w:top w:val="single" w:sz="4" w:space="0" w:color="auto"/>
              <w:left w:val="nil"/>
              <w:bottom w:val="nil"/>
              <w:right w:val="nil"/>
            </w:tcBorders>
          </w:tcPr>
          <w:p w14:paraId="0BF20A78"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5F8866CC" w14:textId="318D4747"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6.926</w:t>
            </w:r>
          </w:p>
        </w:tc>
        <w:tc>
          <w:tcPr>
            <w:tcW w:w="850" w:type="dxa"/>
            <w:tcBorders>
              <w:top w:val="single" w:sz="4" w:space="0" w:color="auto"/>
              <w:left w:val="nil"/>
              <w:bottom w:val="nil"/>
              <w:right w:val="nil"/>
            </w:tcBorders>
          </w:tcPr>
          <w:p w14:paraId="0EDC8BB6" w14:textId="77777777" w:rsidR="00B902D5" w:rsidRPr="00292237" w:rsidRDefault="00B902D5"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3DE8724D" w14:textId="5AA6EE71"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34.692</w:t>
            </w:r>
          </w:p>
        </w:tc>
        <w:tc>
          <w:tcPr>
            <w:tcW w:w="992" w:type="dxa"/>
            <w:tcBorders>
              <w:top w:val="single" w:sz="4" w:space="0" w:color="auto"/>
              <w:left w:val="nil"/>
              <w:bottom w:val="nil"/>
              <w:right w:val="nil"/>
            </w:tcBorders>
          </w:tcPr>
          <w:p w14:paraId="1975BBC2" w14:textId="77777777" w:rsidR="00B902D5" w:rsidRPr="00292237" w:rsidRDefault="00B902D5"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54B0B567"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w:t>
            </w:r>
          </w:p>
        </w:tc>
      </w:tr>
      <w:tr w:rsidR="00B902D5" w14:paraId="50DBD4AA" w14:textId="77777777" w:rsidTr="00B13816">
        <w:tc>
          <w:tcPr>
            <w:tcW w:w="1843" w:type="dxa"/>
            <w:tcBorders>
              <w:top w:val="nil"/>
              <w:left w:val="nil"/>
              <w:bottom w:val="nil"/>
              <w:right w:val="nil"/>
            </w:tcBorders>
          </w:tcPr>
          <w:p w14:paraId="25DD3FCC" w14:textId="6DB59781" w:rsidR="00B902D5" w:rsidRDefault="00B13816"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33E54595" w14:textId="02708875"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0.645</w:t>
            </w:r>
          </w:p>
        </w:tc>
        <w:tc>
          <w:tcPr>
            <w:tcW w:w="850" w:type="dxa"/>
            <w:tcBorders>
              <w:top w:val="nil"/>
              <w:left w:val="nil"/>
              <w:bottom w:val="nil"/>
              <w:right w:val="nil"/>
            </w:tcBorders>
          </w:tcPr>
          <w:p w14:paraId="7DAB421D" w14:textId="77777777" w:rsidR="00B902D5" w:rsidRPr="00292237" w:rsidRDefault="00B902D5"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2E143C56" w14:textId="568DE843"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3.231</w:t>
            </w:r>
          </w:p>
        </w:tc>
        <w:tc>
          <w:tcPr>
            <w:tcW w:w="992" w:type="dxa"/>
            <w:tcBorders>
              <w:top w:val="nil"/>
              <w:left w:val="nil"/>
              <w:bottom w:val="nil"/>
              <w:right w:val="nil"/>
            </w:tcBorders>
          </w:tcPr>
          <w:p w14:paraId="595B7500" w14:textId="672B96AC" w:rsidR="00B902D5" w:rsidRPr="00292237" w:rsidRDefault="00B902D5"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sidR="00F40727">
              <w:rPr>
                <w:rFonts w:ascii="Times New Roman" w:hAnsi="Times New Roman" w:cs="Times New Roman"/>
              </w:rPr>
              <w:t>078</w:t>
            </w:r>
          </w:p>
        </w:tc>
        <w:tc>
          <w:tcPr>
            <w:tcW w:w="718" w:type="dxa"/>
            <w:tcBorders>
              <w:top w:val="nil"/>
              <w:left w:val="nil"/>
              <w:bottom w:val="nil"/>
              <w:right w:val="nil"/>
            </w:tcBorders>
          </w:tcPr>
          <w:p w14:paraId="24A45EF6" w14:textId="2F0DE3F8" w:rsidR="00B902D5" w:rsidRDefault="00FE74D4" w:rsidP="00471FAF">
            <w:pPr>
              <w:spacing w:line="276" w:lineRule="auto"/>
              <w:rPr>
                <w:rFonts w:ascii="Times New Roman" w:hAnsi="Times New Roman" w:cs="Times New Roman"/>
              </w:rPr>
            </w:pPr>
            <w:r>
              <w:rPr>
                <w:rFonts w:ascii="Times New Roman" w:hAnsi="Times New Roman" w:cs="Times New Roman"/>
              </w:rPr>
              <w:t>.</w:t>
            </w:r>
          </w:p>
        </w:tc>
      </w:tr>
      <w:tr w:rsidR="00B902D5" w14:paraId="7FC1AC84" w14:textId="77777777" w:rsidTr="00B13816">
        <w:tc>
          <w:tcPr>
            <w:tcW w:w="1843" w:type="dxa"/>
            <w:tcBorders>
              <w:top w:val="nil"/>
              <w:left w:val="nil"/>
              <w:bottom w:val="nil"/>
              <w:right w:val="nil"/>
            </w:tcBorders>
          </w:tcPr>
          <w:p w14:paraId="1C7A5AAC" w14:textId="3931B707" w:rsidR="00B902D5" w:rsidRDefault="00B13816"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1CF534F4" w14:textId="57FE9301"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0.669</w:t>
            </w:r>
          </w:p>
        </w:tc>
        <w:tc>
          <w:tcPr>
            <w:tcW w:w="850" w:type="dxa"/>
            <w:tcBorders>
              <w:top w:val="nil"/>
              <w:left w:val="nil"/>
              <w:bottom w:val="nil"/>
              <w:right w:val="nil"/>
            </w:tcBorders>
          </w:tcPr>
          <w:p w14:paraId="05FD3E86" w14:textId="4BEF717B" w:rsidR="00B902D5"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5F5451E6" w14:textId="287DA718"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1.676</w:t>
            </w:r>
          </w:p>
        </w:tc>
        <w:tc>
          <w:tcPr>
            <w:tcW w:w="992" w:type="dxa"/>
            <w:tcBorders>
              <w:top w:val="nil"/>
              <w:left w:val="nil"/>
              <w:bottom w:val="nil"/>
              <w:right w:val="nil"/>
            </w:tcBorders>
          </w:tcPr>
          <w:p w14:paraId="40D6DFBD" w14:textId="7E1A08F6" w:rsidR="00B902D5" w:rsidRPr="00292237" w:rsidRDefault="00F40727" w:rsidP="00471FAF">
            <w:pPr>
              <w:tabs>
                <w:tab w:val="decimal" w:pos="336"/>
              </w:tabs>
              <w:spacing w:line="276" w:lineRule="auto"/>
              <w:ind w:right="-23"/>
              <w:rPr>
                <w:rFonts w:ascii="Times New Roman" w:hAnsi="Times New Roman" w:cs="Times New Roman"/>
              </w:rPr>
            </w:pPr>
            <w:r>
              <w:rPr>
                <w:rFonts w:ascii="Times New Roman" w:hAnsi="Times New Roman" w:cs="Times New Roman"/>
              </w:rPr>
              <w:t>0.197</w:t>
            </w:r>
          </w:p>
        </w:tc>
        <w:tc>
          <w:tcPr>
            <w:tcW w:w="718" w:type="dxa"/>
            <w:tcBorders>
              <w:top w:val="nil"/>
              <w:left w:val="nil"/>
              <w:bottom w:val="nil"/>
              <w:right w:val="nil"/>
            </w:tcBorders>
          </w:tcPr>
          <w:p w14:paraId="0E5220D1" w14:textId="5F913DB8" w:rsidR="00B902D5" w:rsidRDefault="00B902D5" w:rsidP="00471FAF">
            <w:pPr>
              <w:spacing w:line="276" w:lineRule="auto"/>
              <w:rPr>
                <w:rFonts w:ascii="Times New Roman" w:hAnsi="Times New Roman" w:cs="Times New Roman"/>
              </w:rPr>
            </w:pPr>
          </w:p>
        </w:tc>
      </w:tr>
      <w:tr w:rsidR="00B902D5" w14:paraId="5ADB6058" w14:textId="77777777" w:rsidTr="00B13816">
        <w:tc>
          <w:tcPr>
            <w:tcW w:w="1843" w:type="dxa"/>
            <w:tcBorders>
              <w:top w:val="nil"/>
              <w:left w:val="nil"/>
              <w:bottom w:val="nil"/>
              <w:right w:val="nil"/>
            </w:tcBorders>
          </w:tcPr>
          <w:p w14:paraId="440445CE" w14:textId="58A99391" w:rsidR="00B902D5" w:rsidRDefault="00B13816" w:rsidP="00471FAF">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72F6C16E" w14:textId="73F4E066" w:rsidR="00B902D5" w:rsidRPr="00292237" w:rsidRDefault="00B13816" w:rsidP="00B13816">
            <w:pPr>
              <w:tabs>
                <w:tab w:val="decimal" w:pos="269"/>
              </w:tabs>
              <w:spacing w:line="276" w:lineRule="auto"/>
              <w:rPr>
                <w:rFonts w:ascii="Times New Roman" w:hAnsi="Times New Roman" w:cs="Times New Roman"/>
              </w:rPr>
            </w:pPr>
            <w:r>
              <w:rPr>
                <w:rFonts w:ascii="Times New Roman" w:hAnsi="Times New Roman" w:cs="Times New Roman"/>
              </w:rPr>
              <w:t>1.817</w:t>
            </w:r>
          </w:p>
        </w:tc>
        <w:tc>
          <w:tcPr>
            <w:tcW w:w="850" w:type="dxa"/>
            <w:tcBorders>
              <w:top w:val="nil"/>
              <w:left w:val="nil"/>
              <w:bottom w:val="nil"/>
              <w:right w:val="nil"/>
            </w:tcBorders>
          </w:tcPr>
          <w:p w14:paraId="7F6791BE" w14:textId="4F0AE24F" w:rsidR="00B902D5"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434F1EBC" w14:textId="0D27AE85" w:rsidR="00B902D5" w:rsidRPr="00292237" w:rsidRDefault="00F40727" w:rsidP="00471FAF">
            <w:pPr>
              <w:tabs>
                <w:tab w:val="decimal" w:pos="456"/>
              </w:tabs>
              <w:spacing w:line="276" w:lineRule="auto"/>
              <w:rPr>
                <w:rFonts w:ascii="Times New Roman" w:hAnsi="Times New Roman" w:cs="Times New Roman"/>
              </w:rPr>
            </w:pPr>
            <w:r>
              <w:rPr>
                <w:rFonts w:ascii="Times New Roman" w:hAnsi="Times New Roman" w:cs="Times New Roman"/>
              </w:rPr>
              <w:t>4.550</w:t>
            </w:r>
          </w:p>
        </w:tc>
        <w:tc>
          <w:tcPr>
            <w:tcW w:w="992" w:type="dxa"/>
            <w:tcBorders>
              <w:top w:val="nil"/>
              <w:left w:val="nil"/>
              <w:bottom w:val="nil"/>
              <w:right w:val="nil"/>
            </w:tcBorders>
          </w:tcPr>
          <w:p w14:paraId="4D5ADDC0" w14:textId="4D67A704" w:rsidR="00B902D5" w:rsidRPr="00292237" w:rsidRDefault="00B902D5" w:rsidP="00471FAF">
            <w:pPr>
              <w:tabs>
                <w:tab w:val="decimal" w:pos="336"/>
              </w:tabs>
              <w:spacing w:line="276" w:lineRule="auto"/>
              <w:ind w:right="-23"/>
              <w:rPr>
                <w:rFonts w:ascii="Times New Roman" w:hAnsi="Times New Roman" w:cs="Times New Roman"/>
              </w:rPr>
            </w:pPr>
            <w:r w:rsidRPr="00292237">
              <w:rPr>
                <w:rFonts w:ascii="Times New Roman" w:hAnsi="Times New Roman" w:cs="Times New Roman"/>
              </w:rPr>
              <w:t>0.</w:t>
            </w:r>
            <w:r w:rsidR="00F40727">
              <w:rPr>
                <w:rFonts w:ascii="Times New Roman" w:hAnsi="Times New Roman" w:cs="Times New Roman"/>
              </w:rPr>
              <w:t>015</w:t>
            </w:r>
          </w:p>
        </w:tc>
        <w:tc>
          <w:tcPr>
            <w:tcW w:w="718" w:type="dxa"/>
            <w:tcBorders>
              <w:top w:val="nil"/>
              <w:left w:val="nil"/>
              <w:bottom w:val="nil"/>
              <w:right w:val="nil"/>
            </w:tcBorders>
          </w:tcPr>
          <w:p w14:paraId="31F9E538" w14:textId="1C7F2530" w:rsidR="00B902D5" w:rsidRDefault="00F40727" w:rsidP="00471FAF">
            <w:pPr>
              <w:spacing w:line="276" w:lineRule="auto"/>
              <w:rPr>
                <w:rFonts w:ascii="Times New Roman" w:hAnsi="Times New Roman" w:cs="Times New Roman"/>
              </w:rPr>
            </w:pPr>
            <w:r>
              <w:rPr>
                <w:rFonts w:ascii="Times New Roman" w:hAnsi="Times New Roman" w:cs="Times New Roman"/>
              </w:rPr>
              <w:t>*</w:t>
            </w:r>
          </w:p>
        </w:tc>
      </w:tr>
      <w:tr w:rsidR="00B902D5" w14:paraId="28336671" w14:textId="77777777" w:rsidTr="00B13816">
        <w:tc>
          <w:tcPr>
            <w:tcW w:w="1843" w:type="dxa"/>
            <w:tcBorders>
              <w:top w:val="nil"/>
              <w:left w:val="nil"/>
              <w:bottom w:val="single" w:sz="4" w:space="0" w:color="auto"/>
              <w:right w:val="nil"/>
            </w:tcBorders>
          </w:tcPr>
          <w:p w14:paraId="6417F1B1" w14:textId="77777777" w:rsidR="00B902D5" w:rsidRDefault="00B902D5"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059FF1DD" w14:textId="381A033A" w:rsidR="00B902D5" w:rsidRPr="00292237" w:rsidRDefault="00B13816" w:rsidP="00B13816">
            <w:pPr>
              <w:tabs>
                <w:tab w:val="decimal" w:pos="172"/>
              </w:tabs>
              <w:spacing w:line="276" w:lineRule="auto"/>
              <w:rPr>
                <w:rFonts w:ascii="Times New Roman" w:hAnsi="Times New Roman" w:cs="Times New Roman"/>
              </w:rPr>
            </w:pPr>
            <w:r>
              <w:rPr>
                <w:rFonts w:ascii="Times New Roman" w:hAnsi="Times New Roman" w:cs="Times New Roman"/>
              </w:rPr>
              <w:t>10.781</w:t>
            </w:r>
          </w:p>
        </w:tc>
        <w:tc>
          <w:tcPr>
            <w:tcW w:w="850" w:type="dxa"/>
            <w:tcBorders>
              <w:top w:val="nil"/>
              <w:left w:val="nil"/>
              <w:bottom w:val="single" w:sz="4" w:space="0" w:color="auto"/>
              <w:right w:val="nil"/>
            </w:tcBorders>
          </w:tcPr>
          <w:p w14:paraId="640E679A" w14:textId="0B639B8E" w:rsidR="00B902D5" w:rsidRPr="00292237" w:rsidRDefault="00F40727"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17A96141" w14:textId="77777777" w:rsidR="00B902D5" w:rsidRPr="00292237" w:rsidRDefault="00B902D5"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5804BA14" w14:textId="77777777" w:rsidR="00B902D5" w:rsidRPr="00292237" w:rsidRDefault="00B902D5"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48636556" w14:textId="77777777" w:rsidR="00B902D5" w:rsidRDefault="00B902D5" w:rsidP="00471FAF">
            <w:pPr>
              <w:spacing w:line="276" w:lineRule="auto"/>
              <w:rPr>
                <w:rFonts w:ascii="Times New Roman" w:hAnsi="Times New Roman" w:cs="Times New Roman"/>
              </w:rPr>
            </w:pPr>
          </w:p>
        </w:tc>
      </w:tr>
    </w:tbl>
    <w:p w14:paraId="7D078AF3" w14:textId="77777777" w:rsidR="00A54680" w:rsidRDefault="00A54680" w:rsidP="00FE74D4">
      <w:pPr>
        <w:spacing w:after="0" w:line="240" w:lineRule="auto"/>
        <w:rPr>
          <w:rFonts w:ascii="Times New Roman" w:hAnsi="Times New Roman" w:cs="Times New Roman"/>
          <w:b/>
          <w:bCs/>
        </w:rPr>
      </w:pPr>
    </w:p>
    <w:p w14:paraId="40A28F6F" w14:textId="77777777" w:rsidR="00DA182A" w:rsidRDefault="00DA182A" w:rsidP="00FE74D4">
      <w:pPr>
        <w:spacing w:after="0" w:line="240" w:lineRule="auto"/>
        <w:rPr>
          <w:rFonts w:ascii="Times New Roman" w:hAnsi="Times New Roman" w:cs="Times New Roman"/>
          <w:b/>
          <w:bCs/>
        </w:rPr>
      </w:pPr>
    </w:p>
    <w:p w14:paraId="09DD03D1" w14:textId="5F166AB0" w:rsidR="00B43F99" w:rsidRPr="00160B42" w:rsidRDefault="00B43F99" w:rsidP="00B43F99">
      <w:pPr>
        <w:spacing w:after="0" w:line="240" w:lineRule="auto"/>
        <w:rPr>
          <w:rFonts w:ascii="Times New Roman" w:hAnsi="Times New Roman" w:cs="Times New Roman"/>
        </w:rPr>
      </w:pPr>
      <w:r>
        <w:rPr>
          <w:rFonts w:ascii="Times New Roman" w:hAnsi="Times New Roman" w:cs="Times New Roman"/>
          <w:b/>
          <w:bCs/>
        </w:rPr>
        <w:t>Table 8.</w:t>
      </w:r>
      <w:r>
        <w:rPr>
          <w:rFonts w:ascii="Times New Roman" w:hAnsi="Times New Roman" w:cs="Times New Roman"/>
        </w:rPr>
        <w:t xml:space="preserve"> Results of a two-way ANOVA (Type 3) testing the effect of contemporary temperature (Temp) and its interaction with a competition factor (Comp) with three levels (competition with rotifers evolved at 25 °C, competition with rotifers evolved at 30 °C, and protists in isolation) on the log-transformed logistic crowding coefficient (ln </w:t>
      </w:r>
      <w:r w:rsidRPr="00605D60">
        <w:rPr>
          <w:rFonts w:ascii="Times New Roman" w:hAnsi="Times New Roman" w:cs="Times New Roman"/>
        </w:rPr>
        <w:t>α</w:t>
      </w:r>
      <w:r>
        <w:rPr>
          <w:rFonts w:ascii="Times New Roman" w:hAnsi="Times New Roman" w:cs="Times New Roman"/>
        </w:rPr>
        <w:t xml:space="preserve">) of </w:t>
      </w:r>
      <w:r>
        <w:rPr>
          <w:rFonts w:ascii="Times New Roman" w:hAnsi="Times New Roman" w:cs="Times New Roman"/>
          <w:i/>
          <w:iCs/>
        </w:rPr>
        <w:t>Tetrahymena</w:t>
      </w:r>
      <w:r>
        <w:rPr>
          <w:rFonts w:ascii="Times New Roman" w:hAnsi="Times New Roman" w:cs="Times New Roman"/>
        </w:rPr>
        <w:t>.</w:t>
      </w:r>
    </w:p>
    <w:p w14:paraId="7EE81B20" w14:textId="77777777" w:rsidR="00B43F99" w:rsidRDefault="00B43F99" w:rsidP="00B43F99">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B43F99" w14:paraId="629A1224" w14:textId="77777777" w:rsidTr="00471FAF">
        <w:tc>
          <w:tcPr>
            <w:tcW w:w="1843" w:type="dxa"/>
            <w:tcBorders>
              <w:top w:val="single" w:sz="4" w:space="0" w:color="auto"/>
              <w:left w:val="nil"/>
              <w:bottom w:val="single" w:sz="4" w:space="0" w:color="auto"/>
              <w:right w:val="nil"/>
            </w:tcBorders>
          </w:tcPr>
          <w:p w14:paraId="29658F4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3836DCAE"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2BBCCE09"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5390C69"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89DC326"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5754930C" w14:textId="77777777" w:rsidR="00B43F99" w:rsidRDefault="00B43F99" w:rsidP="00471FAF">
            <w:pPr>
              <w:spacing w:line="276" w:lineRule="auto"/>
              <w:rPr>
                <w:rFonts w:ascii="Times New Roman" w:hAnsi="Times New Roman" w:cs="Times New Roman"/>
              </w:rPr>
            </w:pPr>
          </w:p>
        </w:tc>
      </w:tr>
      <w:tr w:rsidR="00B43F99" w14:paraId="19309484" w14:textId="77777777" w:rsidTr="00471FAF">
        <w:tc>
          <w:tcPr>
            <w:tcW w:w="1843" w:type="dxa"/>
            <w:tcBorders>
              <w:top w:val="single" w:sz="4" w:space="0" w:color="auto"/>
              <w:left w:val="nil"/>
              <w:bottom w:val="nil"/>
              <w:right w:val="nil"/>
            </w:tcBorders>
          </w:tcPr>
          <w:p w14:paraId="4BB6E6A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42BBDDB3" w14:textId="34BD62C3"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313.615  </w:t>
            </w:r>
          </w:p>
        </w:tc>
        <w:tc>
          <w:tcPr>
            <w:tcW w:w="850" w:type="dxa"/>
            <w:tcBorders>
              <w:top w:val="single" w:sz="4" w:space="0" w:color="auto"/>
              <w:left w:val="nil"/>
              <w:bottom w:val="nil"/>
              <w:right w:val="nil"/>
            </w:tcBorders>
          </w:tcPr>
          <w:p w14:paraId="3C3502FB" w14:textId="77777777" w:rsidR="00B43F99" w:rsidRPr="00292237" w:rsidRDefault="00B43F99"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8C020B0" w14:textId="4CDA101D" w:rsidR="00B43F99" w:rsidRPr="00292237" w:rsidRDefault="00620AC6" w:rsidP="00471FAF">
            <w:pPr>
              <w:tabs>
                <w:tab w:val="decimal" w:pos="456"/>
              </w:tabs>
              <w:spacing w:line="276" w:lineRule="auto"/>
              <w:rPr>
                <w:rFonts w:ascii="Times New Roman" w:hAnsi="Times New Roman" w:cs="Times New Roman"/>
              </w:rPr>
            </w:pPr>
            <w:r w:rsidRPr="00620AC6">
              <w:rPr>
                <w:rFonts w:ascii="Times New Roman" w:hAnsi="Times New Roman" w:cs="Times New Roman"/>
              </w:rPr>
              <w:t>1034.13</w:t>
            </w:r>
            <w:r w:rsidR="004851D5">
              <w:rPr>
                <w:rFonts w:ascii="Times New Roman" w:hAnsi="Times New Roman" w:cs="Times New Roman"/>
              </w:rPr>
              <w:t>8</w:t>
            </w:r>
          </w:p>
        </w:tc>
        <w:tc>
          <w:tcPr>
            <w:tcW w:w="992" w:type="dxa"/>
            <w:tcBorders>
              <w:top w:val="single" w:sz="4" w:space="0" w:color="auto"/>
              <w:left w:val="nil"/>
              <w:bottom w:val="nil"/>
              <w:right w:val="nil"/>
            </w:tcBorders>
          </w:tcPr>
          <w:p w14:paraId="5DB2E10B" w14:textId="77777777" w:rsidR="00B43F99" w:rsidRPr="00292237" w:rsidRDefault="00B43F99"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32704C6C"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w:t>
            </w:r>
          </w:p>
        </w:tc>
      </w:tr>
      <w:tr w:rsidR="00B43F99" w14:paraId="126600B0" w14:textId="77777777" w:rsidTr="00471FAF">
        <w:tc>
          <w:tcPr>
            <w:tcW w:w="1843" w:type="dxa"/>
            <w:tcBorders>
              <w:top w:val="nil"/>
              <w:left w:val="nil"/>
              <w:bottom w:val="nil"/>
              <w:right w:val="nil"/>
            </w:tcBorders>
          </w:tcPr>
          <w:p w14:paraId="77BE5827"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5C48C5F4" w14:textId="771C9CE2"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0.061  </w:t>
            </w:r>
          </w:p>
        </w:tc>
        <w:tc>
          <w:tcPr>
            <w:tcW w:w="850" w:type="dxa"/>
            <w:tcBorders>
              <w:top w:val="nil"/>
              <w:left w:val="nil"/>
              <w:bottom w:val="nil"/>
              <w:right w:val="nil"/>
            </w:tcBorders>
          </w:tcPr>
          <w:p w14:paraId="6EDF1028" w14:textId="77777777" w:rsidR="00B43F99" w:rsidRPr="00292237" w:rsidRDefault="00B43F99"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7E7BCBA8" w14:textId="6805535A"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0.20</w:t>
            </w:r>
            <w:r>
              <w:rPr>
                <w:rFonts w:ascii="Times New Roman" w:hAnsi="Times New Roman" w:cs="Times New Roman"/>
              </w:rPr>
              <w:t>3</w:t>
            </w:r>
          </w:p>
        </w:tc>
        <w:tc>
          <w:tcPr>
            <w:tcW w:w="992" w:type="dxa"/>
            <w:tcBorders>
              <w:top w:val="nil"/>
              <w:left w:val="nil"/>
              <w:bottom w:val="nil"/>
              <w:right w:val="nil"/>
            </w:tcBorders>
          </w:tcPr>
          <w:p w14:paraId="6E40F96B" w14:textId="63A9A711" w:rsidR="00B43F99" w:rsidRPr="00292237" w:rsidRDefault="004851D5"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0.654</w:t>
            </w:r>
          </w:p>
        </w:tc>
        <w:tc>
          <w:tcPr>
            <w:tcW w:w="718" w:type="dxa"/>
            <w:tcBorders>
              <w:top w:val="nil"/>
              <w:left w:val="nil"/>
              <w:bottom w:val="nil"/>
              <w:right w:val="nil"/>
            </w:tcBorders>
          </w:tcPr>
          <w:p w14:paraId="4DAD74C8" w14:textId="7E7B1582" w:rsidR="00B43F99" w:rsidRDefault="00B43F99" w:rsidP="00471FAF">
            <w:pPr>
              <w:spacing w:line="276" w:lineRule="auto"/>
              <w:rPr>
                <w:rFonts w:ascii="Times New Roman" w:hAnsi="Times New Roman" w:cs="Times New Roman"/>
              </w:rPr>
            </w:pPr>
          </w:p>
        </w:tc>
      </w:tr>
      <w:tr w:rsidR="00B43F99" w14:paraId="50D34BE2" w14:textId="77777777" w:rsidTr="00471FAF">
        <w:tc>
          <w:tcPr>
            <w:tcW w:w="1843" w:type="dxa"/>
            <w:tcBorders>
              <w:top w:val="nil"/>
              <w:left w:val="nil"/>
              <w:bottom w:val="nil"/>
              <w:right w:val="nil"/>
            </w:tcBorders>
          </w:tcPr>
          <w:p w14:paraId="6E352638"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08081AB9" w14:textId="52542A06"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4.445  </w:t>
            </w:r>
          </w:p>
        </w:tc>
        <w:tc>
          <w:tcPr>
            <w:tcW w:w="850" w:type="dxa"/>
            <w:tcBorders>
              <w:top w:val="nil"/>
              <w:left w:val="nil"/>
              <w:bottom w:val="nil"/>
              <w:right w:val="nil"/>
            </w:tcBorders>
          </w:tcPr>
          <w:p w14:paraId="39F5DFBC" w14:textId="5B8D2175" w:rsidR="00B43F99"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2894EF70" w14:textId="41144D35"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7.328</w:t>
            </w:r>
          </w:p>
        </w:tc>
        <w:tc>
          <w:tcPr>
            <w:tcW w:w="992" w:type="dxa"/>
            <w:tcBorders>
              <w:top w:val="nil"/>
              <w:left w:val="nil"/>
              <w:bottom w:val="nil"/>
              <w:right w:val="nil"/>
            </w:tcBorders>
          </w:tcPr>
          <w:p w14:paraId="74B261BE" w14:textId="10B4B074" w:rsidR="00B43F99" w:rsidRPr="00292237" w:rsidRDefault="004851D5"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0.00</w:t>
            </w:r>
            <w:r>
              <w:rPr>
                <w:rFonts w:ascii="Times New Roman" w:hAnsi="Times New Roman" w:cs="Times New Roman"/>
              </w:rPr>
              <w:t>2</w:t>
            </w:r>
          </w:p>
        </w:tc>
        <w:tc>
          <w:tcPr>
            <w:tcW w:w="718" w:type="dxa"/>
            <w:tcBorders>
              <w:top w:val="nil"/>
              <w:left w:val="nil"/>
              <w:bottom w:val="nil"/>
              <w:right w:val="nil"/>
            </w:tcBorders>
          </w:tcPr>
          <w:p w14:paraId="7A5CAFDB" w14:textId="41D89ABB" w:rsidR="00B43F99" w:rsidRDefault="004851D5" w:rsidP="00471FAF">
            <w:pPr>
              <w:spacing w:line="276" w:lineRule="auto"/>
              <w:rPr>
                <w:rFonts w:ascii="Times New Roman" w:hAnsi="Times New Roman" w:cs="Times New Roman"/>
              </w:rPr>
            </w:pPr>
            <w:r>
              <w:rPr>
                <w:rFonts w:ascii="Times New Roman" w:hAnsi="Times New Roman" w:cs="Times New Roman"/>
              </w:rPr>
              <w:t>**</w:t>
            </w:r>
          </w:p>
        </w:tc>
      </w:tr>
      <w:tr w:rsidR="00B43F99" w14:paraId="76A01C15" w14:textId="77777777" w:rsidTr="00471FAF">
        <w:tc>
          <w:tcPr>
            <w:tcW w:w="1843" w:type="dxa"/>
            <w:tcBorders>
              <w:top w:val="nil"/>
              <w:left w:val="nil"/>
              <w:bottom w:val="nil"/>
              <w:right w:val="nil"/>
            </w:tcBorders>
          </w:tcPr>
          <w:p w14:paraId="55130986"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56612D26" w14:textId="392D6122" w:rsidR="00B43F99" w:rsidRPr="00292237" w:rsidRDefault="00620AC6" w:rsidP="00471FAF">
            <w:pPr>
              <w:tabs>
                <w:tab w:val="decimal" w:pos="269"/>
              </w:tabs>
              <w:spacing w:line="276" w:lineRule="auto"/>
              <w:rPr>
                <w:rFonts w:ascii="Times New Roman" w:hAnsi="Times New Roman" w:cs="Times New Roman"/>
              </w:rPr>
            </w:pPr>
            <w:r w:rsidRPr="00620AC6">
              <w:rPr>
                <w:rFonts w:ascii="Times New Roman" w:hAnsi="Times New Roman" w:cs="Times New Roman"/>
              </w:rPr>
              <w:t xml:space="preserve">5.816  </w:t>
            </w:r>
          </w:p>
        </w:tc>
        <w:tc>
          <w:tcPr>
            <w:tcW w:w="850" w:type="dxa"/>
            <w:tcBorders>
              <w:top w:val="nil"/>
              <w:left w:val="nil"/>
              <w:bottom w:val="nil"/>
              <w:right w:val="nil"/>
            </w:tcBorders>
          </w:tcPr>
          <w:p w14:paraId="690DF1FB" w14:textId="2DF1D591" w:rsidR="00B43F99" w:rsidRPr="00292237" w:rsidRDefault="00620AC6"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57090898" w14:textId="66AFF3D4" w:rsidR="00B43F99" w:rsidRPr="00292237" w:rsidRDefault="004851D5" w:rsidP="00471FAF">
            <w:pPr>
              <w:tabs>
                <w:tab w:val="decimal" w:pos="456"/>
              </w:tabs>
              <w:spacing w:line="276" w:lineRule="auto"/>
              <w:rPr>
                <w:rFonts w:ascii="Times New Roman" w:hAnsi="Times New Roman" w:cs="Times New Roman"/>
              </w:rPr>
            </w:pPr>
            <w:r w:rsidRPr="004851D5">
              <w:rPr>
                <w:rFonts w:ascii="Times New Roman" w:hAnsi="Times New Roman" w:cs="Times New Roman"/>
              </w:rPr>
              <w:t>9.58</w:t>
            </w:r>
            <w:r>
              <w:rPr>
                <w:rFonts w:ascii="Times New Roman" w:hAnsi="Times New Roman" w:cs="Times New Roman"/>
              </w:rPr>
              <w:t>9</w:t>
            </w:r>
          </w:p>
        </w:tc>
        <w:tc>
          <w:tcPr>
            <w:tcW w:w="992" w:type="dxa"/>
            <w:tcBorders>
              <w:top w:val="nil"/>
              <w:left w:val="nil"/>
              <w:bottom w:val="nil"/>
              <w:right w:val="nil"/>
            </w:tcBorders>
          </w:tcPr>
          <w:p w14:paraId="109B83F7" w14:textId="628CA587" w:rsidR="00B43F99" w:rsidRPr="00292237" w:rsidRDefault="004851D5"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00B43F99" w:rsidRPr="00292237">
              <w:rPr>
                <w:rFonts w:ascii="Times New Roman" w:hAnsi="Times New Roman" w:cs="Times New Roman"/>
              </w:rPr>
              <w:t>0.</w:t>
            </w:r>
            <w:r w:rsidR="00B43F99">
              <w:rPr>
                <w:rFonts w:ascii="Times New Roman" w:hAnsi="Times New Roman" w:cs="Times New Roman"/>
              </w:rPr>
              <w:t>0</w:t>
            </w:r>
            <w:r>
              <w:rPr>
                <w:rFonts w:ascii="Times New Roman" w:hAnsi="Times New Roman" w:cs="Times New Roman"/>
              </w:rPr>
              <w:t>01</w:t>
            </w:r>
          </w:p>
        </w:tc>
        <w:tc>
          <w:tcPr>
            <w:tcW w:w="718" w:type="dxa"/>
            <w:tcBorders>
              <w:top w:val="nil"/>
              <w:left w:val="nil"/>
              <w:bottom w:val="nil"/>
              <w:right w:val="nil"/>
            </w:tcBorders>
          </w:tcPr>
          <w:p w14:paraId="39225EEA" w14:textId="33D35976" w:rsidR="00B43F99" w:rsidRDefault="00B43F99" w:rsidP="00471FAF">
            <w:pPr>
              <w:spacing w:line="276" w:lineRule="auto"/>
              <w:rPr>
                <w:rFonts w:ascii="Times New Roman" w:hAnsi="Times New Roman" w:cs="Times New Roman"/>
              </w:rPr>
            </w:pPr>
            <w:r>
              <w:rPr>
                <w:rFonts w:ascii="Times New Roman" w:hAnsi="Times New Roman" w:cs="Times New Roman"/>
              </w:rPr>
              <w:t>*</w:t>
            </w:r>
            <w:r w:rsidR="004851D5">
              <w:rPr>
                <w:rFonts w:ascii="Times New Roman" w:hAnsi="Times New Roman" w:cs="Times New Roman"/>
              </w:rPr>
              <w:t>**</w:t>
            </w:r>
          </w:p>
        </w:tc>
      </w:tr>
      <w:tr w:rsidR="00B43F99" w14:paraId="2994B00B" w14:textId="77777777" w:rsidTr="00471FAF">
        <w:tc>
          <w:tcPr>
            <w:tcW w:w="1843" w:type="dxa"/>
            <w:tcBorders>
              <w:top w:val="nil"/>
              <w:left w:val="nil"/>
              <w:bottom w:val="single" w:sz="4" w:space="0" w:color="auto"/>
              <w:right w:val="nil"/>
            </w:tcBorders>
          </w:tcPr>
          <w:p w14:paraId="7762531A" w14:textId="77777777" w:rsidR="00B43F99" w:rsidRDefault="00B43F99"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121B07DB" w14:textId="4DA424DD" w:rsidR="00B43F99" w:rsidRPr="00292237" w:rsidRDefault="00620AC6" w:rsidP="00471FAF">
            <w:pPr>
              <w:tabs>
                <w:tab w:val="decimal" w:pos="172"/>
              </w:tabs>
              <w:spacing w:line="276" w:lineRule="auto"/>
              <w:rPr>
                <w:rFonts w:ascii="Times New Roman" w:hAnsi="Times New Roman" w:cs="Times New Roman"/>
              </w:rPr>
            </w:pPr>
            <w:r w:rsidRPr="00620AC6">
              <w:rPr>
                <w:rFonts w:ascii="Times New Roman" w:hAnsi="Times New Roman" w:cs="Times New Roman"/>
              </w:rPr>
              <w:t>16.376</w:t>
            </w:r>
          </w:p>
        </w:tc>
        <w:tc>
          <w:tcPr>
            <w:tcW w:w="850" w:type="dxa"/>
            <w:tcBorders>
              <w:top w:val="nil"/>
              <w:left w:val="nil"/>
              <w:bottom w:val="single" w:sz="4" w:space="0" w:color="auto"/>
              <w:right w:val="nil"/>
            </w:tcBorders>
          </w:tcPr>
          <w:p w14:paraId="32091654" w14:textId="77777777" w:rsidR="00B43F99" w:rsidRPr="00292237" w:rsidRDefault="00B43F99"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21AA7015" w14:textId="77777777" w:rsidR="00B43F99" w:rsidRPr="00292237" w:rsidRDefault="00B43F99"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229A87C2" w14:textId="77777777" w:rsidR="00B43F99" w:rsidRPr="00292237" w:rsidRDefault="00B43F99"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D56E4D0" w14:textId="77777777" w:rsidR="00B43F99" w:rsidRDefault="00B43F99" w:rsidP="00471FAF">
            <w:pPr>
              <w:spacing w:line="276" w:lineRule="auto"/>
              <w:rPr>
                <w:rFonts w:ascii="Times New Roman" w:hAnsi="Times New Roman" w:cs="Times New Roman"/>
              </w:rPr>
            </w:pPr>
          </w:p>
        </w:tc>
      </w:tr>
    </w:tbl>
    <w:p w14:paraId="5D6EC2DC" w14:textId="77777777" w:rsidR="00A54680" w:rsidRDefault="00A54680" w:rsidP="00A54680">
      <w:pPr>
        <w:spacing w:after="0" w:line="240" w:lineRule="auto"/>
        <w:rPr>
          <w:rFonts w:ascii="Times New Roman" w:hAnsi="Times New Roman" w:cs="Times New Roman"/>
          <w:b/>
          <w:bCs/>
        </w:rPr>
      </w:pPr>
    </w:p>
    <w:p w14:paraId="486C5B2E" w14:textId="77777777" w:rsidR="00DA182A" w:rsidRDefault="00DA182A" w:rsidP="00A54680">
      <w:pPr>
        <w:spacing w:after="0" w:line="240" w:lineRule="auto"/>
        <w:rPr>
          <w:rFonts w:ascii="Times New Roman" w:hAnsi="Times New Roman" w:cs="Times New Roman"/>
          <w:b/>
          <w:bCs/>
        </w:rPr>
      </w:pPr>
    </w:p>
    <w:p w14:paraId="21ECCA59" w14:textId="2452E960" w:rsidR="008C4EAC" w:rsidRPr="00160B42" w:rsidRDefault="008C4EAC" w:rsidP="00A54680">
      <w:pPr>
        <w:spacing w:after="0" w:line="240" w:lineRule="auto"/>
        <w:rPr>
          <w:rFonts w:ascii="Times New Roman" w:hAnsi="Times New Roman" w:cs="Times New Roman"/>
        </w:rPr>
      </w:pPr>
      <w:r>
        <w:rPr>
          <w:rFonts w:ascii="Times New Roman" w:hAnsi="Times New Roman" w:cs="Times New Roman"/>
          <w:b/>
          <w:bCs/>
        </w:rPr>
        <w:t xml:space="preserve">Table </w:t>
      </w:r>
      <w:r w:rsidR="00A54680">
        <w:rPr>
          <w:rFonts w:ascii="Times New Roman" w:hAnsi="Times New Roman" w:cs="Times New Roman"/>
          <w:b/>
          <w:bCs/>
        </w:rPr>
        <w:t>9</w:t>
      </w:r>
      <w:r>
        <w:rPr>
          <w:rFonts w:ascii="Times New Roman" w:hAnsi="Times New Roman" w:cs="Times New Roman"/>
          <w:b/>
          <w:bCs/>
        </w:rPr>
        <w:t xml:space="preserve">. </w:t>
      </w:r>
      <w:r>
        <w:rPr>
          <w:rFonts w:ascii="Times New Roman" w:hAnsi="Times New Roman" w:cs="Times New Roman"/>
        </w:rPr>
        <w:t>Results of a two-way ANOVA (Type 3) testing the effect of contemporary temperature (Temp) and its interaction with a competition factor (Comp) with three levels (competition with rotifers evolved at 25 °C, competition with rotifers evolved at 30 °C, and protists in isolation) on the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w:t>
      </w:r>
    </w:p>
    <w:p w14:paraId="2C7F8537" w14:textId="4BB29CFF" w:rsidR="00946A74" w:rsidRDefault="00946A74" w:rsidP="006B1AAB">
      <w:pPr>
        <w:spacing w:line="240" w:lineRule="auto"/>
        <w:rPr>
          <w:rFonts w:ascii="Times New Roman" w:hAnsi="Times New Roman" w:cs="Times New Roman"/>
          <w:b/>
          <w:bCs/>
        </w:rPr>
      </w:pPr>
    </w:p>
    <w:tbl>
      <w:tblPr>
        <w:tblStyle w:val="TableGrid"/>
        <w:tblW w:w="0" w:type="auto"/>
        <w:tblLook w:val="04A0" w:firstRow="1" w:lastRow="0" w:firstColumn="1" w:lastColumn="0" w:noHBand="0" w:noVBand="1"/>
      </w:tblPr>
      <w:tblGrid>
        <w:gridCol w:w="1843"/>
        <w:gridCol w:w="1418"/>
        <w:gridCol w:w="850"/>
        <w:gridCol w:w="1276"/>
        <w:gridCol w:w="992"/>
        <w:gridCol w:w="718"/>
      </w:tblGrid>
      <w:tr w:rsidR="00946A74" w14:paraId="36AE6472" w14:textId="77777777" w:rsidTr="00471FAF">
        <w:tc>
          <w:tcPr>
            <w:tcW w:w="1843" w:type="dxa"/>
            <w:tcBorders>
              <w:top w:val="single" w:sz="4" w:space="0" w:color="auto"/>
              <w:left w:val="nil"/>
              <w:bottom w:val="single" w:sz="4" w:space="0" w:color="auto"/>
              <w:right w:val="nil"/>
            </w:tcBorders>
          </w:tcPr>
          <w:p w14:paraId="332668AC"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Predictor</w:t>
            </w:r>
          </w:p>
        </w:tc>
        <w:tc>
          <w:tcPr>
            <w:tcW w:w="1418" w:type="dxa"/>
            <w:tcBorders>
              <w:top w:val="single" w:sz="4" w:space="0" w:color="auto"/>
              <w:left w:val="nil"/>
              <w:bottom w:val="single" w:sz="4" w:space="0" w:color="auto"/>
              <w:right w:val="nil"/>
            </w:tcBorders>
          </w:tcPr>
          <w:p w14:paraId="638A5238"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Sum Sq</w:t>
            </w:r>
          </w:p>
        </w:tc>
        <w:tc>
          <w:tcPr>
            <w:tcW w:w="850" w:type="dxa"/>
            <w:tcBorders>
              <w:top w:val="single" w:sz="4" w:space="0" w:color="auto"/>
              <w:left w:val="nil"/>
              <w:bottom w:val="single" w:sz="4" w:space="0" w:color="auto"/>
              <w:right w:val="nil"/>
            </w:tcBorders>
          </w:tcPr>
          <w:p w14:paraId="4C810FFA"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Df</w:t>
            </w:r>
          </w:p>
        </w:tc>
        <w:tc>
          <w:tcPr>
            <w:tcW w:w="1276" w:type="dxa"/>
            <w:tcBorders>
              <w:top w:val="single" w:sz="4" w:space="0" w:color="auto"/>
              <w:left w:val="nil"/>
              <w:bottom w:val="single" w:sz="4" w:space="0" w:color="auto"/>
              <w:right w:val="nil"/>
            </w:tcBorders>
          </w:tcPr>
          <w:p w14:paraId="0E4EB74D"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F value</w:t>
            </w:r>
          </w:p>
        </w:tc>
        <w:tc>
          <w:tcPr>
            <w:tcW w:w="992" w:type="dxa"/>
            <w:tcBorders>
              <w:top w:val="single" w:sz="4" w:space="0" w:color="auto"/>
              <w:left w:val="nil"/>
              <w:bottom w:val="single" w:sz="4" w:space="0" w:color="auto"/>
              <w:right w:val="nil"/>
            </w:tcBorders>
          </w:tcPr>
          <w:p w14:paraId="7CDAB167"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P</w:t>
            </w:r>
          </w:p>
        </w:tc>
        <w:tc>
          <w:tcPr>
            <w:tcW w:w="718" w:type="dxa"/>
            <w:tcBorders>
              <w:top w:val="single" w:sz="4" w:space="0" w:color="auto"/>
              <w:left w:val="nil"/>
              <w:bottom w:val="single" w:sz="4" w:space="0" w:color="auto"/>
              <w:right w:val="nil"/>
            </w:tcBorders>
          </w:tcPr>
          <w:p w14:paraId="6CD4B19A" w14:textId="77777777" w:rsidR="00946A74" w:rsidRDefault="00946A74" w:rsidP="00471FAF">
            <w:pPr>
              <w:spacing w:line="276" w:lineRule="auto"/>
              <w:rPr>
                <w:rFonts w:ascii="Times New Roman" w:hAnsi="Times New Roman" w:cs="Times New Roman"/>
              </w:rPr>
            </w:pPr>
          </w:p>
        </w:tc>
      </w:tr>
      <w:tr w:rsidR="00946A74" w14:paraId="30FF584C" w14:textId="77777777" w:rsidTr="00471FAF">
        <w:tc>
          <w:tcPr>
            <w:tcW w:w="1843" w:type="dxa"/>
            <w:tcBorders>
              <w:top w:val="single" w:sz="4" w:space="0" w:color="auto"/>
              <w:left w:val="nil"/>
              <w:bottom w:val="nil"/>
              <w:right w:val="nil"/>
            </w:tcBorders>
          </w:tcPr>
          <w:p w14:paraId="5B503ADC"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Intercept</w:t>
            </w:r>
          </w:p>
        </w:tc>
        <w:tc>
          <w:tcPr>
            <w:tcW w:w="1418" w:type="dxa"/>
            <w:tcBorders>
              <w:top w:val="single" w:sz="4" w:space="0" w:color="auto"/>
              <w:left w:val="nil"/>
              <w:bottom w:val="nil"/>
              <w:right w:val="nil"/>
            </w:tcBorders>
          </w:tcPr>
          <w:p w14:paraId="2FEEF4C5" w14:textId="53AB3717"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411021852  </w:t>
            </w:r>
          </w:p>
        </w:tc>
        <w:tc>
          <w:tcPr>
            <w:tcW w:w="850" w:type="dxa"/>
            <w:tcBorders>
              <w:top w:val="single" w:sz="4" w:space="0" w:color="auto"/>
              <w:left w:val="nil"/>
              <w:bottom w:val="nil"/>
              <w:right w:val="nil"/>
            </w:tcBorders>
          </w:tcPr>
          <w:p w14:paraId="7D310427" w14:textId="77777777" w:rsidR="00946A74" w:rsidRPr="00292237" w:rsidRDefault="00946A74"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single" w:sz="4" w:space="0" w:color="auto"/>
              <w:left w:val="nil"/>
              <w:bottom w:val="nil"/>
              <w:right w:val="nil"/>
            </w:tcBorders>
          </w:tcPr>
          <w:p w14:paraId="5C793D29" w14:textId="7D9A8450"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203.95</w:t>
            </w:r>
            <w:r>
              <w:rPr>
                <w:rFonts w:ascii="Times New Roman" w:hAnsi="Times New Roman" w:cs="Times New Roman"/>
              </w:rPr>
              <w:t>2</w:t>
            </w:r>
          </w:p>
        </w:tc>
        <w:tc>
          <w:tcPr>
            <w:tcW w:w="992" w:type="dxa"/>
            <w:tcBorders>
              <w:top w:val="single" w:sz="4" w:space="0" w:color="auto"/>
              <w:left w:val="nil"/>
              <w:bottom w:val="nil"/>
              <w:right w:val="nil"/>
            </w:tcBorders>
          </w:tcPr>
          <w:p w14:paraId="322C2470" w14:textId="77777777"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&lt;0.0</w:t>
            </w:r>
            <w:r w:rsidRPr="00292237">
              <w:rPr>
                <w:rFonts w:ascii="Times New Roman" w:hAnsi="Times New Roman" w:cs="Times New Roman"/>
              </w:rPr>
              <w:t>0</w:t>
            </w:r>
            <w:r>
              <w:rPr>
                <w:rFonts w:ascii="Times New Roman" w:hAnsi="Times New Roman" w:cs="Times New Roman"/>
              </w:rPr>
              <w:t>1</w:t>
            </w:r>
          </w:p>
        </w:tc>
        <w:tc>
          <w:tcPr>
            <w:tcW w:w="718" w:type="dxa"/>
            <w:tcBorders>
              <w:top w:val="single" w:sz="4" w:space="0" w:color="auto"/>
              <w:left w:val="nil"/>
              <w:bottom w:val="nil"/>
              <w:right w:val="nil"/>
            </w:tcBorders>
          </w:tcPr>
          <w:p w14:paraId="627EAEA8"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1992368F" w14:textId="77777777" w:rsidTr="00471FAF">
        <w:tc>
          <w:tcPr>
            <w:tcW w:w="1843" w:type="dxa"/>
            <w:tcBorders>
              <w:top w:val="nil"/>
              <w:left w:val="nil"/>
              <w:bottom w:val="nil"/>
              <w:right w:val="nil"/>
            </w:tcBorders>
          </w:tcPr>
          <w:p w14:paraId="4EEB195A"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Temp</w:t>
            </w:r>
          </w:p>
        </w:tc>
        <w:tc>
          <w:tcPr>
            <w:tcW w:w="1418" w:type="dxa"/>
            <w:tcBorders>
              <w:top w:val="nil"/>
              <w:left w:val="nil"/>
              <w:bottom w:val="nil"/>
              <w:right w:val="nil"/>
            </w:tcBorders>
          </w:tcPr>
          <w:p w14:paraId="2C385EF3" w14:textId="544681AB"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14166910  </w:t>
            </w:r>
          </w:p>
        </w:tc>
        <w:tc>
          <w:tcPr>
            <w:tcW w:w="850" w:type="dxa"/>
            <w:tcBorders>
              <w:top w:val="nil"/>
              <w:left w:val="nil"/>
              <w:bottom w:val="nil"/>
              <w:right w:val="nil"/>
            </w:tcBorders>
          </w:tcPr>
          <w:p w14:paraId="099F4E2C" w14:textId="77777777" w:rsidR="00946A74" w:rsidRPr="00292237" w:rsidRDefault="00946A74" w:rsidP="00471FAF">
            <w:pPr>
              <w:spacing w:line="276" w:lineRule="auto"/>
              <w:rPr>
                <w:rFonts w:ascii="Times New Roman" w:hAnsi="Times New Roman" w:cs="Times New Roman"/>
              </w:rPr>
            </w:pPr>
            <w:r w:rsidRPr="00292237">
              <w:rPr>
                <w:rFonts w:ascii="Times New Roman" w:hAnsi="Times New Roman" w:cs="Times New Roman"/>
              </w:rPr>
              <w:t>1</w:t>
            </w:r>
          </w:p>
        </w:tc>
        <w:tc>
          <w:tcPr>
            <w:tcW w:w="1276" w:type="dxa"/>
            <w:tcBorders>
              <w:top w:val="nil"/>
              <w:left w:val="nil"/>
              <w:bottom w:val="nil"/>
              <w:right w:val="nil"/>
            </w:tcBorders>
          </w:tcPr>
          <w:p w14:paraId="3F86A2CF" w14:textId="607119C6"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7.0</w:t>
            </w:r>
            <w:r>
              <w:rPr>
                <w:rFonts w:ascii="Times New Roman" w:hAnsi="Times New Roman" w:cs="Times New Roman"/>
              </w:rPr>
              <w:t>30</w:t>
            </w:r>
          </w:p>
        </w:tc>
        <w:tc>
          <w:tcPr>
            <w:tcW w:w="992" w:type="dxa"/>
            <w:tcBorders>
              <w:top w:val="nil"/>
              <w:left w:val="nil"/>
              <w:bottom w:val="nil"/>
              <w:right w:val="nil"/>
            </w:tcBorders>
          </w:tcPr>
          <w:p w14:paraId="2B20BB36" w14:textId="7AE61BF6" w:rsidR="00946A74" w:rsidRPr="00292237" w:rsidRDefault="00946A74" w:rsidP="00471FAF">
            <w:pPr>
              <w:tabs>
                <w:tab w:val="decimal" w:pos="336"/>
              </w:tabs>
              <w:spacing w:line="276" w:lineRule="auto"/>
              <w:ind w:right="-23"/>
              <w:rPr>
                <w:rFonts w:ascii="Times New Roman" w:hAnsi="Times New Roman" w:cs="Times New Roman"/>
              </w:rPr>
            </w:pPr>
            <w:r w:rsidRPr="004851D5">
              <w:rPr>
                <w:rFonts w:ascii="Times New Roman" w:hAnsi="Times New Roman" w:cs="Times New Roman"/>
              </w:rPr>
              <w:t>0.</w:t>
            </w:r>
            <w:r>
              <w:rPr>
                <w:rFonts w:ascii="Times New Roman" w:hAnsi="Times New Roman" w:cs="Times New Roman"/>
              </w:rPr>
              <w:t>011</w:t>
            </w:r>
          </w:p>
        </w:tc>
        <w:tc>
          <w:tcPr>
            <w:tcW w:w="718" w:type="dxa"/>
            <w:tcBorders>
              <w:top w:val="nil"/>
              <w:left w:val="nil"/>
              <w:bottom w:val="nil"/>
              <w:right w:val="nil"/>
            </w:tcBorders>
          </w:tcPr>
          <w:p w14:paraId="21BAE28E" w14:textId="68CB9663"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2FCAC859" w14:textId="77777777" w:rsidTr="00471FAF">
        <w:tc>
          <w:tcPr>
            <w:tcW w:w="1843" w:type="dxa"/>
            <w:tcBorders>
              <w:top w:val="nil"/>
              <w:left w:val="nil"/>
              <w:bottom w:val="nil"/>
              <w:right w:val="nil"/>
            </w:tcBorders>
          </w:tcPr>
          <w:p w14:paraId="1943BEAE"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Comp</w:t>
            </w:r>
          </w:p>
        </w:tc>
        <w:tc>
          <w:tcPr>
            <w:tcW w:w="1418" w:type="dxa"/>
            <w:tcBorders>
              <w:top w:val="nil"/>
              <w:left w:val="nil"/>
              <w:bottom w:val="nil"/>
              <w:right w:val="nil"/>
            </w:tcBorders>
          </w:tcPr>
          <w:p w14:paraId="56F6CB90" w14:textId="0099CA6F"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114886800  </w:t>
            </w:r>
          </w:p>
        </w:tc>
        <w:tc>
          <w:tcPr>
            <w:tcW w:w="850" w:type="dxa"/>
            <w:tcBorders>
              <w:top w:val="nil"/>
              <w:left w:val="nil"/>
              <w:bottom w:val="nil"/>
              <w:right w:val="nil"/>
            </w:tcBorders>
          </w:tcPr>
          <w:p w14:paraId="54EC2F8C"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03E8FEB5" w14:textId="0ADC350B"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28.50</w:t>
            </w:r>
            <w:r>
              <w:rPr>
                <w:rFonts w:ascii="Times New Roman" w:hAnsi="Times New Roman" w:cs="Times New Roman"/>
              </w:rPr>
              <w:t>4</w:t>
            </w:r>
          </w:p>
        </w:tc>
        <w:tc>
          <w:tcPr>
            <w:tcW w:w="992" w:type="dxa"/>
            <w:tcBorders>
              <w:top w:val="nil"/>
              <w:left w:val="nil"/>
              <w:bottom w:val="nil"/>
              <w:right w:val="nil"/>
            </w:tcBorders>
          </w:tcPr>
          <w:p w14:paraId="1C800800" w14:textId="787AAD6A"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76BF9BD9" w14:textId="35D5C3C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1009B94C" w14:textId="77777777" w:rsidTr="00471FAF">
        <w:tc>
          <w:tcPr>
            <w:tcW w:w="1843" w:type="dxa"/>
            <w:tcBorders>
              <w:top w:val="nil"/>
              <w:left w:val="nil"/>
              <w:bottom w:val="nil"/>
              <w:right w:val="nil"/>
            </w:tcBorders>
          </w:tcPr>
          <w:p w14:paraId="1174C332"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Temp:Comp</w:t>
            </w:r>
          </w:p>
        </w:tc>
        <w:tc>
          <w:tcPr>
            <w:tcW w:w="1418" w:type="dxa"/>
            <w:tcBorders>
              <w:top w:val="nil"/>
              <w:left w:val="nil"/>
              <w:bottom w:val="nil"/>
              <w:right w:val="nil"/>
            </w:tcBorders>
          </w:tcPr>
          <w:p w14:paraId="477105DE" w14:textId="5DCD9334" w:rsidR="00946A74" w:rsidRPr="00292237" w:rsidRDefault="00946A74" w:rsidP="00471FAF">
            <w:pPr>
              <w:tabs>
                <w:tab w:val="decimal" w:pos="269"/>
              </w:tabs>
              <w:spacing w:line="276" w:lineRule="auto"/>
              <w:rPr>
                <w:rFonts w:ascii="Times New Roman" w:hAnsi="Times New Roman" w:cs="Times New Roman"/>
              </w:rPr>
            </w:pPr>
            <w:r w:rsidRPr="00946A74">
              <w:rPr>
                <w:rFonts w:ascii="Times New Roman" w:hAnsi="Times New Roman" w:cs="Times New Roman"/>
              </w:rPr>
              <w:t xml:space="preserve">80872443  </w:t>
            </w:r>
          </w:p>
        </w:tc>
        <w:tc>
          <w:tcPr>
            <w:tcW w:w="850" w:type="dxa"/>
            <w:tcBorders>
              <w:top w:val="nil"/>
              <w:left w:val="nil"/>
              <w:bottom w:val="nil"/>
              <w:right w:val="nil"/>
            </w:tcBorders>
          </w:tcPr>
          <w:p w14:paraId="55FAF209"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2</w:t>
            </w:r>
          </w:p>
        </w:tc>
        <w:tc>
          <w:tcPr>
            <w:tcW w:w="1276" w:type="dxa"/>
            <w:tcBorders>
              <w:top w:val="nil"/>
              <w:left w:val="nil"/>
              <w:bottom w:val="nil"/>
              <w:right w:val="nil"/>
            </w:tcBorders>
          </w:tcPr>
          <w:p w14:paraId="17241BB0" w14:textId="17EE95EA" w:rsidR="00946A74" w:rsidRPr="00292237" w:rsidRDefault="00946A74" w:rsidP="00471FAF">
            <w:pPr>
              <w:tabs>
                <w:tab w:val="decimal" w:pos="456"/>
              </w:tabs>
              <w:spacing w:line="276" w:lineRule="auto"/>
              <w:rPr>
                <w:rFonts w:ascii="Times New Roman" w:hAnsi="Times New Roman" w:cs="Times New Roman"/>
              </w:rPr>
            </w:pPr>
            <w:r w:rsidRPr="00946A74">
              <w:rPr>
                <w:rFonts w:ascii="Times New Roman" w:hAnsi="Times New Roman" w:cs="Times New Roman"/>
              </w:rPr>
              <w:t>20.06</w:t>
            </w:r>
            <w:r>
              <w:rPr>
                <w:rFonts w:ascii="Times New Roman" w:hAnsi="Times New Roman" w:cs="Times New Roman"/>
              </w:rPr>
              <w:t>5</w:t>
            </w:r>
          </w:p>
        </w:tc>
        <w:tc>
          <w:tcPr>
            <w:tcW w:w="992" w:type="dxa"/>
            <w:tcBorders>
              <w:top w:val="nil"/>
              <w:left w:val="nil"/>
              <w:bottom w:val="nil"/>
              <w:right w:val="nil"/>
            </w:tcBorders>
          </w:tcPr>
          <w:p w14:paraId="5F46EF4D" w14:textId="77777777" w:rsidR="00946A74" w:rsidRPr="00292237" w:rsidRDefault="00946A74" w:rsidP="00471FAF">
            <w:pPr>
              <w:tabs>
                <w:tab w:val="decimal" w:pos="336"/>
              </w:tabs>
              <w:spacing w:line="276" w:lineRule="auto"/>
              <w:ind w:right="-23"/>
              <w:rPr>
                <w:rFonts w:ascii="Times New Roman" w:hAnsi="Times New Roman" w:cs="Times New Roman"/>
              </w:rPr>
            </w:pPr>
            <w:r>
              <w:rPr>
                <w:rFonts w:ascii="Times New Roman" w:hAnsi="Times New Roman" w:cs="Times New Roman"/>
              </w:rPr>
              <w:t>&lt;</w:t>
            </w:r>
            <w:r w:rsidRPr="00292237">
              <w:rPr>
                <w:rFonts w:ascii="Times New Roman" w:hAnsi="Times New Roman" w:cs="Times New Roman"/>
              </w:rPr>
              <w:t>0.</w:t>
            </w:r>
            <w:r>
              <w:rPr>
                <w:rFonts w:ascii="Times New Roman" w:hAnsi="Times New Roman" w:cs="Times New Roman"/>
              </w:rPr>
              <w:t>001</w:t>
            </w:r>
          </w:p>
        </w:tc>
        <w:tc>
          <w:tcPr>
            <w:tcW w:w="718" w:type="dxa"/>
            <w:tcBorders>
              <w:top w:val="nil"/>
              <w:left w:val="nil"/>
              <w:bottom w:val="nil"/>
              <w:right w:val="nil"/>
            </w:tcBorders>
          </w:tcPr>
          <w:p w14:paraId="3F5737F0"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w:t>
            </w:r>
          </w:p>
        </w:tc>
      </w:tr>
      <w:tr w:rsidR="00946A74" w14:paraId="05E53435" w14:textId="77777777" w:rsidTr="00471FAF">
        <w:tc>
          <w:tcPr>
            <w:tcW w:w="1843" w:type="dxa"/>
            <w:tcBorders>
              <w:top w:val="nil"/>
              <w:left w:val="nil"/>
              <w:bottom w:val="single" w:sz="4" w:space="0" w:color="auto"/>
              <w:right w:val="nil"/>
            </w:tcBorders>
          </w:tcPr>
          <w:p w14:paraId="60165A8B" w14:textId="77777777" w:rsidR="00946A74" w:rsidRDefault="00946A74" w:rsidP="00471FAF">
            <w:pPr>
              <w:spacing w:line="276" w:lineRule="auto"/>
              <w:rPr>
                <w:rFonts w:ascii="Times New Roman" w:hAnsi="Times New Roman" w:cs="Times New Roman"/>
              </w:rPr>
            </w:pPr>
            <w:r>
              <w:rPr>
                <w:rFonts w:ascii="Times New Roman" w:hAnsi="Times New Roman" w:cs="Times New Roman"/>
              </w:rPr>
              <w:t>Residuals</w:t>
            </w:r>
          </w:p>
        </w:tc>
        <w:tc>
          <w:tcPr>
            <w:tcW w:w="1418" w:type="dxa"/>
            <w:tcBorders>
              <w:top w:val="nil"/>
              <w:left w:val="nil"/>
              <w:bottom w:val="single" w:sz="4" w:space="0" w:color="auto"/>
              <w:right w:val="nil"/>
            </w:tcBorders>
          </w:tcPr>
          <w:p w14:paraId="549C80B4" w14:textId="5777AD02" w:rsidR="00946A74" w:rsidRPr="00292237" w:rsidRDefault="00946A74" w:rsidP="00471FAF">
            <w:pPr>
              <w:tabs>
                <w:tab w:val="decimal" w:pos="172"/>
              </w:tabs>
              <w:spacing w:line="276" w:lineRule="auto"/>
              <w:rPr>
                <w:rFonts w:ascii="Times New Roman" w:hAnsi="Times New Roman" w:cs="Times New Roman"/>
              </w:rPr>
            </w:pPr>
            <w:r w:rsidRPr="00946A74">
              <w:rPr>
                <w:rFonts w:ascii="Times New Roman" w:hAnsi="Times New Roman" w:cs="Times New Roman"/>
              </w:rPr>
              <w:t>108825630</w:t>
            </w:r>
          </w:p>
        </w:tc>
        <w:tc>
          <w:tcPr>
            <w:tcW w:w="850" w:type="dxa"/>
            <w:tcBorders>
              <w:top w:val="nil"/>
              <w:left w:val="nil"/>
              <w:bottom w:val="single" w:sz="4" w:space="0" w:color="auto"/>
              <w:right w:val="nil"/>
            </w:tcBorders>
          </w:tcPr>
          <w:p w14:paraId="13025D0C" w14:textId="77777777" w:rsidR="00946A74" w:rsidRPr="00292237" w:rsidRDefault="00946A74" w:rsidP="00471FAF">
            <w:pPr>
              <w:spacing w:line="276" w:lineRule="auto"/>
              <w:rPr>
                <w:rFonts w:ascii="Times New Roman" w:hAnsi="Times New Roman" w:cs="Times New Roman"/>
              </w:rPr>
            </w:pPr>
            <w:r>
              <w:rPr>
                <w:rFonts w:ascii="Times New Roman" w:hAnsi="Times New Roman" w:cs="Times New Roman"/>
              </w:rPr>
              <w:t>54</w:t>
            </w:r>
          </w:p>
        </w:tc>
        <w:tc>
          <w:tcPr>
            <w:tcW w:w="1276" w:type="dxa"/>
            <w:tcBorders>
              <w:top w:val="nil"/>
              <w:left w:val="nil"/>
              <w:bottom w:val="single" w:sz="4" w:space="0" w:color="auto"/>
              <w:right w:val="nil"/>
            </w:tcBorders>
          </w:tcPr>
          <w:p w14:paraId="5CB85F2A" w14:textId="77777777" w:rsidR="00946A74" w:rsidRPr="00292237" w:rsidRDefault="00946A74" w:rsidP="00471FAF">
            <w:pPr>
              <w:spacing w:line="276" w:lineRule="auto"/>
              <w:rPr>
                <w:rFonts w:ascii="Times New Roman" w:hAnsi="Times New Roman" w:cs="Times New Roman"/>
              </w:rPr>
            </w:pPr>
          </w:p>
        </w:tc>
        <w:tc>
          <w:tcPr>
            <w:tcW w:w="992" w:type="dxa"/>
            <w:tcBorders>
              <w:top w:val="nil"/>
              <w:left w:val="nil"/>
              <w:bottom w:val="single" w:sz="4" w:space="0" w:color="auto"/>
              <w:right w:val="nil"/>
            </w:tcBorders>
          </w:tcPr>
          <w:p w14:paraId="2827A4E0" w14:textId="77777777" w:rsidR="00946A74" w:rsidRPr="00292237" w:rsidRDefault="00946A74" w:rsidP="00471FAF">
            <w:pPr>
              <w:spacing w:line="276" w:lineRule="auto"/>
              <w:rPr>
                <w:rFonts w:ascii="Times New Roman" w:hAnsi="Times New Roman" w:cs="Times New Roman"/>
              </w:rPr>
            </w:pPr>
          </w:p>
        </w:tc>
        <w:tc>
          <w:tcPr>
            <w:tcW w:w="718" w:type="dxa"/>
            <w:tcBorders>
              <w:top w:val="nil"/>
              <w:left w:val="nil"/>
              <w:bottom w:val="single" w:sz="4" w:space="0" w:color="auto"/>
              <w:right w:val="nil"/>
            </w:tcBorders>
          </w:tcPr>
          <w:p w14:paraId="13ECFE51" w14:textId="77777777" w:rsidR="00946A74" w:rsidRDefault="00946A74" w:rsidP="00471FAF">
            <w:pPr>
              <w:spacing w:line="276" w:lineRule="auto"/>
              <w:rPr>
                <w:rFonts w:ascii="Times New Roman" w:hAnsi="Times New Roman" w:cs="Times New Roman"/>
              </w:rPr>
            </w:pPr>
          </w:p>
        </w:tc>
      </w:tr>
    </w:tbl>
    <w:p w14:paraId="1D7DC002" w14:textId="7F6DA5D3" w:rsidR="004169A8" w:rsidRDefault="004169A8" w:rsidP="006B1AAB">
      <w:pPr>
        <w:spacing w:line="240" w:lineRule="auto"/>
        <w:rPr>
          <w:rFonts w:ascii="Times New Roman" w:hAnsi="Times New Roman" w:cs="Times New Roman"/>
          <w:b/>
          <w:bCs/>
        </w:rPr>
      </w:pPr>
    </w:p>
    <w:p w14:paraId="22AFF5C8" w14:textId="5374C4F5" w:rsidR="00DA182A" w:rsidRDefault="00DA182A">
      <w:pPr>
        <w:rPr>
          <w:rFonts w:ascii="Times New Roman" w:hAnsi="Times New Roman" w:cs="Times New Roman"/>
          <w:b/>
          <w:bCs/>
        </w:rPr>
      </w:pPr>
      <w:r>
        <w:rPr>
          <w:rFonts w:ascii="Times New Roman" w:hAnsi="Times New Roman" w:cs="Times New Roman"/>
          <w:b/>
          <w:bCs/>
        </w:rPr>
        <w:br w:type="page"/>
      </w:r>
    </w:p>
    <w:p w14:paraId="0446133A" w14:textId="4AD4A48E" w:rsidR="00A54680" w:rsidRDefault="00A54680" w:rsidP="00A54680">
      <w:pPr>
        <w:spacing w:line="240" w:lineRule="auto"/>
        <w:rPr>
          <w:rFonts w:ascii="Times New Roman" w:hAnsi="Times New Roman" w:cs="Times New Roman"/>
        </w:rPr>
      </w:pPr>
      <w:r w:rsidRPr="006B1AAB">
        <w:rPr>
          <w:rFonts w:ascii="Times New Roman" w:hAnsi="Times New Roman" w:cs="Times New Roman"/>
          <w:b/>
          <w:bCs/>
        </w:rPr>
        <w:lastRenderedPageBreak/>
        <w:t xml:space="preserve">Table </w:t>
      </w:r>
      <w:r>
        <w:rPr>
          <w:rFonts w:ascii="Times New Roman" w:hAnsi="Times New Roman" w:cs="Times New Roman"/>
          <w:b/>
          <w:bCs/>
        </w:rPr>
        <w:t>10</w:t>
      </w:r>
      <w:r w:rsidRPr="006B1AAB">
        <w:rPr>
          <w:rFonts w:ascii="Times New Roman" w:hAnsi="Times New Roman" w:cs="Times New Roman"/>
          <w:b/>
          <w:bCs/>
        </w:rPr>
        <w:t>.</w:t>
      </w:r>
      <w:r>
        <w:rPr>
          <w:rFonts w:ascii="Times New Roman" w:hAnsi="Times New Roman" w:cs="Times New Roman"/>
        </w:rPr>
        <w:t xml:space="preserve"> Post-hoc contrasts comparing realized equilibrium population (</w:t>
      </w:r>
      <w:r w:rsidRPr="00043A6E">
        <w:rPr>
          <w:rFonts w:ascii="Times New Roman" w:hAnsi="Times New Roman" w:cs="Times New Roman"/>
        </w:rPr>
        <w:t>N̂</w:t>
      </w:r>
      <w:r>
        <w:rPr>
          <w:rFonts w:ascii="Times New Roman" w:hAnsi="Times New Roman" w:cs="Times New Roman"/>
        </w:rPr>
        <w:t xml:space="preserve"> per 0.1 ml) of </w:t>
      </w:r>
      <w:r>
        <w:rPr>
          <w:rFonts w:ascii="Times New Roman" w:hAnsi="Times New Roman" w:cs="Times New Roman"/>
          <w:i/>
          <w:iCs/>
        </w:rPr>
        <w:t>Tetrahymena</w:t>
      </w:r>
      <w:r>
        <w:rPr>
          <w:rFonts w:ascii="Times New Roman" w:hAnsi="Times New Roman" w:cs="Times New Roman"/>
        </w:rPr>
        <w:t xml:space="preserve"> populations measured at contemporary temperatures of 25 °C and 30 °C in the absence and presence of </w:t>
      </w:r>
      <w:r>
        <w:rPr>
          <w:rFonts w:ascii="Times New Roman" w:hAnsi="Times New Roman" w:cs="Times New Roman"/>
          <w:i/>
          <w:iCs/>
        </w:rPr>
        <w:t>H. rosa</w:t>
      </w:r>
      <w:r>
        <w:rPr>
          <w:rFonts w:ascii="Times New Roman" w:hAnsi="Times New Roman" w:cs="Times New Roman"/>
        </w:rPr>
        <w:t xml:space="preserve"> competitors of two evolutionary histories. Estimates represent the difference between treatment contrasts from Tukey HSD comparisons following a two-way ANOVA. For all contrasts: SE = </w:t>
      </w:r>
      <w:r w:rsidRPr="00D14220">
        <w:rPr>
          <w:rFonts w:ascii="Times New Roman" w:hAnsi="Times New Roman" w:cs="Times New Roman"/>
        </w:rPr>
        <w:t>63.5</w:t>
      </w:r>
      <w:r>
        <w:rPr>
          <w:rFonts w:ascii="Times New Roman" w:hAnsi="Times New Roman" w:cs="Times New Roman"/>
        </w:rPr>
        <w:t>, Df = 54.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3402"/>
        <w:gridCol w:w="1134"/>
        <w:gridCol w:w="851"/>
        <w:gridCol w:w="992"/>
        <w:gridCol w:w="709"/>
      </w:tblGrid>
      <w:tr w:rsidR="00A54680" w14:paraId="333A8AF4" w14:textId="77777777" w:rsidTr="00471FAF">
        <w:tc>
          <w:tcPr>
            <w:tcW w:w="851" w:type="dxa"/>
            <w:tcBorders>
              <w:top w:val="single" w:sz="4" w:space="0" w:color="auto"/>
              <w:bottom w:val="single" w:sz="4" w:space="0" w:color="auto"/>
            </w:tcBorders>
          </w:tcPr>
          <w:p w14:paraId="0F5C3D03"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Temp</w:t>
            </w:r>
          </w:p>
        </w:tc>
        <w:tc>
          <w:tcPr>
            <w:tcW w:w="3402" w:type="dxa"/>
            <w:tcBorders>
              <w:top w:val="single" w:sz="4" w:space="0" w:color="auto"/>
              <w:bottom w:val="single" w:sz="4" w:space="0" w:color="auto"/>
            </w:tcBorders>
          </w:tcPr>
          <w:p w14:paraId="609D649E"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Contrast</w:t>
            </w:r>
          </w:p>
        </w:tc>
        <w:tc>
          <w:tcPr>
            <w:tcW w:w="1134" w:type="dxa"/>
            <w:tcBorders>
              <w:top w:val="single" w:sz="4" w:space="0" w:color="auto"/>
              <w:bottom w:val="single" w:sz="4" w:space="0" w:color="auto"/>
            </w:tcBorders>
          </w:tcPr>
          <w:p w14:paraId="1129FB03"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Estimate</w:t>
            </w:r>
          </w:p>
        </w:tc>
        <w:tc>
          <w:tcPr>
            <w:tcW w:w="851" w:type="dxa"/>
            <w:tcBorders>
              <w:top w:val="single" w:sz="4" w:space="0" w:color="auto"/>
              <w:bottom w:val="single" w:sz="4" w:space="0" w:color="auto"/>
            </w:tcBorders>
          </w:tcPr>
          <w:p w14:paraId="128F4E00"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t ratio</w:t>
            </w:r>
          </w:p>
        </w:tc>
        <w:tc>
          <w:tcPr>
            <w:tcW w:w="992" w:type="dxa"/>
            <w:tcBorders>
              <w:top w:val="single" w:sz="4" w:space="0" w:color="auto"/>
              <w:bottom w:val="single" w:sz="4" w:space="0" w:color="auto"/>
            </w:tcBorders>
          </w:tcPr>
          <w:p w14:paraId="1EB01A69"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P</w:t>
            </w:r>
          </w:p>
        </w:tc>
        <w:tc>
          <w:tcPr>
            <w:tcW w:w="709" w:type="dxa"/>
            <w:tcBorders>
              <w:top w:val="single" w:sz="4" w:space="0" w:color="auto"/>
              <w:bottom w:val="single" w:sz="4" w:space="0" w:color="auto"/>
            </w:tcBorders>
          </w:tcPr>
          <w:p w14:paraId="64F201C3" w14:textId="77777777" w:rsidR="00A54680" w:rsidRDefault="00A54680" w:rsidP="00471FAF">
            <w:pPr>
              <w:spacing w:line="276" w:lineRule="auto"/>
              <w:rPr>
                <w:rFonts w:ascii="Times New Roman" w:hAnsi="Times New Roman" w:cs="Times New Roman"/>
              </w:rPr>
            </w:pPr>
          </w:p>
        </w:tc>
      </w:tr>
      <w:tr w:rsidR="00A54680" w14:paraId="0581A86F" w14:textId="77777777" w:rsidTr="00471FAF">
        <w:tc>
          <w:tcPr>
            <w:tcW w:w="851" w:type="dxa"/>
            <w:tcBorders>
              <w:top w:val="single" w:sz="4" w:space="0" w:color="auto"/>
            </w:tcBorders>
          </w:tcPr>
          <w:p w14:paraId="67F188CE"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w:t>
            </w:r>
          </w:p>
        </w:tc>
        <w:tc>
          <w:tcPr>
            <w:tcW w:w="3402" w:type="dxa"/>
            <w:tcBorders>
              <w:top w:val="single" w:sz="4" w:space="0" w:color="auto"/>
            </w:tcBorders>
          </w:tcPr>
          <w:p w14:paraId="381A42B1"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(30-evo-rotif)</w:t>
            </w:r>
          </w:p>
        </w:tc>
        <w:tc>
          <w:tcPr>
            <w:tcW w:w="1134" w:type="dxa"/>
            <w:tcBorders>
              <w:top w:val="single" w:sz="4" w:space="0" w:color="auto"/>
            </w:tcBorders>
            <w:vAlign w:val="center"/>
          </w:tcPr>
          <w:p w14:paraId="627D63CE"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-41.4</w:t>
            </w:r>
          </w:p>
        </w:tc>
        <w:tc>
          <w:tcPr>
            <w:tcW w:w="851" w:type="dxa"/>
            <w:tcBorders>
              <w:top w:val="single" w:sz="4" w:space="0" w:color="auto"/>
            </w:tcBorders>
            <w:vAlign w:val="center"/>
          </w:tcPr>
          <w:p w14:paraId="7F6AB810"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-0.652</w:t>
            </w:r>
          </w:p>
        </w:tc>
        <w:tc>
          <w:tcPr>
            <w:tcW w:w="992" w:type="dxa"/>
            <w:tcBorders>
              <w:top w:val="single" w:sz="4" w:space="0" w:color="auto"/>
            </w:tcBorders>
            <w:vAlign w:val="center"/>
          </w:tcPr>
          <w:p w14:paraId="3C244309"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0.792</w:t>
            </w:r>
          </w:p>
        </w:tc>
        <w:tc>
          <w:tcPr>
            <w:tcW w:w="709" w:type="dxa"/>
            <w:tcBorders>
              <w:top w:val="single" w:sz="4" w:space="0" w:color="auto"/>
            </w:tcBorders>
          </w:tcPr>
          <w:p w14:paraId="562C889C"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350F4C14" w14:textId="77777777" w:rsidTr="00471FAF">
        <w:tc>
          <w:tcPr>
            <w:tcW w:w="851" w:type="dxa"/>
          </w:tcPr>
          <w:p w14:paraId="5A27630B" w14:textId="77777777" w:rsidR="00A54680" w:rsidRDefault="00A54680" w:rsidP="00471FAF">
            <w:pPr>
              <w:spacing w:line="276" w:lineRule="auto"/>
              <w:rPr>
                <w:rFonts w:ascii="Times New Roman" w:hAnsi="Times New Roman" w:cs="Times New Roman"/>
              </w:rPr>
            </w:pPr>
          </w:p>
        </w:tc>
        <w:tc>
          <w:tcPr>
            <w:tcW w:w="3402" w:type="dxa"/>
          </w:tcPr>
          <w:p w14:paraId="340F8A18"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5331802D"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-434.3</w:t>
            </w:r>
          </w:p>
        </w:tc>
        <w:tc>
          <w:tcPr>
            <w:tcW w:w="851" w:type="dxa"/>
            <w:vAlign w:val="center"/>
          </w:tcPr>
          <w:p w14:paraId="2D0F26CD"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-6.840</w:t>
            </w:r>
          </w:p>
        </w:tc>
        <w:tc>
          <w:tcPr>
            <w:tcW w:w="992" w:type="dxa"/>
            <w:vAlign w:val="center"/>
          </w:tcPr>
          <w:p w14:paraId="395041E4" w14:textId="77777777" w:rsidR="00A54680" w:rsidRDefault="00A54680" w:rsidP="00471FAF">
            <w:pPr>
              <w:tabs>
                <w:tab w:val="decimal" w:pos="322"/>
              </w:tabs>
              <w:spacing w:line="276" w:lineRule="auto"/>
              <w:rPr>
                <w:rFonts w:ascii="Times New Roman" w:hAnsi="Times New Roman" w:cs="Times New Roman"/>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6FCA33D" w14:textId="77777777" w:rsidR="00A54680" w:rsidRPr="009776FB" w:rsidRDefault="00A54680"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A54680" w14:paraId="346692B9" w14:textId="77777777" w:rsidTr="00471FAF">
        <w:tc>
          <w:tcPr>
            <w:tcW w:w="851" w:type="dxa"/>
          </w:tcPr>
          <w:p w14:paraId="26E66AD7" w14:textId="77777777" w:rsidR="00A54680" w:rsidRDefault="00A54680" w:rsidP="00471FAF">
            <w:pPr>
              <w:spacing w:line="276" w:lineRule="auto"/>
              <w:rPr>
                <w:rFonts w:ascii="Times New Roman" w:hAnsi="Times New Roman" w:cs="Times New Roman"/>
              </w:rPr>
            </w:pPr>
          </w:p>
        </w:tc>
        <w:tc>
          <w:tcPr>
            <w:tcW w:w="3402" w:type="dxa"/>
          </w:tcPr>
          <w:p w14:paraId="709D9032"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(30-evo-rotif) – (no-comp)</w:t>
            </w:r>
          </w:p>
        </w:tc>
        <w:tc>
          <w:tcPr>
            <w:tcW w:w="1134" w:type="dxa"/>
            <w:vAlign w:val="center"/>
          </w:tcPr>
          <w:p w14:paraId="67B1C30D"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-392.9</w:t>
            </w:r>
          </w:p>
        </w:tc>
        <w:tc>
          <w:tcPr>
            <w:tcW w:w="851" w:type="dxa"/>
            <w:vAlign w:val="center"/>
          </w:tcPr>
          <w:p w14:paraId="2994B15A"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-6.189</w:t>
            </w:r>
          </w:p>
        </w:tc>
        <w:tc>
          <w:tcPr>
            <w:tcW w:w="992" w:type="dxa"/>
            <w:vAlign w:val="center"/>
          </w:tcPr>
          <w:p w14:paraId="48648530" w14:textId="77777777" w:rsidR="00A54680" w:rsidRPr="009776FB" w:rsidRDefault="00A54680" w:rsidP="00471FAF">
            <w:pPr>
              <w:tabs>
                <w:tab w:val="decimal" w:pos="322"/>
              </w:tabs>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&lt;</w:t>
            </w:r>
            <w:r w:rsidRPr="009776FB">
              <w:rPr>
                <w:rFonts w:ascii="Times New Roman" w:eastAsia="Times New Roman" w:hAnsi="Times New Roman" w:cs="Times New Roman"/>
                <w:kern w:val="0"/>
                <w14:ligatures w14:val="none"/>
              </w:rPr>
              <w:t>0.00</w:t>
            </w:r>
            <w:r>
              <w:rPr>
                <w:rFonts w:ascii="Times New Roman" w:eastAsia="Times New Roman" w:hAnsi="Times New Roman" w:cs="Times New Roman"/>
                <w:kern w:val="0"/>
                <w14:ligatures w14:val="none"/>
              </w:rPr>
              <w:t>1</w:t>
            </w:r>
          </w:p>
        </w:tc>
        <w:tc>
          <w:tcPr>
            <w:tcW w:w="709" w:type="dxa"/>
          </w:tcPr>
          <w:p w14:paraId="535664D1" w14:textId="77777777" w:rsidR="00A54680" w:rsidRPr="009776FB" w:rsidRDefault="00A54680" w:rsidP="00471FAF">
            <w:pPr>
              <w:spacing w:line="276"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tc>
      </w:tr>
      <w:tr w:rsidR="00A54680" w14:paraId="3C46E9E6" w14:textId="77777777" w:rsidTr="00471FAF">
        <w:tc>
          <w:tcPr>
            <w:tcW w:w="851" w:type="dxa"/>
          </w:tcPr>
          <w:p w14:paraId="5E179327"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w:t>
            </w:r>
          </w:p>
        </w:tc>
        <w:tc>
          <w:tcPr>
            <w:tcW w:w="3402" w:type="dxa"/>
          </w:tcPr>
          <w:p w14:paraId="4975381A"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(30-evo-rotif)</w:t>
            </w:r>
          </w:p>
        </w:tc>
        <w:tc>
          <w:tcPr>
            <w:tcW w:w="1134" w:type="dxa"/>
            <w:vAlign w:val="center"/>
          </w:tcPr>
          <w:p w14:paraId="30F61DBB"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66.6</w:t>
            </w:r>
          </w:p>
        </w:tc>
        <w:tc>
          <w:tcPr>
            <w:tcW w:w="851" w:type="dxa"/>
            <w:vAlign w:val="center"/>
          </w:tcPr>
          <w:p w14:paraId="6CDF5211"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1.049</w:t>
            </w:r>
          </w:p>
        </w:tc>
        <w:tc>
          <w:tcPr>
            <w:tcW w:w="992" w:type="dxa"/>
            <w:vAlign w:val="center"/>
          </w:tcPr>
          <w:p w14:paraId="4E5C4CC9"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0.549</w:t>
            </w:r>
          </w:p>
        </w:tc>
        <w:tc>
          <w:tcPr>
            <w:tcW w:w="709" w:type="dxa"/>
          </w:tcPr>
          <w:p w14:paraId="45FAA98A"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06DFC2FD" w14:textId="77777777" w:rsidTr="00471FAF">
        <w:tc>
          <w:tcPr>
            <w:tcW w:w="851" w:type="dxa"/>
          </w:tcPr>
          <w:p w14:paraId="0788036F" w14:textId="77777777" w:rsidR="00A54680" w:rsidRDefault="00A54680" w:rsidP="00471FAF">
            <w:pPr>
              <w:spacing w:line="276" w:lineRule="auto"/>
              <w:rPr>
                <w:rFonts w:ascii="Times New Roman" w:hAnsi="Times New Roman" w:cs="Times New Roman"/>
              </w:rPr>
            </w:pPr>
          </w:p>
        </w:tc>
        <w:tc>
          <w:tcPr>
            <w:tcW w:w="3402" w:type="dxa"/>
          </w:tcPr>
          <w:p w14:paraId="07F87BDD"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(25-evo-rotif) – (no-comp)</w:t>
            </w:r>
          </w:p>
        </w:tc>
        <w:tc>
          <w:tcPr>
            <w:tcW w:w="1134" w:type="dxa"/>
            <w:vAlign w:val="center"/>
          </w:tcPr>
          <w:p w14:paraId="62B48C26"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103.3</w:t>
            </w:r>
          </w:p>
        </w:tc>
        <w:tc>
          <w:tcPr>
            <w:tcW w:w="851" w:type="dxa"/>
            <w:vAlign w:val="center"/>
          </w:tcPr>
          <w:p w14:paraId="437176DB" w14:textId="77777777" w:rsidR="00A54680" w:rsidRDefault="00A54680" w:rsidP="00471FAF">
            <w:pPr>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1.628</w:t>
            </w:r>
          </w:p>
        </w:tc>
        <w:tc>
          <w:tcPr>
            <w:tcW w:w="992" w:type="dxa"/>
            <w:vAlign w:val="center"/>
          </w:tcPr>
          <w:p w14:paraId="72E97C5B" w14:textId="77777777" w:rsidR="00A54680" w:rsidRDefault="00A54680" w:rsidP="00471FAF">
            <w:pPr>
              <w:tabs>
                <w:tab w:val="decimal" w:pos="322"/>
              </w:tabs>
              <w:spacing w:line="276" w:lineRule="auto"/>
              <w:rPr>
                <w:rFonts w:ascii="Times New Roman" w:hAnsi="Times New Roman" w:cs="Times New Roman"/>
              </w:rPr>
            </w:pPr>
            <w:r w:rsidRPr="00D14220">
              <w:rPr>
                <w:rFonts w:ascii="Times New Roman" w:eastAsia="Times New Roman" w:hAnsi="Times New Roman" w:cs="Times New Roman"/>
                <w:kern w:val="0"/>
                <w14:ligatures w14:val="none"/>
              </w:rPr>
              <w:t>0.24</w:t>
            </w:r>
            <w:r>
              <w:rPr>
                <w:rFonts w:ascii="Times New Roman" w:eastAsia="Times New Roman" w:hAnsi="Times New Roman" w:cs="Times New Roman"/>
                <w:kern w:val="0"/>
                <w14:ligatures w14:val="none"/>
              </w:rPr>
              <w:t>3</w:t>
            </w:r>
          </w:p>
        </w:tc>
        <w:tc>
          <w:tcPr>
            <w:tcW w:w="709" w:type="dxa"/>
          </w:tcPr>
          <w:p w14:paraId="0254B63C"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r w:rsidR="00A54680" w14:paraId="455123E9" w14:textId="77777777" w:rsidTr="00471FAF">
        <w:tc>
          <w:tcPr>
            <w:tcW w:w="851" w:type="dxa"/>
            <w:tcBorders>
              <w:bottom w:val="single" w:sz="4" w:space="0" w:color="auto"/>
            </w:tcBorders>
          </w:tcPr>
          <w:p w14:paraId="51481750" w14:textId="77777777" w:rsidR="00A54680" w:rsidRDefault="00A54680" w:rsidP="00471FAF">
            <w:pPr>
              <w:spacing w:line="276" w:lineRule="auto"/>
              <w:rPr>
                <w:rFonts w:ascii="Times New Roman" w:hAnsi="Times New Roman" w:cs="Times New Roman"/>
              </w:rPr>
            </w:pPr>
          </w:p>
        </w:tc>
        <w:tc>
          <w:tcPr>
            <w:tcW w:w="3402" w:type="dxa"/>
            <w:tcBorders>
              <w:bottom w:val="single" w:sz="4" w:space="0" w:color="auto"/>
            </w:tcBorders>
          </w:tcPr>
          <w:p w14:paraId="55B339C2" w14:textId="77777777" w:rsidR="00A54680" w:rsidRDefault="00A54680" w:rsidP="00471FAF">
            <w:pPr>
              <w:spacing w:line="276" w:lineRule="auto"/>
              <w:rPr>
                <w:rFonts w:ascii="Times New Roman" w:hAnsi="Times New Roman" w:cs="Times New Roman"/>
              </w:rPr>
            </w:pPr>
            <w:r>
              <w:rPr>
                <w:rFonts w:ascii="Times New Roman" w:hAnsi="Times New Roman" w:cs="Times New Roman"/>
              </w:rPr>
              <w:t>(30-evo-rotif) – (no-comp)</w:t>
            </w:r>
          </w:p>
        </w:tc>
        <w:tc>
          <w:tcPr>
            <w:tcW w:w="1134" w:type="dxa"/>
            <w:tcBorders>
              <w:bottom w:val="single" w:sz="4" w:space="0" w:color="auto"/>
            </w:tcBorders>
            <w:vAlign w:val="center"/>
          </w:tcPr>
          <w:p w14:paraId="57BBB2FF"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36.7</w:t>
            </w:r>
          </w:p>
        </w:tc>
        <w:tc>
          <w:tcPr>
            <w:tcW w:w="851" w:type="dxa"/>
            <w:tcBorders>
              <w:bottom w:val="single" w:sz="4" w:space="0" w:color="auto"/>
            </w:tcBorders>
            <w:vAlign w:val="center"/>
          </w:tcPr>
          <w:p w14:paraId="56CED393" w14:textId="77777777" w:rsidR="00A54680" w:rsidRPr="009776FB" w:rsidRDefault="00A54680" w:rsidP="00471FAF">
            <w:pPr>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0.578</w:t>
            </w:r>
          </w:p>
        </w:tc>
        <w:tc>
          <w:tcPr>
            <w:tcW w:w="992" w:type="dxa"/>
            <w:tcBorders>
              <w:bottom w:val="single" w:sz="4" w:space="0" w:color="auto"/>
            </w:tcBorders>
            <w:vAlign w:val="center"/>
          </w:tcPr>
          <w:p w14:paraId="5797A0AB" w14:textId="77777777" w:rsidR="00A54680" w:rsidRPr="009776FB" w:rsidRDefault="00A54680" w:rsidP="00471FAF">
            <w:pPr>
              <w:tabs>
                <w:tab w:val="decimal" w:pos="322"/>
              </w:tabs>
              <w:spacing w:line="276" w:lineRule="auto"/>
              <w:rPr>
                <w:rFonts w:ascii="Times New Roman" w:eastAsia="Times New Roman" w:hAnsi="Times New Roman" w:cs="Times New Roman"/>
                <w:kern w:val="0"/>
                <w14:ligatures w14:val="none"/>
              </w:rPr>
            </w:pPr>
            <w:r w:rsidRPr="00D14220">
              <w:rPr>
                <w:rFonts w:ascii="Times New Roman" w:eastAsia="Times New Roman" w:hAnsi="Times New Roman" w:cs="Times New Roman"/>
                <w:kern w:val="0"/>
                <w14:ligatures w14:val="none"/>
              </w:rPr>
              <w:t>0.832</w:t>
            </w:r>
          </w:p>
        </w:tc>
        <w:tc>
          <w:tcPr>
            <w:tcW w:w="709" w:type="dxa"/>
            <w:tcBorders>
              <w:bottom w:val="single" w:sz="4" w:space="0" w:color="auto"/>
            </w:tcBorders>
          </w:tcPr>
          <w:p w14:paraId="6EFB9A08" w14:textId="77777777" w:rsidR="00A54680" w:rsidRPr="009776FB" w:rsidRDefault="00A54680" w:rsidP="00471FAF">
            <w:pPr>
              <w:spacing w:line="276" w:lineRule="auto"/>
              <w:rPr>
                <w:rFonts w:ascii="Times New Roman" w:eastAsia="Times New Roman" w:hAnsi="Times New Roman" w:cs="Times New Roman"/>
                <w:kern w:val="0"/>
                <w14:ligatures w14:val="none"/>
              </w:rPr>
            </w:pPr>
          </w:p>
        </w:tc>
      </w:tr>
    </w:tbl>
    <w:p w14:paraId="7F589481" w14:textId="77777777" w:rsidR="00A54680" w:rsidRDefault="00A54680" w:rsidP="006B1AAB">
      <w:pPr>
        <w:spacing w:line="240" w:lineRule="auto"/>
        <w:rPr>
          <w:rFonts w:ascii="Times New Roman" w:hAnsi="Times New Roman" w:cs="Times New Roman"/>
          <w:b/>
          <w:bCs/>
        </w:rPr>
      </w:pPr>
    </w:p>
    <w:sectPr w:rsidR="00A54680" w:rsidSect="0062170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erHorst, Casey  P" w:date="2026-06-01T12:47:00Z" w:initials="Ct">
    <w:p w14:paraId="7892148D" w14:textId="77777777" w:rsidR="00245BDB" w:rsidRDefault="00245BDB" w:rsidP="00245BDB">
      <w:r>
        <w:rPr>
          <w:rStyle w:val="CommentReference"/>
        </w:rPr>
        <w:annotationRef/>
      </w:r>
      <w:r>
        <w:rPr>
          <w:sz w:val="20"/>
          <w:szCs w:val="20"/>
        </w:rPr>
        <w:t>Be sure you look at all the thesis formatting guidelines for Grad Studies. There's all sorts of thing to include up front here</w:t>
      </w:r>
    </w:p>
  </w:comment>
  <w:comment w:id="1" w:author="terHorst, Casey  P" w:date="2026-06-01T12:55:00Z" w:initials="Ct">
    <w:p w14:paraId="7978B91F" w14:textId="77777777" w:rsidR="0071469B" w:rsidRDefault="0071469B" w:rsidP="0071469B">
      <w:r>
        <w:rPr>
          <w:rStyle w:val="CommentReference"/>
        </w:rPr>
        <w:annotationRef/>
      </w:r>
      <w:r>
        <w:rPr>
          <w:sz w:val="20"/>
          <w:szCs w:val="20"/>
        </w:rPr>
        <w:t>ref?</w:t>
      </w:r>
    </w:p>
  </w:comment>
  <w:comment w:id="2" w:author="terHorst, Casey  P" w:date="2026-06-01T13:03:00Z" w:initials="Ct">
    <w:p w14:paraId="153115BD" w14:textId="77777777" w:rsidR="0071469B" w:rsidRDefault="0071469B" w:rsidP="0071469B">
      <w:r>
        <w:rPr>
          <w:rStyle w:val="CommentReference"/>
        </w:rPr>
        <w:annotationRef/>
      </w:r>
      <w:r>
        <w:rPr>
          <w:sz w:val="20"/>
          <w:szCs w:val="20"/>
        </w:rPr>
        <w:t>This triggered a thought...is response in a single clone considered acclimation? I think yes (assuming no mutation)</w:t>
      </w:r>
    </w:p>
  </w:comment>
  <w:comment w:id="3" w:author="terHorst, Casey  P" w:date="2026-06-01T12:58:00Z" w:initials="Ct">
    <w:p w14:paraId="55CD4D2C" w14:textId="77777777" w:rsidR="0071469B" w:rsidRDefault="0071469B" w:rsidP="0071469B">
      <w:r>
        <w:rPr>
          <w:rStyle w:val="CommentReference"/>
        </w:rPr>
        <w:annotationRef/>
      </w:r>
      <w:r>
        <w:rPr>
          <w:sz w:val="20"/>
          <w:szCs w:val="20"/>
        </w:rPr>
        <w:t>Cite original Thompson geographic mosaic of coevolution paper/book</w:t>
      </w:r>
    </w:p>
  </w:comment>
  <w:comment w:id="4" w:author="terHorst, Casey  P" w:date="2026-06-01T12:59:00Z" w:initials="Ct">
    <w:p w14:paraId="591BAFFE" w14:textId="77777777" w:rsidR="0071469B" w:rsidRDefault="0071469B" w:rsidP="0071469B">
      <w:r>
        <w:rPr>
          <w:rStyle w:val="CommentReference"/>
        </w:rPr>
        <w:annotationRef/>
      </w:r>
      <w:r>
        <w:rPr>
          <w:sz w:val="20"/>
          <w:szCs w:val="20"/>
        </w:rPr>
        <w:t>which pattern? There are three</w:t>
      </w:r>
    </w:p>
  </w:comment>
  <w:comment w:id="5" w:author="terHorst, Casey  P" w:date="2026-06-01T13:00:00Z" w:initials="Ct">
    <w:p w14:paraId="7114D2B0" w14:textId="77777777" w:rsidR="0071469B" w:rsidRDefault="0071469B" w:rsidP="0071469B">
      <w:r>
        <w:rPr>
          <w:rStyle w:val="CommentReference"/>
        </w:rPr>
        <w:annotationRef/>
      </w:r>
      <w:r>
        <w:rPr>
          <w:sz w:val="20"/>
          <w:szCs w:val="20"/>
        </w:rPr>
        <w:t>A possible word choice to introduce here or earlier: evolvability? But look it up first</w:t>
      </w:r>
    </w:p>
  </w:comment>
  <w:comment w:id="6" w:author="terHorst, Casey  P" w:date="2026-06-01T13:03:00Z" w:initials="Ct">
    <w:p w14:paraId="0E07AFBA" w14:textId="77777777" w:rsidR="0071469B" w:rsidRDefault="0071469B" w:rsidP="0071469B">
      <w:r>
        <w:rPr>
          <w:rStyle w:val="CommentReference"/>
        </w:rPr>
        <w:annotationRef/>
      </w:r>
      <w:r>
        <w:rPr>
          <w:sz w:val="20"/>
          <w:szCs w:val="20"/>
        </w:rPr>
        <w:t>you can talk some more about the interplay between these things...like high plasticity may prevent selection. or maybe this is better left for the discussion</w:t>
      </w:r>
    </w:p>
  </w:comment>
  <w:comment w:id="7" w:author="terHorst, Casey  P" w:date="2026-06-01T13:05:00Z" w:initials="Ct">
    <w:p w14:paraId="669C2FCE" w14:textId="77777777" w:rsidR="0061680A" w:rsidRDefault="0061680A" w:rsidP="0071469B">
      <w:r>
        <w:rPr>
          <w:rStyle w:val="CommentReference"/>
        </w:rPr>
        <w:annotationRef/>
      </w:r>
      <w:r>
        <w:rPr>
          <w:sz w:val="20"/>
          <w:szCs w:val="20"/>
        </w:rPr>
        <w:t>List references in ascending chronological order (oldest first)</w:t>
      </w:r>
    </w:p>
  </w:comment>
  <w:comment w:id="8" w:author="terHorst, Casey  P" w:date="2026-06-01T13:15:00Z" w:initials="Ct">
    <w:p w14:paraId="6898CD14" w14:textId="77777777" w:rsidR="004C2048" w:rsidRDefault="004C2048" w:rsidP="004C2048">
      <w:r>
        <w:rPr>
          <w:rStyle w:val="CommentReference"/>
        </w:rPr>
        <w:annotationRef/>
      </w:r>
      <w:r>
        <w:rPr>
          <w:sz w:val="20"/>
          <w:szCs w:val="20"/>
        </w:rPr>
        <w:t>none?? Just making sure cuz otherwise somebody will take exception at having done the one study...</w:t>
      </w:r>
    </w:p>
  </w:comment>
  <w:comment w:id="9" w:author="terHorst, Casey  P" w:date="2026-06-01T13:19:00Z" w:initials="Ct">
    <w:p w14:paraId="42CFE31E" w14:textId="77777777" w:rsidR="00170C23" w:rsidRDefault="00170C23" w:rsidP="00170C23">
      <w:r>
        <w:rPr>
          <w:rStyle w:val="CommentReference"/>
        </w:rPr>
        <w:annotationRef/>
      </w:r>
      <w:r>
        <w:rPr>
          <w:sz w:val="20"/>
          <w:szCs w:val="20"/>
        </w:rPr>
        <w:t>I wonder if one reason is that the community is remarkably consistent across the range of the plant (Buckley and Miller paper that I don't remember the year of), but the temperature range is extreme, with plants in Florida and Maine experiencing vastly different seasonal fluctuations, as well as high variance in within year and within day temps in any given location. These things should be SUPER plastic</w:t>
      </w:r>
    </w:p>
  </w:comment>
  <w:comment w:id="10" w:author="terHorst, Casey  P" w:date="2026-06-01T13:20:00Z" w:initials="Ct">
    <w:p w14:paraId="079585F2" w14:textId="77777777" w:rsidR="00170C23" w:rsidRDefault="00170C23" w:rsidP="00170C23">
      <w:r>
        <w:rPr>
          <w:rStyle w:val="CommentReference"/>
        </w:rPr>
        <w:annotationRef/>
      </w:r>
      <w:r>
        <w:rPr>
          <w:sz w:val="20"/>
          <w:szCs w:val="20"/>
        </w:rPr>
        <w:t>Be sure to look at Cochran-Stafira's (sp?) work on rotifers. She's one of the only people who ever works on them</w:t>
      </w:r>
    </w:p>
  </w:comment>
  <w:comment w:id="11" w:author="terHorst, Casey  P" w:date="2026-06-01T13:48:00Z" w:initials="Ct">
    <w:p w14:paraId="01E095F4" w14:textId="77777777" w:rsidR="007652AD" w:rsidRDefault="007652AD" w:rsidP="007652AD">
      <w:r>
        <w:rPr>
          <w:rStyle w:val="CommentReference"/>
        </w:rPr>
        <w:annotationRef/>
      </w:r>
      <w:r>
        <w:rPr>
          <w:sz w:val="20"/>
          <w:szCs w:val="20"/>
        </w:rPr>
        <w:t>My recollection is that we got the mosquitoes out immediately back at FSU. So within 4 hours?</w:t>
      </w:r>
    </w:p>
  </w:comment>
  <w:comment w:id="12" w:author="terHorst, Casey  P" w:date="2026-06-01T13:50:00Z" w:initials="Ct">
    <w:p w14:paraId="037670EC" w14:textId="77777777" w:rsidR="007652AD" w:rsidRDefault="007652AD" w:rsidP="007652AD">
      <w:r>
        <w:rPr>
          <w:rStyle w:val="CommentReference"/>
        </w:rPr>
        <w:annotationRef/>
      </w:r>
      <w:r>
        <w:rPr>
          <w:sz w:val="20"/>
          <w:szCs w:val="20"/>
        </w:rPr>
        <w:t>I don't really know why, but convention is to spell out single digit numbers and use numerals for &gt;10</w:t>
      </w:r>
    </w:p>
  </w:comment>
  <w:comment w:id="13" w:author="terHorst, Casey  P" w:date="2026-06-01T13:52:00Z" w:initials="Ct">
    <w:p w14:paraId="7EDCFB11" w14:textId="77777777" w:rsidR="007652AD" w:rsidRDefault="007652AD" w:rsidP="007652AD">
      <w:r>
        <w:rPr>
          <w:rStyle w:val="CommentReference"/>
        </w:rPr>
        <w:annotationRef/>
      </w:r>
      <w:r>
        <w:rPr>
          <w:sz w:val="20"/>
          <w:szCs w:val="20"/>
        </w:rPr>
        <w:t>Trying to reconcile 20-50 stated above with this more specific number. Are they referring to different things?</w:t>
      </w:r>
    </w:p>
  </w:comment>
  <w:comment w:id="14" w:author="terHorst, Casey  P" w:date="2026-06-01T13:54:00Z" w:initials="Ct">
    <w:p w14:paraId="0EF234AC" w14:textId="77777777" w:rsidR="007652AD" w:rsidRDefault="007652AD" w:rsidP="007652AD">
      <w:r>
        <w:rPr>
          <w:rStyle w:val="CommentReference"/>
        </w:rPr>
        <w:annotationRef/>
      </w:r>
      <w:r>
        <w:rPr>
          <w:sz w:val="20"/>
          <w:szCs w:val="20"/>
        </w:rPr>
        <w:t>I think you have a ref for where you got this recipe?</w:t>
      </w:r>
    </w:p>
  </w:comment>
  <w:comment w:id="15" w:author="terHorst, Casey  P" w:date="2026-06-01T13:54:00Z" w:initials="Ct">
    <w:p w14:paraId="5CD115FB" w14:textId="77777777" w:rsidR="007652AD" w:rsidRDefault="007652AD" w:rsidP="007652AD">
      <w:r>
        <w:rPr>
          <w:rStyle w:val="CommentReference"/>
        </w:rPr>
        <w:annotationRef/>
      </w:r>
      <w:r>
        <w:rPr>
          <w:sz w:val="20"/>
          <w:szCs w:val="20"/>
        </w:rPr>
        <w:t>Just state the actual number of leaves for each site, respectively</w:t>
      </w:r>
    </w:p>
  </w:comment>
  <w:comment w:id="16" w:author="Mendelson, Alex" w:date="2026-06-04T10:26:00Z" w:initials="AM">
    <w:p w14:paraId="439E7A71" w14:textId="77777777" w:rsidR="00736499" w:rsidRDefault="00736499" w:rsidP="00736499">
      <w:pPr>
        <w:pStyle w:val="CommentText"/>
      </w:pPr>
      <w:r>
        <w:rPr>
          <w:rStyle w:val="CommentReference"/>
        </w:rPr>
        <w:annotationRef/>
      </w:r>
      <w:r>
        <w:t>To self: review Schmell rule on single-digit numbers</w:t>
      </w:r>
    </w:p>
  </w:comment>
  <w:comment w:id="17" w:author="terHorst, Casey  P" w:date="2026-06-01T14:03:00Z" w:initials="Ct">
    <w:p w14:paraId="4A195EA2" w14:textId="77777777" w:rsidR="00FC5818" w:rsidRDefault="00FC5818" w:rsidP="00FC5818">
      <w:r>
        <w:rPr>
          <w:rStyle w:val="CommentReference"/>
        </w:rPr>
        <w:annotationRef/>
      </w:r>
      <w:r>
        <w:rPr>
          <w:sz w:val="20"/>
          <w:szCs w:val="20"/>
        </w:rPr>
        <w:t>There's probably also a citation for the growthrates package</w:t>
      </w:r>
    </w:p>
  </w:comment>
  <w:comment w:id="18" w:author="terHorst, Casey  P" w:date="2026-06-01T14:04:00Z" w:initials="Ct">
    <w:p w14:paraId="5624C690" w14:textId="77777777" w:rsidR="00FC5818" w:rsidRDefault="00FC5818" w:rsidP="00FC5818">
      <w:r>
        <w:rPr>
          <w:rStyle w:val="CommentReference"/>
        </w:rPr>
        <w:annotationRef/>
      </w:r>
      <w:r>
        <w:rPr>
          <w:sz w:val="20"/>
          <w:szCs w:val="20"/>
        </w:rPr>
        <w:t>what did you do with the R2 info? Was there a threshold that had to be met?</w:t>
      </w:r>
    </w:p>
  </w:comment>
  <w:comment w:id="19" w:author="terHorst, Casey  P" w:date="2026-06-01T14:06:00Z" w:initials="Ct">
    <w:p w14:paraId="4D6A376C" w14:textId="77777777" w:rsidR="00FC5818" w:rsidRDefault="00FC5818" w:rsidP="00FC5818">
      <w:r>
        <w:rPr>
          <w:rStyle w:val="CommentReference"/>
        </w:rPr>
        <w:annotationRef/>
      </w:r>
      <w:r>
        <w:rPr>
          <w:sz w:val="20"/>
          <w:szCs w:val="20"/>
        </w:rPr>
        <w:t>This whole graf is SO nerdy, in a wonderful way. Don't change anything</w:t>
      </w:r>
    </w:p>
  </w:comment>
  <w:comment w:id="20" w:author="terHorst, Casey  P" w:date="2026-06-01T14:26:00Z" w:initials="Ct">
    <w:p w14:paraId="25EEE597" w14:textId="77777777" w:rsidR="002A4E9B" w:rsidRDefault="002A4E9B" w:rsidP="002A4E9B">
      <w:r>
        <w:rPr>
          <w:rStyle w:val="CommentReference"/>
        </w:rPr>
        <w:annotationRef/>
      </w:r>
      <w:r>
        <w:rPr>
          <w:sz w:val="20"/>
          <w:szCs w:val="20"/>
        </w:rPr>
        <w:t>Is this truly zero to like six decimal points or whatever R shows? Or is 0.01%? If the latter, report that</w:t>
      </w:r>
    </w:p>
  </w:comment>
  <w:comment w:id="21" w:author="Mendelson, Alex" w:date="2026-06-04T10:44:00Z" w:initials="AM">
    <w:p w14:paraId="3A99CA68" w14:textId="77777777" w:rsidR="00F553CF" w:rsidRDefault="00F553CF" w:rsidP="00F553CF">
      <w:pPr>
        <w:pStyle w:val="CommentText"/>
      </w:pPr>
      <w:r>
        <w:rPr>
          <w:rStyle w:val="CommentReference"/>
        </w:rPr>
        <w:annotationRef/>
      </w:r>
      <w:r>
        <w:t>Surprisingly yes, 0.000000 for both site and leaf</w:t>
      </w:r>
    </w:p>
  </w:comment>
  <w:comment w:id="22" w:author="terHorst, Casey  P" w:date="2026-06-01T14:23:00Z" w:initials="Ct">
    <w:p w14:paraId="7EFB8C96" w14:textId="77777777" w:rsidR="002A4E9B" w:rsidRDefault="002A4E9B" w:rsidP="002A4E9B">
      <w:r>
        <w:rPr>
          <w:rStyle w:val="CommentReference"/>
        </w:rPr>
        <w:annotationRef/>
      </w:r>
      <w:r>
        <w:rPr>
          <w:sz w:val="20"/>
          <w:szCs w:val="20"/>
        </w:rPr>
        <w:t>Describe what some of the variation looks like. Assume people can't see the figure (or haven't looked yet because it's all the way 40 pages later). Some clones respond positively to 30, but others are negative, for example</w:t>
      </w:r>
    </w:p>
  </w:comment>
  <w:comment w:id="24" w:author="terHorst, Casey  P" w:date="2026-06-01T14:24:00Z" w:initials="Ct">
    <w:p w14:paraId="6869C97F" w14:textId="77777777" w:rsidR="002A4E9B" w:rsidRDefault="002A4E9B" w:rsidP="002A4E9B">
      <w:r>
        <w:rPr>
          <w:rStyle w:val="CommentReference"/>
        </w:rPr>
        <w:annotationRef/>
      </w:r>
      <w:r>
        <w:rPr>
          <w:sz w:val="20"/>
          <w:szCs w:val="20"/>
        </w:rPr>
        <w:t>If you want, you can put figures in line with text, which makes it easier for the reader. Convention is that they go at the end, but that's only because of very old things about typesetting a journal. Many journals now allow figures in line</w:t>
      </w:r>
    </w:p>
  </w:comment>
  <w:comment w:id="23" w:author="Mendelson, Alex" w:date="2026-06-04T11:00:00Z" w:initials="AM">
    <w:p w14:paraId="6237DBFA" w14:textId="77777777" w:rsidR="00D8760E" w:rsidRDefault="00D8760E" w:rsidP="00D8760E">
      <w:pPr>
        <w:pStyle w:val="CommentText"/>
      </w:pPr>
      <w:r>
        <w:rPr>
          <w:rStyle w:val="CommentReference"/>
        </w:rPr>
        <w:annotationRef/>
      </w:r>
      <w:r>
        <w:t>To self: move figures to in-line</w:t>
      </w:r>
    </w:p>
  </w:comment>
  <w:comment w:id="25" w:author="terHorst, Casey  P" w:date="2026-06-01T14:20:00Z" w:initials="Ct">
    <w:p w14:paraId="1AB59605" w14:textId="77777777" w:rsidR="002A4E9B" w:rsidRDefault="002A4E9B" w:rsidP="002A4E9B">
      <w:r>
        <w:rPr>
          <w:rStyle w:val="CommentReference"/>
        </w:rPr>
        <w:annotationRef/>
      </w:r>
      <w:r>
        <w:rPr>
          <w:sz w:val="20"/>
          <w:szCs w:val="20"/>
        </w:rPr>
        <w:t>Reference Metabolic Theory of Ecology? In absence of anything else, metabolism should increase with temperature</w:t>
      </w:r>
    </w:p>
  </w:comment>
  <w:comment w:id="26" w:author="terHorst, Casey  P" w:date="2026-06-01T14:21:00Z" w:initials="Ct">
    <w:p w14:paraId="3A7277F7" w14:textId="77777777" w:rsidR="002A4E9B" w:rsidRDefault="002A4E9B" w:rsidP="002A4E9B">
      <w:r>
        <w:rPr>
          <w:rStyle w:val="CommentReference"/>
        </w:rPr>
        <w:annotationRef/>
      </w:r>
      <w:r>
        <w:rPr>
          <w:sz w:val="20"/>
          <w:szCs w:val="20"/>
        </w:rPr>
        <w:t>I think just reverse the framing. 30 is closer to the optimum than 25</w:t>
      </w:r>
    </w:p>
  </w:comment>
  <w:comment w:id="27" w:author="terHorst, Casey  P" w:date="2026-06-01T14:25:00Z" w:initials="Ct">
    <w:p w14:paraId="63E5D99F" w14:textId="77777777" w:rsidR="002A4E9B" w:rsidRDefault="002A4E9B" w:rsidP="002A4E9B">
      <w:r>
        <w:rPr>
          <w:rStyle w:val="CommentReference"/>
        </w:rPr>
        <w:annotationRef/>
      </w:r>
      <w:r>
        <w:rPr>
          <w:sz w:val="20"/>
          <w:szCs w:val="20"/>
        </w:rPr>
        <w:t>I think just say co-occur, because coexist has a very specific meaning that is not super easy to test</w:t>
      </w:r>
    </w:p>
  </w:comment>
  <w:comment w:id="28" w:author="terHorst, Casey  P" w:date="2026-06-01T14:28:00Z" w:initials="Ct">
    <w:p w14:paraId="7B48636A" w14:textId="77777777" w:rsidR="00336F95" w:rsidRDefault="00336F95" w:rsidP="00336F95">
      <w:r>
        <w:rPr>
          <w:rStyle w:val="CommentReference"/>
        </w:rPr>
        <w:annotationRef/>
      </w:r>
      <w:r>
        <w:rPr>
          <w:sz w:val="20"/>
          <w:szCs w:val="20"/>
        </w:rPr>
        <w:t>I suppose one possibility is that the isolation process selected for only one phenotype of rotifer, making leaves seem similar, but the fact that you saw variation within leaves negates that</w:t>
      </w:r>
    </w:p>
  </w:comment>
  <w:comment w:id="29" w:author="terHorst, Casey  P" w:date="2026-06-01T14:29:00Z" w:initials="Ct">
    <w:p w14:paraId="34C55172" w14:textId="77777777" w:rsidR="00336F95" w:rsidRDefault="00336F95" w:rsidP="00336F95">
      <w:r>
        <w:rPr>
          <w:rStyle w:val="CommentReference"/>
        </w:rPr>
        <w:annotationRef/>
      </w:r>
      <w:r>
        <w:rPr>
          <w:sz w:val="20"/>
          <w:szCs w:val="20"/>
        </w:rPr>
        <w:t>I would keep this in, but I also think the existence of variation within a leaf suggests that this may not be a sufficient explanation</w:t>
      </w:r>
    </w:p>
  </w:comment>
  <w:comment w:id="30" w:author="terHorst, Casey  P" w:date="2026-06-01T14:30:00Z" w:initials="Ct">
    <w:p w14:paraId="10285ED0" w14:textId="77777777" w:rsidR="00336F95" w:rsidRDefault="00336F95" w:rsidP="00336F95">
      <w:r>
        <w:rPr>
          <w:rStyle w:val="CommentReference"/>
        </w:rPr>
        <w:annotationRef/>
      </w:r>
      <w:r>
        <w:rPr>
          <w:sz w:val="20"/>
          <w:szCs w:val="20"/>
        </w:rPr>
        <w:t>What's the range of temps that rotifers in a leaf over the course of a day?</w:t>
      </w:r>
    </w:p>
  </w:comment>
  <w:comment w:id="31" w:author="terHorst, Casey  P" w:date="2026-06-01T14:32:00Z" w:initials="Ct">
    <w:p w14:paraId="0DBBE0ED" w14:textId="77777777" w:rsidR="00336F95" w:rsidRDefault="00336F95" w:rsidP="00336F95">
      <w:r>
        <w:rPr>
          <w:rStyle w:val="CommentReference"/>
        </w:rPr>
        <w:annotationRef/>
      </w:r>
      <w:r>
        <w:rPr>
          <w:sz w:val="20"/>
          <w:szCs w:val="20"/>
        </w:rPr>
        <w:t>Seems like you're referring to some previous work in this graf, so be sure to reference it</w:t>
      </w:r>
    </w:p>
  </w:comment>
  <w:comment w:id="32" w:author="terHorst, Casey  P" w:date="2026-06-01T14:36:00Z" w:initials="Ct">
    <w:p w14:paraId="7B5B7E5B" w14:textId="77777777" w:rsidR="00336F95" w:rsidRDefault="00336F95" w:rsidP="00336F95">
      <w:r>
        <w:rPr>
          <w:rStyle w:val="CommentReference"/>
        </w:rPr>
        <w:annotationRef/>
      </w:r>
      <w:r>
        <w:rPr>
          <w:sz w:val="20"/>
          <w:szCs w:val="20"/>
        </w:rPr>
        <w:t>At some point, note the range, min, and max experienced by pitcher water (in Florida at least)</w:t>
      </w:r>
    </w:p>
  </w:comment>
  <w:comment w:id="33" w:author="terHorst, Casey P" w:date="2026-06-02T10:53:00Z" w:initials="tCP">
    <w:p w14:paraId="050C2093" w14:textId="3E8063B8" w:rsidR="006E1EFE" w:rsidRDefault="006E1EFE">
      <w:pPr>
        <w:pStyle w:val="CommentText"/>
      </w:pPr>
      <w:r>
        <w:rPr>
          <w:rStyle w:val="CommentReference"/>
        </w:rPr>
        <w:annotationRef/>
      </w:r>
      <w:r>
        <w:t>Ref? maybe a review? Also seems like you could spend a full graf on this first sentence</w:t>
      </w:r>
    </w:p>
  </w:comment>
  <w:comment w:id="34" w:author="terHorst, Casey P" w:date="2026-06-02T10:57:00Z" w:initials="tCP">
    <w:p w14:paraId="6A3FFCA8" w14:textId="13E58328" w:rsidR="006E1EFE" w:rsidRDefault="006E1EFE">
      <w:pPr>
        <w:pStyle w:val="CommentText"/>
      </w:pPr>
      <w:r>
        <w:rPr>
          <w:rStyle w:val="CommentReference"/>
        </w:rPr>
        <w:annotationRef/>
      </w:r>
      <w:r>
        <w:t>Refs?</w:t>
      </w:r>
    </w:p>
  </w:comment>
  <w:comment w:id="35" w:author="terHorst, Casey P" w:date="2026-06-02T10:59:00Z" w:initials="tCP">
    <w:p w14:paraId="50FA5B8C" w14:textId="77777777" w:rsidR="006E1EFE" w:rsidRDefault="006E1EFE">
      <w:pPr>
        <w:pStyle w:val="CommentText"/>
      </w:pPr>
      <w:r>
        <w:rPr>
          <w:rStyle w:val="CommentReference"/>
        </w:rPr>
        <w:annotationRef/>
      </w:r>
      <w:r>
        <w:t>There are a lot of ideas in this one graf:</w:t>
      </w:r>
      <w:r>
        <w:br/>
        <w:t>-direct effects of climate change</w:t>
      </w:r>
      <w:r>
        <w:br/>
        <w:t>-indirect effects of climate change</w:t>
      </w:r>
      <w:r>
        <w:br/>
        <w:t>-designing experiments</w:t>
      </w:r>
      <w:r>
        <w:br/>
        <w:t xml:space="preserve">-most is about ecology, but some is about evolution. </w:t>
      </w:r>
    </w:p>
    <w:p w14:paraId="34FCF40F" w14:textId="77777777" w:rsidR="006E1EFE" w:rsidRDefault="006E1EFE">
      <w:pPr>
        <w:pStyle w:val="CommentText"/>
      </w:pPr>
    </w:p>
    <w:p w14:paraId="1CD92D24" w14:textId="7650E99C" w:rsidR="006E1EFE" w:rsidRDefault="006E1EFE">
      <w:pPr>
        <w:pStyle w:val="CommentText"/>
      </w:pPr>
      <w:r>
        <w:t>Basically, this graf just needs some more focus, as it feels like we jumping in DEEP by the end of page 1</w:t>
      </w:r>
    </w:p>
  </w:comment>
  <w:comment w:id="36" w:author="terHorst, Casey P" w:date="2026-06-02T11:01:00Z" w:initials="tCP">
    <w:p w14:paraId="74C9C163" w14:textId="716A6C96" w:rsidR="006E1EFE" w:rsidRDefault="006E1EFE">
      <w:pPr>
        <w:pStyle w:val="CommentText"/>
      </w:pPr>
      <w:r>
        <w:rPr>
          <w:rStyle w:val="CommentReference"/>
        </w:rPr>
        <w:annotationRef/>
      </w:r>
      <w:r>
        <w:t>I think you need to talk about rapid evolution in response to climate change before you jump into evolutionary indirect effects</w:t>
      </w:r>
    </w:p>
  </w:comment>
  <w:comment w:id="37" w:author="terHorst, Casey P" w:date="2026-06-02T11:04:00Z" w:initials="tCP">
    <w:p w14:paraId="07812467" w14:textId="23076F01" w:rsidR="006E3EA5" w:rsidRDefault="006E3EA5">
      <w:pPr>
        <w:pStyle w:val="CommentText"/>
      </w:pPr>
      <w:r>
        <w:rPr>
          <w:rStyle w:val="CommentReference"/>
        </w:rPr>
        <w:annotationRef/>
      </w:r>
      <w:r>
        <w:t>Hmm, what do you mean by prior adaptation?</w:t>
      </w:r>
      <w:r>
        <w:br/>
        <w:t>This made me think you’re talking about pre-adaptation (now called exaptation usually), but I’m not sure if you are or not</w:t>
      </w:r>
    </w:p>
  </w:comment>
  <w:comment w:id="39" w:author="terHorst, Casey P" w:date="2026-06-02T11:13:00Z" w:initials="tCP">
    <w:p w14:paraId="3E673A82" w14:textId="77777777" w:rsidR="006E3EA5" w:rsidRDefault="006E3EA5">
      <w:pPr>
        <w:pStyle w:val="CommentText"/>
      </w:pPr>
      <w:r>
        <w:rPr>
          <w:rStyle w:val="CommentReference"/>
        </w:rPr>
        <w:annotationRef/>
      </w:r>
      <w:r>
        <w:t>Although I understand most of what you’re saying in the previous few grafs, it feels a bit disorganized. Like, all of the info and examples are good, but the info doesn’t seem to flow well.</w:t>
      </w:r>
    </w:p>
    <w:p w14:paraId="3C33F565" w14:textId="77777777" w:rsidR="006E3EA5" w:rsidRDefault="006E3EA5">
      <w:pPr>
        <w:pStyle w:val="CommentText"/>
      </w:pPr>
    </w:p>
    <w:p w14:paraId="271B5884" w14:textId="77777777" w:rsidR="006E3EA5" w:rsidRDefault="006E3EA5">
      <w:pPr>
        <w:pStyle w:val="CommentText"/>
      </w:pPr>
      <w:r>
        <w:t>I wonder if you might try a reverse outline. Pull out the topic sentences from each of these grafs and see if they flow together. And if not, then re-arrange the order of ideas, or re-arrange the info to support each topic sentence</w:t>
      </w:r>
      <w:r w:rsidR="00BE7ECF">
        <w:t>.</w:t>
      </w:r>
    </w:p>
    <w:p w14:paraId="59985B36" w14:textId="77777777" w:rsidR="00BE7ECF" w:rsidRDefault="00BE7ECF">
      <w:pPr>
        <w:pStyle w:val="CommentText"/>
      </w:pPr>
    </w:p>
    <w:p w14:paraId="09B0CA43" w14:textId="074BD04C" w:rsidR="00BE7ECF" w:rsidRDefault="00BE7ECF">
      <w:pPr>
        <w:pStyle w:val="CommentText"/>
      </w:pPr>
      <w:r>
        <w:t>Would a diagram help? Or hurt?</w:t>
      </w:r>
    </w:p>
  </w:comment>
  <w:comment w:id="38" w:author="terHorst, Casey P" w:date="2026-06-02T11:11:00Z" w:initials="tCP">
    <w:p w14:paraId="13980FCD" w14:textId="4A5E3F20" w:rsidR="006E3EA5" w:rsidRDefault="006E3EA5">
      <w:pPr>
        <w:pStyle w:val="CommentText"/>
      </w:pPr>
      <w:r>
        <w:rPr>
          <w:rStyle w:val="CommentReference"/>
        </w:rPr>
        <w:annotationRef/>
      </w:r>
      <w:r>
        <w:t>I think you’re trying to say that you want to get at the mechanism of the effect. Or identify the agent of selection (which in this case might be an indirect effect)</w:t>
      </w:r>
    </w:p>
  </w:comment>
  <w:comment w:id="40" w:author="terHorst, Casey P" w:date="2026-06-02T11:12:00Z" w:initials="tCP">
    <w:p w14:paraId="784676FB" w14:textId="0C5A69CA" w:rsidR="006E3EA5" w:rsidRDefault="006E3EA5">
      <w:pPr>
        <w:pStyle w:val="CommentText"/>
      </w:pPr>
      <w:r>
        <w:rPr>
          <w:rStyle w:val="CommentReference"/>
        </w:rPr>
        <w:annotationRef/>
      </w:r>
      <w:r>
        <w:t>I don’t think you necessarily need to justify the system as ideal for testing the question, cuz in reality, there are probably a lot of them. I think you can just pivot to the system</w:t>
      </w:r>
    </w:p>
  </w:comment>
  <w:comment w:id="41" w:author="terHorst, Casey P" w:date="2026-06-02T11:13:00Z" w:initials="tCP">
    <w:p w14:paraId="30C6AF8A" w14:textId="2B1108CC" w:rsidR="006E3EA5" w:rsidRDefault="006E3EA5">
      <w:pPr>
        <w:pStyle w:val="CommentText"/>
      </w:pPr>
      <w:r>
        <w:rPr>
          <w:rStyle w:val="CommentReference"/>
        </w:rPr>
        <w:annotationRef/>
      </w:r>
      <w:r>
        <w:t>Awkward to repeat back to back. Reword somehow?</w:t>
      </w:r>
    </w:p>
  </w:comment>
  <w:comment w:id="43" w:author="terHorst, Casey P" w:date="2026-06-02T11:22:00Z" w:initials="tCP">
    <w:p w14:paraId="0A2A10C3" w14:textId="45562824" w:rsidR="00BE7ECF" w:rsidRDefault="00BE7ECF">
      <w:pPr>
        <w:pStyle w:val="CommentText"/>
      </w:pPr>
      <w:r>
        <w:rPr>
          <w:rStyle w:val="CommentReference"/>
        </w:rPr>
        <w:annotationRef/>
      </w:r>
      <w:r>
        <w:t>Same comments as Ch 1 in same graf</w:t>
      </w:r>
    </w:p>
  </w:comment>
  <w:comment w:id="44" w:author="terHorst, Casey P" w:date="2026-06-02T11:26:00Z" w:initials="tCP">
    <w:p w14:paraId="78244169" w14:textId="7DBC6CCC" w:rsidR="00D83249" w:rsidRDefault="00D83249">
      <w:pPr>
        <w:pStyle w:val="CommentText"/>
      </w:pPr>
      <w:r>
        <w:rPr>
          <w:rStyle w:val="CommentReference"/>
        </w:rPr>
        <w:annotationRef/>
      </w:r>
      <w:r>
        <w:t>I can’t remember if you measured traits at the beginning of the experiment or just at the end. If you have initial data, we should think about incorporating that?</w:t>
      </w:r>
    </w:p>
  </w:comment>
  <w:comment w:id="45" w:author="Mendelson, Alex" w:date="2026-06-04T11:17:00Z" w:initials="AM">
    <w:p w14:paraId="121DDF6B" w14:textId="77777777" w:rsidR="008C542F" w:rsidRDefault="008C542F" w:rsidP="008C542F">
      <w:pPr>
        <w:pStyle w:val="CommentText"/>
      </w:pPr>
      <w:r>
        <w:rPr>
          <w:rStyle w:val="CommentReference"/>
        </w:rPr>
        <w:annotationRef/>
      </w:r>
      <w:r>
        <w:t>I don’t have initial size data for these mixed cultures, because they’re essentially an equal mix of all 17 clones and I have data for those clones. I think at the time we decided I could compare the previously-measured average size of all clones to the final size data from this. Not sure if that would be a fair comparison though.</w:t>
      </w:r>
    </w:p>
  </w:comment>
  <w:comment w:id="46" w:author="terHorst, Casey P" w:date="2026-06-02T11:52:00Z" w:initials="tCP">
    <w:p w14:paraId="659B6880" w14:textId="038B2B01" w:rsidR="000639DC" w:rsidRDefault="000639DC">
      <w:pPr>
        <w:pStyle w:val="CommentText"/>
      </w:pPr>
      <w:r>
        <w:rPr>
          <w:rStyle w:val="CommentReference"/>
        </w:rPr>
        <w:annotationRef/>
      </w:r>
      <w:r>
        <w:t>How many replicates? Or the original 10 cultures are the replicates? Point that out somewhere</w:t>
      </w:r>
    </w:p>
  </w:comment>
  <w:comment w:id="47" w:author="terHorst, Casey P" w:date="2026-06-02T11:30:00Z" w:initials="tCP">
    <w:p w14:paraId="0B4A1752" w14:textId="43A673DB" w:rsidR="00D83249" w:rsidRDefault="00D83249" w:rsidP="00D83249">
      <w:pPr>
        <w:pStyle w:val="CommentText"/>
      </w:pPr>
      <w:r>
        <w:rPr>
          <w:rStyle w:val="CommentReference"/>
        </w:rPr>
        <w:annotationRef/>
      </w:r>
      <w:r>
        <w:t>Slightly confusing because this comp treatment is slightly different than above (I think?), so you should point that out</w:t>
      </w:r>
    </w:p>
  </w:comment>
  <w:comment w:id="48" w:author="terHorst, Casey P" w:date="2026-06-02T11:32:00Z" w:initials="tCP">
    <w:p w14:paraId="343294DF" w14:textId="591DFE15" w:rsidR="00D83249" w:rsidRDefault="00D83249">
      <w:pPr>
        <w:pStyle w:val="CommentText"/>
      </w:pPr>
      <w:r>
        <w:rPr>
          <w:rStyle w:val="CommentReference"/>
        </w:rPr>
        <w:annotationRef/>
      </w:r>
      <w:r>
        <w:t>Maybe explain what the levels are for the rotifer measures above?</w:t>
      </w:r>
    </w:p>
  </w:comment>
  <w:comment w:id="49" w:author="terHorst, Casey P" w:date="2026-06-02T11:47:00Z" w:initials="tCP">
    <w:p w14:paraId="6AE0F266" w14:textId="7E1FDEC1" w:rsidR="000639DC" w:rsidRDefault="000639DC">
      <w:pPr>
        <w:pStyle w:val="CommentText"/>
      </w:pPr>
      <w:r>
        <w:rPr>
          <w:rStyle w:val="CommentReference"/>
        </w:rPr>
        <w:annotationRef/>
      </w:r>
      <w:r>
        <w:t>Make this into a separate graf, cuz I need to know about all of the non-sig effects and interactions, etc</w:t>
      </w:r>
    </w:p>
  </w:comment>
  <w:comment w:id="50" w:author="terHorst, Casey P" w:date="2026-06-02T11:58:00Z" w:initials="tCP">
    <w:p w14:paraId="756B1CF8" w14:textId="4162CD50" w:rsidR="00357F11" w:rsidRDefault="00357F11">
      <w:pPr>
        <w:pStyle w:val="CommentText"/>
      </w:pPr>
      <w:r>
        <w:rPr>
          <w:rStyle w:val="CommentReference"/>
        </w:rPr>
        <w:annotationRef/>
      </w:r>
      <w:r>
        <w:t>Be sure to address this in the Discussion if you haven’t already. There’s an additional indirect effect here in that change in temp results in more intraspecific comp</w:t>
      </w:r>
    </w:p>
  </w:comment>
  <w:comment w:id="51" w:author="terHorst, Casey P" w:date="2026-06-02T12:02:00Z" w:initials="tCP">
    <w:p w14:paraId="49E45581" w14:textId="2CFA815C" w:rsidR="00357F11" w:rsidRDefault="00357F11">
      <w:pPr>
        <w:pStyle w:val="CommentText"/>
      </w:pPr>
      <w:r>
        <w:rPr>
          <w:rStyle w:val="CommentReference"/>
        </w:rPr>
        <w:annotationRef/>
      </w:r>
      <w:r>
        <w:t>This is so nicely succinct. I wish a similar or same sentence was in the Intro</w:t>
      </w:r>
    </w:p>
  </w:comment>
  <w:comment w:id="52" w:author="terHorst, Casey P" w:date="2026-06-02T12:04:00Z" w:initials="tCP">
    <w:p w14:paraId="10FC09DE" w14:textId="20A7A4CB" w:rsidR="00357F11" w:rsidRDefault="00357F11">
      <w:pPr>
        <w:pStyle w:val="CommentText"/>
      </w:pPr>
      <w:r>
        <w:rPr>
          <w:rStyle w:val="CommentReference"/>
        </w:rPr>
        <w:annotationRef/>
      </w:r>
      <w:r>
        <w:t>Didn’t understand what this means. Delete?</w:t>
      </w:r>
    </w:p>
  </w:comment>
  <w:comment w:id="53" w:author="terHorst, Casey P" w:date="2026-06-02T12:06:00Z" w:initials="tCP">
    <w:p w14:paraId="7B2C35C4" w14:textId="76D0D643" w:rsidR="00357F11" w:rsidRDefault="00357F11">
      <w:pPr>
        <w:pStyle w:val="CommentText"/>
      </w:pPr>
      <w:r>
        <w:rPr>
          <w:rStyle w:val="CommentReference"/>
        </w:rPr>
        <w:annotationRef/>
      </w:r>
      <w:r>
        <w:t>Point out what it is more clearly</w:t>
      </w:r>
    </w:p>
  </w:comment>
  <w:comment w:id="54" w:author="terHorst, Casey P" w:date="2026-06-02T12:06:00Z" w:initials="tCP">
    <w:p w14:paraId="4F7DA0B2" w14:textId="387B5527" w:rsidR="00AD2486" w:rsidRDefault="00AD2486">
      <w:pPr>
        <w:pStyle w:val="CommentText"/>
      </w:pPr>
      <w:r>
        <w:rPr>
          <w:rStyle w:val="CommentReference"/>
        </w:rPr>
        <w:annotationRef/>
      </w:r>
      <w:r>
        <w:t>What do you mean by supported evolution. Awkward phrasing</w:t>
      </w:r>
    </w:p>
  </w:comment>
  <w:comment w:id="55" w:author="terHorst, Casey P" w:date="2026-06-02T12:07:00Z" w:initials="tCP">
    <w:p w14:paraId="59A10BF4" w14:textId="02CA7843" w:rsidR="00AD2486" w:rsidRDefault="00AD2486">
      <w:pPr>
        <w:pStyle w:val="CommentText"/>
      </w:pPr>
      <w:r>
        <w:rPr>
          <w:rStyle w:val="CommentReference"/>
        </w:rPr>
        <w:annotationRef/>
      </w:r>
      <w:r>
        <w:t>“establishment”? there’s prob a better way to say this. I think you just mean “temperature”</w:t>
      </w:r>
    </w:p>
  </w:comment>
  <w:comment w:id="56" w:author="terHorst, Casey P" w:date="2026-06-02T12:14:00Z" w:initials="tCP">
    <w:p w14:paraId="0B5599EB" w14:textId="5275DC36" w:rsidR="00AD2486" w:rsidRDefault="00AD2486">
      <w:pPr>
        <w:pStyle w:val="CommentText"/>
      </w:pPr>
      <w:r>
        <w:rPr>
          <w:rStyle w:val="CommentReference"/>
        </w:rPr>
        <w:annotationRef/>
      </w:r>
      <w:r>
        <w:t>Sister usually refers to closely related taxa, so not appropriate here</w:t>
      </w:r>
    </w:p>
  </w:comment>
  <w:comment w:id="57" w:author="terHorst, Casey P" w:date="2026-06-02T12:14:00Z" w:initials="tCP">
    <w:p w14:paraId="6BA7FA61" w14:textId="601B1286" w:rsidR="00AD2486" w:rsidRDefault="00AD2486">
      <w:pPr>
        <w:pStyle w:val="CommentText"/>
      </w:pPr>
      <w:r>
        <w:rPr>
          <w:rStyle w:val="CommentReference"/>
        </w:rPr>
        <w:annotationRef/>
      </w:r>
      <w:r>
        <w:t>Although I think you want to discuss this result. It seems like there IS a difference between temps, but there isn’t enough statistical power to detect it. Describe how the pattern is different at each temp (I think you report this accurately in the results, but you want to get into the well yeah but in the discussion)</w:t>
      </w:r>
    </w:p>
  </w:comment>
  <w:comment w:id="58" w:author="terHorst, Casey P" w:date="2026-06-02T12:16:00Z" w:initials="tCP">
    <w:p w14:paraId="45A9EA3E" w14:textId="307EEF68" w:rsidR="00AD2486" w:rsidRDefault="00AD2486">
      <w:pPr>
        <w:pStyle w:val="CommentText"/>
      </w:pPr>
      <w:r>
        <w:rPr>
          <w:rStyle w:val="CommentReference"/>
        </w:rPr>
        <w:annotationRef/>
      </w:r>
      <w:r>
        <w:t>I didn’t understand the point you’re trying to make</w:t>
      </w:r>
    </w:p>
  </w:comment>
  <w:comment w:id="59" w:author="terHorst, Casey P" w:date="2026-06-02T12:18:00Z" w:initials="tCP">
    <w:p w14:paraId="38AF0648" w14:textId="667273AF" w:rsidR="00F8367B" w:rsidRDefault="00F8367B">
      <w:pPr>
        <w:pStyle w:val="CommentText"/>
      </w:pPr>
      <w:r>
        <w:rPr>
          <w:rStyle w:val="CommentReference"/>
        </w:rPr>
        <w:annotationRef/>
      </w:r>
      <w:r>
        <w:t>It sounds like you’re stating this as fact, but make sure to use “may” or “might” to indicate that it’s speculation</w:t>
      </w:r>
    </w:p>
  </w:comment>
  <w:comment w:id="60" w:author="terHorst, Casey P" w:date="2026-06-02T12:22:00Z" w:initials="tCP">
    <w:p w14:paraId="03D4E73E" w14:textId="3146BC62" w:rsidR="00F8367B" w:rsidRDefault="00F8367B">
      <w:pPr>
        <w:pStyle w:val="CommentText"/>
      </w:pPr>
      <w:r>
        <w:rPr>
          <w:rStyle w:val="CommentReference"/>
        </w:rPr>
        <w:annotationRef/>
      </w:r>
      <w:r>
        <w:t>Maybe less inter results in more inter, so overall comp is the same?</w:t>
      </w:r>
    </w:p>
  </w:comment>
  <w:comment w:id="61" w:author="terHorst, Casey P" w:date="2026-06-02T12:28:00Z" w:initials="tCP">
    <w:p w14:paraId="0041D6A8" w14:textId="5E8C3832" w:rsidR="000F177E" w:rsidRDefault="000F177E">
      <w:pPr>
        <w:pStyle w:val="CommentText"/>
      </w:pPr>
      <w:r>
        <w:rPr>
          <w:rStyle w:val="CommentReference"/>
        </w:rPr>
        <w:annotationRef/>
      </w:r>
      <w:r>
        <w:t>I don’t get where the competition comes in here</w:t>
      </w:r>
    </w:p>
  </w:comment>
  <w:comment w:id="62" w:author="Mendelson, Alex" w:date="2026-06-04T11:31:00Z" w:initials="AM">
    <w:p w14:paraId="3BBE0F6B" w14:textId="77777777" w:rsidR="007205E9" w:rsidRDefault="007205E9" w:rsidP="007205E9">
      <w:pPr>
        <w:pStyle w:val="CommentText"/>
      </w:pPr>
      <w:r>
        <w:rPr>
          <w:rStyle w:val="CommentReference"/>
        </w:rPr>
        <w:annotationRef/>
      </w:r>
      <w:r>
        <w:t>Was missing “during competition”</w:t>
      </w:r>
    </w:p>
  </w:comment>
  <w:comment w:id="63" w:author="terHorst, Casey P" w:date="2026-06-02T12:29:00Z" w:initials="tCP">
    <w:p w14:paraId="28872DF9" w14:textId="13797FC7" w:rsidR="000F177E" w:rsidRDefault="000F177E">
      <w:pPr>
        <w:pStyle w:val="CommentText"/>
      </w:pPr>
      <w:r>
        <w:rPr>
          <w:rStyle w:val="CommentReference"/>
        </w:rPr>
        <w:annotationRef/>
      </w:r>
      <w:r>
        <w:t>Already said above, but maybe better to say here instead</w:t>
      </w:r>
    </w:p>
  </w:comment>
  <w:comment w:id="64" w:author="terHorst, Casey P" w:date="2026-06-02T12:30:00Z" w:initials="tCP">
    <w:p w14:paraId="23AF3BEF" w14:textId="4CC9D688" w:rsidR="000F177E" w:rsidRDefault="000F177E">
      <w:pPr>
        <w:pStyle w:val="CommentText"/>
      </w:pPr>
      <w:r>
        <w:rPr>
          <w:rStyle w:val="CommentReference"/>
        </w:rPr>
        <w:annotationRef/>
      </w:r>
      <w:r>
        <w:t>Maybe address other studies that show that comp only matters at low resources</w:t>
      </w:r>
      <w:r w:rsidR="00B00872">
        <w:t>. Hmm, which I guess is maybe the definition of competition, so it’s more that the presence of competitors only leads to competition when resources are limiting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92148D" w15:done="1"/>
  <w15:commentEx w15:paraId="7978B91F" w15:done="0"/>
  <w15:commentEx w15:paraId="153115BD" w15:done="0"/>
  <w15:commentEx w15:paraId="55CD4D2C" w15:done="0"/>
  <w15:commentEx w15:paraId="591BAFFE" w15:done="1"/>
  <w15:commentEx w15:paraId="7114D2B0" w15:done="0"/>
  <w15:commentEx w15:paraId="0E07AFBA" w15:done="0"/>
  <w15:commentEx w15:paraId="669C2FCE" w15:done="1"/>
  <w15:commentEx w15:paraId="6898CD14" w15:done="0"/>
  <w15:commentEx w15:paraId="42CFE31E" w15:done="0"/>
  <w15:commentEx w15:paraId="079585F2" w15:done="0"/>
  <w15:commentEx w15:paraId="01E095F4" w15:done="1"/>
  <w15:commentEx w15:paraId="037670EC" w15:done="1"/>
  <w15:commentEx w15:paraId="7EDCFB11" w15:done="1"/>
  <w15:commentEx w15:paraId="0EF234AC" w15:done="0"/>
  <w15:commentEx w15:paraId="5CD115FB" w15:done="0"/>
  <w15:commentEx w15:paraId="439E7A71" w15:done="0"/>
  <w15:commentEx w15:paraId="4A195EA2" w15:done="1"/>
  <w15:commentEx w15:paraId="5624C690" w15:done="1"/>
  <w15:commentEx w15:paraId="4D6A376C" w15:done="1"/>
  <w15:commentEx w15:paraId="25EEE597" w15:done="0"/>
  <w15:commentEx w15:paraId="3A99CA68" w15:paraIdParent="25EEE597" w15:done="0"/>
  <w15:commentEx w15:paraId="7EFB8C96" w15:done="1"/>
  <w15:commentEx w15:paraId="6869C97F" w15:done="1"/>
  <w15:commentEx w15:paraId="6237DBFA" w15:done="0"/>
  <w15:commentEx w15:paraId="1AB59605" w15:done="0"/>
  <w15:commentEx w15:paraId="3A7277F7" w15:done="1"/>
  <w15:commentEx w15:paraId="63E5D99F" w15:done="1"/>
  <w15:commentEx w15:paraId="7B48636A" w15:done="0"/>
  <w15:commentEx w15:paraId="34C55172" w15:done="0"/>
  <w15:commentEx w15:paraId="10285ED0" w15:done="0"/>
  <w15:commentEx w15:paraId="0DBBE0ED" w15:done="0"/>
  <w15:commentEx w15:paraId="7B5B7E5B" w15:done="0"/>
  <w15:commentEx w15:paraId="050C2093" w15:done="0"/>
  <w15:commentEx w15:paraId="6A3FFCA8" w15:done="0"/>
  <w15:commentEx w15:paraId="1CD92D24" w15:done="0"/>
  <w15:commentEx w15:paraId="74C9C163" w15:done="0"/>
  <w15:commentEx w15:paraId="07812467" w15:done="0"/>
  <w15:commentEx w15:paraId="09B0CA43" w15:done="0"/>
  <w15:commentEx w15:paraId="13980FCD" w15:done="0"/>
  <w15:commentEx w15:paraId="784676FB" w15:done="0"/>
  <w15:commentEx w15:paraId="30C6AF8A" w15:done="0"/>
  <w15:commentEx w15:paraId="0A2A10C3" w15:done="0"/>
  <w15:commentEx w15:paraId="78244169" w15:done="0"/>
  <w15:commentEx w15:paraId="121DDF6B" w15:paraIdParent="78244169" w15:done="0"/>
  <w15:commentEx w15:paraId="659B6880" w15:done="1"/>
  <w15:commentEx w15:paraId="0B4A1752" w15:done="1"/>
  <w15:commentEx w15:paraId="343294DF" w15:done="1"/>
  <w15:commentEx w15:paraId="6AE0F266" w15:done="0"/>
  <w15:commentEx w15:paraId="756B1CF8" w15:done="0"/>
  <w15:commentEx w15:paraId="49E45581" w15:done="1"/>
  <w15:commentEx w15:paraId="10FC09DE" w15:done="0"/>
  <w15:commentEx w15:paraId="7B2C35C4" w15:done="0"/>
  <w15:commentEx w15:paraId="4F7DA0B2" w15:done="0"/>
  <w15:commentEx w15:paraId="59A10BF4" w15:done="0"/>
  <w15:commentEx w15:paraId="0B5599EB" w15:done="0"/>
  <w15:commentEx w15:paraId="6BA7FA61" w15:done="0"/>
  <w15:commentEx w15:paraId="45A9EA3E" w15:done="0"/>
  <w15:commentEx w15:paraId="38AF0648" w15:done="1"/>
  <w15:commentEx w15:paraId="03D4E73E" w15:done="0"/>
  <w15:commentEx w15:paraId="0041D6A8" w15:done="1"/>
  <w15:commentEx w15:paraId="3BBE0F6B" w15:paraIdParent="0041D6A8" w15:done="1"/>
  <w15:commentEx w15:paraId="28872DF9" w15:done="1"/>
  <w15:commentEx w15:paraId="23AF3B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E8EA75" w16cex:dateUtc="2026-06-01T19:47:00Z"/>
  <w16cex:commentExtensible w16cex:durableId="7DE76688" w16cex:dateUtc="2026-06-01T19:55:00Z"/>
  <w16cex:commentExtensible w16cex:durableId="214A9819" w16cex:dateUtc="2026-06-01T20:03:00Z"/>
  <w16cex:commentExtensible w16cex:durableId="621962BE" w16cex:dateUtc="2026-06-01T19:58:00Z"/>
  <w16cex:commentExtensible w16cex:durableId="6A72773D" w16cex:dateUtc="2026-06-01T19:59:00Z"/>
  <w16cex:commentExtensible w16cex:durableId="393C163D" w16cex:dateUtc="2026-06-01T20:00:00Z"/>
  <w16cex:commentExtensible w16cex:durableId="072C6814" w16cex:dateUtc="2026-06-01T20:03:00Z"/>
  <w16cex:commentExtensible w16cex:durableId="45DFAA7A" w16cex:dateUtc="2026-06-01T20:05:00Z"/>
  <w16cex:commentExtensible w16cex:durableId="4D002771" w16cex:dateUtc="2026-06-01T20:15:00Z"/>
  <w16cex:commentExtensible w16cex:durableId="31B3AE4E" w16cex:dateUtc="2026-06-01T20:19:00Z"/>
  <w16cex:commentExtensible w16cex:durableId="0C638357" w16cex:dateUtc="2026-06-01T20:20:00Z"/>
  <w16cex:commentExtensible w16cex:durableId="4F2E1DC8" w16cex:dateUtc="2026-06-01T20:48:00Z"/>
  <w16cex:commentExtensible w16cex:durableId="4BFD15D9" w16cex:dateUtc="2026-06-01T20:50:00Z"/>
  <w16cex:commentExtensible w16cex:durableId="56F25F04" w16cex:dateUtc="2026-06-01T20:52:00Z"/>
  <w16cex:commentExtensible w16cex:durableId="328E0445" w16cex:dateUtc="2026-06-01T20:54:00Z"/>
  <w16cex:commentExtensible w16cex:durableId="1F8A3AFB" w16cex:dateUtc="2026-06-01T20:54:00Z"/>
  <w16cex:commentExtensible w16cex:durableId="504A5975" w16cex:dateUtc="2026-06-04T17:26:00Z"/>
  <w16cex:commentExtensible w16cex:durableId="0954BE17" w16cex:dateUtc="2026-06-01T21:03:00Z"/>
  <w16cex:commentExtensible w16cex:durableId="397FBF35" w16cex:dateUtc="2026-06-01T21:04:00Z"/>
  <w16cex:commentExtensible w16cex:durableId="2A19DE37" w16cex:dateUtc="2026-06-01T21:06:00Z"/>
  <w16cex:commentExtensible w16cex:durableId="3CF00720" w16cex:dateUtc="2026-06-01T21:26:00Z"/>
  <w16cex:commentExtensible w16cex:durableId="4F7F8D58" w16cex:dateUtc="2026-06-04T17:44:00Z"/>
  <w16cex:commentExtensible w16cex:durableId="27EE7E04" w16cex:dateUtc="2026-06-01T21:23:00Z"/>
  <w16cex:commentExtensible w16cex:durableId="1D45C43D" w16cex:dateUtc="2026-06-01T21:24:00Z"/>
  <w16cex:commentExtensible w16cex:durableId="739D8A27" w16cex:dateUtc="2026-06-04T18:00:00Z"/>
  <w16cex:commentExtensible w16cex:durableId="45BF403C" w16cex:dateUtc="2026-06-01T21:20:00Z"/>
  <w16cex:commentExtensible w16cex:durableId="3AA89A94" w16cex:dateUtc="2026-06-01T21:21:00Z"/>
  <w16cex:commentExtensible w16cex:durableId="580D0B98" w16cex:dateUtc="2026-06-01T21:25:00Z"/>
  <w16cex:commentExtensible w16cex:durableId="4F11067D" w16cex:dateUtc="2026-06-01T21:28:00Z"/>
  <w16cex:commentExtensible w16cex:durableId="1CB75ABE" w16cex:dateUtc="2026-06-01T21:29:00Z"/>
  <w16cex:commentExtensible w16cex:durableId="7876783F" w16cex:dateUtc="2026-06-01T21:30:00Z"/>
  <w16cex:commentExtensible w16cex:durableId="3CEE0A1B" w16cex:dateUtc="2026-06-01T21:32:00Z"/>
  <w16cex:commentExtensible w16cex:durableId="678762C6" w16cex:dateUtc="2026-06-01T21:36:00Z"/>
  <w16cex:commentExtensible w16cex:durableId="4372A67F" w16cex:dateUtc="2026-06-02T17:53:00Z"/>
  <w16cex:commentExtensible w16cex:durableId="2211E92B" w16cex:dateUtc="2026-06-02T17:57:00Z"/>
  <w16cex:commentExtensible w16cex:durableId="4F525F49" w16cex:dateUtc="2026-06-02T17:59:00Z"/>
  <w16cex:commentExtensible w16cex:durableId="28E4A32D" w16cex:dateUtc="2026-06-02T18:01:00Z"/>
  <w16cex:commentExtensible w16cex:durableId="443823AA" w16cex:dateUtc="2026-06-02T18:04:00Z"/>
  <w16cex:commentExtensible w16cex:durableId="379419AE" w16cex:dateUtc="2026-06-02T18:13:00Z"/>
  <w16cex:commentExtensible w16cex:durableId="2A6F92F4" w16cex:dateUtc="2026-06-02T18:11:00Z"/>
  <w16cex:commentExtensible w16cex:durableId="09B175C0" w16cex:dateUtc="2026-06-02T18:12:00Z"/>
  <w16cex:commentExtensible w16cex:durableId="50D9A261" w16cex:dateUtc="2026-06-02T18:13:00Z"/>
  <w16cex:commentExtensible w16cex:durableId="3F0ED6DD" w16cex:dateUtc="2026-06-02T18:22:00Z"/>
  <w16cex:commentExtensible w16cex:durableId="389A53BB" w16cex:dateUtc="2026-06-02T18:26:00Z"/>
  <w16cex:commentExtensible w16cex:durableId="0E0F1ABE" w16cex:dateUtc="2026-06-04T18:17:00Z"/>
  <w16cex:commentExtensible w16cex:durableId="3A502C05" w16cex:dateUtc="2026-06-02T18:52:00Z"/>
  <w16cex:commentExtensible w16cex:durableId="79966FE6" w16cex:dateUtc="2026-06-02T18:30:00Z"/>
  <w16cex:commentExtensible w16cex:durableId="4E029363" w16cex:dateUtc="2026-06-02T18:32:00Z"/>
  <w16cex:commentExtensible w16cex:durableId="2E9EBED7" w16cex:dateUtc="2026-06-02T18:47:00Z"/>
  <w16cex:commentExtensible w16cex:durableId="5023C7C8" w16cex:dateUtc="2026-06-02T18:58:00Z"/>
  <w16cex:commentExtensible w16cex:durableId="0AC520E8" w16cex:dateUtc="2026-06-02T19:02:00Z"/>
  <w16cex:commentExtensible w16cex:durableId="5FCBE5B6" w16cex:dateUtc="2026-06-02T19:04:00Z"/>
  <w16cex:commentExtensible w16cex:durableId="7B6BC56E" w16cex:dateUtc="2026-06-02T19:06:00Z"/>
  <w16cex:commentExtensible w16cex:durableId="7A00E09C" w16cex:dateUtc="2026-06-02T19:06:00Z"/>
  <w16cex:commentExtensible w16cex:durableId="10FD32E3" w16cex:dateUtc="2026-06-02T19:07:00Z"/>
  <w16cex:commentExtensible w16cex:durableId="4CB9F087" w16cex:dateUtc="2026-06-02T19:14:00Z"/>
  <w16cex:commentExtensible w16cex:durableId="5939D572" w16cex:dateUtc="2026-06-02T19:14:00Z"/>
  <w16cex:commentExtensible w16cex:durableId="42ECA010" w16cex:dateUtc="2026-06-02T19:16:00Z"/>
  <w16cex:commentExtensible w16cex:durableId="237DF651" w16cex:dateUtc="2026-06-02T19:18:00Z"/>
  <w16cex:commentExtensible w16cex:durableId="5720E4F0" w16cex:dateUtc="2026-06-02T19:22:00Z"/>
  <w16cex:commentExtensible w16cex:durableId="29B31367" w16cex:dateUtc="2026-06-02T19:28:00Z"/>
  <w16cex:commentExtensible w16cex:durableId="4EA20EC9" w16cex:dateUtc="2026-06-04T18:31:00Z"/>
  <w16cex:commentExtensible w16cex:durableId="4778BA17" w16cex:dateUtc="2026-06-02T19:29:00Z"/>
  <w16cex:commentExtensible w16cex:durableId="29EF68FB" w16cex:dateUtc="2026-06-02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92148D" w16cid:durableId="28E8EA75"/>
  <w16cid:commentId w16cid:paraId="7978B91F" w16cid:durableId="7DE76688"/>
  <w16cid:commentId w16cid:paraId="153115BD" w16cid:durableId="214A9819"/>
  <w16cid:commentId w16cid:paraId="55CD4D2C" w16cid:durableId="621962BE"/>
  <w16cid:commentId w16cid:paraId="591BAFFE" w16cid:durableId="6A72773D"/>
  <w16cid:commentId w16cid:paraId="7114D2B0" w16cid:durableId="393C163D"/>
  <w16cid:commentId w16cid:paraId="0E07AFBA" w16cid:durableId="072C6814"/>
  <w16cid:commentId w16cid:paraId="669C2FCE" w16cid:durableId="45DFAA7A"/>
  <w16cid:commentId w16cid:paraId="6898CD14" w16cid:durableId="4D002771"/>
  <w16cid:commentId w16cid:paraId="42CFE31E" w16cid:durableId="31B3AE4E"/>
  <w16cid:commentId w16cid:paraId="079585F2" w16cid:durableId="0C638357"/>
  <w16cid:commentId w16cid:paraId="01E095F4" w16cid:durableId="4F2E1DC8"/>
  <w16cid:commentId w16cid:paraId="037670EC" w16cid:durableId="4BFD15D9"/>
  <w16cid:commentId w16cid:paraId="7EDCFB11" w16cid:durableId="56F25F04"/>
  <w16cid:commentId w16cid:paraId="0EF234AC" w16cid:durableId="328E0445"/>
  <w16cid:commentId w16cid:paraId="5CD115FB" w16cid:durableId="1F8A3AFB"/>
  <w16cid:commentId w16cid:paraId="439E7A71" w16cid:durableId="504A5975"/>
  <w16cid:commentId w16cid:paraId="4A195EA2" w16cid:durableId="0954BE17"/>
  <w16cid:commentId w16cid:paraId="5624C690" w16cid:durableId="397FBF35"/>
  <w16cid:commentId w16cid:paraId="4D6A376C" w16cid:durableId="2A19DE37"/>
  <w16cid:commentId w16cid:paraId="25EEE597" w16cid:durableId="3CF00720"/>
  <w16cid:commentId w16cid:paraId="3A99CA68" w16cid:durableId="4F7F8D58"/>
  <w16cid:commentId w16cid:paraId="7EFB8C96" w16cid:durableId="27EE7E04"/>
  <w16cid:commentId w16cid:paraId="6869C97F" w16cid:durableId="1D45C43D"/>
  <w16cid:commentId w16cid:paraId="6237DBFA" w16cid:durableId="739D8A27"/>
  <w16cid:commentId w16cid:paraId="1AB59605" w16cid:durableId="45BF403C"/>
  <w16cid:commentId w16cid:paraId="3A7277F7" w16cid:durableId="3AA89A94"/>
  <w16cid:commentId w16cid:paraId="63E5D99F" w16cid:durableId="580D0B98"/>
  <w16cid:commentId w16cid:paraId="7B48636A" w16cid:durableId="4F11067D"/>
  <w16cid:commentId w16cid:paraId="34C55172" w16cid:durableId="1CB75ABE"/>
  <w16cid:commentId w16cid:paraId="10285ED0" w16cid:durableId="7876783F"/>
  <w16cid:commentId w16cid:paraId="0DBBE0ED" w16cid:durableId="3CEE0A1B"/>
  <w16cid:commentId w16cid:paraId="7B5B7E5B" w16cid:durableId="678762C6"/>
  <w16cid:commentId w16cid:paraId="050C2093" w16cid:durableId="4372A67F"/>
  <w16cid:commentId w16cid:paraId="6A3FFCA8" w16cid:durableId="2211E92B"/>
  <w16cid:commentId w16cid:paraId="1CD92D24" w16cid:durableId="4F525F49"/>
  <w16cid:commentId w16cid:paraId="74C9C163" w16cid:durableId="28E4A32D"/>
  <w16cid:commentId w16cid:paraId="07812467" w16cid:durableId="443823AA"/>
  <w16cid:commentId w16cid:paraId="09B0CA43" w16cid:durableId="379419AE"/>
  <w16cid:commentId w16cid:paraId="13980FCD" w16cid:durableId="2A6F92F4"/>
  <w16cid:commentId w16cid:paraId="784676FB" w16cid:durableId="09B175C0"/>
  <w16cid:commentId w16cid:paraId="30C6AF8A" w16cid:durableId="50D9A261"/>
  <w16cid:commentId w16cid:paraId="0A2A10C3" w16cid:durableId="3F0ED6DD"/>
  <w16cid:commentId w16cid:paraId="78244169" w16cid:durableId="389A53BB"/>
  <w16cid:commentId w16cid:paraId="121DDF6B" w16cid:durableId="0E0F1ABE"/>
  <w16cid:commentId w16cid:paraId="659B6880" w16cid:durableId="3A502C05"/>
  <w16cid:commentId w16cid:paraId="0B4A1752" w16cid:durableId="79966FE6"/>
  <w16cid:commentId w16cid:paraId="343294DF" w16cid:durableId="4E029363"/>
  <w16cid:commentId w16cid:paraId="6AE0F266" w16cid:durableId="2E9EBED7"/>
  <w16cid:commentId w16cid:paraId="756B1CF8" w16cid:durableId="5023C7C8"/>
  <w16cid:commentId w16cid:paraId="49E45581" w16cid:durableId="0AC520E8"/>
  <w16cid:commentId w16cid:paraId="10FC09DE" w16cid:durableId="5FCBE5B6"/>
  <w16cid:commentId w16cid:paraId="7B2C35C4" w16cid:durableId="7B6BC56E"/>
  <w16cid:commentId w16cid:paraId="4F7DA0B2" w16cid:durableId="7A00E09C"/>
  <w16cid:commentId w16cid:paraId="59A10BF4" w16cid:durableId="10FD32E3"/>
  <w16cid:commentId w16cid:paraId="0B5599EB" w16cid:durableId="4CB9F087"/>
  <w16cid:commentId w16cid:paraId="6BA7FA61" w16cid:durableId="5939D572"/>
  <w16cid:commentId w16cid:paraId="45A9EA3E" w16cid:durableId="42ECA010"/>
  <w16cid:commentId w16cid:paraId="38AF0648" w16cid:durableId="237DF651"/>
  <w16cid:commentId w16cid:paraId="03D4E73E" w16cid:durableId="5720E4F0"/>
  <w16cid:commentId w16cid:paraId="0041D6A8" w16cid:durableId="29B31367"/>
  <w16cid:commentId w16cid:paraId="3BBE0F6B" w16cid:durableId="4EA20EC9"/>
  <w16cid:commentId w16cid:paraId="28872DF9" w16cid:durableId="4778BA17"/>
  <w16cid:commentId w16cid:paraId="23AF3BEF" w16cid:durableId="29EF68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FA399" w14:textId="77777777" w:rsidR="00964F36" w:rsidRDefault="00964F36" w:rsidP="00B9074C">
      <w:pPr>
        <w:spacing w:after="0" w:line="240" w:lineRule="auto"/>
      </w:pPr>
      <w:r>
        <w:separator/>
      </w:r>
    </w:p>
  </w:endnote>
  <w:endnote w:type="continuationSeparator" w:id="0">
    <w:p w14:paraId="2DEBC240" w14:textId="77777777" w:rsidR="00964F36" w:rsidRDefault="00964F36"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6671C" w14:textId="77777777" w:rsidR="00964F36" w:rsidRDefault="00964F36" w:rsidP="00B9074C">
      <w:pPr>
        <w:spacing w:after="0" w:line="240" w:lineRule="auto"/>
      </w:pPr>
      <w:r>
        <w:separator/>
      </w:r>
    </w:p>
  </w:footnote>
  <w:footnote w:type="continuationSeparator" w:id="0">
    <w:p w14:paraId="1D30D4A9" w14:textId="77777777" w:rsidR="00964F36" w:rsidRDefault="00964F36"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160EA"/>
    <w:multiLevelType w:val="hybridMultilevel"/>
    <w:tmpl w:val="66F2C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A2C06"/>
    <w:multiLevelType w:val="hybridMultilevel"/>
    <w:tmpl w:val="09181C7E"/>
    <w:lvl w:ilvl="0" w:tplc="D74C2D5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6C1867"/>
    <w:multiLevelType w:val="hybridMultilevel"/>
    <w:tmpl w:val="7FCE9DDC"/>
    <w:lvl w:ilvl="0" w:tplc="578E42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11"/>
  </w:num>
  <w:num w:numId="2" w16cid:durableId="595990029">
    <w:abstractNumId w:val="7"/>
  </w:num>
  <w:num w:numId="3" w16cid:durableId="392047485">
    <w:abstractNumId w:val="1"/>
  </w:num>
  <w:num w:numId="4" w16cid:durableId="804464942">
    <w:abstractNumId w:val="16"/>
  </w:num>
  <w:num w:numId="5" w16cid:durableId="724453722">
    <w:abstractNumId w:val="12"/>
  </w:num>
  <w:num w:numId="6" w16cid:durableId="752632309">
    <w:abstractNumId w:val="15"/>
  </w:num>
  <w:num w:numId="7" w16cid:durableId="1358659136">
    <w:abstractNumId w:val="5"/>
  </w:num>
  <w:num w:numId="8" w16cid:durableId="651829799">
    <w:abstractNumId w:val="9"/>
  </w:num>
  <w:num w:numId="9" w16cid:durableId="73017824">
    <w:abstractNumId w:val="8"/>
  </w:num>
  <w:num w:numId="10" w16cid:durableId="1224753280">
    <w:abstractNumId w:val="6"/>
  </w:num>
  <w:num w:numId="11" w16cid:durableId="725836434">
    <w:abstractNumId w:val="10"/>
  </w:num>
  <w:num w:numId="12" w16cid:durableId="455833611">
    <w:abstractNumId w:val="0"/>
  </w:num>
  <w:num w:numId="13" w16cid:durableId="1396513438">
    <w:abstractNumId w:val="13"/>
  </w:num>
  <w:num w:numId="14" w16cid:durableId="1757822176">
    <w:abstractNumId w:val="2"/>
  </w:num>
  <w:num w:numId="15" w16cid:durableId="1478762127">
    <w:abstractNumId w:val="3"/>
  </w:num>
  <w:num w:numId="16" w16cid:durableId="699823881">
    <w:abstractNumId w:val="4"/>
  </w:num>
  <w:num w:numId="17" w16cid:durableId="2078746497">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Horst, Casey  P">
    <w15:presenceInfo w15:providerId="AD" w15:userId="S::casey.terhorst@csun.edu::0f4892ff-ae08-40cb-9306-8c5afca50a1d"/>
  </w15:person>
  <w15:person w15:author="Mendelson, Alex">
    <w15:presenceInfo w15:providerId="AD" w15:userId="S::alex.mendelson.698@my.csun.edu::b5197b80-85c3-4871-be06-fccfde9bb34f"/>
  </w15:person>
  <w15:person w15:author="terHorst, Casey P">
    <w15:presenceInfo w15:providerId="None" w15:userId="terHorst, Casey 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1301"/>
    <w:rsid w:val="00001C4B"/>
    <w:rsid w:val="00003387"/>
    <w:rsid w:val="000033C8"/>
    <w:rsid w:val="000034B2"/>
    <w:rsid w:val="0000360D"/>
    <w:rsid w:val="000041DB"/>
    <w:rsid w:val="0000463B"/>
    <w:rsid w:val="00005417"/>
    <w:rsid w:val="0000647E"/>
    <w:rsid w:val="00006E7D"/>
    <w:rsid w:val="000107EF"/>
    <w:rsid w:val="00011E10"/>
    <w:rsid w:val="00012205"/>
    <w:rsid w:val="0001252B"/>
    <w:rsid w:val="00012913"/>
    <w:rsid w:val="00012B3E"/>
    <w:rsid w:val="00013051"/>
    <w:rsid w:val="0001336C"/>
    <w:rsid w:val="000142BF"/>
    <w:rsid w:val="0001470E"/>
    <w:rsid w:val="00014B97"/>
    <w:rsid w:val="00015C4F"/>
    <w:rsid w:val="00017096"/>
    <w:rsid w:val="000174BC"/>
    <w:rsid w:val="0001769C"/>
    <w:rsid w:val="000206D7"/>
    <w:rsid w:val="00020B7F"/>
    <w:rsid w:val="00021D9F"/>
    <w:rsid w:val="00021DFA"/>
    <w:rsid w:val="000222E7"/>
    <w:rsid w:val="00022958"/>
    <w:rsid w:val="00025B13"/>
    <w:rsid w:val="0002624F"/>
    <w:rsid w:val="00026EE5"/>
    <w:rsid w:val="00030145"/>
    <w:rsid w:val="00031319"/>
    <w:rsid w:val="0003285E"/>
    <w:rsid w:val="000329DC"/>
    <w:rsid w:val="00033483"/>
    <w:rsid w:val="00033A4C"/>
    <w:rsid w:val="00033B5E"/>
    <w:rsid w:val="000341A4"/>
    <w:rsid w:val="00034A55"/>
    <w:rsid w:val="000359E8"/>
    <w:rsid w:val="000362CA"/>
    <w:rsid w:val="00036482"/>
    <w:rsid w:val="00036B9F"/>
    <w:rsid w:val="000402BE"/>
    <w:rsid w:val="0004096F"/>
    <w:rsid w:val="0004179F"/>
    <w:rsid w:val="0004283F"/>
    <w:rsid w:val="00043A6A"/>
    <w:rsid w:val="00043A6E"/>
    <w:rsid w:val="00043F5D"/>
    <w:rsid w:val="00044564"/>
    <w:rsid w:val="000447E2"/>
    <w:rsid w:val="00045EE4"/>
    <w:rsid w:val="00045F4E"/>
    <w:rsid w:val="000500B2"/>
    <w:rsid w:val="000501BD"/>
    <w:rsid w:val="00050234"/>
    <w:rsid w:val="0005066B"/>
    <w:rsid w:val="00050CA0"/>
    <w:rsid w:val="00050CFC"/>
    <w:rsid w:val="0005129B"/>
    <w:rsid w:val="000516EA"/>
    <w:rsid w:val="00053241"/>
    <w:rsid w:val="00054DFA"/>
    <w:rsid w:val="00055020"/>
    <w:rsid w:val="000558DE"/>
    <w:rsid w:val="000560FE"/>
    <w:rsid w:val="00056513"/>
    <w:rsid w:val="00056591"/>
    <w:rsid w:val="00056E5A"/>
    <w:rsid w:val="00057571"/>
    <w:rsid w:val="000608FF"/>
    <w:rsid w:val="00060FC8"/>
    <w:rsid w:val="0006126D"/>
    <w:rsid w:val="0006169B"/>
    <w:rsid w:val="0006200E"/>
    <w:rsid w:val="000623D7"/>
    <w:rsid w:val="000639DC"/>
    <w:rsid w:val="0006404D"/>
    <w:rsid w:val="0006614B"/>
    <w:rsid w:val="00067467"/>
    <w:rsid w:val="000679E9"/>
    <w:rsid w:val="00067F50"/>
    <w:rsid w:val="000709CB"/>
    <w:rsid w:val="00072769"/>
    <w:rsid w:val="00072F7B"/>
    <w:rsid w:val="0007371C"/>
    <w:rsid w:val="000748E6"/>
    <w:rsid w:val="00074A32"/>
    <w:rsid w:val="00076254"/>
    <w:rsid w:val="0007698C"/>
    <w:rsid w:val="00077951"/>
    <w:rsid w:val="00077F42"/>
    <w:rsid w:val="000801FA"/>
    <w:rsid w:val="000813E9"/>
    <w:rsid w:val="00081B38"/>
    <w:rsid w:val="00081E46"/>
    <w:rsid w:val="00081F9E"/>
    <w:rsid w:val="00082568"/>
    <w:rsid w:val="00082721"/>
    <w:rsid w:val="00083067"/>
    <w:rsid w:val="00083458"/>
    <w:rsid w:val="0008353E"/>
    <w:rsid w:val="00083566"/>
    <w:rsid w:val="00083AF8"/>
    <w:rsid w:val="00083B8B"/>
    <w:rsid w:val="000840B1"/>
    <w:rsid w:val="00084128"/>
    <w:rsid w:val="00084660"/>
    <w:rsid w:val="00084801"/>
    <w:rsid w:val="00084A36"/>
    <w:rsid w:val="0008671C"/>
    <w:rsid w:val="00087357"/>
    <w:rsid w:val="00087FC6"/>
    <w:rsid w:val="000901B5"/>
    <w:rsid w:val="000903AF"/>
    <w:rsid w:val="00090AE7"/>
    <w:rsid w:val="0009177A"/>
    <w:rsid w:val="000919FF"/>
    <w:rsid w:val="00092288"/>
    <w:rsid w:val="000934A8"/>
    <w:rsid w:val="00093BEA"/>
    <w:rsid w:val="000953CC"/>
    <w:rsid w:val="000955F9"/>
    <w:rsid w:val="00095A3D"/>
    <w:rsid w:val="00095A4B"/>
    <w:rsid w:val="000966AB"/>
    <w:rsid w:val="00097099"/>
    <w:rsid w:val="0009717F"/>
    <w:rsid w:val="00097398"/>
    <w:rsid w:val="00097753"/>
    <w:rsid w:val="00097CFE"/>
    <w:rsid w:val="00097F03"/>
    <w:rsid w:val="000A0329"/>
    <w:rsid w:val="000A127C"/>
    <w:rsid w:val="000A2509"/>
    <w:rsid w:val="000A2E6B"/>
    <w:rsid w:val="000A3055"/>
    <w:rsid w:val="000A35D7"/>
    <w:rsid w:val="000A39A1"/>
    <w:rsid w:val="000A3E01"/>
    <w:rsid w:val="000A3FD4"/>
    <w:rsid w:val="000A4093"/>
    <w:rsid w:val="000A530D"/>
    <w:rsid w:val="000A5EE5"/>
    <w:rsid w:val="000A6CBA"/>
    <w:rsid w:val="000A7F88"/>
    <w:rsid w:val="000B049D"/>
    <w:rsid w:val="000B1FF1"/>
    <w:rsid w:val="000B3640"/>
    <w:rsid w:val="000B3DBB"/>
    <w:rsid w:val="000B4813"/>
    <w:rsid w:val="000B494E"/>
    <w:rsid w:val="000B4974"/>
    <w:rsid w:val="000B4A97"/>
    <w:rsid w:val="000B4E5E"/>
    <w:rsid w:val="000B50D9"/>
    <w:rsid w:val="000B5D73"/>
    <w:rsid w:val="000B61C9"/>
    <w:rsid w:val="000B6618"/>
    <w:rsid w:val="000B68F3"/>
    <w:rsid w:val="000B71D8"/>
    <w:rsid w:val="000C06C8"/>
    <w:rsid w:val="000C07BE"/>
    <w:rsid w:val="000C0C3F"/>
    <w:rsid w:val="000C10C6"/>
    <w:rsid w:val="000C2177"/>
    <w:rsid w:val="000C2489"/>
    <w:rsid w:val="000C2A39"/>
    <w:rsid w:val="000C2C45"/>
    <w:rsid w:val="000C2E10"/>
    <w:rsid w:val="000C3FF5"/>
    <w:rsid w:val="000C4B65"/>
    <w:rsid w:val="000C666A"/>
    <w:rsid w:val="000C6F6E"/>
    <w:rsid w:val="000C7784"/>
    <w:rsid w:val="000D04D9"/>
    <w:rsid w:val="000D0CFB"/>
    <w:rsid w:val="000D2115"/>
    <w:rsid w:val="000D232F"/>
    <w:rsid w:val="000D234F"/>
    <w:rsid w:val="000D2AC2"/>
    <w:rsid w:val="000D2F64"/>
    <w:rsid w:val="000D2FED"/>
    <w:rsid w:val="000D33FF"/>
    <w:rsid w:val="000D3B44"/>
    <w:rsid w:val="000D4ED2"/>
    <w:rsid w:val="000D62E0"/>
    <w:rsid w:val="000D6B31"/>
    <w:rsid w:val="000D6D75"/>
    <w:rsid w:val="000D700D"/>
    <w:rsid w:val="000D7022"/>
    <w:rsid w:val="000D7248"/>
    <w:rsid w:val="000D7A7E"/>
    <w:rsid w:val="000E15A7"/>
    <w:rsid w:val="000E1885"/>
    <w:rsid w:val="000E2693"/>
    <w:rsid w:val="000E2E10"/>
    <w:rsid w:val="000E42D5"/>
    <w:rsid w:val="000E4362"/>
    <w:rsid w:val="000E48DA"/>
    <w:rsid w:val="000E5E21"/>
    <w:rsid w:val="000E6331"/>
    <w:rsid w:val="000E6735"/>
    <w:rsid w:val="000E7392"/>
    <w:rsid w:val="000E7758"/>
    <w:rsid w:val="000E7974"/>
    <w:rsid w:val="000E7DBC"/>
    <w:rsid w:val="000F0210"/>
    <w:rsid w:val="000F0C82"/>
    <w:rsid w:val="000F177E"/>
    <w:rsid w:val="000F1959"/>
    <w:rsid w:val="000F24D0"/>
    <w:rsid w:val="000F26D3"/>
    <w:rsid w:val="000F43EB"/>
    <w:rsid w:val="000F494C"/>
    <w:rsid w:val="000F4B6B"/>
    <w:rsid w:val="000F511B"/>
    <w:rsid w:val="000F51B3"/>
    <w:rsid w:val="000F5FBF"/>
    <w:rsid w:val="000F6B97"/>
    <w:rsid w:val="00100BEA"/>
    <w:rsid w:val="00101249"/>
    <w:rsid w:val="00101743"/>
    <w:rsid w:val="001020FA"/>
    <w:rsid w:val="0010254D"/>
    <w:rsid w:val="0010279B"/>
    <w:rsid w:val="00102B23"/>
    <w:rsid w:val="001036A9"/>
    <w:rsid w:val="00104514"/>
    <w:rsid w:val="0010490E"/>
    <w:rsid w:val="00104983"/>
    <w:rsid w:val="00106E5B"/>
    <w:rsid w:val="00107964"/>
    <w:rsid w:val="00107E3B"/>
    <w:rsid w:val="00107F0B"/>
    <w:rsid w:val="0011157D"/>
    <w:rsid w:val="00112285"/>
    <w:rsid w:val="00113AF7"/>
    <w:rsid w:val="001140B1"/>
    <w:rsid w:val="00114262"/>
    <w:rsid w:val="001152C3"/>
    <w:rsid w:val="0011559E"/>
    <w:rsid w:val="001156B5"/>
    <w:rsid w:val="00115A4D"/>
    <w:rsid w:val="0011674A"/>
    <w:rsid w:val="0011795E"/>
    <w:rsid w:val="00122399"/>
    <w:rsid w:val="00124310"/>
    <w:rsid w:val="0012501E"/>
    <w:rsid w:val="00125356"/>
    <w:rsid w:val="001258DB"/>
    <w:rsid w:val="00125CC6"/>
    <w:rsid w:val="00126F12"/>
    <w:rsid w:val="00127F46"/>
    <w:rsid w:val="00130A11"/>
    <w:rsid w:val="00130AD7"/>
    <w:rsid w:val="001311A5"/>
    <w:rsid w:val="00131610"/>
    <w:rsid w:val="00132586"/>
    <w:rsid w:val="001326E5"/>
    <w:rsid w:val="001328E5"/>
    <w:rsid w:val="00132C67"/>
    <w:rsid w:val="00134150"/>
    <w:rsid w:val="001341F2"/>
    <w:rsid w:val="001355C2"/>
    <w:rsid w:val="00135CAB"/>
    <w:rsid w:val="001360F4"/>
    <w:rsid w:val="00136E4C"/>
    <w:rsid w:val="0013753F"/>
    <w:rsid w:val="00137CF9"/>
    <w:rsid w:val="00137D2F"/>
    <w:rsid w:val="00140F70"/>
    <w:rsid w:val="00141098"/>
    <w:rsid w:val="001416A5"/>
    <w:rsid w:val="0014287D"/>
    <w:rsid w:val="00142F97"/>
    <w:rsid w:val="001434D2"/>
    <w:rsid w:val="0014399E"/>
    <w:rsid w:val="001439FE"/>
    <w:rsid w:val="00143C50"/>
    <w:rsid w:val="00143CDE"/>
    <w:rsid w:val="001446FA"/>
    <w:rsid w:val="0014535A"/>
    <w:rsid w:val="00145B4D"/>
    <w:rsid w:val="00146771"/>
    <w:rsid w:val="00146935"/>
    <w:rsid w:val="0014739E"/>
    <w:rsid w:val="00147D77"/>
    <w:rsid w:val="00147E7E"/>
    <w:rsid w:val="0015009B"/>
    <w:rsid w:val="00151DFB"/>
    <w:rsid w:val="0015202A"/>
    <w:rsid w:val="001527DA"/>
    <w:rsid w:val="0015370E"/>
    <w:rsid w:val="00153780"/>
    <w:rsid w:val="00153E5A"/>
    <w:rsid w:val="001541C6"/>
    <w:rsid w:val="0015476F"/>
    <w:rsid w:val="001549C7"/>
    <w:rsid w:val="001549F8"/>
    <w:rsid w:val="00154E05"/>
    <w:rsid w:val="00154FEF"/>
    <w:rsid w:val="00157382"/>
    <w:rsid w:val="00157676"/>
    <w:rsid w:val="00160AB2"/>
    <w:rsid w:val="00160B42"/>
    <w:rsid w:val="001610FF"/>
    <w:rsid w:val="00161D6E"/>
    <w:rsid w:val="00161F62"/>
    <w:rsid w:val="0016240E"/>
    <w:rsid w:val="00163195"/>
    <w:rsid w:val="0016360D"/>
    <w:rsid w:val="00163A05"/>
    <w:rsid w:val="00163BA7"/>
    <w:rsid w:val="001649D2"/>
    <w:rsid w:val="00165451"/>
    <w:rsid w:val="00165D85"/>
    <w:rsid w:val="00165F57"/>
    <w:rsid w:val="00166928"/>
    <w:rsid w:val="00166B99"/>
    <w:rsid w:val="001671E5"/>
    <w:rsid w:val="00170AE5"/>
    <w:rsid w:val="00170C23"/>
    <w:rsid w:val="001710A7"/>
    <w:rsid w:val="00171103"/>
    <w:rsid w:val="0017182F"/>
    <w:rsid w:val="0017190C"/>
    <w:rsid w:val="00171B92"/>
    <w:rsid w:val="00172CB2"/>
    <w:rsid w:val="00175420"/>
    <w:rsid w:val="001763DD"/>
    <w:rsid w:val="001765D7"/>
    <w:rsid w:val="001769E6"/>
    <w:rsid w:val="00176A20"/>
    <w:rsid w:val="00177053"/>
    <w:rsid w:val="0017764D"/>
    <w:rsid w:val="001776E3"/>
    <w:rsid w:val="001778DC"/>
    <w:rsid w:val="00180014"/>
    <w:rsid w:val="00180AF2"/>
    <w:rsid w:val="00181147"/>
    <w:rsid w:val="00181B0E"/>
    <w:rsid w:val="00181CEC"/>
    <w:rsid w:val="00181EC3"/>
    <w:rsid w:val="0018360C"/>
    <w:rsid w:val="00183B10"/>
    <w:rsid w:val="00183F36"/>
    <w:rsid w:val="001846EF"/>
    <w:rsid w:val="001849C1"/>
    <w:rsid w:val="001858D0"/>
    <w:rsid w:val="001859B8"/>
    <w:rsid w:val="00185DE3"/>
    <w:rsid w:val="00186ACB"/>
    <w:rsid w:val="00186EF4"/>
    <w:rsid w:val="0018784C"/>
    <w:rsid w:val="001900E3"/>
    <w:rsid w:val="00190479"/>
    <w:rsid w:val="001904D6"/>
    <w:rsid w:val="001910D2"/>
    <w:rsid w:val="00191A6C"/>
    <w:rsid w:val="00191F8D"/>
    <w:rsid w:val="001928A1"/>
    <w:rsid w:val="00192A90"/>
    <w:rsid w:val="00194239"/>
    <w:rsid w:val="00194F25"/>
    <w:rsid w:val="00196553"/>
    <w:rsid w:val="001974DB"/>
    <w:rsid w:val="001974E3"/>
    <w:rsid w:val="001A0029"/>
    <w:rsid w:val="001A11F2"/>
    <w:rsid w:val="001A14BD"/>
    <w:rsid w:val="001A2A6F"/>
    <w:rsid w:val="001A2BA2"/>
    <w:rsid w:val="001A349F"/>
    <w:rsid w:val="001A3E09"/>
    <w:rsid w:val="001A436E"/>
    <w:rsid w:val="001A4501"/>
    <w:rsid w:val="001A4653"/>
    <w:rsid w:val="001A5023"/>
    <w:rsid w:val="001A53B5"/>
    <w:rsid w:val="001A5F7B"/>
    <w:rsid w:val="001A5FA1"/>
    <w:rsid w:val="001A64E7"/>
    <w:rsid w:val="001A6E1A"/>
    <w:rsid w:val="001A7A34"/>
    <w:rsid w:val="001B0141"/>
    <w:rsid w:val="001B100A"/>
    <w:rsid w:val="001B3940"/>
    <w:rsid w:val="001B459C"/>
    <w:rsid w:val="001B5143"/>
    <w:rsid w:val="001B54F6"/>
    <w:rsid w:val="001B59D6"/>
    <w:rsid w:val="001B6372"/>
    <w:rsid w:val="001B73FB"/>
    <w:rsid w:val="001C1036"/>
    <w:rsid w:val="001C1098"/>
    <w:rsid w:val="001C1113"/>
    <w:rsid w:val="001C1EE3"/>
    <w:rsid w:val="001C2A11"/>
    <w:rsid w:val="001C2C7A"/>
    <w:rsid w:val="001C4483"/>
    <w:rsid w:val="001C530E"/>
    <w:rsid w:val="001C5464"/>
    <w:rsid w:val="001C5AC9"/>
    <w:rsid w:val="001C63D2"/>
    <w:rsid w:val="001C7139"/>
    <w:rsid w:val="001C7252"/>
    <w:rsid w:val="001C7CB3"/>
    <w:rsid w:val="001C7E47"/>
    <w:rsid w:val="001D0255"/>
    <w:rsid w:val="001D0985"/>
    <w:rsid w:val="001D0B27"/>
    <w:rsid w:val="001D1162"/>
    <w:rsid w:val="001D1974"/>
    <w:rsid w:val="001D20B1"/>
    <w:rsid w:val="001D5113"/>
    <w:rsid w:val="001D633B"/>
    <w:rsid w:val="001D6ABD"/>
    <w:rsid w:val="001D6AE9"/>
    <w:rsid w:val="001D6D86"/>
    <w:rsid w:val="001D7489"/>
    <w:rsid w:val="001E05CF"/>
    <w:rsid w:val="001E14B3"/>
    <w:rsid w:val="001E1B5C"/>
    <w:rsid w:val="001E314E"/>
    <w:rsid w:val="001E34DA"/>
    <w:rsid w:val="001E4096"/>
    <w:rsid w:val="001E4114"/>
    <w:rsid w:val="001E487D"/>
    <w:rsid w:val="001E4E5C"/>
    <w:rsid w:val="001E6438"/>
    <w:rsid w:val="001E695F"/>
    <w:rsid w:val="001E6BA9"/>
    <w:rsid w:val="001E6E50"/>
    <w:rsid w:val="001E710F"/>
    <w:rsid w:val="001E7173"/>
    <w:rsid w:val="001E7773"/>
    <w:rsid w:val="001E7910"/>
    <w:rsid w:val="001F01F7"/>
    <w:rsid w:val="001F056F"/>
    <w:rsid w:val="001F0AFE"/>
    <w:rsid w:val="001F183A"/>
    <w:rsid w:val="001F538C"/>
    <w:rsid w:val="001F5B6C"/>
    <w:rsid w:val="001F5C70"/>
    <w:rsid w:val="001F6538"/>
    <w:rsid w:val="001F65D1"/>
    <w:rsid w:val="001F6A53"/>
    <w:rsid w:val="001F71B7"/>
    <w:rsid w:val="001F7793"/>
    <w:rsid w:val="001F7853"/>
    <w:rsid w:val="002013A1"/>
    <w:rsid w:val="00202607"/>
    <w:rsid w:val="00202655"/>
    <w:rsid w:val="00202A9E"/>
    <w:rsid w:val="002034A5"/>
    <w:rsid w:val="00203ADD"/>
    <w:rsid w:val="00203E7B"/>
    <w:rsid w:val="00204937"/>
    <w:rsid w:val="00204B4A"/>
    <w:rsid w:val="00204B65"/>
    <w:rsid w:val="0020596E"/>
    <w:rsid w:val="00205F9A"/>
    <w:rsid w:val="00206392"/>
    <w:rsid w:val="002065F8"/>
    <w:rsid w:val="00207CBC"/>
    <w:rsid w:val="00207E20"/>
    <w:rsid w:val="002110DA"/>
    <w:rsid w:val="002114D3"/>
    <w:rsid w:val="00212A1F"/>
    <w:rsid w:val="00212F52"/>
    <w:rsid w:val="00213BE0"/>
    <w:rsid w:val="00214740"/>
    <w:rsid w:val="00214DEC"/>
    <w:rsid w:val="002150E4"/>
    <w:rsid w:val="002151D9"/>
    <w:rsid w:val="00216649"/>
    <w:rsid w:val="00216C0D"/>
    <w:rsid w:val="00217AF9"/>
    <w:rsid w:val="002209C6"/>
    <w:rsid w:val="00220B13"/>
    <w:rsid w:val="00220CC0"/>
    <w:rsid w:val="00221335"/>
    <w:rsid w:val="0022150A"/>
    <w:rsid w:val="002215CF"/>
    <w:rsid w:val="00222D3F"/>
    <w:rsid w:val="00222FE4"/>
    <w:rsid w:val="00223363"/>
    <w:rsid w:val="00223AA7"/>
    <w:rsid w:val="00223D6D"/>
    <w:rsid w:val="00223E7B"/>
    <w:rsid w:val="00223F23"/>
    <w:rsid w:val="002244F9"/>
    <w:rsid w:val="00224CF1"/>
    <w:rsid w:val="002270DE"/>
    <w:rsid w:val="00227B44"/>
    <w:rsid w:val="00227CF9"/>
    <w:rsid w:val="00227FE3"/>
    <w:rsid w:val="002302C4"/>
    <w:rsid w:val="00230782"/>
    <w:rsid w:val="00230B8A"/>
    <w:rsid w:val="002315D7"/>
    <w:rsid w:val="00231984"/>
    <w:rsid w:val="00231B8B"/>
    <w:rsid w:val="00232A3E"/>
    <w:rsid w:val="002349CF"/>
    <w:rsid w:val="002350C5"/>
    <w:rsid w:val="0023511B"/>
    <w:rsid w:val="002355A1"/>
    <w:rsid w:val="00235A36"/>
    <w:rsid w:val="00235B85"/>
    <w:rsid w:val="00235FDC"/>
    <w:rsid w:val="0023657C"/>
    <w:rsid w:val="0023792A"/>
    <w:rsid w:val="0023795C"/>
    <w:rsid w:val="002402EF"/>
    <w:rsid w:val="00241E8D"/>
    <w:rsid w:val="00243413"/>
    <w:rsid w:val="00243B29"/>
    <w:rsid w:val="0024561D"/>
    <w:rsid w:val="002456C2"/>
    <w:rsid w:val="00245BDB"/>
    <w:rsid w:val="00245FDE"/>
    <w:rsid w:val="00246002"/>
    <w:rsid w:val="0024647D"/>
    <w:rsid w:val="0024681F"/>
    <w:rsid w:val="0024703D"/>
    <w:rsid w:val="002473D5"/>
    <w:rsid w:val="00247A50"/>
    <w:rsid w:val="00247FE0"/>
    <w:rsid w:val="00251748"/>
    <w:rsid w:val="0025178C"/>
    <w:rsid w:val="002519BB"/>
    <w:rsid w:val="0025287D"/>
    <w:rsid w:val="00252A23"/>
    <w:rsid w:val="00252A68"/>
    <w:rsid w:val="00252D8C"/>
    <w:rsid w:val="00253EF9"/>
    <w:rsid w:val="00254806"/>
    <w:rsid w:val="002564C7"/>
    <w:rsid w:val="00257361"/>
    <w:rsid w:val="0025742B"/>
    <w:rsid w:val="00260500"/>
    <w:rsid w:val="00261099"/>
    <w:rsid w:val="002617A5"/>
    <w:rsid w:val="0026230D"/>
    <w:rsid w:val="0026339A"/>
    <w:rsid w:val="0026368D"/>
    <w:rsid w:val="002636F3"/>
    <w:rsid w:val="00263718"/>
    <w:rsid w:val="00263A6E"/>
    <w:rsid w:val="00263BF0"/>
    <w:rsid w:val="00264C74"/>
    <w:rsid w:val="00264F0C"/>
    <w:rsid w:val="0026520E"/>
    <w:rsid w:val="0026541B"/>
    <w:rsid w:val="0026546F"/>
    <w:rsid w:val="00265527"/>
    <w:rsid w:val="002665B5"/>
    <w:rsid w:val="002671F5"/>
    <w:rsid w:val="0026728C"/>
    <w:rsid w:val="002706FE"/>
    <w:rsid w:val="00271483"/>
    <w:rsid w:val="00271895"/>
    <w:rsid w:val="002718D5"/>
    <w:rsid w:val="002723D0"/>
    <w:rsid w:val="002725B2"/>
    <w:rsid w:val="00272C97"/>
    <w:rsid w:val="00273E46"/>
    <w:rsid w:val="00275226"/>
    <w:rsid w:val="00275EA4"/>
    <w:rsid w:val="0027655A"/>
    <w:rsid w:val="00276710"/>
    <w:rsid w:val="00276E8B"/>
    <w:rsid w:val="0027727D"/>
    <w:rsid w:val="00277B95"/>
    <w:rsid w:val="002809D2"/>
    <w:rsid w:val="00280DD2"/>
    <w:rsid w:val="00283563"/>
    <w:rsid w:val="002838E1"/>
    <w:rsid w:val="00284319"/>
    <w:rsid w:val="00284442"/>
    <w:rsid w:val="002846FD"/>
    <w:rsid w:val="002858CF"/>
    <w:rsid w:val="00285D17"/>
    <w:rsid w:val="002865E1"/>
    <w:rsid w:val="00286748"/>
    <w:rsid w:val="00286E5F"/>
    <w:rsid w:val="00287EC3"/>
    <w:rsid w:val="00290C1B"/>
    <w:rsid w:val="0029128A"/>
    <w:rsid w:val="00291598"/>
    <w:rsid w:val="00291DFE"/>
    <w:rsid w:val="00292237"/>
    <w:rsid w:val="002938FE"/>
    <w:rsid w:val="00293A07"/>
    <w:rsid w:val="00293ABA"/>
    <w:rsid w:val="00293BE6"/>
    <w:rsid w:val="0029496D"/>
    <w:rsid w:val="00294B0E"/>
    <w:rsid w:val="00295385"/>
    <w:rsid w:val="00295CC6"/>
    <w:rsid w:val="002969A7"/>
    <w:rsid w:val="00296F33"/>
    <w:rsid w:val="002A0471"/>
    <w:rsid w:val="002A086D"/>
    <w:rsid w:val="002A0AE3"/>
    <w:rsid w:val="002A0CEE"/>
    <w:rsid w:val="002A24A0"/>
    <w:rsid w:val="002A26A2"/>
    <w:rsid w:val="002A26E5"/>
    <w:rsid w:val="002A3CF4"/>
    <w:rsid w:val="002A3F7F"/>
    <w:rsid w:val="002A450D"/>
    <w:rsid w:val="002A4C94"/>
    <w:rsid w:val="002A4E9B"/>
    <w:rsid w:val="002A519F"/>
    <w:rsid w:val="002A5A62"/>
    <w:rsid w:val="002A7128"/>
    <w:rsid w:val="002A7165"/>
    <w:rsid w:val="002A725B"/>
    <w:rsid w:val="002A73B2"/>
    <w:rsid w:val="002A7479"/>
    <w:rsid w:val="002A789E"/>
    <w:rsid w:val="002A7AA7"/>
    <w:rsid w:val="002A7AB7"/>
    <w:rsid w:val="002B08BC"/>
    <w:rsid w:val="002B339A"/>
    <w:rsid w:val="002B3B60"/>
    <w:rsid w:val="002B3E3C"/>
    <w:rsid w:val="002B4A85"/>
    <w:rsid w:val="002B5B08"/>
    <w:rsid w:val="002B5C00"/>
    <w:rsid w:val="002B6320"/>
    <w:rsid w:val="002B711A"/>
    <w:rsid w:val="002B74C6"/>
    <w:rsid w:val="002C0C39"/>
    <w:rsid w:val="002C14C2"/>
    <w:rsid w:val="002C23F7"/>
    <w:rsid w:val="002C24BA"/>
    <w:rsid w:val="002C3F3E"/>
    <w:rsid w:val="002C4091"/>
    <w:rsid w:val="002C4459"/>
    <w:rsid w:val="002C4742"/>
    <w:rsid w:val="002C478E"/>
    <w:rsid w:val="002C5C68"/>
    <w:rsid w:val="002C62B8"/>
    <w:rsid w:val="002C639F"/>
    <w:rsid w:val="002C7A51"/>
    <w:rsid w:val="002D09DF"/>
    <w:rsid w:val="002D0AE2"/>
    <w:rsid w:val="002D0F87"/>
    <w:rsid w:val="002D1345"/>
    <w:rsid w:val="002D18FD"/>
    <w:rsid w:val="002D1AF0"/>
    <w:rsid w:val="002D3A49"/>
    <w:rsid w:val="002D3F5D"/>
    <w:rsid w:val="002D3F8A"/>
    <w:rsid w:val="002D400C"/>
    <w:rsid w:val="002D42B5"/>
    <w:rsid w:val="002D4C1E"/>
    <w:rsid w:val="002D517D"/>
    <w:rsid w:val="002D54B3"/>
    <w:rsid w:val="002D7208"/>
    <w:rsid w:val="002D7623"/>
    <w:rsid w:val="002D7B83"/>
    <w:rsid w:val="002E0586"/>
    <w:rsid w:val="002E0FC7"/>
    <w:rsid w:val="002E23D8"/>
    <w:rsid w:val="002E2A43"/>
    <w:rsid w:val="002E3449"/>
    <w:rsid w:val="002E380C"/>
    <w:rsid w:val="002E38B4"/>
    <w:rsid w:val="002E55CD"/>
    <w:rsid w:val="002E5834"/>
    <w:rsid w:val="002F0191"/>
    <w:rsid w:val="002F0200"/>
    <w:rsid w:val="002F16EC"/>
    <w:rsid w:val="002F1A8F"/>
    <w:rsid w:val="002F46C3"/>
    <w:rsid w:val="002F4B6C"/>
    <w:rsid w:val="002F5B25"/>
    <w:rsid w:val="002F5BEF"/>
    <w:rsid w:val="002F6619"/>
    <w:rsid w:val="002F6B1C"/>
    <w:rsid w:val="002F6F15"/>
    <w:rsid w:val="002F78B8"/>
    <w:rsid w:val="002F7967"/>
    <w:rsid w:val="003000F9"/>
    <w:rsid w:val="003024A9"/>
    <w:rsid w:val="00302F9C"/>
    <w:rsid w:val="003038BD"/>
    <w:rsid w:val="003041CF"/>
    <w:rsid w:val="003051C3"/>
    <w:rsid w:val="003055F0"/>
    <w:rsid w:val="00305BC4"/>
    <w:rsid w:val="00306312"/>
    <w:rsid w:val="0030689D"/>
    <w:rsid w:val="0031053B"/>
    <w:rsid w:val="003106AE"/>
    <w:rsid w:val="00310DA4"/>
    <w:rsid w:val="00311AD7"/>
    <w:rsid w:val="00312966"/>
    <w:rsid w:val="00313788"/>
    <w:rsid w:val="00313E27"/>
    <w:rsid w:val="00314BF2"/>
    <w:rsid w:val="00315095"/>
    <w:rsid w:val="0031537A"/>
    <w:rsid w:val="003167C7"/>
    <w:rsid w:val="0031721A"/>
    <w:rsid w:val="003176F9"/>
    <w:rsid w:val="00320544"/>
    <w:rsid w:val="00320F66"/>
    <w:rsid w:val="00321EBB"/>
    <w:rsid w:val="003220BD"/>
    <w:rsid w:val="00323967"/>
    <w:rsid w:val="00323E05"/>
    <w:rsid w:val="00324313"/>
    <w:rsid w:val="003243F6"/>
    <w:rsid w:val="00325EDC"/>
    <w:rsid w:val="00325FD4"/>
    <w:rsid w:val="00326F65"/>
    <w:rsid w:val="00330C87"/>
    <w:rsid w:val="0033118E"/>
    <w:rsid w:val="00331591"/>
    <w:rsid w:val="00331687"/>
    <w:rsid w:val="003317B5"/>
    <w:rsid w:val="003317EC"/>
    <w:rsid w:val="00333078"/>
    <w:rsid w:val="00334980"/>
    <w:rsid w:val="00334FE5"/>
    <w:rsid w:val="003362A4"/>
    <w:rsid w:val="003362D8"/>
    <w:rsid w:val="00336500"/>
    <w:rsid w:val="003365B8"/>
    <w:rsid w:val="00336B50"/>
    <w:rsid w:val="00336D50"/>
    <w:rsid w:val="00336F95"/>
    <w:rsid w:val="003376E5"/>
    <w:rsid w:val="00337895"/>
    <w:rsid w:val="003403D3"/>
    <w:rsid w:val="00341692"/>
    <w:rsid w:val="00341959"/>
    <w:rsid w:val="00342003"/>
    <w:rsid w:val="003422C1"/>
    <w:rsid w:val="00342A40"/>
    <w:rsid w:val="00344A61"/>
    <w:rsid w:val="00344F9B"/>
    <w:rsid w:val="00345132"/>
    <w:rsid w:val="003457A6"/>
    <w:rsid w:val="00345874"/>
    <w:rsid w:val="003459F3"/>
    <w:rsid w:val="00345BD5"/>
    <w:rsid w:val="00345D1C"/>
    <w:rsid w:val="00346266"/>
    <w:rsid w:val="003463B4"/>
    <w:rsid w:val="00346FE0"/>
    <w:rsid w:val="003471F7"/>
    <w:rsid w:val="0034782D"/>
    <w:rsid w:val="00347A25"/>
    <w:rsid w:val="0035142D"/>
    <w:rsid w:val="00351DE3"/>
    <w:rsid w:val="00352A76"/>
    <w:rsid w:val="00353264"/>
    <w:rsid w:val="00353F17"/>
    <w:rsid w:val="00354167"/>
    <w:rsid w:val="0035428D"/>
    <w:rsid w:val="00355E3F"/>
    <w:rsid w:val="0035748F"/>
    <w:rsid w:val="00357E38"/>
    <w:rsid w:val="00357F11"/>
    <w:rsid w:val="0036386F"/>
    <w:rsid w:val="003646E8"/>
    <w:rsid w:val="00364748"/>
    <w:rsid w:val="003647B6"/>
    <w:rsid w:val="00364C84"/>
    <w:rsid w:val="00364F4C"/>
    <w:rsid w:val="00365151"/>
    <w:rsid w:val="00365462"/>
    <w:rsid w:val="00366A4D"/>
    <w:rsid w:val="00367204"/>
    <w:rsid w:val="0037061F"/>
    <w:rsid w:val="00371CD8"/>
    <w:rsid w:val="00371DAC"/>
    <w:rsid w:val="003723F1"/>
    <w:rsid w:val="00372456"/>
    <w:rsid w:val="00372D18"/>
    <w:rsid w:val="0037309C"/>
    <w:rsid w:val="00374AFB"/>
    <w:rsid w:val="003802AA"/>
    <w:rsid w:val="003804B0"/>
    <w:rsid w:val="003807E3"/>
    <w:rsid w:val="00380E52"/>
    <w:rsid w:val="0038106F"/>
    <w:rsid w:val="003810FC"/>
    <w:rsid w:val="003813E7"/>
    <w:rsid w:val="00381902"/>
    <w:rsid w:val="00381ECD"/>
    <w:rsid w:val="00382134"/>
    <w:rsid w:val="0038247A"/>
    <w:rsid w:val="003827D6"/>
    <w:rsid w:val="00382AAE"/>
    <w:rsid w:val="00382F11"/>
    <w:rsid w:val="0038477D"/>
    <w:rsid w:val="0038517C"/>
    <w:rsid w:val="003858CC"/>
    <w:rsid w:val="00385C61"/>
    <w:rsid w:val="00386A10"/>
    <w:rsid w:val="00386A99"/>
    <w:rsid w:val="003873C9"/>
    <w:rsid w:val="0039104E"/>
    <w:rsid w:val="0039186E"/>
    <w:rsid w:val="00391C7C"/>
    <w:rsid w:val="00392014"/>
    <w:rsid w:val="00392832"/>
    <w:rsid w:val="00392996"/>
    <w:rsid w:val="00392DEF"/>
    <w:rsid w:val="0039374C"/>
    <w:rsid w:val="00393D73"/>
    <w:rsid w:val="00394262"/>
    <w:rsid w:val="00394A54"/>
    <w:rsid w:val="00394F2C"/>
    <w:rsid w:val="003956FA"/>
    <w:rsid w:val="00395A27"/>
    <w:rsid w:val="003968BA"/>
    <w:rsid w:val="00397B1C"/>
    <w:rsid w:val="003A1BB9"/>
    <w:rsid w:val="003A1C0A"/>
    <w:rsid w:val="003A1EBC"/>
    <w:rsid w:val="003A2503"/>
    <w:rsid w:val="003A2B86"/>
    <w:rsid w:val="003A2BA9"/>
    <w:rsid w:val="003A36C8"/>
    <w:rsid w:val="003A694D"/>
    <w:rsid w:val="003A6BF9"/>
    <w:rsid w:val="003A7D67"/>
    <w:rsid w:val="003B08C5"/>
    <w:rsid w:val="003B0E57"/>
    <w:rsid w:val="003B1002"/>
    <w:rsid w:val="003B15B8"/>
    <w:rsid w:val="003B1876"/>
    <w:rsid w:val="003B39B4"/>
    <w:rsid w:val="003B3BDB"/>
    <w:rsid w:val="003B3CAA"/>
    <w:rsid w:val="003B3FED"/>
    <w:rsid w:val="003B4280"/>
    <w:rsid w:val="003B4403"/>
    <w:rsid w:val="003B59C3"/>
    <w:rsid w:val="003B63B9"/>
    <w:rsid w:val="003B65E4"/>
    <w:rsid w:val="003B65EC"/>
    <w:rsid w:val="003B71FB"/>
    <w:rsid w:val="003B7F68"/>
    <w:rsid w:val="003C0886"/>
    <w:rsid w:val="003C176C"/>
    <w:rsid w:val="003C2C12"/>
    <w:rsid w:val="003C2FB6"/>
    <w:rsid w:val="003C389D"/>
    <w:rsid w:val="003C5CBD"/>
    <w:rsid w:val="003C5EDD"/>
    <w:rsid w:val="003C654F"/>
    <w:rsid w:val="003C6AAD"/>
    <w:rsid w:val="003C7F52"/>
    <w:rsid w:val="003D0F4B"/>
    <w:rsid w:val="003D1032"/>
    <w:rsid w:val="003D2F28"/>
    <w:rsid w:val="003D3D68"/>
    <w:rsid w:val="003D3F67"/>
    <w:rsid w:val="003D40D5"/>
    <w:rsid w:val="003D4449"/>
    <w:rsid w:val="003D4C0C"/>
    <w:rsid w:val="003D4E00"/>
    <w:rsid w:val="003D4F2D"/>
    <w:rsid w:val="003D54C3"/>
    <w:rsid w:val="003D59DC"/>
    <w:rsid w:val="003D624A"/>
    <w:rsid w:val="003D6759"/>
    <w:rsid w:val="003D6B57"/>
    <w:rsid w:val="003D6DD6"/>
    <w:rsid w:val="003E061E"/>
    <w:rsid w:val="003E10BA"/>
    <w:rsid w:val="003E10E6"/>
    <w:rsid w:val="003E2769"/>
    <w:rsid w:val="003E48C9"/>
    <w:rsid w:val="003E4A6C"/>
    <w:rsid w:val="003E4BA4"/>
    <w:rsid w:val="003E672F"/>
    <w:rsid w:val="003E6C5A"/>
    <w:rsid w:val="003E6C7B"/>
    <w:rsid w:val="003E7556"/>
    <w:rsid w:val="003E7792"/>
    <w:rsid w:val="003E7C28"/>
    <w:rsid w:val="003E7CD8"/>
    <w:rsid w:val="003E7D0D"/>
    <w:rsid w:val="003E7E8D"/>
    <w:rsid w:val="003E7E8F"/>
    <w:rsid w:val="003F0280"/>
    <w:rsid w:val="003F04C7"/>
    <w:rsid w:val="003F1033"/>
    <w:rsid w:val="003F146B"/>
    <w:rsid w:val="003F269E"/>
    <w:rsid w:val="003F2E28"/>
    <w:rsid w:val="003F32E6"/>
    <w:rsid w:val="003F38C8"/>
    <w:rsid w:val="003F447E"/>
    <w:rsid w:val="003F4F54"/>
    <w:rsid w:val="003F5670"/>
    <w:rsid w:val="003F6441"/>
    <w:rsid w:val="003F730D"/>
    <w:rsid w:val="003F77A3"/>
    <w:rsid w:val="003F7D45"/>
    <w:rsid w:val="00400741"/>
    <w:rsid w:val="004007A7"/>
    <w:rsid w:val="00400D74"/>
    <w:rsid w:val="00401A70"/>
    <w:rsid w:val="004022EA"/>
    <w:rsid w:val="004037D0"/>
    <w:rsid w:val="00404B7A"/>
    <w:rsid w:val="0040595A"/>
    <w:rsid w:val="0040598B"/>
    <w:rsid w:val="00406892"/>
    <w:rsid w:val="00406FF3"/>
    <w:rsid w:val="0041015E"/>
    <w:rsid w:val="00410F18"/>
    <w:rsid w:val="004118C4"/>
    <w:rsid w:val="00411BED"/>
    <w:rsid w:val="0041231F"/>
    <w:rsid w:val="00412F22"/>
    <w:rsid w:val="00413BEF"/>
    <w:rsid w:val="00414B89"/>
    <w:rsid w:val="00415FC9"/>
    <w:rsid w:val="004164F9"/>
    <w:rsid w:val="00416711"/>
    <w:rsid w:val="004169A8"/>
    <w:rsid w:val="0041769E"/>
    <w:rsid w:val="00420E11"/>
    <w:rsid w:val="0042144E"/>
    <w:rsid w:val="004216AC"/>
    <w:rsid w:val="00421ADE"/>
    <w:rsid w:val="0042229B"/>
    <w:rsid w:val="004225AA"/>
    <w:rsid w:val="00422D70"/>
    <w:rsid w:val="00422DDE"/>
    <w:rsid w:val="004234AA"/>
    <w:rsid w:val="00423569"/>
    <w:rsid w:val="00423E6C"/>
    <w:rsid w:val="004247B0"/>
    <w:rsid w:val="00425BF6"/>
    <w:rsid w:val="0042607C"/>
    <w:rsid w:val="00426D09"/>
    <w:rsid w:val="00430BBF"/>
    <w:rsid w:val="00431FA1"/>
    <w:rsid w:val="004320EC"/>
    <w:rsid w:val="004329B1"/>
    <w:rsid w:val="00432E1F"/>
    <w:rsid w:val="004332BE"/>
    <w:rsid w:val="004336DD"/>
    <w:rsid w:val="004339C1"/>
    <w:rsid w:val="00434652"/>
    <w:rsid w:val="0043483C"/>
    <w:rsid w:val="00434FB8"/>
    <w:rsid w:val="0043553D"/>
    <w:rsid w:val="00435752"/>
    <w:rsid w:val="004358D8"/>
    <w:rsid w:val="00435E83"/>
    <w:rsid w:val="00435F5B"/>
    <w:rsid w:val="0043647F"/>
    <w:rsid w:val="00436D28"/>
    <w:rsid w:val="00437DD4"/>
    <w:rsid w:val="004422A6"/>
    <w:rsid w:val="004430D0"/>
    <w:rsid w:val="004436FE"/>
    <w:rsid w:val="0044370C"/>
    <w:rsid w:val="0044500A"/>
    <w:rsid w:val="00445A77"/>
    <w:rsid w:val="00446B0D"/>
    <w:rsid w:val="00447819"/>
    <w:rsid w:val="00447AF5"/>
    <w:rsid w:val="00450038"/>
    <w:rsid w:val="00450C77"/>
    <w:rsid w:val="0045151E"/>
    <w:rsid w:val="00451CE1"/>
    <w:rsid w:val="0045504A"/>
    <w:rsid w:val="00455180"/>
    <w:rsid w:val="004553DB"/>
    <w:rsid w:val="00455A80"/>
    <w:rsid w:val="00455FDE"/>
    <w:rsid w:val="00457039"/>
    <w:rsid w:val="0045791A"/>
    <w:rsid w:val="0046024A"/>
    <w:rsid w:val="0046041E"/>
    <w:rsid w:val="00460455"/>
    <w:rsid w:val="00460BFC"/>
    <w:rsid w:val="004613D8"/>
    <w:rsid w:val="00461774"/>
    <w:rsid w:val="004624A4"/>
    <w:rsid w:val="00463DD9"/>
    <w:rsid w:val="00466A72"/>
    <w:rsid w:val="00466C87"/>
    <w:rsid w:val="00467071"/>
    <w:rsid w:val="0046765B"/>
    <w:rsid w:val="00467972"/>
    <w:rsid w:val="00470F66"/>
    <w:rsid w:val="004713B4"/>
    <w:rsid w:val="0047152D"/>
    <w:rsid w:val="004730E1"/>
    <w:rsid w:val="00474F5F"/>
    <w:rsid w:val="00475C50"/>
    <w:rsid w:val="00475FD3"/>
    <w:rsid w:val="00476D20"/>
    <w:rsid w:val="00476FC2"/>
    <w:rsid w:val="00477625"/>
    <w:rsid w:val="00477976"/>
    <w:rsid w:val="00477FFA"/>
    <w:rsid w:val="004802F8"/>
    <w:rsid w:val="00480409"/>
    <w:rsid w:val="00480BB3"/>
    <w:rsid w:val="0048285C"/>
    <w:rsid w:val="004832A0"/>
    <w:rsid w:val="00483D63"/>
    <w:rsid w:val="00484060"/>
    <w:rsid w:val="00484499"/>
    <w:rsid w:val="00484AE5"/>
    <w:rsid w:val="004851D5"/>
    <w:rsid w:val="00485738"/>
    <w:rsid w:val="00485FB5"/>
    <w:rsid w:val="00486008"/>
    <w:rsid w:val="00486142"/>
    <w:rsid w:val="00486306"/>
    <w:rsid w:val="00487A70"/>
    <w:rsid w:val="00487C8D"/>
    <w:rsid w:val="00487CD0"/>
    <w:rsid w:val="00487DA5"/>
    <w:rsid w:val="00487E86"/>
    <w:rsid w:val="004900C0"/>
    <w:rsid w:val="004903B1"/>
    <w:rsid w:val="00492A85"/>
    <w:rsid w:val="00492A9D"/>
    <w:rsid w:val="00492E95"/>
    <w:rsid w:val="00492FBF"/>
    <w:rsid w:val="004932A7"/>
    <w:rsid w:val="0049434B"/>
    <w:rsid w:val="0049568C"/>
    <w:rsid w:val="00495D69"/>
    <w:rsid w:val="00497888"/>
    <w:rsid w:val="00497A70"/>
    <w:rsid w:val="004A07AC"/>
    <w:rsid w:val="004A1658"/>
    <w:rsid w:val="004A2A87"/>
    <w:rsid w:val="004A354C"/>
    <w:rsid w:val="004A3825"/>
    <w:rsid w:val="004A3BA1"/>
    <w:rsid w:val="004A3F43"/>
    <w:rsid w:val="004A484E"/>
    <w:rsid w:val="004A5718"/>
    <w:rsid w:val="004A57B8"/>
    <w:rsid w:val="004A5CAF"/>
    <w:rsid w:val="004A5EA1"/>
    <w:rsid w:val="004A6C19"/>
    <w:rsid w:val="004A6F00"/>
    <w:rsid w:val="004B12A3"/>
    <w:rsid w:val="004B391F"/>
    <w:rsid w:val="004B463D"/>
    <w:rsid w:val="004B50EA"/>
    <w:rsid w:val="004B57F2"/>
    <w:rsid w:val="004B5E56"/>
    <w:rsid w:val="004B61AC"/>
    <w:rsid w:val="004B63D4"/>
    <w:rsid w:val="004B63F0"/>
    <w:rsid w:val="004B6A0C"/>
    <w:rsid w:val="004B6C68"/>
    <w:rsid w:val="004B6CB0"/>
    <w:rsid w:val="004B717D"/>
    <w:rsid w:val="004B7286"/>
    <w:rsid w:val="004C055A"/>
    <w:rsid w:val="004C2048"/>
    <w:rsid w:val="004C2125"/>
    <w:rsid w:val="004C32C9"/>
    <w:rsid w:val="004C483A"/>
    <w:rsid w:val="004C51F3"/>
    <w:rsid w:val="004C550F"/>
    <w:rsid w:val="004C5D3D"/>
    <w:rsid w:val="004C644E"/>
    <w:rsid w:val="004C70F7"/>
    <w:rsid w:val="004C76ED"/>
    <w:rsid w:val="004C7704"/>
    <w:rsid w:val="004C7BB7"/>
    <w:rsid w:val="004D1638"/>
    <w:rsid w:val="004D1A0F"/>
    <w:rsid w:val="004D26E2"/>
    <w:rsid w:val="004D2783"/>
    <w:rsid w:val="004D3B0A"/>
    <w:rsid w:val="004D3C6F"/>
    <w:rsid w:val="004D48FD"/>
    <w:rsid w:val="004D4935"/>
    <w:rsid w:val="004D543B"/>
    <w:rsid w:val="004D5543"/>
    <w:rsid w:val="004D56A6"/>
    <w:rsid w:val="004D71F4"/>
    <w:rsid w:val="004D72C2"/>
    <w:rsid w:val="004D739F"/>
    <w:rsid w:val="004D76E2"/>
    <w:rsid w:val="004D7A9A"/>
    <w:rsid w:val="004D7B03"/>
    <w:rsid w:val="004D7B9B"/>
    <w:rsid w:val="004E24C0"/>
    <w:rsid w:val="004E2EDB"/>
    <w:rsid w:val="004E35B7"/>
    <w:rsid w:val="004E3953"/>
    <w:rsid w:val="004E3BA6"/>
    <w:rsid w:val="004E3DA3"/>
    <w:rsid w:val="004E486A"/>
    <w:rsid w:val="004E5B58"/>
    <w:rsid w:val="004E5BDE"/>
    <w:rsid w:val="004E649F"/>
    <w:rsid w:val="004E6893"/>
    <w:rsid w:val="004E6ED5"/>
    <w:rsid w:val="004E6F81"/>
    <w:rsid w:val="004E7209"/>
    <w:rsid w:val="004E735A"/>
    <w:rsid w:val="004F09B0"/>
    <w:rsid w:val="004F0A74"/>
    <w:rsid w:val="004F0E21"/>
    <w:rsid w:val="004F0F42"/>
    <w:rsid w:val="004F14BE"/>
    <w:rsid w:val="004F1761"/>
    <w:rsid w:val="004F237B"/>
    <w:rsid w:val="004F23F9"/>
    <w:rsid w:val="004F2781"/>
    <w:rsid w:val="004F343F"/>
    <w:rsid w:val="004F372C"/>
    <w:rsid w:val="004F3818"/>
    <w:rsid w:val="004F3824"/>
    <w:rsid w:val="004F4786"/>
    <w:rsid w:val="004F50F5"/>
    <w:rsid w:val="004F58D0"/>
    <w:rsid w:val="004F64FD"/>
    <w:rsid w:val="004F65B1"/>
    <w:rsid w:val="004F6709"/>
    <w:rsid w:val="004F68C0"/>
    <w:rsid w:val="004F7D97"/>
    <w:rsid w:val="005000FC"/>
    <w:rsid w:val="00500B7C"/>
    <w:rsid w:val="00501902"/>
    <w:rsid w:val="00502A23"/>
    <w:rsid w:val="00502DB4"/>
    <w:rsid w:val="00503225"/>
    <w:rsid w:val="00503842"/>
    <w:rsid w:val="00503A2B"/>
    <w:rsid w:val="00504B33"/>
    <w:rsid w:val="00504FEE"/>
    <w:rsid w:val="0050596C"/>
    <w:rsid w:val="00505B0D"/>
    <w:rsid w:val="0050612B"/>
    <w:rsid w:val="005069E3"/>
    <w:rsid w:val="005074D1"/>
    <w:rsid w:val="005074EF"/>
    <w:rsid w:val="00507E55"/>
    <w:rsid w:val="00507E77"/>
    <w:rsid w:val="0051027B"/>
    <w:rsid w:val="00510934"/>
    <w:rsid w:val="005110D3"/>
    <w:rsid w:val="005119C5"/>
    <w:rsid w:val="00511B47"/>
    <w:rsid w:val="00511F1F"/>
    <w:rsid w:val="005124BA"/>
    <w:rsid w:val="005126AF"/>
    <w:rsid w:val="00512896"/>
    <w:rsid w:val="00513304"/>
    <w:rsid w:val="00513446"/>
    <w:rsid w:val="005142D2"/>
    <w:rsid w:val="005147DF"/>
    <w:rsid w:val="00514883"/>
    <w:rsid w:val="005154C5"/>
    <w:rsid w:val="005160D0"/>
    <w:rsid w:val="00516A09"/>
    <w:rsid w:val="00516F5B"/>
    <w:rsid w:val="00517130"/>
    <w:rsid w:val="0051767C"/>
    <w:rsid w:val="005209F8"/>
    <w:rsid w:val="00520A86"/>
    <w:rsid w:val="0052187C"/>
    <w:rsid w:val="005225AC"/>
    <w:rsid w:val="00522EA3"/>
    <w:rsid w:val="005231FA"/>
    <w:rsid w:val="00524C4A"/>
    <w:rsid w:val="00524E2D"/>
    <w:rsid w:val="005251C5"/>
    <w:rsid w:val="005253DE"/>
    <w:rsid w:val="005262E4"/>
    <w:rsid w:val="005263FF"/>
    <w:rsid w:val="00527058"/>
    <w:rsid w:val="005271BA"/>
    <w:rsid w:val="00527E2F"/>
    <w:rsid w:val="00527EC6"/>
    <w:rsid w:val="005300C9"/>
    <w:rsid w:val="00530E69"/>
    <w:rsid w:val="005314FE"/>
    <w:rsid w:val="00531808"/>
    <w:rsid w:val="005321F2"/>
    <w:rsid w:val="00533B0F"/>
    <w:rsid w:val="005342A2"/>
    <w:rsid w:val="005343A4"/>
    <w:rsid w:val="00534CC1"/>
    <w:rsid w:val="00535227"/>
    <w:rsid w:val="00535448"/>
    <w:rsid w:val="0053633B"/>
    <w:rsid w:val="00537107"/>
    <w:rsid w:val="0053761C"/>
    <w:rsid w:val="0054064D"/>
    <w:rsid w:val="005415A3"/>
    <w:rsid w:val="00541FF7"/>
    <w:rsid w:val="0054238E"/>
    <w:rsid w:val="0054363E"/>
    <w:rsid w:val="0054522F"/>
    <w:rsid w:val="00545A04"/>
    <w:rsid w:val="005468F6"/>
    <w:rsid w:val="00547D93"/>
    <w:rsid w:val="00547FBF"/>
    <w:rsid w:val="00550032"/>
    <w:rsid w:val="005501C7"/>
    <w:rsid w:val="005513DC"/>
    <w:rsid w:val="00552601"/>
    <w:rsid w:val="00552CB0"/>
    <w:rsid w:val="00553FE1"/>
    <w:rsid w:val="00554121"/>
    <w:rsid w:val="00554162"/>
    <w:rsid w:val="0055465C"/>
    <w:rsid w:val="00554B33"/>
    <w:rsid w:val="00554D78"/>
    <w:rsid w:val="005554D7"/>
    <w:rsid w:val="00555CE0"/>
    <w:rsid w:val="005573F2"/>
    <w:rsid w:val="005576B5"/>
    <w:rsid w:val="005600E0"/>
    <w:rsid w:val="00561120"/>
    <w:rsid w:val="005615C3"/>
    <w:rsid w:val="00562464"/>
    <w:rsid w:val="00562844"/>
    <w:rsid w:val="00562F84"/>
    <w:rsid w:val="00566421"/>
    <w:rsid w:val="005669B8"/>
    <w:rsid w:val="00567E84"/>
    <w:rsid w:val="00570160"/>
    <w:rsid w:val="00572D7B"/>
    <w:rsid w:val="005735BF"/>
    <w:rsid w:val="005746FC"/>
    <w:rsid w:val="00574CF1"/>
    <w:rsid w:val="00575953"/>
    <w:rsid w:val="0057596B"/>
    <w:rsid w:val="00575DC9"/>
    <w:rsid w:val="005800CC"/>
    <w:rsid w:val="00580546"/>
    <w:rsid w:val="00581436"/>
    <w:rsid w:val="00581801"/>
    <w:rsid w:val="0058230A"/>
    <w:rsid w:val="00582485"/>
    <w:rsid w:val="00583C3C"/>
    <w:rsid w:val="00583D5C"/>
    <w:rsid w:val="00583EFC"/>
    <w:rsid w:val="0058418F"/>
    <w:rsid w:val="005842A0"/>
    <w:rsid w:val="00584B1E"/>
    <w:rsid w:val="005851E4"/>
    <w:rsid w:val="005856B0"/>
    <w:rsid w:val="00585704"/>
    <w:rsid w:val="00585BD0"/>
    <w:rsid w:val="005875D2"/>
    <w:rsid w:val="00587C00"/>
    <w:rsid w:val="005901C2"/>
    <w:rsid w:val="0059069D"/>
    <w:rsid w:val="00590734"/>
    <w:rsid w:val="00590AAB"/>
    <w:rsid w:val="00590F15"/>
    <w:rsid w:val="00591FC4"/>
    <w:rsid w:val="00592337"/>
    <w:rsid w:val="00592AB0"/>
    <w:rsid w:val="00592B8A"/>
    <w:rsid w:val="00594662"/>
    <w:rsid w:val="00595244"/>
    <w:rsid w:val="005969D8"/>
    <w:rsid w:val="00596B26"/>
    <w:rsid w:val="00596C74"/>
    <w:rsid w:val="005974E4"/>
    <w:rsid w:val="005977C4"/>
    <w:rsid w:val="005A01E3"/>
    <w:rsid w:val="005A0978"/>
    <w:rsid w:val="005A106A"/>
    <w:rsid w:val="005A259F"/>
    <w:rsid w:val="005A3202"/>
    <w:rsid w:val="005A3622"/>
    <w:rsid w:val="005A3E42"/>
    <w:rsid w:val="005A49B5"/>
    <w:rsid w:val="005A4FFE"/>
    <w:rsid w:val="005A5716"/>
    <w:rsid w:val="005A681A"/>
    <w:rsid w:val="005B0998"/>
    <w:rsid w:val="005B108E"/>
    <w:rsid w:val="005B1E21"/>
    <w:rsid w:val="005B2017"/>
    <w:rsid w:val="005B3537"/>
    <w:rsid w:val="005B36F7"/>
    <w:rsid w:val="005B3984"/>
    <w:rsid w:val="005B3B16"/>
    <w:rsid w:val="005B3D13"/>
    <w:rsid w:val="005B4C22"/>
    <w:rsid w:val="005B4EB1"/>
    <w:rsid w:val="005B5DB5"/>
    <w:rsid w:val="005B5E20"/>
    <w:rsid w:val="005B611D"/>
    <w:rsid w:val="005B6141"/>
    <w:rsid w:val="005B68F9"/>
    <w:rsid w:val="005B736A"/>
    <w:rsid w:val="005C06A1"/>
    <w:rsid w:val="005C0E9E"/>
    <w:rsid w:val="005C12E7"/>
    <w:rsid w:val="005C2C45"/>
    <w:rsid w:val="005C40AF"/>
    <w:rsid w:val="005C492C"/>
    <w:rsid w:val="005C4E8B"/>
    <w:rsid w:val="005C4F0A"/>
    <w:rsid w:val="005C504E"/>
    <w:rsid w:val="005C5D72"/>
    <w:rsid w:val="005C63E9"/>
    <w:rsid w:val="005C7199"/>
    <w:rsid w:val="005C7C4B"/>
    <w:rsid w:val="005C7C75"/>
    <w:rsid w:val="005C7D1F"/>
    <w:rsid w:val="005D0933"/>
    <w:rsid w:val="005D0CF4"/>
    <w:rsid w:val="005D0DC6"/>
    <w:rsid w:val="005D1293"/>
    <w:rsid w:val="005D1892"/>
    <w:rsid w:val="005D1E43"/>
    <w:rsid w:val="005D2CD1"/>
    <w:rsid w:val="005D2D54"/>
    <w:rsid w:val="005D372A"/>
    <w:rsid w:val="005D3838"/>
    <w:rsid w:val="005D39A7"/>
    <w:rsid w:val="005D5242"/>
    <w:rsid w:val="005D5BE7"/>
    <w:rsid w:val="005D673C"/>
    <w:rsid w:val="005D6B83"/>
    <w:rsid w:val="005D6BF8"/>
    <w:rsid w:val="005D6F09"/>
    <w:rsid w:val="005D7062"/>
    <w:rsid w:val="005E080D"/>
    <w:rsid w:val="005E0D37"/>
    <w:rsid w:val="005E124A"/>
    <w:rsid w:val="005E2343"/>
    <w:rsid w:val="005E29AB"/>
    <w:rsid w:val="005E34C2"/>
    <w:rsid w:val="005E3624"/>
    <w:rsid w:val="005E37FC"/>
    <w:rsid w:val="005E3B40"/>
    <w:rsid w:val="005E41B0"/>
    <w:rsid w:val="005E5259"/>
    <w:rsid w:val="005E575C"/>
    <w:rsid w:val="005E6345"/>
    <w:rsid w:val="005E661B"/>
    <w:rsid w:val="005E6F3F"/>
    <w:rsid w:val="005E73C2"/>
    <w:rsid w:val="005E7510"/>
    <w:rsid w:val="005E75AF"/>
    <w:rsid w:val="005E78DA"/>
    <w:rsid w:val="005E7A55"/>
    <w:rsid w:val="005E7BCA"/>
    <w:rsid w:val="005F0830"/>
    <w:rsid w:val="005F0C0D"/>
    <w:rsid w:val="005F0E76"/>
    <w:rsid w:val="005F1565"/>
    <w:rsid w:val="005F1EC7"/>
    <w:rsid w:val="005F219F"/>
    <w:rsid w:val="005F2750"/>
    <w:rsid w:val="005F4096"/>
    <w:rsid w:val="005F4325"/>
    <w:rsid w:val="005F439D"/>
    <w:rsid w:val="005F4BCE"/>
    <w:rsid w:val="005F62AB"/>
    <w:rsid w:val="005F65B6"/>
    <w:rsid w:val="005F6693"/>
    <w:rsid w:val="005F694B"/>
    <w:rsid w:val="005F7B8C"/>
    <w:rsid w:val="005F7DC6"/>
    <w:rsid w:val="005F7EFF"/>
    <w:rsid w:val="00600939"/>
    <w:rsid w:val="0060106F"/>
    <w:rsid w:val="00601F4F"/>
    <w:rsid w:val="00602370"/>
    <w:rsid w:val="00602B7D"/>
    <w:rsid w:val="00602D41"/>
    <w:rsid w:val="00603017"/>
    <w:rsid w:val="00603703"/>
    <w:rsid w:val="0060465E"/>
    <w:rsid w:val="00605429"/>
    <w:rsid w:val="00605B3D"/>
    <w:rsid w:val="00605D60"/>
    <w:rsid w:val="00605D8A"/>
    <w:rsid w:val="0060682C"/>
    <w:rsid w:val="00606DD9"/>
    <w:rsid w:val="00606F03"/>
    <w:rsid w:val="00607A6E"/>
    <w:rsid w:val="00610076"/>
    <w:rsid w:val="00610992"/>
    <w:rsid w:val="00610C86"/>
    <w:rsid w:val="006119D6"/>
    <w:rsid w:val="00613450"/>
    <w:rsid w:val="00613B51"/>
    <w:rsid w:val="0061423E"/>
    <w:rsid w:val="00614EE8"/>
    <w:rsid w:val="006150C2"/>
    <w:rsid w:val="0061580E"/>
    <w:rsid w:val="00615E67"/>
    <w:rsid w:val="0061680A"/>
    <w:rsid w:val="0061754B"/>
    <w:rsid w:val="00617F82"/>
    <w:rsid w:val="006205A3"/>
    <w:rsid w:val="00620AC6"/>
    <w:rsid w:val="00621700"/>
    <w:rsid w:val="00622E06"/>
    <w:rsid w:val="006241BC"/>
    <w:rsid w:val="00624401"/>
    <w:rsid w:val="0062459B"/>
    <w:rsid w:val="00624FFB"/>
    <w:rsid w:val="00625CA9"/>
    <w:rsid w:val="00626A57"/>
    <w:rsid w:val="006304FC"/>
    <w:rsid w:val="00630607"/>
    <w:rsid w:val="00630770"/>
    <w:rsid w:val="00630B12"/>
    <w:rsid w:val="0063140B"/>
    <w:rsid w:val="00631FC6"/>
    <w:rsid w:val="00633200"/>
    <w:rsid w:val="00633683"/>
    <w:rsid w:val="006356CC"/>
    <w:rsid w:val="00635932"/>
    <w:rsid w:val="00635970"/>
    <w:rsid w:val="0063601C"/>
    <w:rsid w:val="006370CE"/>
    <w:rsid w:val="00637723"/>
    <w:rsid w:val="0063793C"/>
    <w:rsid w:val="00637CB7"/>
    <w:rsid w:val="00637D50"/>
    <w:rsid w:val="00640B4D"/>
    <w:rsid w:val="00640E14"/>
    <w:rsid w:val="00640F57"/>
    <w:rsid w:val="00641163"/>
    <w:rsid w:val="0064205E"/>
    <w:rsid w:val="00642201"/>
    <w:rsid w:val="00642611"/>
    <w:rsid w:val="00642699"/>
    <w:rsid w:val="00642E5D"/>
    <w:rsid w:val="0064305B"/>
    <w:rsid w:val="00643BF0"/>
    <w:rsid w:val="00643CBE"/>
    <w:rsid w:val="006441CE"/>
    <w:rsid w:val="006446E6"/>
    <w:rsid w:val="00644AF4"/>
    <w:rsid w:val="00644EC1"/>
    <w:rsid w:val="006454FD"/>
    <w:rsid w:val="00650658"/>
    <w:rsid w:val="00650C66"/>
    <w:rsid w:val="00651DBC"/>
    <w:rsid w:val="00652A36"/>
    <w:rsid w:val="006530F2"/>
    <w:rsid w:val="006533E0"/>
    <w:rsid w:val="00653AE1"/>
    <w:rsid w:val="00653C44"/>
    <w:rsid w:val="00654596"/>
    <w:rsid w:val="0065552B"/>
    <w:rsid w:val="00656873"/>
    <w:rsid w:val="0066045F"/>
    <w:rsid w:val="00660C47"/>
    <w:rsid w:val="006612C4"/>
    <w:rsid w:val="0066189C"/>
    <w:rsid w:val="00661CE6"/>
    <w:rsid w:val="006622EE"/>
    <w:rsid w:val="0066274A"/>
    <w:rsid w:val="00662D7D"/>
    <w:rsid w:val="00662E2D"/>
    <w:rsid w:val="00662F57"/>
    <w:rsid w:val="00662F93"/>
    <w:rsid w:val="0066313D"/>
    <w:rsid w:val="0066399D"/>
    <w:rsid w:val="00664239"/>
    <w:rsid w:val="00664536"/>
    <w:rsid w:val="00664E2C"/>
    <w:rsid w:val="00665659"/>
    <w:rsid w:val="00665E52"/>
    <w:rsid w:val="006663C0"/>
    <w:rsid w:val="00666441"/>
    <w:rsid w:val="006673E0"/>
    <w:rsid w:val="006674F5"/>
    <w:rsid w:val="0066790C"/>
    <w:rsid w:val="006679E8"/>
    <w:rsid w:val="00667DEA"/>
    <w:rsid w:val="00667E8E"/>
    <w:rsid w:val="00671670"/>
    <w:rsid w:val="00671897"/>
    <w:rsid w:val="00671C4D"/>
    <w:rsid w:val="006721DC"/>
    <w:rsid w:val="00672EBB"/>
    <w:rsid w:val="006739AB"/>
    <w:rsid w:val="00673C7C"/>
    <w:rsid w:val="00673F73"/>
    <w:rsid w:val="006748C1"/>
    <w:rsid w:val="00675762"/>
    <w:rsid w:val="00675E14"/>
    <w:rsid w:val="00676469"/>
    <w:rsid w:val="0067779A"/>
    <w:rsid w:val="00677865"/>
    <w:rsid w:val="0068010C"/>
    <w:rsid w:val="006811E4"/>
    <w:rsid w:val="00681482"/>
    <w:rsid w:val="00681639"/>
    <w:rsid w:val="0068292A"/>
    <w:rsid w:val="00682BD3"/>
    <w:rsid w:val="00682F66"/>
    <w:rsid w:val="006830A4"/>
    <w:rsid w:val="006833B9"/>
    <w:rsid w:val="0068349B"/>
    <w:rsid w:val="00684C69"/>
    <w:rsid w:val="00684EAC"/>
    <w:rsid w:val="00685F75"/>
    <w:rsid w:val="0068654B"/>
    <w:rsid w:val="00686598"/>
    <w:rsid w:val="006868E4"/>
    <w:rsid w:val="006871A1"/>
    <w:rsid w:val="006874AA"/>
    <w:rsid w:val="006877FB"/>
    <w:rsid w:val="0069090C"/>
    <w:rsid w:val="00692BF7"/>
    <w:rsid w:val="00692F5E"/>
    <w:rsid w:val="0069306F"/>
    <w:rsid w:val="00694D57"/>
    <w:rsid w:val="00695F54"/>
    <w:rsid w:val="006968B9"/>
    <w:rsid w:val="006974A7"/>
    <w:rsid w:val="006979D1"/>
    <w:rsid w:val="006A042B"/>
    <w:rsid w:val="006A08FD"/>
    <w:rsid w:val="006A0CB0"/>
    <w:rsid w:val="006A125B"/>
    <w:rsid w:val="006A1E80"/>
    <w:rsid w:val="006A1F4C"/>
    <w:rsid w:val="006A285C"/>
    <w:rsid w:val="006A29D5"/>
    <w:rsid w:val="006A3DA3"/>
    <w:rsid w:val="006A3F92"/>
    <w:rsid w:val="006A4829"/>
    <w:rsid w:val="006A4B66"/>
    <w:rsid w:val="006A65A4"/>
    <w:rsid w:val="006A6C99"/>
    <w:rsid w:val="006A6E95"/>
    <w:rsid w:val="006A7168"/>
    <w:rsid w:val="006A77D4"/>
    <w:rsid w:val="006A79EA"/>
    <w:rsid w:val="006B0331"/>
    <w:rsid w:val="006B1AAB"/>
    <w:rsid w:val="006B1BBD"/>
    <w:rsid w:val="006B2DA0"/>
    <w:rsid w:val="006B4CA6"/>
    <w:rsid w:val="006B56EE"/>
    <w:rsid w:val="006B5B6A"/>
    <w:rsid w:val="006B5BC3"/>
    <w:rsid w:val="006B66AD"/>
    <w:rsid w:val="006B76FF"/>
    <w:rsid w:val="006B7B30"/>
    <w:rsid w:val="006C0326"/>
    <w:rsid w:val="006C176C"/>
    <w:rsid w:val="006C1CAC"/>
    <w:rsid w:val="006C4356"/>
    <w:rsid w:val="006D046F"/>
    <w:rsid w:val="006D0FE4"/>
    <w:rsid w:val="006D1A6F"/>
    <w:rsid w:val="006D1FCC"/>
    <w:rsid w:val="006D2B50"/>
    <w:rsid w:val="006D2F83"/>
    <w:rsid w:val="006D31FD"/>
    <w:rsid w:val="006D36D0"/>
    <w:rsid w:val="006D36E2"/>
    <w:rsid w:val="006D3AB9"/>
    <w:rsid w:val="006D42D5"/>
    <w:rsid w:val="006D461A"/>
    <w:rsid w:val="006D4E94"/>
    <w:rsid w:val="006D5973"/>
    <w:rsid w:val="006D5CF6"/>
    <w:rsid w:val="006D5E6A"/>
    <w:rsid w:val="006D6020"/>
    <w:rsid w:val="006D606C"/>
    <w:rsid w:val="006D6395"/>
    <w:rsid w:val="006D63EB"/>
    <w:rsid w:val="006D7245"/>
    <w:rsid w:val="006D7567"/>
    <w:rsid w:val="006E0234"/>
    <w:rsid w:val="006E17FA"/>
    <w:rsid w:val="006E1EFE"/>
    <w:rsid w:val="006E2F3A"/>
    <w:rsid w:val="006E34E2"/>
    <w:rsid w:val="006E35A2"/>
    <w:rsid w:val="006E3EA5"/>
    <w:rsid w:val="006E42D5"/>
    <w:rsid w:val="006E5872"/>
    <w:rsid w:val="006E5B1F"/>
    <w:rsid w:val="006E7396"/>
    <w:rsid w:val="006E795A"/>
    <w:rsid w:val="006F0078"/>
    <w:rsid w:val="006F140F"/>
    <w:rsid w:val="006F1922"/>
    <w:rsid w:val="006F275B"/>
    <w:rsid w:val="006F3681"/>
    <w:rsid w:val="006F37CD"/>
    <w:rsid w:val="006F4720"/>
    <w:rsid w:val="006F4E92"/>
    <w:rsid w:val="006F57A4"/>
    <w:rsid w:val="006F7CD3"/>
    <w:rsid w:val="00700351"/>
    <w:rsid w:val="0070093C"/>
    <w:rsid w:val="00702323"/>
    <w:rsid w:val="007036A2"/>
    <w:rsid w:val="00704136"/>
    <w:rsid w:val="007042C7"/>
    <w:rsid w:val="00704EB6"/>
    <w:rsid w:val="0070703D"/>
    <w:rsid w:val="00707BE3"/>
    <w:rsid w:val="00710A73"/>
    <w:rsid w:val="007110D5"/>
    <w:rsid w:val="00711BF8"/>
    <w:rsid w:val="0071249D"/>
    <w:rsid w:val="007127FB"/>
    <w:rsid w:val="00713C25"/>
    <w:rsid w:val="0071469B"/>
    <w:rsid w:val="00714C12"/>
    <w:rsid w:val="00715D48"/>
    <w:rsid w:val="00715EC2"/>
    <w:rsid w:val="007163E2"/>
    <w:rsid w:val="00716700"/>
    <w:rsid w:val="00716C32"/>
    <w:rsid w:val="0071706F"/>
    <w:rsid w:val="007174C0"/>
    <w:rsid w:val="007205E9"/>
    <w:rsid w:val="00722517"/>
    <w:rsid w:val="0072300E"/>
    <w:rsid w:val="00723512"/>
    <w:rsid w:val="00723E25"/>
    <w:rsid w:val="00723F5B"/>
    <w:rsid w:val="0072405F"/>
    <w:rsid w:val="007245D7"/>
    <w:rsid w:val="00724629"/>
    <w:rsid w:val="00724FCB"/>
    <w:rsid w:val="00725B90"/>
    <w:rsid w:val="00725C2F"/>
    <w:rsid w:val="00725EDF"/>
    <w:rsid w:val="00726DDD"/>
    <w:rsid w:val="00730102"/>
    <w:rsid w:val="00730143"/>
    <w:rsid w:val="00730A56"/>
    <w:rsid w:val="00731F5F"/>
    <w:rsid w:val="00732879"/>
    <w:rsid w:val="00732EB8"/>
    <w:rsid w:val="007336F1"/>
    <w:rsid w:val="00733912"/>
    <w:rsid w:val="00733D52"/>
    <w:rsid w:val="007344D4"/>
    <w:rsid w:val="00735ECC"/>
    <w:rsid w:val="00736499"/>
    <w:rsid w:val="00740620"/>
    <w:rsid w:val="00740ABC"/>
    <w:rsid w:val="007414C2"/>
    <w:rsid w:val="007415BB"/>
    <w:rsid w:val="00743CE3"/>
    <w:rsid w:val="00745323"/>
    <w:rsid w:val="00745352"/>
    <w:rsid w:val="00745D8D"/>
    <w:rsid w:val="00745E35"/>
    <w:rsid w:val="0074781E"/>
    <w:rsid w:val="00750082"/>
    <w:rsid w:val="007501FA"/>
    <w:rsid w:val="00750DF2"/>
    <w:rsid w:val="00751217"/>
    <w:rsid w:val="0075217F"/>
    <w:rsid w:val="00752630"/>
    <w:rsid w:val="007528E1"/>
    <w:rsid w:val="007547F7"/>
    <w:rsid w:val="00754A7B"/>
    <w:rsid w:val="00754D07"/>
    <w:rsid w:val="00755169"/>
    <w:rsid w:val="0075575B"/>
    <w:rsid w:val="00755781"/>
    <w:rsid w:val="00755B67"/>
    <w:rsid w:val="007563EB"/>
    <w:rsid w:val="00757B57"/>
    <w:rsid w:val="00757DE4"/>
    <w:rsid w:val="007607DF"/>
    <w:rsid w:val="0076144C"/>
    <w:rsid w:val="00761D8A"/>
    <w:rsid w:val="00761E8A"/>
    <w:rsid w:val="00762F33"/>
    <w:rsid w:val="007630FD"/>
    <w:rsid w:val="007636D3"/>
    <w:rsid w:val="007639A6"/>
    <w:rsid w:val="00763D1D"/>
    <w:rsid w:val="00764585"/>
    <w:rsid w:val="00764FF5"/>
    <w:rsid w:val="007652AD"/>
    <w:rsid w:val="00767D37"/>
    <w:rsid w:val="0077006B"/>
    <w:rsid w:val="00770743"/>
    <w:rsid w:val="00771C9F"/>
    <w:rsid w:val="00771F71"/>
    <w:rsid w:val="0077267E"/>
    <w:rsid w:val="00772E3F"/>
    <w:rsid w:val="00773FE7"/>
    <w:rsid w:val="007744AE"/>
    <w:rsid w:val="00774EF5"/>
    <w:rsid w:val="007778B0"/>
    <w:rsid w:val="007808B7"/>
    <w:rsid w:val="00781099"/>
    <w:rsid w:val="007812C8"/>
    <w:rsid w:val="00781781"/>
    <w:rsid w:val="00781F96"/>
    <w:rsid w:val="00782103"/>
    <w:rsid w:val="00783655"/>
    <w:rsid w:val="007836BD"/>
    <w:rsid w:val="00784420"/>
    <w:rsid w:val="0078455B"/>
    <w:rsid w:val="00786475"/>
    <w:rsid w:val="00786570"/>
    <w:rsid w:val="00786D3C"/>
    <w:rsid w:val="007870A6"/>
    <w:rsid w:val="00787E6E"/>
    <w:rsid w:val="00790E60"/>
    <w:rsid w:val="0079163C"/>
    <w:rsid w:val="0079335A"/>
    <w:rsid w:val="0079344D"/>
    <w:rsid w:val="00793685"/>
    <w:rsid w:val="00796270"/>
    <w:rsid w:val="00797ECD"/>
    <w:rsid w:val="00797FA2"/>
    <w:rsid w:val="007A0246"/>
    <w:rsid w:val="007A12F0"/>
    <w:rsid w:val="007A21E0"/>
    <w:rsid w:val="007A2280"/>
    <w:rsid w:val="007A3FFA"/>
    <w:rsid w:val="007A402D"/>
    <w:rsid w:val="007A44D5"/>
    <w:rsid w:val="007A4832"/>
    <w:rsid w:val="007A4DE9"/>
    <w:rsid w:val="007A51B4"/>
    <w:rsid w:val="007A5AB8"/>
    <w:rsid w:val="007A64D1"/>
    <w:rsid w:val="007A6B9A"/>
    <w:rsid w:val="007A765E"/>
    <w:rsid w:val="007A7822"/>
    <w:rsid w:val="007A7E47"/>
    <w:rsid w:val="007B191D"/>
    <w:rsid w:val="007B1FDE"/>
    <w:rsid w:val="007B2715"/>
    <w:rsid w:val="007B2DC3"/>
    <w:rsid w:val="007B2E67"/>
    <w:rsid w:val="007B2EB7"/>
    <w:rsid w:val="007B30C3"/>
    <w:rsid w:val="007B31FB"/>
    <w:rsid w:val="007B39F8"/>
    <w:rsid w:val="007B3B4D"/>
    <w:rsid w:val="007B40FF"/>
    <w:rsid w:val="007B5B8B"/>
    <w:rsid w:val="007B656D"/>
    <w:rsid w:val="007B6AA8"/>
    <w:rsid w:val="007B6CBC"/>
    <w:rsid w:val="007B74FC"/>
    <w:rsid w:val="007B7E28"/>
    <w:rsid w:val="007C0AB3"/>
    <w:rsid w:val="007C0DBE"/>
    <w:rsid w:val="007C15A7"/>
    <w:rsid w:val="007C2193"/>
    <w:rsid w:val="007C221D"/>
    <w:rsid w:val="007C2245"/>
    <w:rsid w:val="007C22AA"/>
    <w:rsid w:val="007C274A"/>
    <w:rsid w:val="007C2F70"/>
    <w:rsid w:val="007C3739"/>
    <w:rsid w:val="007C42E2"/>
    <w:rsid w:val="007C43B5"/>
    <w:rsid w:val="007C4F4A"/>
    <w:rsid w:val="007C560B"/>
    <w:rsid w:val="007C7295"/>
    <w:rsid w:val="007C74CF"/>
    <w:rsid w:val="007C77E5"/>
    <w:rsid w:val="007D0590"/>
    <w:rsid w:val="007D1BBC"/>
    <w:rsid w:val="007D2074"/>
    <w:rsid w:val="007D3F7D"/>
    <w:rsid w:val="007D44FE"/>
    <w:rsid w:val="007D4B29"/>
    <w:rsid w:val="007D5E0F"/>
    <w:rsid w:val="007D5ECF"/>
    <w:rsid w:val="007D5EE3"/>
    <w:rsid w:val="007D6C2A"/>
    <w:rsid w:val="007D6F5B"/>
    <w:rsid w:val="007E137B"/>
    <w:rsid w:val="007E1994"/>
    <w:rsid w:val="007E1E06"/>
    <w:rsid w:val="007E24D7"/>
    <w:rsid w:val="007E4081"/>
    <w:rsid w:val="007E4E62"/>
    <w:rsid w:val="007E5516"/>
    <w:rsid w:val="007E5D4F"/>
    <w:rsid w:val="007E604D"/>
    <w:rsid w:val="007E63BA"/>
    <w:rsid w:val="007F0639"/>
    <w:rsid w:val="007F076E"/>
    <w:rsid w:val="007F1166"/>
    <w:rsid w:val="007F3C36"/>
    <w:rsid w:val="007F3CE5"/>
    <w:rsid w:val="007F401A"/>
    <w:rsid w:val="007F42ED"/>
    <w:rsid w:val="007F464B"/>
    <w:rsid w:val="007F5103"/>
    <w:rsid w:val="007F5E79"/>
    <w:rsid w:val="007F6D03"/>
    <w:rsid w:val="00801D58"/>
    <w:rsid w:val="0080205C"/>
    <w:rsid w:val="008026B4"/>
    <w:rsid w:val="00802872"/>
    <w:rsid w:val="0080344F"/>
    <w:rsid w:val="0080368F"/>
    <w:rsid w:val="00803FD0"/>
    <w:rsid w:val="0080403E"/>
    <w:rsid w:val="00804730"/>
    <w:rsid w:val="00806358"/>
    <w:rsid w:val="00806D40"/>
    <w:rsid w:val="00807530"/>
    <w:rsid w:val="008077D4"/>
    <w:rsid w:val="008079F4"/>
    <w:rsid w:val="00807E70"/>
    <w:rsid w:val="00810C16"/>
    <w:rsid w:val="00811103"/>
    <w:rsid w:val="0081169B"/>
    <w:rsid w:val="008120D7"/>
    <w:rsid w:val="0081255A"/>
    <w:rsid w:val="0081261C"/>
    <w:rsid w:val="00812887"/>
    <w:rsid w:val="00812A75"/>
    <w:rsid w:val="00812BCB"/>
    <w:rsid w:val="008131FF"/>
    <w:rsid w:val="008137A9"/>
    <w:rsid w:val="008138B3"/>
    <w:rsid w:val="00813F91"/>
    <w:rsid w:val="00814FA4"/>
    <w:rsid w:val="008151A6"/>
    <w:rsid w:val="008158FB"/>
    <w:rsid w:val="008161CD"/>
    <w:rsid w:val="008163DF"/>
    <w:rsid w:val="008171E3"/>
    <w:rsid w:val="00817FDF"/>
    <w:rsid w:val="00820B94"/>
    <w:rsid w:val="00820E28"/>
    <w:rsid w:val="00821AF0"/>
    <w:rsid w:val="00821F3F"/>
    <w:rsid w:val="00822C5F"/>
    <w:rsid w:val="0082353D"/>
    <w:rsid w:val="00823B4A"/>
    <w:rsid w:val="0082412D"/>
    <w:rsid w:val="00825367"/>
    <w:rsid w:val="00825B73"/>
    <w:rsid w:val="00827136"/>
    <w:rsid w:val="00827496"/>
    <w:rsid w:val="00831225"/>
    <w:rsid w:val="00831AEF"/>
    <w:rsid w:val="0083271A"/>
    <w:rsid w:val="008330DF"/>
    <w:rsid w:val="00833F03"/>
    <w:rsid w:val="00834B8A"/>
    <w:rsid w:val="00834CFA"/>
    <w:rsid w:val="00834F5F"/>
    <w:rsid w:val="0083570A"/>
    <w:rsid w:val="008358DB"/>
    <w:rsid w:val="0083663D"/>
    <w:rsid w:val="00837B67"/>
    <w:rsid w:val="00837D12"/>
    <w:rsid w:val="00837F0E"/>
    <w:rsid w:val="00837FD0"/>
    <w:rsid w:val="00840593"/>
    <w:rsid w:val="00840889"/>
    <w:rsid w:val="00840AA9"/>
    <w:rsid w:val="00841150"/>
    <w:rsid w:val="008425D4"/>
    <w:rsid w:val="00842654"/>
    <w:rsid w:val="00842ED9"/>
    <w:rsid w:val="00843048"/>
    <w:rsid w:val="00843072"/>
    <w:rsid w:val="0084315E"/>
    <w:rsid w:val="00843B12"/>
    <w:rsid w:val="00844496"/>
    <w:rsid w:val="008446B0"/>
    <w:rsid w:val="00844B73"/>
    <w:rsid w:val="00845094"/>
    <w:rsid w:val="00845A66"/>
    <w:rsid w:val="00850030"/>
    <w:rsid w:val="00850A62"/>
    <w:rsid w:val="00850B5A"/>
    <w:rsid w:val="00850C5F"/>
    <w:rsid w:val="00850D5C"/>
    <w:rsid w:val="00850DA3"/>
    <w:rsid w:val="008513A3"/>
    <w:rsid w:val="008515C9"/>
    <w:rsid w:val="00851C5B"/>
    <w:rsid w:val="00852CEC"/>
    <w:rsid w:val="008540C6"/>
    <w:rsid w:val="008546ED"/>
    <w:rsid w:val="00854E56"/>
    <w:rsid w:val="00856B19"/>
    <w:rsid w:val="00856BB5"/>
    <w:rsid w:val="00856C27"/>
    <w:rsid w:val="008574CF"/>
    <w:rsid w:val="00857FA0"/>
    <w:rsid w:val="008600F7"/>
    <w:rsid w:val="00860DF5"/>
    <w:rsid w:val="00860F28"/>
    <w:rsid w:val="008627C1"/>
    <w:rsid w:val="008647B4"/>
    <w:rsid w:val="00865687"/>
    <w:rsid w:val="008657A6"/>
    <w:rsid w:val="00867556"/>
    <w:rsid w:val="008703CF"/>
    <w:rsid w:val="00870EB5"/>
    <w:rsid w:val="00873D70"/>
    <w:rsid w:val="00874007"/>
    <w:rsid w:val="00874B9A"/>
    <w:rsid w:val="00875E48"/>
    <w:rsid w:val="0087655F"/>
    <w:rsid w:val="008765AB"/>
    <w:rsid w:val="00876B32"/>
    <w:rsid w:val="008770C5"/>
    <w:rsid w:val="008779EC"/>
    <w:rsid w:val="00877AA5"/>
    <w:rsid w:val="00880BF5"/>
    <w:rsid w:val="00880D72"/>
    <w:rsid w:val="00882044"/>
    <w:rsid w:val="00882FE2"/>
    <w:rsid w:val="008837C5"/>
    <w:rsid w:val="0088406D"/>
    <w:rsid w:val="008852EC"/>
    <w:rsid w:val="00885812"/>
    <w:rsid w:val="00885CEC"/>
    <w:rsid w:val="0088672B"/>
    <w:rsid w:val="00886F4A"/>
    <w:rsid w:val="008873A7"/>
    <w:rsid w:val="00887A7D"/>
    <w:rsid w:val="008908F2"/>
    <w:rsid w:val="008916FA"/>
    <w:rsid w:val="008919EF"/>
    <w:rsid w:val="00891BEC"/>
    <w:rsid w:val="0089208E"/>
    <w:rsid w:val="008927F1"/>
    <w:rsid w:val="0089301B"/>
    <w:rsid w:val="0089321F"/>
    <w:rsid w:val="00895139"/>
    <w:rsid w:val="00895E87"/>
    <w:rsid w:val="0089635F"/>
    <w:rsid w:val="00897268"/>
    <w:rsid w:val="00897BA3"/>
    <w:rsid w:val="008A03B8"/>
    <w:rsid w:val="008A1A32"/>
    <w:rsid w:val="008A2D63"/>
    <w:rsid w:val="008A2DC5"/>
    <w:rsid w:val="008A48DB"/>
    <w:rsid w:val="008A5C15"/>
    <w:rsid w:val="008A5C4B"/>
    <w:rsid w:val="008A7A82"/>
    <w:rsid w:val="008B01E4"/>
    <w:rsid w:val="008B08DA"/>
    <w:rsid w:val="008B186E"/>
    <w:rsid w:val="008B289E"/>
    <w:rsid w:val="008B3419"/>
    <w:rsid w:val="008B4242"/>
    <w:rsid w:val="008B4D36"/>
    <w:rsid w:val="008B4E5C"/>
    <w:rsid w:val="008B591F"/>
    <w:rsid w:val="008B5D63"/>
    <w:rsid w:val="008B78B6"/>
    <w:rsid w:val="008B7BBD"/>
    <w:rsid w:val="008C0197"/>
    <w:rsid w:val="008C0A18"/>
    <w:rsid w:val="008C1AD7"/>
    <w:rsid w:val="008C2582"/>
    <w:rsid w:val="008C3179"/>
    <w:rsid w:val="008C3667"/>
    <w:rsid w:val="008C37D7"/>
    <w:rsid w:val="008C389C"/>
    <w:rsid w:val="008C3C00"/>
    <w:rsid w:val="008C3D9C"/>
    <w:rsid w:val="008C4096"/>
    <w:rsid w:val="008C4EAC"/>
    <w:rsid w:val="008C5091"/>
    <w:rsid w:val="008C542F"/>
    <w:rsid w:val="008C7DA7"/>
    <w:rsid w:val="008D1068"/>
    <w:rsid w:val="008D1D2B"/>
    <w:rsid w:val="008D284A"/>
    <w:rsid w:val="008D2E37"/>
    <w:rsid w:val="008D4FC7"/>
    <w:rsid w:val="008D52D0"/>
    <w:rsid w:val="008D5BD3"/>
    <w:rsid w:val="008D5D32"/>
    <w:rsid w:val="008D5FA5"/>
    <w:rsid w:val="008D6456"/>
    <w:rsid w:val="008D68AF"/>
    <w:rsid w:val="008D6E23"/>
    <w:rsid w:val="008E0155"/>
    <w:rsid w:val="008E11C6"/>
    <w:rsid w:val="008E197C"/>
    <w:rsid w:val="008E1CBE"/>
    <w:rsid w:val="008E1EFC"/>
    <w:rsid w:val="008E2D68"/>
    <w:rsid w:val="008E306C"/>
    <w:rsid w:val="008E311B"/>
    <w:rsid w:val="008E3690"/>
    <w:rsid w:val="008E396A"/>
    <w:rsid w:val="008E3A38"/>
    <w:rsid w:val="008F00CE"/>
    <w:rsid w:val="008F1669"/>
    <w:rsid w:val="008F1B52"/>
    <w:rsid w:val="008F2252"/>
    <w:rsid w:val="008F3809"/>
    <w:rsid w:val="008F3EF1"/>
    <w:rsid w:val="008F466E"/>
    <w:rsid w:val="008F4D3E"/>
    <w:rsid w:val="008F5967"/>
    <w:rsid w:val="008F5A03"/>
    <w:rsid w:val="008F7672"/>
    <w:rsid w:val="008F7C9B"/>
    <w:rsid w:val="0090155B"/>
    <w:rsid w:val="00901B26"/>
    <w:rsid w:val="00901DD7"/>
    <w:rsid w:val="0090255B"/>
    <w:rsid w:val="0090284E"/>
    <w:rsid w:val="00902CE7"/>
    <w:rsid w:val="009036F1"/>
    <w:rsid w:val="00903AEB"/>
    <w:rsid w:val="00903DEC"/>
    <w:rsid w:val="00904D05"/>
    <w:rsid w:val="00904D74"/>
    <w:rsid w:val="00905532"/>
    <w:rsid w:val="00907345"/>
    <w:rsid w:val="0090764D"/>
    <w:rsid w:val="00907659"/>
    <w:rsid w:val="00910333"/>
    <w:rsid w:val="009106C9"/>
    <w:rsid w:val="009109AD"/>
    <w:rsid w:val="00910A01"/>
    <w:rsid w:val="00911FCA"/>
    <w:rsid w:val="0091207B"/>
    <w:rsid w:val="009121A4"/>
    <w:rsid w:val="009129E4"/>
    <w:rsid w:val="009136F6"/>
    <w:rsid w:val="009141DF"/>
    <w:rsid w:val="009145E8"/>
    <w:rsid w:val="00915339"/>
    <w:rsid w:val="00915E00"/>
    <w:rsid w:val="009167FB"/>
    <w:rsid w:val="00920453"/>
    <w:rsid w:val="00920C46"/>
    <w:rsid w:val="00920DC4"/>
    <w:rsid w:val="00920E84"/>
    <w:rsid w:val="00921361"/>
    <w:rsid w:val="0092244C"/>
    <w:rsid w:val="009234E8"/>
    <w:rsid w:val="009234E9"/>
    <w:rsid w:val="0092385C"/>
    <w:rsid w:val="00923C22"/>
    <w:rsid w:val="00924901"/>
    <w:rsid w:val="00925B7D"/>
    <w:rsid w:val="00926E0B"/>
    <w:rsid w:val="009270AA"/>
    <w:rsid w:val="0092791A"/>
    <w:rsid w:val="00927B8D"/>
    <w:rsid w:val="0093010C"/>
    <w:rsid w:val="009308A9"/>
    <w:rsid w:val="0093144C"/>
    <w:rsid w:val="00931F2B"/>
    <w:rsid w:val="0093251A"/>
    <w:rsid w:val="00932B1A"/>
    <w:rsid w:val="009330F7"/>
    <w:rsid w:val="00933C36"/>
    <w:rsid w:val="00934E87"/>
    <w:rsid w:val="00936042"/>
    <w:rsid w:val="00936962"/>
    <w:rsid w:val="00936A0C"/>
    <w:rsid w:val="009371BB"/>
    <w:rsid w:val="009413CA"/>
    <w:rsid w:val="0094150C"/>
    <w:rsid w:val="00941635"/>
    <w:rsid w:val="0094173D"/>
    <w:rsid w:val="00942799"/>
    <w:rsid w:val="009429E5"/>
    <w:rsid w:val="00943A53"/>
    <w:rsid w:val="00943D81"/>
    <w:rsid w:val="00943F75"/>
    <w:rsid w:val="00944B69"/>
    <w:rsid w:val="00945765"/>
    <w:rsid w:val="00946A74"/>
    <w:rsid w:val="00946B9D"/>
    <w:rsid w:val="00947173"/>
    <w:rsid w:val="00951063"/>
    <w:rsid w:val="00951A28"/>
    <w:rsid w:val="00952C04"/>
    <w:rsid w:val="00954C2D"/>
    <w:rsid w:val="00954C80"/>
    <w:rsid w:val="00954D44"/>
    <w:rsid w:val="00955039"/>
    <w:rsid w:val="0095643E"/>
    <w:rsid w:val="00956AE0"/>
    <w:rsid w:val="0095750D"/>
    <w:rsid w:val="00957A8C"/>
    <w:rsid w:val="0096076B"/>
    <w:rsid w:val="00960AFD"/>
    <w:rsid w:val="00960B18"/>
    <w:rsid w:val="0096126D"/>
    <w:rsid w:val="009618FE"/>
    <w:rsid w:val="00962EDF"/>
    <w:rsid w:val="00963777"/>
    <w:rsid w:val="00964637"/>
    <w:rsid w:val="00964721"/>
    <w:rsid w:val="00964E7A"/>
    <w:rsid w:val="00964F36"/>
    <w:rsid w:val="0096519B"/>
    <w:rsid w:val="009675B4"/>
    <w:rsid w:val="00970515"/>
    <w:rsid w:val="00970F31"/>
    <w:rsid w:val="00971E32"/>
    <w:rsid w:val="009741EA"/>
    <w:rsid w:val="009747E5"/>
    <w:rsid w:val="00974A63"/>
    <w:rsid w:val="00974C7E"/>
    <w:rsid w:val="0097594A"/>
    <w:rsid w:val="0097686C"/>
    <w:rsid w:val="00977496"/>
    <w:rsid w:val="009776FB"/>
    <w:rsid w:val="00977B08"/>
    <w:rsid w:val="00977BB3"/>
    <w:rsid w:val="00977DFA"/>
    <w:rsid w:val="009806D1"/>
    <w:rsid w:val="00980990"/>
    <w:rsid w:val="00980C20"/>
    <w:rsid w:val="0098145D"/>
    <w:rsid w:val="009821FA"/>
    <w:rsid w:val="00982B59"/>
    <w:rsid w:val="0098344A"/>
    <w:rsid w:val="00983618"/>
    <w:rsid w:val="0098377B"/>
    <w:rsid w:val="0098410F"/>
    <w:rsid w:val="00984908"/>
    <w:rsid w:val="0098565E"/>
    <w:rsid w:val="009860D4"/>
    <w:rsid w:val="0098632D"/>
    <w:rsid w:val="009875A8"/>
    <w:rsid w:val="00987F45"/>
    <w:rsid w:val="00990276"/>
    <w:rsid w:val="009905FC"/>
    <w:rsid w:val="009928DF"/>
    <w:rsid w:val="00992F46"/>
    <w:rsid w:val="00993B82"/>
    <w:rsid w:val="00994E56"/>
    <w:rsid w:val="0099531D"/>
    <w:rsid w:val="00996D3C"/>
    <w:rsid w:val="009975B6"/>
    <w:rsid w:val="00997944"/>
    <w:rsid w:val="00997FD6"/>
    <w:rsid w:val="009A0730"/>
    <w:rsid w:val="009A086A"/>
    <w:rsid w:val="009A1087"/>
    <w:rsid w:val="009A2302"/>
    <w:rsid w:val="009A2B41"/>
    <w:rsid w:val="009A30D9"/>
    <w:rsid w:val="009A31DC"/>
    <w:rsid w:val="009A3313"/>
    <w:rsid w:val="009A37B4"/>
    <w:rsid w:val="009A48D7"/>
    <w:rsid w:val="009A5943"/>
    <w:rsid w:val="009A5F47"/>
    <w:rsid w:val="009A6221"/>
    <w:rsid w:val="009A6310"/>
    <w:rsid w:val="009A7B93"/>
    <w:rsid w:val="009A7C58"/>
    <w:rsid w:val="009B0FDA"/>
    <w:rsid w:val="009B10AB"/>
    <w:rsid w:val="009B1767"/>
    <w:rsid w:val="009B1EF5"/>
    <w:rsid w:val="009B2198"/>
    <w:rsid w:val="009B320C"/>
    <w:rsid w:val="009B5B6A"/>
    <w:rsid w:val="009B61B3"/>
    <w:rsid w:val="009B707F"/>
    <w:rsid w:val="009B7310"/>
    <w:rsid w:val="009B7500"/>
    <w:rsid w:val="009C1586"/>
    <w:rsid w:val="009C1DBA"/>
    <w:rsid w:val="009C1FA8"/>
    <w:rsid w:val="009C2EB8"/>
    <w:rsid w:val="009C312E"/>
    <w:rsid w:val="009C527C"/>
    <w:rsid w:val="009C5289"/>
    <w:rsid w:val="009C576A"/>
    <w:rsid w:val="009C59DB"/>
    <w:rsid w:val="009C73F5"/>
    <w:rsid w:val="009C7D91"/>
    <w:rsid w:val="009D01DB"/>
    <w:rsid w:val="009D0E58"/>
    <w:rsid w:val="009D1B53"/>
    <w:rsid w:val="009D42AE"/>
    <w:rsid w:val="009D45D5"/>
    <w:rsid w:val="009D46F2"/>
    <w:rsid w:val="009D4A8D"/>
    <w:rsid w:val="009D4FC1"/>
    <w:rsid w:val="009D513D"/>
    <w:rsid w:val="009D5568"/>
    <w:rsid w:val="009D57C4"/>
    <w:rsid w:val="009D5DAE"/>
    <w:rsid w:val="009D6671"/>
    <w:rsid w:val="009D760B"/>
    <w:rsid w:val="009D7FCD"/>
    <w:rsid w:val="009E031C"/>
    <w:rsid w:val="009E04B8"/>
    <w:rsid w:val="009E0A47"/>
    <w:rsid w:val="009E0D88"/>
    <w:rsid w:val="009E16D0"/>
    <w:rsid w:val="009E1A96"/>
    <w:rsid w:val="009E1CB6"/>
    <w:rsid w:val="009E29AD"/>
    <w:rsid w:val="009E3659"/>
    <w:rsid w:val="009E3669"/>
    <w:rsid w:val="009E39E4"/>
    <w:rsid w:val="009E5147"/>
    <w:rsid w:val="009E609A"/>
    <w:rsid w:val="009E706E"/>
    <w:rsid w:val="009E7B92"/>
    <w:rsid w:val="009F1707"/>
    <w:rsid w:val="009F1F0A"/>
    <w:rsid w:val="009F2437"/>
    <w:rsid w:val="009F2621"/>
    <w:rsid w:val="009F269F"/>
    <w:rsid w:val="009F29CA"/>
    <w:rsid w:val="009F322A"/>
    <w:rsid w:val="009F3972"/>
    <w:rsid w:val="009F3A2C"/>
    <w:rsid w:val="009F3B30"/>
    <w:rsid w:val="009F4F89"/>
    <w:rsid w:val="009F69A8"/>
    <w:rsid w:val="009F6BAB"/>
    <w:rsid w:val="009F76B7"/>
    <w:rsid w:val="00A0011D"/>
    <w:rsid w:val="00A00377"/>
    <w:rsid w:val="00A00D8A"/>
    <w:rsid w:val="00A02145"/>
    <w:rsid w:val="00A0222E"/>
    <w:rsid w:val="00A02685"/>
    <w:rsid w:val="00A026E2"/>
    <w:rsid w:val="00A047EF"/>
    <w:rsid w:val="00A05150"/>
    <w:rsid w:val="00A05B37"/>
    <w:rsid w:val="00A06A15"/>
    <w:rsid w:val="00A06A9C"/>
    <w:rsid w:val="00A06F58"/>
    <w:rsid w:val="00A07435"/>
    <w:rsid w:val="00A07A21"/>
    <w:rsid w:val="00A10313"/>
    <w:rsid w:val="00A1070F"/>
    <w:rsid w:val="00A10A5B"/>
    <w:rsid w:val="00A1165E"/>
    <w:rsid w:val="00A11BA7"/>
    <w:rsid w:val="00A11ECD"/>
    <w:rsid w:val="00A122C6"/>
    <w:rsid w:val="00A12603"/>
    <w:rsid w:val="00A1292E"/>
    <w:rsid w:val="00A12E4F"/>
    <w:rsid w:val="00A13829"/>
    <w:rsid w:val="00A13E28"/>
    <w:rsid w:val="00A13F6C"/>
    <w:rsid w:val="00A148C9"/>
    <w:rsid w:val="00A14998"/>
    <w:rsid w:val="00A14B7C"/>
    <w:rsid w:val="00A15787"/>
    <w:rsid w:val="00A15DEE"/>
    <w:rsid w:val="00A167BD"/>
    <w:rsid w:val="00A168DA"/>
    <w:rsid w:val="00A16954"/>
    <w:rsid w:val="00A16F7B"/>
    <w:rsid w:val="00A17190"/>
    <w:rsid w:val="00A17457"/>
    <w:rsid w:val="00A20215"/>
    <w:rsid w:val="00A20572"/>
    <w:rsid w:val="00A20B56"/>
    <w:rsid w:val="00A20D7D"/>
    <w:rsid w:val="00A21DEC"/>
    <w:rsid w:val="00A22855"/>
    <w:rsid w:val="00A22929"/>
    <w:rsid w:val="00A23444"/>
    <w:rsid w:val="00A24FB3"/>
    <w:rsid w:val="00A25138"/>
    <w:rsid w:val="00A253D7"/>
    <w:rsid w:val="00A256E6"/>
    <w:rsid w:val="00A25C2E"/>
    <w:rsid w:val="00A25C61"/>
    <w:rsid w:val="00A26739"/>
    <w:rsid w:val="00A267E3"/>
    <w:rsid w:val="00A269D4"/>
    <w:rsid w:val="00A26CBF"/>
    <w:rsid w:val="00A26DAC"/>
    <w:rsid w:val="00A276AB"/>
    <w:rsid w:val="00A27703"/>
    <w:rsid w:val="00A304C7"/>
    <w:rsid w:val="00A30840"/>
    <w:rsid w:val="00A30E64"/>
    <w:rsid w:val="00A31480"/>
    <w:rsid w:val="00A31A52"/>
    <w:rsid w:val="00A31EAE"/>
    <w:rsid w:val="00A3200A"/>
    <w:rsid w:val="00A32176"/>
    <w:rsid w:val="00A32598"/>
    <w:rsid w:val="00A326B1"/>
    <w:rsid w:val="00A32796"/>
    <w:rsid w:val="00A3350B"/>
    <w:rsid w:val="00A3382D"/>
    <w:rsid w:val="00A340F6"/>
    <w:rsid w:val="00A35BC6"/>
    <w:rsid w:val="00A35E20"/>
    <w:rsid w:val="00A36FAE"/>
    <w:rsid w:val="00A376B0"/>
    <w:rsid w:val="00A37CF7"/>
    <w:rsid w:val="00A40714"/>
    <w:rsid w:val="00A408E8"/>
    <w:rsid w:val="00A41030"/>
    <w:rsid w:val="00A41A02"/>
    <w:rsid w:val="00A4246C"/>
    <w:rsid w:val="00A42BFC"/>
    <w:rsid w:val="00A43729"/>
    <w:rsid w:val="00A4425A"/>
    <w:rsid w:val="00A44852"/>
    <w:rsid w:val="00A44FEB"/>
    <w:rsid w:val="00A4502A"/>
    <w:rsid w:val="00A45D49"/>
    <w:rsid w:val="00A467F4"/>
    <w:rsid w:val="00A509DA"/>
    <w:rsid w:val="00A50B8C"/>
    <w:rsid w:val="00A51133"/>
    <w:rsid w:val="00A5157D"/>
    <w:rsid w:val="00A51DBB"/>
    <w:rsid w:val="00A51FFD"/>
    <w:rsid w:val="00A5220C"/>
    <w:rsid w:val="00A5288B"/>
    <w:rsid w:val="00A533C9"/>
    <w:rsid w:val="00A53A64"/>
    <w:rsid w:val="00A54541"/>
    <w:rsid w:val="00A54680"/>
    <w:rsid w:val="00A54C07"/>
    <w:rsid w:val="00A552C5"/>
    <w:rsid w:val="00A5574E"/>
    <w:rsid w:val="00A55BAC"/>
    <w:rsid w:val="00A56917"/>
    <w:rsid w:val="00A5700D"/>
    <w:rsid w:val="00A57635"/>
    <w:rsid w:val="00A57C13"/>
    <w:rsid w:val="00A57D64"/>
    <w:rsid w:val="00A6024A"/>
    <w:rsid w:val="00A60963"/>
    <w:rsid w:val="00A611CD"/>
    <w:rsid w:val="00A61488"/>
    <w:rsid w:val="00A61E7B"/>
    <w:rsid w:val="00A6250F"/>
    <w:rsid w:val="00A6277D"/>
    <w:rsid w:val="00A63BCF"/>
    <w:rsid w:val="00A6499C"/>
    <w:rsid w:val="00A64A1F"/>
    <w:rsid w:val="00A64F81"/>
    <w:rsid w:val="00A651C3"/>
    <w:rsid w:val="00A66011"/>
    <w:rsid w:val="00A66E4B"/>
    <w:rsid w:val="00A67D24"/>
    <w:rsid w:val="00A701AB"/>
    <w:rsid w:val="00A70541"/>
    <w:rsid w:val="00A70597"/>
    <w:rsid w:val="00A70691"/>
    <w:rsid w:val="00A70809"/>
    <w:rsid w:val="00A718D6"/>
    <w:rsid w:val="00A71D7A"/>
    <w:rsid w:val="00A72295"/>
    <w:rsid w:val="00A73061"/>
    <w:rsid w:val="00A73FA2"/>
    <w:rsid w:val="00A74272"/>
    <w:rsid w:val="00A75E8D"/>
    <w:rsid w:val="00A764EA"/>
    <w:rsid w:val="00A7680F"/>
    <w:rsid w:val="00A76BD8"/>
    <w:rsid w:val="00A778E7"/>
    <w:rsid w:val="00A77D25"/>
    <w:rsid w:val="00A77EE6"/>
    <w:rsid w:val="00A80430"/>
    <w:rsid w:val="00A814FA"/>
    <w:rsid w:val="00A81518"/>
    <w:rsid w:val="00A820A5"/>
    <w:rsid w:val="00A837E5"/>
    <w:rsid w:val="00A83B38"/>
    <w:rsid w:val="00A843AB"/>
    <w:rsid w:val="00A84884"/>
    <w:rsid w:val="00A84B80"/>
    <w:rsid w:val="00A85630"/>
    <w:rsid w:val="00A85ADD"/>
    <w:rsid w:val="00A85BD8"/>
    <w:rsid w:val="00A85F52"/>
    <w:rsid w:val="00A8636D"/>
    <w:rsid w:val="00A86C11"/>
    <w:rsid w:val="00A87309"/>
    <w:rsid w:val="00A875C7"/>
    <w:rsid w:val="00A878B3"/>
    <w:rsid w:val="00A87A20"/>
    <w:rsid w:val="00A87C3A"/>
    <w:rsid w:val="00A904D4"/>
    <w:rsid w:val="00A90A17"/>
    <w:rsid w:val="00A90D97"/>
    <w:rsid w:val="00A91C16"/>
    <w:rsid w:val="00A93053"/>
    <w:rsid w:val="00A94B87"/>
    <w:rsid w:val="00A94D8B"/>
    <w:rsid w:val="00A94DC9"/>
    <w:rsid w:val="00A9583E"/>
    <w:rsid w:val="00A95FF5"/>
    <w:rsid w:val="00A96341"/>
    <w:rsid w:val="00A96EDB"/>
    <w:rsid w:val="00A97312"/>
    <w:rsid w:val="00A9758D"/>
    <w:rsid w:val="00A975C9"/>
    <w:rsid w:val="00AA0740"/>
    <w:rsid w:val="00AA1043"/>
    <w:rsid w:val="00AA1504"/>
    <w:rsid w:val="00AA167F"/>
    <w:rsid w:val="00AA1985"/>
    <w:rsid w:val="00AA1B11"/>
    <w:rsid w:val="00AA1F98"/>
    <w:rsid w:val="00AA225B"/>
    <w:rsid w:val="00AA3808"/>
    <w:rsid w:val="00AA44DA"/>
    <w:rsid w:val="00AA64F1"/>
    <w:rsid w:val="00AA669E"/>
    <w:rsid w:val="00AA6BC0"/>
    <w:rsid w:val="00AA75E2"/>
    <w:rsid w:val="00AA776A"/>
    <w:rsid w:val="00AA7D53"/>
    <w:rsid w:val="00AA7FC7"/>
    <w:rsid w:val="00AB074F"/>
    <w:rsid w:val="00AB155C"/>
    <w:rsid w:val="00AB1EFF"/>
    <w:rsid w:val="00AB4225"/>
    <w:rsid w:val="00AB4B61"/>
    <w:rsid w:val="00AB4BE1"/>
    <w:rsid w:val="00AB4D22"/>
    <w:rsid w:val="00AB5221"/>
    <w:rsid w:val="00AB573E"/>
    <w:rsid w:val="00AB5FD8"/>
    <w:rsid w:val="00AB608D"/>
    <w:rsid w:val="00AB6802"/>
    <w:rsid w:val="00AC0A1C"/>
    <w:rsid w:val="00AC12BF"/>
    <w:rsid w:val="00AC18B2"/>
    <w:rsid w:val="00AC25BF"/>
    <w:rsid w:val="00AC25C5"/>
    <w:rsid w:val="00AC2F03"/>
    <w:rsid w:val="00AC32B5"/>
    <w:rsid w:val="00AC450E"/>
    <w:rsid w:val="00AC4575"/>
    <w:rsid w:val="00AC510A"/>
    <w:rsid w:val="00AC5C32"/>
    <w:rsid w:val="00AC73A0"/>
    <w:rsid w:val="00AC7BC0"/>
    <w:rsid w:val="00AD0C6D"/>
    <w:rsid w:val="00AD2486"/>
    <w:rsid w:val="00AD2BE6"/>
    <w:rsid w:val="00AD31D6"/>
    <w:rsid w:val="00AD3207"/>
    <w:rsid w:val="00AD45A0"/>
    <w:rsid w:val="00AD4604"/>
    <w:rsid w:val="00AD52FE"/>
    <w:rsid w:val="00AD5770"/>
    <w:rsid w:val="00AD5FA6"/>
    <w:rsid w:val="00AE0968"/>
    <w:rsid w:val="00AE1FB3"/>
    <w:rsid w:val="00AE2DEE"/>
    <w:rsid w:val="00AE2E43"/>
    <w:rsid w:val="00AE43E1"/>
    <w:rsid w:val="00AE4B31"/>
    <w:rsid w:val="00AE5E96"/>
    <w:rsid w:val="00AE698D"/>
    <w:rsid w:val="00AE6A58"/>
    <w:rsid w:val="00AE6F8A"/>
    <w:rsid w:val="00AF054C"/>
    <w:rsid w:val="00AF0E7F"/>
    <w:rsid w:val="00AF0FEF"/>
    <w:rsid w:val="00AF1A1E"/>
    <w:rsid w:val="00AF1DE6"/>
    <w:rsid w:val="00AF21A5"/>
    <w:rsid w:val="00AF2766"/>
    <w:rsid w:val="00AF27CC"/>
    <w:rsid w:val="00AF2B3B"/>
    <w:rsid w:val="00AF3802"/>
    <w:rsid w:val="00AF45FF"/>
    <w:rsid w:val="00AF5517"/>
    <w:rsid w:val="00AF624C"/>
    <w:rsid w:val="00AF6C5C"/>
    <w:rsid w:val="00AF722F"/>
    <w:rsid w:val="00AF79F7"/>
    <w:rsid w:val="00AF7C51"/>
    <w:rsid w:val="00B005EC"/>
    <w:rsid w:val="00B00607"/>
    <w:rsid w:val="00B00872"/>
    <w:rsid w:val="00B01654"/>
    <w:rsid w:val="00B0182F"/>
    <w:rsid w:val="00B023E4"/>
    <w:rsid w:val="00B02D5C"/>
    <w:rsid w:val="00B035DF"/>
    <w:rsid w:val="00B039E7"/>
    <w:rsid w:val="00B03D05"/>
    <w:rsid w:val="00B04BC4"/>
    <w:rsid w:val="00B04C29"/>
    <w:rsid w:val="00B04EE9"/>
    <w:rsid w:val="00B05173"/>
    <w:rsid w:val="00B053D4"/>
    <w:rsid w:val="00B05A70"/>
    <w:rsid w:val="00B062CB"/>
    <w:rsid w:val="00B06824"/>
    <w:rsid w:val="00B06CD1"/>
    <w:rsid w:val="00B0700B"/>
    <w:rsid w:val="00B07FF4"/>
    <w:rsid w:val="00B104A0"/>
    <w:rsid w:val="00B10A57"/>
    <w:rsid w:val="00B10C5C"/>
    <w:rsid w:val="00B11CE9"/>
    <w:rsid w:val="00B11DDF"/>
    <w:rsid w:val="00B122F3"/>
    <w:rsid w:val="00B13816"/>
    <w:rsid w:val="00B13FD8"/>
    <w:rsid w:val="00B14AEC"/>
    <w:rsid w:val="00B14BCA"/>
    <w:rsid w:val="00B15045"/>
    <w:rsid w:val="00B16150"/>
    <w:rsid w:val="00B17CAE"/>
    <w:rsid w:val="00B205F4"/>
    <w:rsid w:val="00B21A07"/>
    <w:rsid w:val="00B21E94"/>
    <w:rsid w:val="00B22077"/>
    <w:rsid w:val="00B222C7"/>
    <w:rsid w:val="00B223B1"/>
    <w:rsid w:val="00B232E7"/>
    <w:rsid w:val="00B23416"/>
    <w:rsid w:val="00B23C25"/>
    <w:rsid w:val="00B24040"/>
    <w:rsid w:val="00B2492F"/>
    <w:rsid w:val="00B24E4E"/>
    <w:rsid w:val="00B254FE"/>
    <w:rsid w:val="00B26E56"/>
    <w:rsid w:val="00B270DF"/>
    <w:rsid w:val="00B2753C"/>
    <w:rsid w:val="00B27BFF"/>
    <w:rsid w:val="00B30C82"/>
    <w:rsid w:val="00B314B0"/>
    <w:rsid w:val="00B33C3B"/>
    <w:rsid w:val="00B3446F"/>
    <w:rsid w:val="00B346F4"/>
    <w:rsid w:val="00B35EF6"/>
    <w:rsid w:val="00B36073"/>
    <w:rsid w:val="00B36F68"/>
    <w:rsid w:val="00B37273"/>
    <w:rsid w:val="00B37B4A"/>
    <w:rsid w:val="00B40D3E"/>
    <w:rsid w:val="00B415AB"/>
    <w:rsid w:val="00B41FA1"/>
    <w:rsid w:val="00B42D85"/>
    <w:rsid w:val="00B43232"/>
    <w:rsid w:val="00B43501"/>
    <w:rsid w:val="00B4352E"/>
    <w:rsid w:val="00B43F99"/>
    <w:rsid w:val="00B440EF"/>
    <w:rsid w:val="00B44A33"/>
    <w:rsid w:val="00B4578B"/>
    <w:rsid w:val="00B45E2C"/>
    <w:rsid w:val="00B46C2F"/>
    <w:rsid w:val="00B475B6"/>
    <w:rsid w:val="00B500A1"/>
    <w:rsid w:val="00B512F8"/>
    <w:rsid w:val="00B52A44"/>
    <w:rsid w:val="00B52B46"/>
    <w:rsid w:val="00B53127"/>
    <w:rsid w:val="00B539AE"/>
    <w:rsid w:val="00B544DD"/>
    <w:rsid w:val="00B56069"/>
    <w:rsid w:val="00B56870"/>
    <w:rsid w:val="00B57202"/>
    <w:rsid w:val="00B57CC2"/>
    <w:rsid w:val="00B6022E"/>
    <w:rsid w:val="00B608AE"/>
    <w:rsid w:val="00B60A21"/>
    <w:rsid w:val="00B60ACB"/>
    <w:rsid w:val="00B60ED1"/>
    <w:rsid w:val="00B613EE"/>
    <w:rsid w:val="00B63BBE"/>
    <w:rsid w:val="00B65076"/>
    <w:rsid w:val="00B65AC1"/>
    <w:rsid w:val="00B65B7E"/>
    <w:rsid w:val="00B6612D"/>
    <w:rsid w:val="00B662A1"/>
    <w:rsid w:val="00B6731A"/>
    <w:rsid w:val="00B70D26"/>
    <w:rsid w:val="00B7167E"/>
    <w:rsid w:val="00B728DB"/>
    <w:rsid w:val="00B73B74"/>
    <w:rsid w:val="00B747A3"/>
    <w:rsid w:val="00B74C3E"/>
    <w:rsid w:val="00B7548F"/>
    <w:rsid w:val="00B76037"/>
    <w:rsid w:val="00B800F5"/>
    <w:rsid w:val="00B8080E"/>
    <w:rsid w:val="00B81037"/>
    <w:rsid w:val="00B8115F"/>
    <w:rsid w:val="00B81B71"/>
    <w:rsid w:val="00B83A9F"/>
    <w:rsid w:val="00B84275"/>
    <w:rsid w:val="00B84B59"/>
    <w:rsid w:val="00B84B9A"/>
    <w:rsid w:val="00B862E4"/>
    <w:rsid w:val="00B86823"/>
    <w:rsid w:val="00B869BA"/>
    <w:rsid w:val="00B86B4A"/>
    <w:rsid w:val="00B87BAA"/>
    <w:rsid w:val="00B902D5"/>
    <w:rsid w:val="00B90531"/>
    <w:rsid w:val="00B9069C"/>
    <w:rsid w:val="00B90712"/>
    <w:rsid w:val="00B9074C"/>
    <w:rsid w:val="00B919E8"/>
    <w:rsid w:val="00B91BE6"/>
    <w:rsid w:val="00B9369C"/>
    <w:rsid w:val="00B93C85"/>
    <w:rsid w:val="00B94DE3"/>
    <w:rsid w:val="00B950B4"/>
    <w:rsid w:val="00B959F2"/>
    <w:rsid w:val="00B95F1F"/>
    <w:rsid w:val="00B96419"/>
    <w:rsid w:val="00B969E9"/>
    <w:rsid w:val="00B9759E"/>
    <w:rsid w:val="00BA020D"/>
    <w:rsid w:val="00BA04AB"/>
    <w:rsid w:val="00BA0598"/>
    <w:rsid w:val="00BA08A0"/>
    <w:rsid w:val="00BA10D5"/>
    <w:rsid w:val="00BA1987"/>
    <w:rsid w:val="00BA1D05"/>
    <w:rsid w:val="00BA2B07"/>
    <w:rsid w:val="00BA3074"/>
    <w:rsid w:val="00BA31C0"/>
    <w:rsid w:val="00BA3EE9"/>
    <w:rsid w:val="00BA3EF6"/>
    <w:rsid w:val="00BA3FF4"/>
    <w:rsid w:val="00BA491A"/>
    <w:rsid w:val="00BA491B"/>
    <w:rsid w:val="00BA4CC4"/>
    <w:rsid w:val="00BA689F"/>
    <w:rsid w:val="00BA70D9"/>
    <w:rsid w:val="00BB0767"/>
    <w:rsid w:val="00BB0CEF"/>
    <w:rsid w:val="00BB0E13"/>
    <w:rsid w:val="00BB1E01"/>
    <w:rsid w:val="00BB20E9"/>
    <w:rsid w:val="00BB291C"/>
    <w:rsid w:val="00BB4D4A"/>
    <w:rsid w:val="00BB53B6"/>
    <w:rsid w:val="00BB628F"/>
    <w:rsid w:val="00BB664C"/>
    <w:rsid w:val="00BB67B5"/>
    <w:rsid w:val="00BB6C0E"/>
    <w:rsid w:val="00BB7063"/>
    <w:rsid w:val="00BB74EC"/>
    <w:rsid w:val="00BC02C7"/>
    <w:rsid w:val="00BC04B6"/>
    <w:rsid w:val="00BC155F"/>
    <w:rsid w:val="00BC2D65"/>
    <w:rsid w:val="00BC330D"/>
    <w:rsid w:val="00BC3675"/>
    <w:rsid w:val="00BC3B93"/>
    <w:rsid w:val="00BC3E5E"/>
    <w:rsid w:val="00BC463C"/>
    <w:rsid w:val="00BC4A4C"/>
    <w:rsid w:val="00BC4D50"/>
    <w:rsid w:val="00BC5C41"/>
    <w:rsid w:val="00BC64BE"/>
    <w:rsid w:val="00BC6F85"/>
    <w:rsid w:val="00BC710F"/>
    <w:rsid w:val="00BD0A06"/>
    <w:rsid w:val="00BD0D68"/>
    <w:rsid w:val="00BD0ED2"/>
    <w:rsid w:val="00BD1D7B"/>
    <w:rsid w:val="00BD30A6"/>
    <w:rsid w:val="00BD41C4"/>
    <w:rsid w:val="00BD4F0E"/>
    <w:rsid w:val="00BD50CF"/>
    <w:rsid w:val="00BD586F"/>
    <w:rsid w:val="00BD5FB8"/>
    <w:rsid w:val="00BD603C"/>
    <w:rsid w:val="00BD67B5"/>
    <w:rsid w:val="00BD772F"/>
    <w:rsid w:val="00BD7AB9"/>
    <w:rsid w:val="00BD7C7E"/>
    <w:rsid w:val="00BE09F0"/>
    <w:rsid w:val="00BE0CF4"/>
    <w:rsid w:val="00BE13B2"/>
    <w:rsid w:val="00BE3D55"/>
    <w:rsid w:val="00BE46AB"/>
    <w:rsid w:val="00BE5017"/>
    <w:rsid w:val="00BE583D"/>
    <w:rsid w:val="00BE5F59"/>
    <w:rsid w:val="00BE67BD"/>
    <w:rsid w:val="00BE6A41"/>
    <w:rsid w:val="00BE7582"/>
    <w:rsid w:val="00BE7707"/>
    <w:rsid w:val="00BE7ECF"/>
    <w:rsid w:val="00BF0B70"/>
    <w:rsid w:val="00BF178C"/>
    <w:rsid w:val="00BF17B0"/>
    <w:rsid w:val="00BF1894"/>
    <w:rsid w:val="00BF4468"/>
    <w:rsid w:val="00BF4613"/>
    <w:rsid w:val="00BF465E"/>
    <w:rsid w:val="00BF534A"/>
    <w:rsid w:val="00BF5962"/>
    <w:rsid w:val="00BF6BFA"/>
    <w:rsid w:val="00BF7D9F"/>
    <w:rsid w:val="00C00DD1"/>
    <w:rsid w:val="00C0155E"/>
    <w:rsid w:val="00C01634"/>
    <w:rsid w:val="00C020E6"/>
    <w:rsid w:val="00C03049"/>
    <w:rsid w:val="00C03E22"/>
    <w:rsid w:val="00C04508"/>
    <w:rsid w:val="00C05671"/>
    <w:rsid w:val="00C05D69"/>
    <w:rsid w:val="00C06BC2"/>
    <w:rsid w:val="00C07CB8"/>
    <w:rsid w:val="00C1026E"/>
    <w:rsid w:val="00C108B0"/>
    <w:rsid w:val="00C10E07"/>
    <w:rsid w:val="00C113EC"/>
    <w:rsid w:val="00C119DD"/>
    <w:rsid w:val="00C122D0"/>
    <w:rsid w:val="00C13592"/>
    <w:rsid w:val="00C147F9"/>
    <w:rsid w:val="00C15038"/>
    <w:rsid w:val="00C16789"/>
    <w:rsid w:val="00C16BC2"/>
    <w:rsid w:val="00C1714F"/>
    <w:rsid w:val="00C17256"/>
    <w:rsid w:val="00C17602"/>
    <w:rsid w:val="00C205C0"/>
    <w:rsid w:val="00C20BD2"/>
    <w:rsid w:val="00C21504"/>
    <w:rsid w:val="00C21756"/>
    <w:rsid w:val="00C225BE"/>
    <w:rsid w:val="00C230B3"/>
    <w:rsid w:val="00C23810"/>
    <w:rsid w:val="00C240C3"/>
    <w:rsid w:val="00C24449"/>
    <w:rsid w:val="00C24791"/>
    <w:rsid w:val="00C24B5F"/>
    <w:rsid w:val="00C24EBD"/>
    <w:rsid w:val="00C25E9D"/>
    <w:rsid w:val="00C260CD"/>
    <w:rsid w:val="00C26A39"/>
    <w:rsid w:val="00C26C4D"/>
    <w:rsid w:val="00C26EFD"/>
    <w:rsid w:val="00C3042A"/>
    <w:rsid w:val="00C3059F"/>
    <w:rsid w:val="00C30682"/>
    <w:rsid w:val="00C3070B"/>
    <w:rsid w:val="00C31098"/>
    <w:rsid w:val="00C31634"/>
    <w:rsid w:val="00C32744"/>
    <w:rsid w:val="00C335AA"/>
    <w:rsid w:val="00C34EE2"/>
    <w:rsid w:val="00C35B1B"/>
    <w:rsid w:val="00C36C77"/>
    <w:rsid w:val="00C36DD4"/>
    <w:rsid w:val="00C36F67"/>
    <w:rsid w:val="00C3720A"/>
    <w:rsid w:val="00C37BE9"/>
    <w:rsid w:val="00C40122"/>
    <w:rsid w:val="00C403C5"/>
    <w:rsid w:val="00C410E0"/>
    <w:rsid w:val="00C41BD1"/>
    <w:rsid w:val="00C41E56"/>
    <w:rsid w:val="00C4284E"/>
    <w:rsid w:val="00C42CF3"/>
    <w:rsid w:val="00C42E52"/>
    <w:rsid w:val="00C42FEA"/>
    <w:rsid w:val="00C4346B"/>
    <w:rsid w:val="00C44105"/>
    <w:rsid w:val="00C44255"/>
    <w:rsid w:val="00C4454E"/>
    <w:rsid w:val="00C44752"/>
    <w:rsid w:val="00C44D9F"/>
    <w:rsid w:val="00C4504F"/>
    <w:rsid w:val="00C452B5"/>
    <w:rsid w:val="00C45E98"/>
    <w:rsid w:val="00C47046"/>
    <w:rsid w:val="00C47E88"/>
    <w:rsid w:val="00C50548"/>
    <w:rsid w:val="00C505FB"/>
    <w:rsid w:val="00C51745"/>
    <w:rsid w:val="00C517AB"/>
    <w:rsid w:val="00C51A99"/>
    <w:rsid w:val="00C51E6E"/>
    <w:rsid w:val="00C51FE5"/>
    <w:rsid w:val="00C5222F"/>
    <w:rsid w:val="00C523F9"/>
    <w:rsid w:val="00C52F55"/>
    <w:rsid w:val="00C535AB"/>
    <w:rsid w:val="00C5408B"/>
    <w:rsid w:val="00C540B7"/>
    <w:rsid w:val="00C54E5A"/>
    <w:rsid w:val="00C54F4B"/>
    <w:rsid w:val="00C5567E"/>
    <w:rsid w:val="00C55D28"/>
    <w:rsid w:val="00C56129"/>
    <w:rsid w:val="00C5636B"/>
    <w:rsid w:val="00C56ACB"/>
    <w:rsid w:val="00C57543"/>
    <w:rsid w:val="00C57610"/>
    <w:rsid w:val="00C57E3C"/>
    <w:rsid w:val="00C602E1"/>
    <w:rsid w:val="00C607B4"/>
    <w:rsid w:val="00C613A0"/>
    <w:rsid w:val="00C61746"/>
    <w:rsid w:val="00C617A5"/>
    <w:rsid w:val="00C61EA2"/>
    <w:rsid w:val="00C6275E"/>
    <w:rsid w:val="00C62CE0"/>
    <w:rsid w:val="00C63A29"/>
    <w:rsid w:val="00C63CF5"/>
    <w:rsid w:val="00C64B0E"/>
    <w:rsid w:val="00C65344"/>
    <w:rsid w:val="00C66FB7"/>
    <w:rsid w:val="00C67B66"/>
    <w:rsid w:val="00C67D72"/>
    <w:rsid w:val="00C67F34"/>
    <w:rsid w:val="00C7015D"/>
    <w:rsid w:val="00C70AC0"/>
    <w:rsid w:val="00C70CFA"/>
    <w:rsid w:val="00C71511"/>
    <w:rsid w:val="00C71518"/>
    <w:rsid w:val="00C71E18"/>
    <w:rsid w:val="00C725DB"/>
    <w:rsid w:val="00C728FC"/>
    <w:rsid w:val="00C75594"/>
    <w:rsid w:val="00C764EB"/>
    <w:rsid w:val="00C76829"/>
    <w:rsid w:val="00C76C93"/>
    <w:rsid w:val="00C76E46"/>
    <w:rsid w:val="00C778DB"/>
    <w:rsid w:val="00C77D35"/>
    <w:rsid w:val="00C80142"/>
    <w:rsid w:val="00C80DB5"/>
    <w:rsid w:val="00C8102B"/>
    <w:rsid w:val="00C814D8"/>
    <w:rsid w:val="00C8152F"/>
    <w:rsid w:val="00C81859"/>
    <w:rsid w:val="00C81DBB"/>
    <w:rsid w:val="00C81DFF"/>
    <w:rsid w:val="00C826C4"/>
    <w:rsid w:val="00C82E99"/>
    <w:rsid w:val="00C83877"/>
    <w:rsid w:val="00C838C8"/>
    <w:rsid w:val="00C839B6"/>
    <w:rsid w:val="00C84E13"/>
    <w:rsid w:val="00C85588"/>
    <w:rsid w:val="00C86387"/>
    <w:rsid w:val="00C869DD"/>
    <w:rsid w:val="00C87797"/>
    <w:rsid w:val="00C9006D"/>
    <w:rsid w:val="00C9048A"/>
    <w:rsid w:val="00C9083D"/>
    <w:rsid w:val="00C90DA2"/>
    <w:rsid w:val="00C920A7"/>
    <w:rsid w:val="00C932E9"/>
    <w:rsid w:val="00C93752"/>
    <w:rsid w:val="00C93CDF"/>
    <w:rsid w:val="00C94168"/>
    <w:rsid w:val="00C96233"/>
    <w:rsid w:val="00C964D2"/>
    <w:rsid w:val="00C97FEC"/>
    <w:rsid w:val="00CA0358"/>
    <w:rsid w:val="00CA0E88"/>
    <w:rsid w:val="00CA0F47"/>
    <w:rsid w:val="00CA141E"/>
    <w:rsid w:val="00CA1921"/>
    <w:rsid w:val="00CA20D5"/>
    <w:rsid w:val="00CA2728"/>
    <w:rsid w:val="00CA2A6A"/>
    <w:rsid w:val="00CA3908"/>
    <w:rsid w:val="00CA4EFE"/>
    <w:rsid w:val="00CA501E"/>
    <w:rsid w:val="00CA6A21"/>
    <w:rsid w:val="00CA73E8"/>
    <w:rsid w:val="00CA78A1"/>
    <w:rsid w:val="00CA7BCA"/>
    <w:rsid w:val="00CA7D3B"/>
    <w:rsid w:val="00CB00DB"/>
    <w:rsid w:val="00CB135C"/>
    <w:rsid w:val="00CB161A"/>
    <w:rsid w:val="00CB2AA0"/>
    <w:rsid w:val="00CB33B1"/>
    <w:rsid w:val="00CB4244"/>
    <w:rsid w:val="00CB4418"/>
    <w:rsid w:val="00CB5911"/>
    <w:rsid w:val="00CB6887"/>
    <w:rsid w:val="00CB6B20"/>
    <w:rsid w:val="00CB6E83"/>
    <w:rsid w:val="00CB7283"/>
    <w:rsid w:val="00CB72D9"/>
    <w:rsid w:val="00CC03EB"/>
    <w:rsid w:val="00CC0D9D"/>
    <w:rsid w:val="00CC1046"/>
    <w:rsid w:val="00CC16D6"/>
    <w:rsid w:val="00CC2AD3"/>
    <w:rsid w:val="00CC4441"/>
    <w:rsid w:val="00CC494F"/>
    <w:rsid w:val="00CC4C0E"/>
    <w:rsid w:val="00CC4EF0"/>
    <w:rsid w:val="00CC5188"/>
    <w:rsid w:val="00CC5198"/>
    <w:rsid w:val="00CC5B7F"/>
    <w:rsid w:val="00CD110B"/>
    <w:rsid w:val="00CD1BD8"/>
    <w:rsid w:val="00CD334A"/>
    <w:rsid w:val="00CD3C8A"/>
    <w:rsid w:val="00CD40CA"/>
    <w:rsid w:val="00CD43A2"/>
    <w:rsid w:val="00CD48A0"/>
    <w:rsid w:val="00CD4CAB"/>
    <w:rsid w:val="00CD4D83"/>
    <w:rsid w:val="00CD4FCF"/>
    <w:rsid w:val="00CD6714"/>
    <w:rsid w:val="00CD7C3F"/>
    <w:rsid w:val="00CE05AD"/>
    <w:rsid w:val="00CE0C6F"/>
    <w:rsid w:val="00CE2E79"/>
    <w:rsid w:val="00CE37E7"/>
    <w:rsid w:val="00CE3963"/>
    <w:rsid w:val="00CE43E0"/>
    <w:rsid w:val="00CE48C0"/>
    <w:rsid w:val="00CE4ACE"/>
    <w:rsid w:val="00CE5AC7"/>
    <w:rsid w:val="00CE5D7C"/>
    <w:rsid w:val="00CE5E00"/>
    <w:rsid w:val="00CE6A1E"/>
    <w:rsid w:val="00CE707F"/>
    <w:rsid w:val="00CE7CCC"/>
    <w:rsid w:val="00CF28F9"/>
    <w:rsid w:val="00CF3C40"/>
    <w:rsid w:val="00CF3E1A"/>
    <w:rsid w:val="00CF4893"/>
    <w:rsid w:val="00CF4B02"/>
    <w:rsid w:val="00CF4D7B"/>
    <w:rsid w:val="00CF57F6"/>
    <w:rsid w:val="00CF580A"/>
    <w:rsid w:val="00CF64E9"/>
    <w:rsid w:val="00CF68C7"/>
    <w:rsid w:val="00CF7908"/>
    <w:rsid w:val="00D00317"/>
    <w:rsid w:val="00D0090A"/>
    <w:rsid w:val="00D00FCD"/>
    <w:rsid w:val="00D01769"/>
    <w:rsid w:val="00D0225D"/>
    <w:rsid w:val="00D02E07"/>
    <w:rsid w:val="00D038A0"/>
    <w:rsid w:val="00D038D4"/>
    <w:rsid w:val="00D04377"/>
    <w:rsid w:val="00D04E60"/>
    <w:rsid w:val="00D04F54"/>
    <w:rsid w:val="00D069DD"/>
    <w:rsid w:val="00D06C58"/>
    <w:rsid w:val="00D07723"/>
    <w:rsid w:val="00D101F8"/>
    <w:rsid w:val="00D10804"/>
    <w:rsid w:val="00D108E4"/>
    <w:rsid w:val="00D11806"/>
    <w:rsid w:val="00D1193F"/>
    <w:rsid w:val="00D11BAF"/>
    <w:rsid w:val="00D12E3D"/>
    <w:rsid w:val="00D133EA"/>
    <w:rsid w:val="00D14220"/>
    <w:rsid w:val="00D1453F"/>
    <w:rsid w:val="00D165ED"/>
    <w:rsid w:val="00D17620"/>
    <w:rsid w:val="00D179AB"/>
    <w:rsid w:val="00D20C7C"/>
    <w:rsid w:val="00D20CDD"/>
    <w:rsid w:val="00D21BFA"/>
    <w:rsid w:val="00D21E38"/>
    <w:rsid w:val="00D22351"/>
    <w:rsid w:val="00D22D21"/>
    <w:rsid w:val="00D23E77"/>
    <w:rsid w:val="00D242A9"/>
    <w:rsid w:val="00D242E6"/>
    <w:rsid w:val="00D244B9"/>
    <w:rsid w:val="00D24EE6"/>
    <w:rsid w:val="00D26264"/>
    <w:rsid w:val="00D263D2"/>
    <w:rsid w:val="00D264FA"/>
    <w:rsid w:val="00D26C7F"/>
    <w:rsid w:val="00D270FA"/>
    <w:rsid w:val="00D27596"/>
    <w:rsid w:val="00D275D8"/>
    <w:rsid w:val="00D27B3E"/>
    <w:rsid w:val="00D30221"/>
    <w:rsid w:val="00D31B02"/>
    <w:rsid w:val="00D31BC9"/>
    <w:rsid w:val="00D31DB8"/>
    <w:rsid w:val="00D31DC6"/>
    <w:rsid w:val="00D31E86"/>
    <w:rsid w:val="00D3237D"/>
    <w:rsid w:val="00D32950"/>
    <w:rsid w:val="00D32EA8"/>
    <w:rsid w:val="00D32F76"/>
    <w:rsid w:val="00D33028"/>
    <w:rsid w:val="00D3386B"/>
    <w:rsid w:val="00D33A00"/>
    <w:rsid w:val="00D33A89"/>
    <w:rsid w:val="00D341C3"/>
    <w:rsid w:val="00D37E19"/>
    <w:rsid w:val="00D42278"/>
    <w:rsid w:val="00D427B9"/>
    <w:rsid w:val="00D44037"/>
    <w:rsid w:val="00D44063"/>
    <w:rsid w:val="00D441E6"/>
    <w:rsid w:val="00D44DBA"/>
    <w:rsid w:val="00D45082"/>
    <w:rsid w:val="00D453CF"/>
    <w:rsid w:val="00D466A5"/>
    <w:rsid w:val="00D47060"/>
    <w:rsid w:val="00D473B7"/>
    <w:rsid w:val="00D47F23"/>
    <w:rsid w:val="00D5214E"/>
    <w:rsid w:val="00D55B36"/>
    <w:rsid w:val="00D55F4C"/>
    <w:rsid w:val="00D5656F"/>
    <w:rsid w:val="00D565E6"/>
    <w:rsid w:val="00D57856"/>
    <w:rsid w:val="00D60FDC"/>
    <w:rsid w:val="00D61DF5"/>
    <w:rsid w:val="00D6292D"/>
    <w:rsid w:val="00D646B8"/>
    <w:rsid w:val="00D64C91"/>
    <w:rsid w:val="00D65970"/>
    <w:rsid w:val="00D6699C"/>
    <w:rsid w:val="00D66C2A"/>
    <w:rsid w:val="00D66F9E"/>
    <w:rsid w:val="00D6713E"/>
    <w:rsid w:val="00D675F6"/>
    <w:rsid w:val="00D705E3"/>
    <w:rsid w:val="00D70668"/>
    <w:rsid w:val="00D71022"/>
    <w:rsid w:val="00D71461"/>
    <w:rsid w:val="00D71879"/>
    <w:rsid w:val="00D72D6F"/>
    <w:rsid w:val="00D73CAE"/>
    <w:rsid w:val="00D73E78"/>
    <w:rsid w:val="00D73F6F"/>
    <w:rsid w:val="00D75DCC"/>
    <w:rsid w:val="00D75E01"/>
    <w:rsid w:val="00D75E33"/>
    <w:rsid w:val="00D75ED5"/>
    <w:rsid w:val="00D75FFC"/>
    <w:rsid w:val="00D76B37"/>
    <w:rsid w:val="00D76B8F"/>
    <w:rsid w:val="00D76B9A"/>
    <w:rsid w:val="00D77029"/>
    <w:rsid w:val="00D77A8D"/>
    <w:rsid w:val="00D77B0E"/>
    <w:rsid w:val="00D801D3"/>
    <w:rsid w:val="00D807B9"/>
    <w:rsid w:val="00D80897"/>
    <w:rsid w:val="00D80932"/>
    <w:rsid w:val="00D80BBB"/>
    <w:rsid w:val="00D81DDA"/>
    <w:rsid w:val="00D828E6"/>
    <w:rsid w:val="00D82E1B"/>
    <w:rsid w:val="00D83249"/>
    <w:rsid w:val="00D83E32"/>
    <w:rsid w:val="00D83F89"/>
    <w:rsid w:val="00D846E1"/>
    <w:rsid w:val="00D85B77"/>
    <w:rsid w:val="00D85CE3"/>
    <w:rsid w:val="00D86EA2"/>
    <w:rsid w:val="00D87065"/>
    <w:rsid w:val="00D8760E"/>
    <w:rsid w:val="00D90FC9"/>
    <w:rsid w:val="00D91700"/>
    <w:rsid w:val="00D91912"/>
    <w:rsid w:val="00D91AC0"/>
    <w:rsid w:val="00D92ADE"/>
    <w:rsid w:val="00D93AC0"/>
    <w:rsid w:val="00D93B3B"/>
    <w:rsid w:val="00D94407"/>
    <w:rsid w:val="00D946D4"/>
    <w:rsid w:val="00D94AE9"/>
    <w:rsid w:val="00D9589D"/>
    <w:rsid w:val="00D95AFF"/>
    <w:rsid w:val="00D96103"/>
    <w:rsid w:val="00D96947"/>
    <w:rsid w:val="00D9698A"/>
    <w:rsid w:val="00D96A40"/>
    <w:rsid w:val="00D97179"/>
    <w:rsid w:val="00DA0D35"/>
    <w:rsid w:val="00DA0F56"/>
    <w:rsid w:val="00DA113C"/>
    <w:rsid w:val="00DA1284"/>
    <w:rsid w:val="00DA182A"/>
    <w:rsid w:val="00DA1B87"/>
    <w:rsid w:val="00DA2262"/>
    <w:rsid w:val="00DA32D2"/>
    <w:rsid w:val="00DA39A9"/>
    <w:rsid w:val="00DA3C1C"/>
    <w:rsid w:val="00DA555F"/>
    <w:rsid w:val="00DA6EAE"/>
    <w:rsid w:val="00DA7215"/>
    <w:rsid w:val="00DA7537"/>
    <w:rsid w:val="00DA7662"/>
    <w:rsid w:val="00DB052D"/>
    <w:rsid w:val="00DB0646"/>
    <w:rsid w:val="00DB0AAD"/>
    <w:rsid w:val="00DB1390"/>
    <w:rsid w:val="00DB16CF"/>
    <w:rsid w:val="00DB20E8"/>
    <w:rsid w:val="00DB2510"/>
    <w:rsid w:val="00DB369F"/>
    <w:rsid w:val="00DB3B9D"/>
    <w:rsid w:val="00DB3C86"/>
    <w:rsid w:val="00DB3D2B"/>
    <w:rsid w:val="00DB48FA"/>
    <w:rsid w:val="00DB4D9F"/>
    <w:rsid w:val="00DB5AD3"/>
    <w:rsid w:val="00DB61E2"/>
    <w:rsid w:val="00DB74BF"/>
    <w:rsid w:val="00DB7AA5"/>
    <w:rsid w:val="00DB7B88"/>
    <w:rsid w:val="00DC10B7"/>
    <w:rsid w:val="00DC1919"/>
    <w:rsid w:val="00DC1AB1"/>
    <w:rsid w:val="00DC1FEB"/>
    <w:rsid w:val="00DC3278"/>
    <w:rsid w:val="00DC3783"/>
    <w:rsid w:val="00DC5E7A"/>
    <w:rsid w:val="00DC6021"/>
    <w:rsid w:val="00DC7386"/>
    <w:rsid w:val="00DD00A2"/>
    <w:rsid w:val="00DD0712"/>
    <w:rsid w:val="00DD0C3B"/>
    <w:rsid w:val="00DD0F83"/>
    <w:rsid w:val="00DD12AD"/>
    <w:rsid w:val="00DD1F7A"/>
    <w:rsid w:val="00DD1F99"/>
    <w:rsid w:val="00DD24CF"/>
    <w:rsid w:val="00DD3016"/>
    <w:rsid w:val="00DD3518"/>
    <w:rsid w:val="00DD41B7"/>
    <w:rsid w:val="00DD4E02"/>
    <w:rsid w:val="00DD4FBE"/>
    <w:rsid w:val="00DD50C6"/>
    <w:rsid w:val="00DD57E0"/>
    <w:rsid w:val="00DD6E0D"/>
    <w:rsid w:val="00DD7F17"/>
    <w:rsid w:val="00DD7F9F"/>
    <w:rsid w:val="00DE06D1"/>
    <w:rsid w:val="00DE0D47"/>
    <w:rsid w:val="00DE1F50"/>
    <w:rsid w:val="00DE21D0"/>
    <w:rsid w:val="00DE3E45"/>
    <w:rsid w:val="00DE4490"/>
    <w:rsid w:val="00DE4678"/>
    <w:rsid w:val="00DE4703"/>
    <w:rsid w:val="00DE58FD"/>
    <w:rsid w:val="00DE6B75"/>
    <w:rsid w:val="00DE7E43"/>
    <w:rsid w:val="00DE7E8C"/>
    <w:rsid w:val="00DF024D"/>
    <w:rsid w:val="00DF09AF"/>
    <w:rsid w:val="00DF1531"/>
    <w:rsid w:val="00DF15E4"/>
    <w:rsid w:val="00DF1FF2"/>
    <w:rsid w:val="00DF22F4"/>
    <w:rsid w:val="00DF23A4"/>
    <w:rsid w:val="00DF39AC"/>
    <w:rsid w:val="00DF4D93"/>
    <w:rsid w:val="00DF5156"/>
    <w:rsid w:val="00DF616E"/>
    <w:rsid w:val="00DF6345"/>
    <w:rsid w:val="00DF70DF"/>
    <w:rsid w:val="00DF741F"/>
    <w:rsid w:val="00DF7925"/>
    <w:rsid w:val="00DF7D8B"/>
    <w:rsid w:val="00DF7D8D"/>
    <w:rsid w:val="00E0058E"/>
    <w:rsid w:val="00E01185"/>
    <w:rsid w:val="00E0120F"/>
    <w:rsid w:val="00E0199E"/>
    <w:rsid w:val="00E019CF"/>
    <w:rsid w:val="00E02B8E"/>
    <w:rsid w:val="00E02F8C"/>
    <w:rsid w:val="00E03067"/>
    <w:rsid w:val="00E039C2"/>
    <w:rsid w:val="00E03CED"/>
    <w:rsid w:val="00E041DA"/>
    <w:rsid w:val="00E047CF"/>
    <w:rsid w:val="00E04A6C"/>
    <w:rsid w:val="00E04D35"/>
    <w:rsid w:val="00E060C2"/>
    <w:rsid w:val="00E06AB0"/>
    <w:rsid w:val="00E07E75"/>
    <w:rsid w:val="00E100D5"/>
    <w:rsid w:val="00E1021B"/>
    <w:rsid w:val="00E1032B"/>
    <w:rsid w:val="00E107DE"/>
    <w:rsid w:val="00E112E9"/>
    <w:rsid w:val="00E113CB"/>
    <w:rsid w:val="00E116F0"/>
    <w:rsid w:val="00E11D7C"/>
    <w:rsid w:val="00E13044"/>
    <w:rsid w:val="00E13A55"/>
    <w:rsid w:val="00E14254"/>
    <w:rsid w:val="00E14B47"/>
    <w:rsid w:val="00E15403"/>
    <w:rsid w:val="00E17786"/>
    <w:rsid w:val="00E201D0"/>
    <w:rsid w:val="00E20D65"/>
    <w:rsid w:val="00E20EB9"/>
    <w:rsid w:val="00E21047"/>
    <w:rsid w:val="00E220DE"/>
    <w:rsid w:val="00E2228E"/>
    <w:rsid w:val="00E232BA"/>
    <w:rsid w:val="00E23580"/>
    <w:rsid w:val="00E23F48"/>
    <w:rsid w:val="00E245EE"/>
    <w:rsid w:val="00E24888"/>
    <w:rsid w:val="00E25809"/>
    <w:rsid w:val="00E25877"/>
    <w:rsid w:val="00E25B80"/>
    <w:rsid w:val="00E25E2C"/>
    <w:rsid w:val="00E267DD"/>
    <w:rsid w:val="00E26C07"/>
    <w:rsid w:val="00E26D95"/>
    <w:rsid w:val="00E26EA3"/>
    <w:rsid w:val="00E27705"/>
    <w:rsid w:val="00E309BC"/>
    <w:rsid w:val="00E31215"/>
    <w:rsid w:val="00E315AD"/>
    <w:rsid w:val="00E3172E"/>
    <w:rsid w:val="00E31804"/>
    <w:rsid w:val="00E32DE1"/>
    <w:rsid w:val="00E33101"/>
    <w:rsid w:val="00E33837"/>
    <w:rsid w:val="00E338E3"/>
    <w:rsid w:val="00E346AE"/>
    <w:rsid w:val="00E35A70"/>
    <w:rsid w:val="00E35DD4"/>
    <w:rsid w:val="00E35E49"/>
    <w:rsid w:val="00E36D34"/>
    <w:rsid w:val="00E36E70"/>
    <w:rsid w:val="00E374B2"/>
    <w:rsid w:val="00E37FFD"/>
    <w:rsid w:val="00E40E97"/>
    <w:rsid w:val="00E41102"/>
    <w:rsid w:val="00E41200"/>
    <w:rsid w:val="00E41678"/>
    <w:rsid w:val="00E4168F"/>
    <w:rsid w:val="00E420B3"/>
    <w:rsid w:val="00E4287F"/>
    <w:rsid w:val="00E428B7"/>
    <w:rsid w:val="00E42C7D"/>
    <w:rsid w:val="00E42FEE"/>
    <w:rsid w:val="00E445C4"/>
    <w:rsid w:val="00E44804"/>
    <w:rsid w:val="00E44D77"/>
    <w:rsid w:val="00E44EF9"/>
    <w:rsid w:val="00E46646"/>
    <w:rsid w:val="00E46729"/>
    <w:rsid w:val="00E47056"/>
    <w:rsid w:val="00E473DB"/>
    <w:rsid w:val="00E47B30"/>
    <w:rsid w:val="00E50B5E"/>
    <w:rsid w:val="00E51E44"/>
    <w:rsid w:val="00E52212"/>
    <w:rsid w:val="00E53182"/>
    <w:rsid w:val="00E54BB4"/>
    <w:rsid w:val="00E54F64"/>
    <w:rsid w:val="00E5539E"/>
    <w:rsid w:val="00E555E3"/>
    <w:rsid w:val="00E5601D"/>
    <w:rsid w:val="00E567FA"/>
    <w:rsid w:val="00E56999"/>
    <w:rsid w:val="00E56B62"/>
    <w:rsid w:val="00E56B8B"/>
    <w:rsid w:val="00E60691"/>
    <w:rsid w:val="00E6085A"/>
    <w:rsid w:val="00E60973"/>
    <w:rsid w:val="00E612D1"/>
    <w:rsid w:val="00E62267"/>
    <w:rsid w:val="00E624EE"/>
    <w:rsid w:val="00E6294E"/>
    <w:rsid w:val="00E62A3F"/>
    <w:rsid w:val="00E65138"/>
    <w:rsid w:val="00E66571"/>
    <w:rsid w:val="00E6743F"/>
    <w:rsid w:val="00E67D34"/>
    <w:rsid w:val="00E67D8E"/>
    <w:rsid w:val="00E67ECD"/>
    <w:rsid w:val="00E706B2"/>
    <w:rsid w:val="00E7118C"/>
    <w:rsid w:val="00E7250A"/>
    <w:rsid w:val="00E72BD8"/>
    <w:rsid w:val="00E7408E"/>
    <w:rsid w:val="00E745E9"/>
    <w:rsid w:val="00E746A9"/>
    <w:rsid w:val="00E75A50"/>
    <w:rsid w:val="00E7637A"/>
    <w:rsid w:val="00E76F3E"/>
    <w:rsid w:val="00E77046"/>
    <w:rsid w:val="00E77459"/>
    <w:rsid w:val="00E77C00"/>
    <w:rsid w:val="00E77C63"/>
    <w:rsid w:val="00E77DDB"/>
    <w:rsid w:val="00E8039A"/>
    <w:rsid w:val="00E8054A"/>
    <w:rsid w:val="00E8080E"/>
    <w:rsid w:val="00E809CA"/>
    <w:rsid w:val="00E80CD7"/>
    <w:rsid w:val="00E80F6A"/>
    <w:rsid w:val="00E81299"/>
    <w:rsid w:val="00E81301"/>
    <w:rsid w:val="00E81C19"/>
    <w:rsid w:val="00E81C20"/>
    <w:rsid w:val="00E81CC7"/>
    <w:rsid w:val="00E8229D"/>
    <w:rsid w:val="00E82FBC"/>
    <w:rsid w:val="00E83546"/>
    <w:rsid w:val="00E841E7"/>
    <w:rsid w:val="00E846B4"/>
    <w:rsid w:val="00E8497C"/>
    <w:rsid w:val="00E85206"/>
    <w:rsid w:val="00E86072"/>
    <w:rsid w:val="00E86F82"/>
    <w:rsid w:val="00E90E7E"/>
    <w:rsid w:val="00E9234D"/>
    <w:rsid w:val="00E94674"/>
    <w:rsid w:val="00E95E0A"/>
    <w:rsid w:val="00E95F08"/>
    <w:rsid w:val="00E96061"/>
    <w:rsid w:val="00E96959"/>
    <w:rsid w:val="00E973F3"/>
    <w:rsid w:val="00EA02E8"/>
    <w:rsid w:val="00EA039C"/>
    <w:rsid w:val="00EA09FD"/>
    <w:rsid w:val="00EA13F1"/>
    <w:rsid w:val="00EA1B0C"/>
    <w:rsid w:val="00EA1F8E"/>
    <w:rsid w:val="00EA263C"/>
    <w:rsid w:val="00EA315A"/>
    <w:rsid w:val="00EA3399"/>
    <w:rsid w:val="00EA4ED0"/>
    <w:rsid w:val="00EA519A"/>
    <w:rsid w:val="00EA5C83"/>
    <w:rsid w:val="00EA6B4B"/>
    <w:rsid w:val="00EA7468"/>
    <w:rsid w:val="00EA7568"/>
    <w:rsid w:val="00EA7627"/>
    <w:rsid w:val="00EA7961"/>
    <w:rsid w:val="00EB018A"/>
    <w:rsid w:val="00EB040E"/>
    <w:rsid w:val="00EB0BDF"/>
    <w:rsid w:val="00EB126C"/>
    <w:rsid w:val="00EB18F6"/>
    <w:rsid w:val="00EB2108"/>
    <w:rsid w:val="00EB2561"/>
    <w:rsid w:val="00EB2DC1"/>
    <w:rsid w:val="00EB3CA2"/>
    <w:rsid w:val="00EB46D3"/>
    <w:rsid w:val="00EB4A11"/>
    <w:rsid w:val="00EB4DF4"/>
    <w:rsid w:val="00EB4E31"/>
    <w:rsid w:val="00EB54A1"/>
    <w:rsid w:val="00EB5E62"/>
    <w:rsid w:val="00EB5F76"/>
    <w:rsid w:val="00EB6092"/>
    <w:rsid w:val="00EB6DDD"/>
    <w:rsid w:val="00EB76A9"/>
    <w:rsid w:val="00EC0546"/>
    <w:rsid w:val="00EC12F2"/>
    <w:rsid w:val="00EC1E81"/>
    <w:rsid w:val="00EC3548"/>
    <w:rsid w:val="00EC4A2C"/>
    <w:rsid w:val="00EC5E99"/>
    <w:rsid w:val="00EC5EC7"/>
    <w:rsid w:val="00EC5EED"/>
    <w:rsid w:val="00EC740A"/>
    <w:rsid w:val="00EC747E"/>
    <w:rsid w:val="00EC771D"/>
    <w:rsid w:val="00EC7726"/>
    <w:rsid w:val="00EC79C7"/>
    <w:rsid w:val="00EC7D15"/>
    <w:rsid w:val="00ED08BF"/>
    <w:rsid w:val="00ED0919"/>
    <w:rsid w:val="00ED104E"/>
    <w:rsid w:val="00ED145F"/>
    <w:rsid w:val="00ED2371"/>
    <w:rsid w:val="00ED2CCE"/>
    <w:rsid w:val="00ED359B"/>
    <w:rsid w:val="00ED415B"/>
    <w:rsid w:val="00ED4368"/>
    <w:rsid w:val="00ED55E0"/>
    <w:rsid w:val="00ED55EB"/>
    <w:rsid w:val="00ED5E58"/>
    <w:rsid w:val="00ED7726"/>
    <w:rsid w:val="00ED7ADD"/>
    <w:rsid w:val="00ED7EC4"/>
    <w:rsid w:val="00EE0055"/>
    <w:rsid w:val="00EE179C"/>
    <w:rsid w:val="00EE1D96"/>
    <w:rsid w:val="00EE2299"/>
    <w:rsid w:val="00EE26A0"/>
    <w:rsid w:val="00EE42A7"/>
    <w:rsid w:val="00EE493B"/>
    <w:rsid w:val="00EE4BB8"/>
    <w:rsid w:val="00EE53CE"/>
    <w:rsid w:val="00EE5BDD"/>
    <w:rsid w:val="00EE668B"/>
    <w:rsid w:val="00EE72C9"/>
    <w:rsid w:val="00EE7FE5"/>
    <w:rsid w:val="00EF02AC"/>
    <w:rsid w:val="00EF19D8"/>
    <w:rsid w:val="00EF2008"/>
    <w:rsid w:val="00EF2EEF"/>
    <w:rsid w:val="00EF4630"/>
    <w:rsid w:val="00EF4633"/>
    <w:rsid w:val="00EF472E"/>
    <w:rsid w:val="00EF47DA"/>
    <w:rsid w:val="00EF4D20"/>
    <w:rsid w:val="00EF5682"/>
    <w:rsid w:val="00EF5732"/>
    <w:rsid w:val="00EF5821"/>
    <w:rsid w:val="00EF6DBA"/>
    <w:rsid w:val="00EF7FF1"/>
    <w:rsid w:val="00F00088"/>
    <w:rsid w:val="00F003C3"/>
    <w:rsid w:val="00F023F9"/>
    <w:rsid w:val="00F03696"/>
    <w:rsid w:val="00F036C7"/>
    <w:rsid w:val="00F04CBB"/>
    <w:rsid w:val="00F0500A"/>
    <w:rsid w:val="00F0545B"/>
    <w:rsid w:val="00F05BD5"/>
    <w:rsid w:val="00F060D9"/>
    <w:rsid w:val="00F06102"/>
    <w:rsid w:val="00F07BA6"/>
    <w:rsid w:val="00F07CD9"/>
    <w:rsid w:val="00F111A8"/>
    <w:rsid w:val="00F132F8"/>
    <w:rsid w:val="00F13F68"/>
    <w:rsid w:val="00F1402E"/>
    <w:rsid w:val="00F14536"/>
    <w:rsid w:val="00F1470D"/>
    <w:rsid w:val="00F15531"/>
    <w:rsid w:val="00F176D1"/>
    <w:rsid w:val="00F17988"/>
    <w:rsid w:val="00F20D5B"/>
    <w:rsid w:val="00F23802"/>
    <w:rsid w:val="00F23C1B"/>
    <w:rsid w:val="00F240FF"/>
    <w:rsid w:val="00F241CC"/>
    <w:rsid w:val="00F24760"/>
    <w:rsid w:val="00F24ACC"/>
    <w:rsid w:val="00F24ED4"/>
    <w:rsid w:val="00F25096"/>
    <w:rsid w:val="00F25661"/>
    <w:rsid w:val="00F26BF3"/>
    <w:rsid w:val="00F273E4"/>
    <w:rsid w:val="00F27767"/>
    <w:rsid w:val="00F279C0"/>
    <w:rsid w:val="00F27C6E"/>
    <w:rsid w:val="00F27F68"/>
    <w:rsid w:val="00F30725"/>
    <w:rsid w:val="00F31206"/>
    <w:rsid w:val="00F31A9C"/>
    <w:rsid w:val="00F31CEA"/>
    <w:rsid w:val="00F32A0D"/>
    <w:rsid w:val="00F33AC0"/>
    <w:rsid w:val="00F33DFB"/>
    <w:rsid w:val="00F341BE"/>
    <w:rsid w:val="00F3426C"/>
    <w:rsid w:val="00F345D2"/>
    <w:rsid w:val="00F34E18"/>
    <w:rsid w:val="00F35706"/>
    <w:rsid w:val="00F357E8"/>
    <w:rsid w:val="00F36063"/>
    <w:rsid w:val="00F3611B"/>
    <w:rsid w:val="00F364AB"/>
    <w:rsid w:val="00F36B6E"/>
    <w:rsid w:val="00F37165"/>
    <w:rsid w:val="00F400BF"/>
    <w:rsid w:val="00F403FF"/>
    <w:rsid w:val="00F40727"/>
    <w:rsid w:val="00F408D1"/>
    <w:rsid w:val="00F424D4"/>
    <w:rsid w:val="00F4273C"/>
    <w:rsid w:val="00F429DA"/>
    <w:rsid w:val="00F42A9E"/>
    <w:rsid w:val="00F42E23"/>
    <w:rsid w:val="00F43F9B"/>
    <w:rsid w:val="00F457C3"/>
    <w:rsid w:val="00F4697F"/>
    <w:rsid w:val="00F46A5A"/>
    <w:rsid w:val="00F47262"/>
    <w:rsid w:val="00F4736E"/>
    <w:rsid w:val="00F478A7"/>
    <w:rsid w:val="00F47FDA"/>
    <w:rsid w:val="00F507F5"/>
    <w:rsid w:val="00F50A6E"/>
    <w:rsid w:val="00F51159"/>
    <w:rsid w:val="00F51ED4"/>
    <w:rsid w:val="00F527B3"/>
    <w:rsid w:val="00F54606"/>
    <w:rsid w:val="00F553CF"/>
    <w:rsid w:val="00F55E9C"/>
    <w:rsid w:val="00F565F7"/>
    <w:rsid w:val="00F56A82"/>
    <w:rsid w:val="00F56D89"/>
    <w:rsid w:val="00F57560"/>
    <w:rsid w:val="00F5767F"/>
    <w:rsid w:val="00F57E62"/>
    <w:rsid w:val="00F609EC"/>
    <w:rsid w:val="00F61009"/>
    <w:rsid w:val="00F6100D"/>
    <w:rsid w:val="00F610D4"/>
    <w:rsid w:val="00F6196E"/>
    <w:rsid w:val="00F61B13"/>
    <w:rsid w:val="00F6206A"/>
    <w:rsid w:val="00F63A51"/>
    <w:rsid w:val="00F648D7"/>
    <w:rsid w:val="00F64AC7"/>
    <w:rsid w:val="00F6508C"/>
    <w:rsid w:val="00F65557"/>
    <w:rsid w:val="00F65703"/>
    <w:rsid w:val="00F65E57"/>
    <w:rsid w:val="00F65E8A"/>
    <w:rsid w:val="00F6705B"/>
    <w:rsid w:val="00F672E9"/>
    <w:rsid w:val="00F6795B"/>
    <w:rsid w:val="00F708BA"/>
    <w:rsid w:val="00F72119"/>
    <w:rsid w:val="00F74D8A"/>
    <w:rsid w:val="00F757EE"/>
    <w:rsid w:val="00F77523"/>
    <w:rsid w:val="00F7787C"/>
    <w:rsid w:val="00F778A2"/>
    <w:rsid w:val="00F77DBE"/>
    <w:rsid w:val="00F80184"/>
    <w:rsid w:val="00F80ABB"/>
    <w:rsid w:val="00F822F4"/>
    <w:rsid w:val="00F826F0"/>
    <w:rsid w:val="00F829E9"/>
    <w:rsid w:val="00F82E9D"/>
    <w:rsid w:val="00F8367B"/>
    <w:rsid w:val="00F83793"/>
    <w:rsid w:val="00F837B1"/>
    <w:rsid w:val="00F84475"/>
    <w:rsid w:val="00F85353"/>
    <w:rsid w:val="00F8620D"/>
    <w:rsid w:val="00F86551"/>
    <w:rsid w:val="00F91B20"/>
    <w:rsid w:val="00F92132"/>
    <w:rsid w:val="00F9269F"/>
    <w:rsid w:val="00F927B8"/>
    <w:rsid w:val="00F92CBD"/>
    <w:rsid w:val="00F92EA3"/>
    <w:rsid w:val="00F92F9B"/>
    <w:rsid w:val="00F93B88"/>
    <w:rsid w:val="00F93DC4"/>
    <w:rsid w:val="00F941A6"/>
    <w:rsid w:val="00F95361"/>
    <w:rsid w:val="00F96DC1"/>
    <w:rsid w:val="00F97163"/>
    <w:rsid w:val="00F97BCF"/>
    <w:rsid w:val="00FA0447"/>
    <w:rsid w:val="00FA04DF"/>
    <w:rsid w:val="00FA1A38"/>
    <w:rsid w:val="00FA1DFA"/>
    <w:rsid w:val="00FA1FFF"/>
    <w:rsid w:val="00FA294B"/>
    <w:rsid w:val="00FA3F0A"/>
    <w:rsid w:val="00FA3F32"/>
    <w:rsid w:val="00FA45FD"/>
    <w:rsid w:val="00FA4CC0"/>
    <w:rsid w:val="00FA5933"/>
    <w:rsid w:val="00FA622E"/>
    <w:rsid w:val="00FA6F7E"/>
    <w:rsid w:val="00FA71F5"/>
    <w:rsid w:val="00FA7F01"/>
    <w:rsid w:val="00FB048B"/>
    <w:rsid w:val="00FB049B"/>
    <w:rsid w:val="00FB13C7"/>
    <w:rsid w:val="00FB2A17"/>
    <w:rsid w:val="00FB2CBF"/>
    <w:rsid w:val="00FB2E66"/>
    <w:rsid w:val="00FB3D89"/>
    <w:rsid w:val="00FB44CC"/>
    <w:rsid w:val="00FB468C"/>
    <w:rsid w:val="00FB5399"/>
    <w:rsid w:val="00FB578D"/>
    <w:rsid w:val="00FB6083"/>
    <w:rsid w:val="00FB62CB"/>
    <w:rsid w:val="00FB6694"/>
    <w:rsid w:val="00FB66FC"/>
    <w:rsid w:val="00FB6BF7"/>
    <w:rsid w:val="00FB7422"/>
    <w:rsid w:val="00FB7711"/>
    <w:rsid w:val="00FC0B54"/>
    <w:rsid w:val="00FC0EBF"/>
    <w:rsid w:val="00FC1290"/>
    <w:rsid w:val="00FC1C1E"/>
    <w:rsid w:val="00FC1E75"/>
    <w:rsid w:val="00FC1EF3"/>
    <w:rsid w:val="00FC2160"/>
    <w:rsid w:val="00FC2B8F"/>
    <w:rsid w:val="00FC45DE"/>
    <w:rsid w:val="00FC4688"/>
    <w:rsid w:val="00FC48BB"/>
    <w:rsid w:val="00FC4D12"/>
    <w:rsid w:val="00FC4FD2"/>
    <w:rsid w:val="00FC5509"/>
    <w:rsid w:val="00FC56BA"/>
    <w:rsid w:val="00FC5818"/>
    <w:rsid w:val="00FC6635"/>
    <w:rsid w:val="00FC66E7"/>
    <w:rsid w:val="00FC6CB1"/>
    <w:rsid w:val="00FC7A26"/>
    <w:rsid w:val="00FC7F8F"/>
    <w:rsid w:val="00FD038C"/>
    <w:rsid w:val="00FD07A2"/>
    <w:rsid w:val="00FD0D10"/>
    <w:rsid w:val="00FD2548"/>
    <w:rsid w:val="00FD2DD0"/>
    <w:rsid w:val="00FD4336"/>
    <w:rsid w:val="00FD43F2"/>
    <w:rsid w:val="00FD4908"/>
    <w:rsid w:val="00FD4910"/>
    <w:rsid w:val="00FD55A0"/>
    <w:rsid w:val="00FD5AEC"/>
    <w:rsid w:val="00FD6D10"/>
    <w:rsid w:val="00FD7564"/>
    <w:rsid w:val="00FD75CE"/>
    <w:rsid w:val="00FD7C2D"/>
    <w:rsid w:val="00FE0A66"/>
    <w:rsid w:val="00FE0FA1"/>
    <w:rsid w:val="00FE1040"/>
    <w:rsid w:val="00FE1194"/>
    <w:rsid w:val="00FE1407"/>
    <w:rsid w:val="00FE148B"/>
    <w:rsid w:val="00FE1E4A"/>
    <w:rsid w:val="00FE21B1"/>
    <w:rsid w:val="00FE239A"/>
    <w:rsid w:val="00FE26D3"/>
    <w:rsid w:val="00FE4032"/>
    <w:rsid w:val="00FE4079"/>
    <w:rsid w:val="00FE431C"/>
    <w:rsid w:val="00FE4AD7"/>
    <w:rsid w:val="00FE6E5F"/>
    <w:rsid w:val="00FE74D4"/>
    <w:rsid w:val="00FE7B36"/>
    <w:rsid w:val="00FE7DA4"/>
    <w:rsid w:val="00FE7F31"/>
    <w:rsid w:val="00FE7F9B"/>
    <w:rsid w:val="00FF092C"/>
    <w:rsid w:val="00FF0C4C"/>
    <w:rsid w:val="00FF0C6C"/>
    <w:rsid w:val="00FF0D80"/>
    <w:rsid w:val="00FF14BD"/>
    <w:rsid w:val="00FF174F"/>
    <w:rsid w:val="00FF18B4"/>
    <w:rsid w:val="00FF1D53"/>
    <w:rsid w:val="00FF2635"/>
    <w:rsid w:val="00FF2853"/>
    <w:rsid w:val="00FF286B"/>
    <w:rsid w:val="00FF29A8"/>
    <w:rsid w:val="00FF3A68"/>
    <w:rsid w:val="00FF438D"/>
    <w:rsid w:val="00FF4A2A"/>
    <w:rsid w:val="00FF4D9F"/>
    <w:rsid w:val="00FF4DA4"/>
    <w:rsid w:val="00FF52B5"/>
    <w:rsid w:val="00FF5CF7"/>
    <w:rsid w:val="00FF6512"/>
    <w:rsid w:val="00FF6725"/>
    <w:rsid w:val="00FF6744"/>
    <w:rsid w:val="00FF6A9C"/>
    <w:rsid w:val="00FF6AA9"/>
    <w:rsid w:val="00FF6C9C"/>
    <w:rsid w:val="00FF719A"/>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A74"/>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 w:type="table" w:styleId="TableGrid">
    <w:name w:val="Table Grid"/>
    <w:basedOn w:val="TableNormal"/>
    <w:uiPriority w:val="39"/>
    <w:rsid w:val="00820E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45B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6.tif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9.tiff"/><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5.tif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tiff"/><Relationship Id="rId20" Type="http://schemas.openxmlformats.org/officeDocument/2006/relationships/image" Target="media/image8.tif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tiff"/><Relationship Id="rId5" Type="http://schemas.openxmlformats.org/officeDocument/2006/relationships/webSettings" Target="webSettings.xml"/><Relationship Id="rId15" Type="http://schemas.openxmlformats.org/officeDocument/2006/relationships/image" Target="media/image3.tiff"/><Relationship Id="rId23" Type="http://schemas.openxmlformats.org/officeDocument/2006/relationships/image" Target="media/image11.tiff"/><Relationship Id="rId10" Type="http://schemas.microsoft.com/office/2016/09/relationships/commentsIds" Target="commentsIds.xml"/><Relationship Id="rId19" Type="http://schemas.openxmlformats.org/officeDocument/2006/relationships/image" Target="media/image7.tif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 Id="rId22" Type="http://schemas.openxmlformats.org/officeDocument/2006/relationships/image" Target="media/image10.tif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10938</Words>
  <Characters>62352</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2</cp:revision>
  <dcterms:created xsi:type="dcterms:W3CDTF">2026-06-08T16:52:00Z</dcterms:created>
  <dcterms:modified xsi:type="dcterms:W3CDTF">2026-06-08T16:52:00Z</dcterms:modified>
</cp:coreProperties>
</file>